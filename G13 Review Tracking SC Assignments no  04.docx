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E853" w14:textId="77777777" w:rsidR="00A408CF" w:rsidRPr="002413B4" w:rsidRDefault="00A408CF" w:rsidP="00A408CF">
      <w:pPr>
        <w:ind w:left="2160"/>
        <w:rPr>
          <w:rFonts w:ascii="Times New Roman" w:hAnsi="Times New Roman" w:cs="Times New Roman"/>
          <w:b/>
          <w:bCs/>
          <w:sz w:val="40"/>
          <w:szCs w:val="40"/>
          <w:u w:val="single"/>
        </w:rPr>
      </w:pPr>
      <w:r w:rsidRPr="002413B4">
        <w:rPr>
          <w:rFonts w:ascii="Times New Roman" w:hAnsi="Times New Roman" w:cs="Times New Roman"/>
          <w:b/>
          <w:bCs/>
          <w:sz w:val="40"/>
          <w:szCs w:val="40"/>
          <w:u w:val="single"/>
        </w:rPr>
        <w:t>CS-322 Software Construction</w:t>
      </w:r>
    </w:p>
    <w:p w14:paraId="513D9BCE" w14:textId="3C264215" w:rsidR="00A408CF" w:rsidRPr="002413B4" w:rsidRDefault="00A408CF" w:rsidP="6490553F">
      <w:pPr>
        <w:ind w:left="2880"/>
        <w:rPr>
          <w:rFonts w:ascii="Times New Roman" w:hAnsi="Times New Roman" w:cs="Times New Roman"/>
          <w:b/>
          <w:bCs/>
          <w:sz w:val="40"/>
          <w:szCs w:val="40"/>
          <w:u w:val="single"/>
        </w:rPr>
      </w:pPr>
    </w:p>
    <w:p w14:paraId="438F1E27" w14:textId="77777777" w:rsidR="00A408CF" w:rsidRPr="00BF2BCA" w:rsidRDefault="00A408CF" w:rsidP="00A408CF">
      <w:pPr>
        <w:ind w:left="1440"/>
        <w:rPr>
          <w:rFonts w:ascii="Times New Roman" w:hAnsi="Times New Roman" w:cs="Times New Roman"/>
          <w:b/>
          <w:bCs/>
          <w:sz w:val="40"/>
          <w:szCs w:val="40"/>
          <w:u w:val="single"/>
          <w:rPrChange w:id="0" w:author="SHAHZAIB KHAN" w:date="2026-10-07T19:14:00Z" w16du:dateUtc="2026-10-07T14:14:00Z">
            <w:rPr>
              <w:rFonts w:ascii="Times New Roman" w:hAnsi="Times New Roman" w:cs="Times New Roman"/>
              <w:b/>
              <w:bCs/>
              <w:sz w:val="40"/>
              <w:szCs w:val="40"/>
            </w:rPr>
          </w:rPrChange>
        </w:rPr>
      </w:pPr>
      <w:r w:rsidRPr="00BF2BCA">
        <w:rPr>
          <w:rFonts w:ascii="Times New Roman" w:hAnsi="Times New Roman" w:cs="Times New Roman"/>
          <w:noProof/>
          <w:sz w:val="28"/>
          <w:szCs w:val="28"/>
          <w:u w:val="single"/>
        </w:rPr>
        <w:drawing>
          <wp:anchor distT="0" distB="0" distL="114300" distR="114300" simplePos="0" relativeHeight="251657728" behindDoc="0" locked="0" layoutInCell="1" allowOverlap="1" wp14:anchorId="03FEFE41" wp14:editId="686CBA02">
            <wp:simplePos x="0" y="0"/>
            <wp:positionH relativeFrom="column">
              <wp:posOffset>1455420</wp:posOffset>
            </wp:positionH>
            <wp:positionV relativeFrom="paragraph">
              <wp:posOffset>233045</wp:posOffset>
            </wp:positionV>
            <wp:extent cx="3131820" cy="306813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14:sizeRelH relativeFrom="margin">
              <wp14:pctWidth>0</wp14:pctWidth>
            </wp14:sizeRelH>
            <wp14:sizeRelV relativeFrom="margin">
              <wp14:pctHeight>0</wp14:pctHeight>
            </wp14:sizeRelV>
          </wp:anchor>
        </w:drawing>
      </w:r>
    </w:p>
    <w:p w14:paraId="6484A2B8" w14:textId="77777777" w:rsidR="00A408CF" w:rsidRPr="00BF2BCA" w:rsidRDefault="00A408CF" w:rsidP="00A408CF">
      <w:pPr>
        <w:ind w:left="1440"/>
        <w:rPr>
          <w:rFonts w:ascii="Times New Roman" w:hAnsi="Times New Roman" w:cs="Times New Roman"/>
          <w:b/>
          <w:bCs/>
          <w:sz w:val="40"/>
          <w:szCs w:val="40"/>
          <w:u w:val="single"/>
          <w:rPrChange w:id="1" w:author="SHAHZAIB KHAN" w:date="2026-10-07T19:14:00Z" w16du:dateUtc="2026-10-07T14:14:00Z">
            <w:rPr>
              <w:rFonts w:ascii="Times New Roman" w:hAnsi="Times New Roman" w:cs="Times New Roman"/>
              <w:b/>
              <w:bCs/>
              <w:sz w:val="40"/>
              <w:szCs w:val="40"/>
            </w:rPr>
          </w:rPrChange>
        </w:rPr>
      </w:pPr>
    </w:p>
    <w:p w14:paraId="4F6363E7" w14:textId="77777777" w:rsidR="00A408CF" w:rsidRPr="00BF2BCA" w:rsidRDefault="00A408CF" w:rsidP="00A408CF">
      <w:pPr>
        <w:ind w:left="1440"/>
        <w:rPr>
          <w:rFonts w:ascii="Times New Roman" w:hAnsi="Times New Roman" w:cs="Times New Roman"/>
          <w:b/>
          <w:bCs/>
          <w:sz w:val="40"/>
          <w:szCs w:val="40"/>
          <w:u w:val="single"/>
          <w:rPrChange w:id="2" w:author="SHAHZAIB KHAN" w:date="2026-10-07T19:14:00Z" w16du:dateUtc="2026-10-07T14:14:00Z">
            <w:rPr>
              <w:rFonts w:ascii="Times New Roman" w:hAnsi="Times New Roman" w:cs="Times New Roman"/>
              <w:b/>
              <w:bCs/>
              <w:sz w:val="40"/>
              <w:szCs w:val="40"/>
            </w:rPr>
          </w:rPrChange>
        </w:rPr>
      </w:pPr>
    </w:p>
    <w:p w14:paraId="32FC86CF" w14:textId="77777777" w:rsidR="00A408CF" w:rsidRPr="00BF2BCA" w:rsidRDefault="00A408CF" w:rsidP="00A408CF">
      <w:pPr>
        <w:ind w:left="1440"/>
        <w:rPr>
          <w:rFonts w:ascii="Times New Roman" w:hAnsi="Times New Roman" w:cs="Times New Roman"/>
          <w:b/>
          <w:bCs/>
          <w:sz w:val="40"/>
          <w:szCs w:val="40"/>
          <w:u w:val="single"/>
          <w:rPrChange w:id="3" w:author="SHAHZAIB KHAN" w:date="2026-10-07T19:14:00Z" w16du:dateUtc="2026-10-07T14:14:00Z">
            <w:rPr>
              <w:rFonts w:ascii="Times New Roman" w:hAnsi="Times New Roman" w:cs="Times New Roman"/>
              <w:b/>
              <w:bCs/>
              <w:sz w:val="40"/>
              <w:szCs w:val="40"/>
            </w:rPr>
          </w:rPrChange>
        </w:rPr>
      </w:pPr>
    </w:p>
    <w:p w14:paraId="1CCC90A3" w14:textId="77777777" w:rsidR="00A408CF" w:rsidRPr="00BF2BCA" w:rsidRDefault="00A408CF" w:rsidP="00A408CF">
      <w:pPr>
        <w:ind w:left="1440"/>
        <w:rPr>
          <w:rFonts w:ascii="Times New Roman" w:hAnsi="Times New Roman" w:cs="Times New Roman"/>
          <w:b/>
          <w:bCs/>
          <w:sz w:val="40"/>
          <w:szCs w:val="40"/>
          <w:u w:val="single"/>
          <w:rPrChange w:id="4" w:author="SHAHZAIB KHAN" w:date="2026-10-07T19:14:00Z" w16du:dateUtc="2026-10-07T14:14:00Z">
            <w:rPr>
              <w:rFonts w:ascii="Times New Roman" w:hAnsi="Times New Roman" w:cs="Times New Roman"/>
              <w:b/>
              <w:bCs/>
              <w:sz w:val="40"/>
              <w:szCs w:val="40"/>
            </w:rPr>
          </w:rPrChange>
        </w:rPr>
      </w:pPr>
    </w:p>
    <w:p w14:paraId="6ED58418" w14:textId="77777777" w:rsidR="00A408CF" w:rsidRPr="00BF2BCA" w:rsidRDefault="00A408CF" w:rsidP="00A408CF">
      <w:pPr>
        <w:ind w:left="1440"/>
        <w:rPr>
          <w:rFonts w:ascii="Times New Roman" w:hAnsi="Times New Roman" w:cs="Times New Roman"/>
          <w:b/>
          <w:bCs/>
          <w:sz w:val="40"/>
          <w:szCs w:val="40"/>
          <w:u w:val="single"/>
          <w:rPrChange w:id="5" w:author="SHAHZAIB KHAN" w:date="2026-10-07T19:14:00Z" w16du:dateUtc="2026-10-07T14:14:00Z">
            <w:rPr>
              <w:rFonts w:ascii="Times New Roman" w:hAnsi="Times New Roman" w:cs="Times New Roman"/>
              <w:b/>
              <w:bCs/>
              <w:sz w:val="40"/>
              <w:szCs w:val="40"/>
            </w:rPr>
          </w:rPrChange>
        </w:rPr>
      </w:pPr>
    </w:p>
    <w:p w14:paraId="1039867B" w14:textId="77777777" w:rsidR="00A408CF" w:rsidRPr="00BF2BCA" w:rsidRDefault="00A408CF" w:rsidP="00A408CF">
      <w:pPr>
        <w:ind w:left="1440"/>
        <w:rPr>
          <w:rFonts w:ascii="Times New Roman" w:hAnsi="Times New Roman" w:cs="Times New Roman"/>
          <w:b/>
          <w:bCs/>
          <w:sz w:val="40"/>
          <w:szCs w:val="40"/>
          <w:u w:val="single"/>
          <w:rPrChange w:id="6" w:author="SHAHZAIB KHAN" w:date="2026-10-07T19:14:00Z" w16du:dateUtc="2026-10-07T14:14:00Z">
            <w:rPr>
              <w:rFonts w:ascii="Times New Roman" w:hAnsi="Times New Roman" w:cs="Times New Roman"/>
              <w:b/>
              <w:bCs/>
              <w:sz w:val="40"/>
              <w:szCs w:val="40"/>
            </w:rPr>
          </w:rPrChange>
        </w:rPr>
      </w:pPr>
    </w:p>
    <w:p w14:paraId="09E8D69B" w14:textId="77777777" w:rsidR="00A408CF" w:rsidRPr="00BF2BCA" w:rsidRDefault="00A408CF" w:rsidP="00A408CF">
      <w:pPr>
        <w:rPr>
          <w:rFonts w:ascii="Times New Roman" w:hAnsi="Times New Roman" w:cs="Times New Roman"/>
          <w:b/>
          <w:bCs/>
          <w:sz w:val="40"/>
          <w:szCs w:val="40"/>
          <w:u w:val="single"/>
          <w:rPrChange w:id="7" w:author="SHAHZAIB KHAN" w:date="2026-10-07T19:14:00Z" w16du:dateUtc="2026-10-07T14:14:00Z">
            <w:rPr>
              <w:rFonts w:ascii="Times New Roman" w:hAnsi="Times New Roman" w:cs="Times New Roman"/>
              <w:b/>
              <w:bCs/>
              <w:sz w:val="40"/>
              <w:szCs w:val="40"/>
            </w:rPr>
          </w:rPrChange>
        </w:rPr>
      </w:pPr>
    </w:p>
    <w:p w14:paraId="447DBB72" w14:textId="77777777" w:rsidR="00A408CF" w:rsidRPr="00BF2BCA" w:rsidRDefault="00A408CF" w:rsidP="00A408CF">
      <w:pPr>
        <w:ind w:left="2880"/>
        <w:rPr>
          <w:rFonts w:ascii="Times New Roman" w:hAnsi="Times New Roman" w:cs="Times New Roman"/>
          <w:b/>
          <w:bCs/>
          <w:sz w:val="24"/>
          <w:szCs w:val="24"/>
          <w:u w:val="single"/>
          <w:rPrChange w:id="8"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32"/>
          <w:szCs w:val="32"/>
          <w:u w:val="single"/>
          <w:rPrChange w:id="9" w:author="SHAHZAIB KHAN" w:date="2026-10-07T19:14:00Z" w16du:dateUtc="2026-10-07T14:14:00Z">
            <w:rPr>
              <w:rFonts w:ascii="Times New Roman" w:hAnsi="Times New Roman" w:cs="Times New Roman"/>
              <w:b/>
              <w:bCs/>
              <w:sz w:val="32"/>
              <w:szCs w:val="32"/>
            </w:rPr>
          </w:rPrChange>
        </w:rPr>
        <w:t>Project Management System</w:t>
      </w:r>
      <w:r w:rsidRPr="00BF2BCA">
        <w:rPr>
          <w:rFonts w:ascii="Times New Roman" w:hAnsi="Times New Roman" w:cs="Times New Roman"/>
          <w:b/>
          <w:bCs/>
          <w:sz w:val="24"/>
          <w:szCs w:val="24"/>
          <w:u w:val="single"/>
          <w:rPrChange w:id="10" w:author="SHAHZAIB KHAN" w:date="2026-10-07T19:14:00Z" w16du:dateUtc="2026-10-07T14:14:00Z">
            <w:rPr>
              <w:rFonts w:ascii="Times New Roman" w:hAnsi="Times New Roman" w:cs="Times New Roman"/>
              <w:b/>
              <w:bCs/>
              <w:sz w:val="24"/>
              <w:szCs w:val="24"/>
            </w:rPr>
          </w:rPrChange>
        </w:rPr>
        <w:t xml:space="preserve">  </w:t>
      </w:r>
    </w:p>
    <w:p w14:paraId="268CD4AA" w14:textId="77777777" w:rsidR="00A408CF" w:rsidRPr="00BF2BCA" w:rsidRDefault="00A408CF" w:rsidP="00A408CF">
      <w:pPr>
        <w:rPr>
          <w:rFonts w:ascii="Times New Roman" w:hAnsi="Times New Roman" w:cs="Times New Roman"/>
          <w:sz w:val="24"/>
          <w:szCs w:val="24"/>
          <w:u w:val="single"/>
          <w:rPrChange w:id="11" w:author="SHAHZAIB KHAN" w:date="2026-10-07T19:14:00Z" w16du:dateUtc="2026-10-07T14:14:00Z">
            <w:rPr>
              <w:rFonts w:ascii="Times New Roman" w:hAnsi="Times New Roman" w:cs="Times New Roman"/>
              <w:sz w:val="24"/>
              <w:szCs w:val="24"/>
            </w:rPr>
          </w:rPrChange>
        </w:rPr>
      </w:pPr>
    </w:p>
    <w:p w14:paraId="03C745D8" w14:textId="77777777" w:rsidR="00A408CF" w:rsidRPr="00BF2BCA" w:rsidRDefault="00A408CF" w:rsidP="00A408CF">
      <w:pPr>
        <w:ind w:left="3600"/>
        <w:jc w:val="both"/>
        <w:rPr>
          <w:rFonts w:ascii="Times New Roman" w:hAnsi="Times New Roman" w:cs="Times New Roman"/>
          <w:b/>
          <w:bCs/>
          <w:sz w:val="32"/>
          <w:szCs w:val="32"/>
          <w:u w:val="single"/>
          <w:rPrChange w:id="12" w:author="SHAHZAIB KHAN" w:date="2026-10-07T19:14:00Z" w16du:dateUtc="2026-10-07T14:14:00Z">
            <w:rPr>
              <w:rFonts w:ascii="Times New Roman" w:hAnsi="Times New Roman" w:cs="Times New Roman"/>
              <w:b/>
              <w:bCs/>
              <w:sz w:val="32"/>
              <w:szCs w:val="32"/>
            </w:rPr>
          </w:rPrChange>
        </w:rPr>
      </w:pPr>
      <w:r w:rsidRPr="00BF2BCA">
        <w:rPr>
          <w:rFonts w:ascii="Times New Roman" w:hAnsi="Times New Roman" w:cs="Times New Roman"/>
          <w:b/>
          <w:bCs/>
          <w:sz w:val="32"/>
          <w:szCs w:val="32"/>
          <w:u w:val="single"/>
          <w:rPrChange w:id="13" w:author="SHAHZAIB KHAN" w:date="2026-10-07T19:14:00Z" w16du:dateUtc="2026-10-07T14:14:00Z">
            <w:rPr>
              <w:rFonts w:ascii="Times New Roman" w:hAnsi="Times New Roman" w:cs="Times New Roman"/>
              <w:b/>
              <w:bCs/>
              <w:sz w:val="32"/>
              <w:szCs w:val="32"/>
            </w:rPr>
          </w:rPrChange>
        </w:rPr>
        <w:t xml:space="preserve">PRESENTED BY </w:t>
      </w:r>
    </w:p>
    <w:p w14:paraId="152A9CC6" w14:textId="37A7B535" w:rsidR="001F0330" w:rsidRPr="00BF2BCA" w:rsidRDefault="001F0330" w:rsidP="00A408CF">
      <w:pPr>
        <w:ind w:left="3600"/>
        <w:jc w:val="both"/>
        <w:rPr>
          <w:rFonts w:ascii="Times New Roman" w:hAnsi="Times New Roman" w:cs="Times New Roman"/>
          <w:b/>
          <w:bCs/>
          <w:sz w:val="32"/>
          <w:szCs w:val="32"/>
          <w:u w:val="single"/>
          <w:rPrChange w:id="14" w:author="SHAHZAIB KHAN" w:date="2026-10-07T19:14:00Z" w16du:dateUtc="2026-10-07T14:14:00Z">
            <w:rPr>
              <w:rFonts w:ascii="Times New Roman" w:hAnsi="Times New Roman" w:cs="Times New Roman"/>
              <w:b/>
              <w:bCs/>
              <w:sz w:val="32"/>
              <w:szCs w:val="32"/>
            </w:rPr>
          </w:rPrChange>
        </w:rPr>
      </w:pPr>
      <w:r w:rsidRPr="00BF2BCA">
        <w:rPr>
          <w:rFonts w:ascii="Times New Roman" w:hAnsi="Times New Roman" w:cs="Times New Roman"/>
          <w:b/>
          <w:bCs/>
          <w:sz w:val="32"/>
          <w:szCs w:val="32"/>
          <w:u w:val="single"/>
          <w:rPrChange w:id="15" w:author="SHAHZAIB KHAN" w:date="2026-10-07T19:14:00Z" w16du:dateUtc="2026-10-07T14:14:00Z">
            <w:rPr>
              <w:rFonts w:ascii="Times New Roman" w:hAnsi="Times New Roman" w:cs="Times New Roman"/>
              <w:b/>
              <w:bCs/>
              <w:sz w:val="32"/>
              <w:szCs w:val="32"/>
            </w:rPr>
          </w:rPrChange>
        </w:rPr>
        <w:t xml:space="preserve">Team </w:t>
      </w:r>
      <w:proofErr w:type="gramStart"/>
      <w:r w:rsidRPr="00BF2BCA">
        <w:rPr>
          <w:rFonts w:ascii="Times New Roman" w:hAnsi="Times New Roman" w:cs="Times New Roman"/>
          <w:b/>
          <w:bCs/>
          <w:sz w:val="32"/>
          <w:szCs w:val="32"/>
          <w:u w:val="single"/>
          <w:rPrChange w:id="16" w:author="SHAHZAIB KHAN" w:date="2026-10-07T19:14:00Z" w16du:dateUtc="2026-10-07T14:14:00Z">
            <w:rPr>
              <w:rFonts w:ascii="Times New Roman" w:hAnsi="Times New Roman" w:cs="Times New Roman"/>
              <w:b/>
              <w:bCs/>
              <w:sz w:val="32"/>
              <w:szCs w:val="32"/>
            </w:rPr>
          </w:rPrChange>
        </w:rPr>
        <w:t>Leader :</w:t>
      </w:r>
      <w:proofErr w:type="gramEnd"/>
      <w:r w:rsidRPr="00BF2BCA">
        <w:rPr>
          <w:rFonts w:ascii="Times New Roman" w:hAnsi="Times New Roman" w:cs="Times New Roman"/>
          <w:b/>
          <w:bCs/>
          <w:sz w:val="32"/>
          <w:szCs w:val="32"/>
          <w:u w:val="single"/>
          <w:rPrChange w:id="17" w:author="SHAHZAIB KHAN" w:date="2026-10-07T19:14:00Z" w16du:dateUtc="2026-10-07T14:14:00Z">
            <w:rPr>
              <w:rFonts w:ascii="Times New Roman" w:hAnsi="Times New Roman" w:cs="Times New Roman"/>
              <w:b/>
              <w:bCs/>
              <w:sz w:val="32"/>
              <w:szCs w:val="32"/>
            </w:rPr>
          </w:rPrChange>
        </w:rPr>
        <w:t xml:space="preserve"> Fahim </w:t>
      </w:r>
      <w:proofErr w:type="spellStart"/>
      <w:r w:rsidRPr="00BF2BCA">
        <w:rPr>
          <w:rFonts w:ascii="Times New Roman" w:hAnsi="Times New Roman" w:cs="Times New Roman"/>
          <w:b/>
          <w:bCs/>
          <w:sz w:val="32"/>
          <w:szCs w:val="32"/>
          <w:u w:val="single"/>
          <w:rPrChange w:id="18" w:author="SHAHZAIB KHAN" w:date="2026-10-07T19:14:00Z" w16du:dateUtc="2026-10-07T14:14:00Z">
            <w:rPr>
              <w:rFonts w:ascii="Times New Roman" w:hAnsi="Times New Roman" w:cs="Times New Roman"/>
              <w:b/>
              <w:bCs/>
              <w:sz w:val="32"/>
              <w:szCs w:val="32"/>
            </w:rPr>
          </w:rPrChange>
        </w:rPr>
        <w:t>Mirzae</w:t>
      </w:r>
      <w:proofErr w:type="spellEnd"/>
    </w:p>
    <w:p w14:paraId="0F83357D" w14:textId="7739B624" w:rsidR="001F0330" w:rsidRPr="00BF2BCA" w:rsidRDefault="001F0330" w:rsidP="00A408CF">
      <w:pPr>
        <w:ind w:left="3600"/>
        <w:jc w:val="both"/>
        <w:rPr>
          <w:rFonts w:ascii="Times New Roman" w:hAnsi="Times New Roman" w:cs="Times New Roman"/>
          <w:b/>
          <w:bCs/>
          <w:sz w:val="32"/>
          <w:szCs w:val="32"/>
          <w:u w:val="single"/>
          <w:rPrChange w:id="19" w:author="SHAHZAIB KHAN" w:date="2026-10-07T19:14:00Z" w16du:dateUtc="2026-10-07T14:14:00Z">
            <w:rPr>
              <w:rFonts w:ascii="Times New Roman" w:hAnsi="Times New Roman" w:cs="Times New Roman"/>
              <w:b/>
              <w:bCs/>
              <w:sz w:val="32"/>
              <w:szCs w:val="32"/>
            </w:rPr>
          </w:rPrChange>
        </w:rPr>
      </w:pPr>
      <w:r w:rsidRPr="00BF2BCA">
        <w:rPr>
          <w:rFonts w:ascii="Times New Roman" w:hAnsi="Times New Roman" w:cs="Times New Roman"/>
          <w:b/>
          <w:bCs/>
          <w:sz w:val="32"/>
          <w:szCs w:val="32"/>
          <w:u w:val="single"/>
          <w:rPrChange w:id="20" w:author="SHAHZAIB KHAN" w:date="2026-10-07T19:14:00Z" w16du:dateUtc="2026-10-07T14:14:00Z">
            <w:rPr>
              <w:rFonts w:ascii="Times New Roman" w:hAnsi="Times New Roman" w:cs="Times New Roman"/>
              <w:b/>
              <w:bCs/>
              <w:sz w:val="32"/>
              <w:szCs w:val="32"/>
            </w:rPr>
          </w:rPrChange>
        </w:rPr>
        <w:t xml:space="preserve">Team </w:t>
      </w:r>
      <w:proofErr w:type="gramStart"/>
      <w:r w:rsidRPr="00BF2BCA">
        <w:rPr>
          <w:rFonts w:ascii="Times New Roman" w:hAnsi="Times New Roman" w:cs="Times New Roman"/>
          <w:b/>
          <w:bCs/>
          <w:sz w:val="32"/>
          <w:szCs w:val="32"/>
          <w:u w:val="single"/>
          <w:rPrChange w:id="21" w:author="SHAHZAIB KHAN" w:date="2026-10-07T19:14:00Z" w16du:dateUtc="2026-10-07T14:14:00Z">
            <w:rPr>
              <w:rFonts w:ascii="Times New Roman" w:hAnsi="Times New Roman" w:cs="Times New Roman"/>
              <w:b/>
              <w:bCs/>
              <w:sz w:val="32"/>
              <w:szCs w:val="32"/>
            </w:rPr>
          </w:rPrChange>
        </w:rPr>
        <w:t>Member :</w:t>
      </w:r>
      <w:proofErr w:type="gramEnd"/>
      <w:r w:rsidRPr="00BF2BCA">
        <w:rPr>
          <w:rFonts w:ascii="Times New Roman" w:hAnsi="Times New Roman" w:cs="Times New Roman"/>
          <w:b/>
          <w:bCs/>
          <w:sz w:val="32"/>
          <w:szCs w:val="32"/>
          <w:u w:val="single"/>
          <w:rPrChange w:id="22" w:author="SHAHZAIB KHAN" w:date="2026-10-07T19:14:00Z" w16du:dateUtc="2026-10-07T14:14:00Z">
            <w:rPr>
              <w:rFonts w:ascii="Times New Roman" w:hAnsi="Times New Roman" w:cs="Times New Roman"/>
              <w:b/>
              <w:bCs/>
              <w:sz w:val="32"/>
              <w:szCs w:val="32"/>
            </w:rPr>
          </w:rPrChange>
        </w:rPr>
        <w:t xml:space="preserve"> Shahzaib Khan</w:t>
      </w:r>
    </w:p>
    <w:p w14:paraId="00311D32" w14:textId="01002624" w:rsidR="001F0330" w:rsidRPr="00BF2BCA" w:rsidRDefault="001F0330" w:rsidP="00A408CF">
      <w:pPr>
        <w:ind w:left="3600"/>
        <w:jc w:val="both"/>
        <w:rPr>
          <w:rFonts w:ascii="Times New Roman" w:hAnsi="Times New Roman" w:cs="Times New Roman"/>
          <w:b/>
          <w:bCs/>
          <w:sz w:val="32"/>
          <w:szCs w:val="32"/>
          <w:u w:val="single"/>
          <w:rPrChange w:id="23" w:author="SHAHZAIB KHAN" w:date="2026-10-07T19:14:00Z" w16du:dateUtc="2026-10-07T14:14:00Z">
            <w:rPr>
              <w:rFonts w:ascii="Times New Roman" w:hAnsi="Times New Roman" w:cs="Times New Roman"/>
              <w:b/>
              <w:bCs/>
              <w:sz w:val="32"/>
              <w:szCs w:val="32"/>
            </w:rPr>
          </w:rPrChange>
        </w:rPr>
      </w:pPr>
      <w:r w:rsidRPr="00BF2BCA">
        <w:rPr>
          <w:rFonts w:ascii="Times New Roman" w:hAnsi="Times New Roman" w:cs="Times New Roman"/>
          <w:b/>
          <w:bCs/>
          <w:sz w:val="32"/>
          <w:szCs w:val="32"/>
          <w:u w:val="single"/>
          <w:rPrChange w:id="24" w:author="SHAHZAIB KHAN" w:date="2026-10-07T19:14:00Z" w16du:dateUtc="2026-10-07T14:14:00Z">
            <w:rPr>
              <w:rFonts w:ascii="Times New Roman" w:hAnsi="Times New Roman" w:cs="Times New Roman"/>
              <w:b/>
              <w:bCs/>
              <w:sz w:val="32"/>
              <w:szCs w:val="32"/>
            </w:rPr>
          </w:rPrChange>
        </w:rPr>
        <w:t xml:space="preserve">Team </w:t>
      </w:r>
      <w:proofErr w:type="gramStart"/>
      <w:r w:rsidRPr="00BF2BCA">
        <w:rPr>
          <w:rFonts w:ascii="Times New Roman" w:hAnsi="Times New Roman" w:cs="Times New Roman"/>
          <w:b/>
          <w:bCs/>
          <w:sz w:val="32"/>
          <w:szCs w:val="32"/>
          <w:u w:val="single"/>
          <w:rPrChange w:id="25" w:author="SHAHZAIB KHAN" w:date="2026-10-07T19:14:00Z" w16du:dateUtc="2026-10-07T14:14:00Z">
            <w:rPr>
              <w:rFonts w:ascii="Times New Roman" w:hAnsi="Times New Roman" w:cs="Times New Roman"/>
              <w:b/>
              <w:bCs/>
              <w:sz w:val="32"/>
              <w:szCs w:val="32"/>
            </w:rPr>
          </w:rPrChange>
        </w:rPr>
        <w:t>Member :</w:t>
      </w:r>
      <w:proofErr w:type="gramEnd"/>
      <w:r w:rsidRPr="00BF2BCA">
        <w:rPr>
          <w:rFonts w:ascii="Times New Roman" w:hAnsi="Times New Roman" w:cs="Times New Roman"/>
          <w:b/>
          <w:bCs/>
          <w:sz w:val="32"/>
          <w:szCs w:val="32"/>
          <w:u w:val="single"/>
          <w:rPrChange w:id="26" w:author="SHAHZAIB KHAN" w:date="2026-10-07T19:14:00Z" w16du:dateUtc="2026-10-07T14:14:00Z">
            <w:rPr>
              <w:rFonts w:ascii="Times New Roman" w:hAnsi="Times New Roman" w:cs="Times New Roman"/>
              <w:b/>
              <w:bCs/>
              <w:sz w:val="32"/>
              <w:szCs w:val="32"/>
            </w:rPr>
          </w:rPrChange>
        </w:rPr>
        <w:t xml:space="preserve"> </w:t>
      </w:r>
      <w:proofErr w:type="spellStart"/>
      <w:r w:rsidRPr="00BF2BCA">
        <w:rPr>
          <w:rFonts w:ascii="Times New Roman" w:hAnsi="Times New Roman" w:cs="Times New Roman"/>
          <w:b/>
          <w:bCs/>
          <w:sz w:val="32"/>
          <w:szCs w:val="32"/>
          <w:u w:val="single"/>
          <w:rPrChange w:id="27" w:author="SHAHZAIB KHAN" w:date="2026-10-07T19:14:00Z" w16du:dateUtc="2026-10-07T14:14:00Z">
            <w:rPr>
              <w:rFonts w:ascii="Times New Roman" w:hAnsi="Times New Roman" w:cs="Times New Roman"/>
              <w:b/>
              <w:bCs/>
              <w:sz w:val="32"/>
              <w:szCs w:val="32"/>
            </w:rPr>
          </w:rPrChange>
        </w:rPr>
        <w:t>Maisam</w:t>
      </w:r>
      <w:proofErr w:type="spellEnd"/>
      <w:r w:rsidRPr="00BF2BCA">
        <w:rPr>
          <w:rFonts w:ascii="Times New Roman" w:hAnsi="Times New Roman" w:cs="Times New Roman"/>
          <w:b/>
          <w:bCs/>
          <w:sz w:val="32"/>
          <w:szCs w:val="32"/>
          <w:u w:val="single"/>
          <w:rPrChange w:id="28" w:author="SHAHZAIB KHAN" w:date="2026-10-07T19:14:00Z" w16du:dateUtc="2026-10-07T14:14:00Z">
            <w:rPr>
              <w:rFonts w:ascii="Times New Roman" w:hAnsi="Times New Roman" w:cs="Times New Roman"/>
              <w:b/>
              <w:bCs/>
              <w:sz w:val="32"/>
              <w:szCs w:val="32"/>
            </w:rPr>
          </w:rPrChange>
        </w:rPr>
        <w:t xml:space="preserve"> Arifi</w:t>
      </w:r>
    </w:p>
    <w:p w14:paraId="5F09FF28" w14:textId="3544FC54" w:rsidR="00A408CF" w:rsidRPr="00BF2BCA" w:rsidRDefault="00A408CF" w:rsidP="00A408CF">
      <w:pPr>
        <w:jc w:val="center"/>
        <w:rPr>
          <w:u w:val="single"/>
          <w:rPrChange w:id="29" w:author="SHAHZAIB KHAN" w:date="2026-10-07T19:14:00Z" w16du:dateUtc="2026-10-07T14:14:00Z">
            <w:rPr/>
          </w:rPrChange>
        </w:rPr>
      </w:pPr>
    </w:p>
    <w:p w14:paraId="1D8E78FA" w14:textId="77777777" w:rsidR="00A408CF" w:rsidRPr="00BF2BCA" w:rsidRDefault="00A408CF" w:rsidP="00A408CF">
      <w:pPr>
        <w:jc w:val="center"/>
        <w:rPr>
          <w:rFonts w:ascii="Times New Roman" w:hAnsi="Times New Roman" w:cs="Times New Roman"/>
          <w:sz w:val="24"/>
          <w:szCs w:val="24"/>
          <w:u w:val="single"/>
          <w:rPrChange w:id="30" w:author="SHAHZAIB KHAN" w:date="2026-10-07T19:14:00Z" w16du:dateUtc="2026-10-07T14:14:00Z">
            <w:rPr>
              <w:rFonts w:ascii="Times New Roman" w:hAnsi="Times New Roman" w:cs="Times New Roman"/>
              <w:sz w:val="24"/>
              <w:szCs w:val="24"/>
            </w:rPr>
          </w:rPrChange>
        </w:rPr>
      </w:pPr>
    </w:p>
    <w:p w14:paraId="7DC3C152" w14:textId="77777777" w:rsidR="00A408CF" w:rsidRPr="00BF2BCA" w:rsidRDefault="00A408CF" w:rsidP="00A408CF">
      <w:pPr>
        <w:jc w:val="center"/>
        <w:rPr>
          <w:rFonts w:ascii="Times New Roman" w:hAnsi="Times New Roman" w:cs="Times New Roman"/>
          <w:b/>
          <w:bCs/>
          <w:sz w:val="24"/>
          <w:szCs w:val="24"/>
          <w:u w:val="single"/>
          <w:rPrChange w:id="31"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8"/>
          <w:szCs w:val="28"/>
          <w:u w:val="single"/>
          <w:rPrChange w:id="32" w:author="SHAHZAIB KHAN" w:date="2026-10-07T19:14:00Z" w16du:dateUtc="2026-10-07T14:14:00Z">
            <w:rPr>
              <w:rFonts w:ascii="Times New Roman" w:hAnsi="Times New Roman" w:cs="Times New Roman"/>
              <w:b/>
              <w:bCs/>
              <w:sz w:val="28"/>
              <w:szCs w:val="28"/>
            </w:rPr>
          </w:rPrChange>
        </w:rPr>
        <w:t>SUPERVISED BY</w:t>
      </w:r>
      <w:r w:rsidRPr="00BF2BCA">
        <w:rPr>
          <w:rFonts w:ascii="Times New Roman" w:hAnsi="Times New Roman" w:cs="Times New Roman"/>
          <w:b/>
          <w:bCs/>
          <w:sz w:val="24"/>
          <w:szCs w:val="24"/>
          <w:u w:val="single"/>
          <w:rPrChange w:id="33" w:author="SHAHZAIB KHAN" w:date="2026-10-07T19:14:00Z" w16du:dateUtc="2026-10-07T14:14:00Z">
            <w:rPr>
              <w:rFonts w:ascii="Times New Roman" w:hAnsi="Times New Roman" w:cs="Times New Roman"/>
              <w:b/>
              <w:bCs/>
              <w:sz w:val="24"/>
              <w:szCs w:val="24"/>
            </w:rPr>
          </w:rPrChange>
        </w:rPr>
        <w:t xml:space="preserve"> </w:t>
      </w:r>
    </w:p>
    <w:p w14:paraId="59DC50F6" w14:textId="77777777" w:rsidR="00A408CF" w:rsidRPr="00BF2BCA" w:rsidRDefault="00A408CF" w:rsidP="00A408CF">
      <w:pPr>
        <w:jc w:val="center"/>
        <w:rPr>
          <w:rFonts w:ascii="Times New Roman" w:hAnsi="Times New Roman" w:cs="Times New Roman"/>
          <w:sz w:val="24"/>
          <w:szCs w:val="24"/>
          <w:u w:val="single"/>
          <w:rPrChange w:id="34"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35" w:author="SHAHZAIB KHAN" w:date="2026-10-07T19:14:00Z" w16du:dateUtc="2026-10-07T14:14:00Z">
            <w:rPr>
              <w:rFonts w:ascii="Times New Roman" w:hAnsi="Times New Roman" w:cs="Times New Roman"/>
              <w:sz w:val="24"/>
              <w:szCs w:val="24"/>
            </w:rPr>
          </w:rPrChange>
        </w:rPr>
        <w:t xml:space="preserve">Dr. </w:t>
      </w:r>
      <w:proofErr w:type="spellStart"/>
      <w:r w:rsidRPr="00BF2BCA">
        <w:rPr>
          <w:rFonts w:ascii="Times New Roman" w:hAnsi="Times New Roman" w:cs="Times New Roman"/>
          <w:sz w:val="24"/>
          <w:szCs w:val="24"/>
          <w:u w:val="single"/>
          <w:rPrChange w:id="36" w:author="SHAHZAIB KHAN" w:date="2026-10-07T19:14:00Z" w16du:dateUtc="2026-10-07T14:14:00Z">
            <w:rPr>
              <w:rFonts w:ascii="Times New Roman" w:hAnsi="Times New Roman" w:cs="Times New Roman"/>
              <w:sz w:val="24"/>
              <w:szCs w:val="24"/>
            </w:rPr>
          </w:rPrChange>
        </w:rPr>
        <w:t>Onaiza</w:t>
      </w:r>
      <w:proofErr w:type="spellEnd"/>
      <w:r w:rsidRPr="00BF2BCA">
        <w:rPr>
          <w:rFonts w:ascii="Times New Roman" w:hAnsi="Times New Roman" w:cs="Times New Roman"/>
          <w:sz w:val="24"/>
          <w:szCs w:val="24"/>
          <w:u w:val="single"/>
          <w:rPrChange w:id="37" w:author="SHAHZAIB KHAN" w:date="2026-10-07T19:14:00Z" w16du:dateUtc="2026-10-07T14:14:00Z">
            <w:rPr>
              <w:rFonts w:ascii="Times New Roman" w:hAnsi="Times New Roman" w:cs="Times New Roman"/>
              <w:sz w:val="24"/>
              <w:szCs w:val="24"/>
            </w:rPr>
          </w:rPrChange>
        </w:rPr>
        <w:t xml:space="preserve"> Maqbool</w:t>
      </w:r>
    </w:p>
    <w:p w14:paraId="741AD60A" w14:textId="77777777" w:rsidR="00A408CF" w:rsidRPr="00BF2BCA" w:rsidRDefault="00A408CF" w:rsidP="00A408CF">
      <w:pPr>
        <w:jc w:val="center"/>
        <w:rPr>
          <w:rFonts w:ascii="Times New Roman" w:hAnsi="Times New Roman" w:cs="Times New Roman"/>
          <w:sz w:val="24"/>
          <w:szCs w:val="24"/>
          <w:u w:val="single"/>
          <w:rPrChange w:id="38" w:author="SHAHZAIB KHAN" w:date="2026-10-07T19:14:00Z" w16du:dateUtc="2026-10-07T14:14:00Z">
            <w:rPr>
              <w:rFonts w:ascii="Times New Roman" w:hAnsi="Times New Roman" w:cs="Times New Roman"/>
              <w:sz w:val="24"/>
              <w:szCs w:val="24"/>
            </w:rPr>
          </w:rPrChange>
        </w:rPr>
      </w:pPr>
    </w:p>
    <w:p w14:paraId="44923452" w14:textId="77777777" w:rsidR="00A408CF" w:rsidRPr="00BF2BCA" w:rsidRDefault="00A408CF" w:rsidP="00A408CF">
      <w:pPr>
        <w:jc w:val="center"/>
        <w:rPr>
          <w:rFonts w:ascii="Times New Roman" w:hAnsi="Times New Roman" w:cs="Times New Roman"/>
          <w:sz w:val="24"/>
          <w:szCs w:val="24"/>
          <w:u w:val="single"/>
          <w:rPrChange w:id="39"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40" w:author="SHAHZAIB KHAN" w:date="2026-10-07T19:14:00Z" w16du:dateUtc="2026-10-07T14:14:00Z">
            <w:rPr>
              <w:rFonts w:ascii="Times New Roman" w:hAnsi="Times New Roman" w:cs="Times New Roman"/>
              <w:sz w:val="24"/>
              <w:szCs w:val="24"/>
            </w:rPr>
          </w:rPrChange>
        </w:rPr>
        <w:t xml:space="preserve">Department of Computer Science </w:t>
      </w:r>
    </w:p>
    <w:p w14:paraId="37EDFCD7" w14:textId="77777777" w:rsidR="00A408CF" w:rsidRPr="00BF2BCA" w:rsidRDefault="00A408CF" w:rsidP="00A408CF">
      <w:pPr>
        <w:jc w:val="center"/>
        <w:rPr>
          <w:rFonts w:ascii="Times New Roman" w:hAnsi="Times New Roman" w:cs="Times New Roman"/>
          <w:sz w:val="24"/>
          <w:szCs w:val="24"/>
          <w:u w:val="single"/>
          <w:rPrChange w:id="41"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42" w:author="SHAHZAIB KHAN" w:date="2026-10-07T19:14:00Z" w16du:dateUtc="2026-10-07T14:14:00Z">
            <w:rPr>
              <w:rFonts w:ascii="Times New Roman" w:hAnsi="Times New Roman" w:cs="Times New Roman"/>
              <w:sz w:val="24"/>
              <w:szCs w:val="24"/>
            </w:rPr>
          </w:rPrChange>
        </w:rPr>
        <w:t>Quaid-e-Azam University, Islamabad</w:t>
      </w:r>
    </w:p>
    <w:p w14:paraId="49DDD707" w14:textId="773FBC2D" w:rsidR="00A408CF" w:rsidRPr="00BF2BCA" w:rsidRDefault="00A408CF" w:rsidP="00A408CF">
      <w:pPr>
        <w:rPr>
          <w:rFonts w:ascii="Times New Roman" w:hAnsi="Times New Roman" w:cs="Times New Roman"/>
          <w:b/>
          <w:bCs/>
          <w:sz w:val="24"/>
          <w:szCs w:val="24"/>
          <w:u w:val="single"/>
          <w:rPrChange w:id="43"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44" w:author="SHAHZAIB KHAN" w:date="2026-10-07T19:14:00Z" w16du:dateUtc="2026-10-07T14:14:00Z">
            <w:rPr>
              <w:rFonts w:ascii="Times New Roman" w:hAnsi="Times New Roman" w:cs="Times New Roman"/>
              <w:b/>
              <w:bCs/>
              <w:sz w:val="24"/>
              <w:szCs w:val="24"/>
            </w:rPr>
          </w:rPrChange>
        </w:rPr>
        <w:lastRenderedPageBreak/>
        <w:t>Project Manager</w:t>
      </w:r>
    </w:p>
    <w:p w14:paraId="5E8F0C8B" w14:textId="77777777" w:rsidR="00A408CF" w:rsidRPr="00BF2BCA" w:rsidRDefault="00A408CF" w:rsidP="00A408CF">
      <w:pPr>
        <w:rPr>
          <w:rFonts w:ascii="Times New Roman" w:hAnsi="Times New Roman" w:cs="Times New Roman"/>
          <w:sz w:val="24"/>
          <w:szCs w:val="24"/>
          <w:u w:val="single"/>
          <w:rPrChange w:id="45"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46" w:author="SHAHZAIB KHAN" w:date="2026-10-07T19:14:00Z" w16du:dateUtc="2026-10-07T14:14:00Z">
            <w:rPr>
              <w:rFonts w:ascii="Times New Roman" w:hAnsi="Times New Roman" w:cs="Times New Roman"/>
              <w:sz w:val="24"/>
              <w:szCs w:val="24"/>
            </w:rPr>
          </w:rPrChange>
        </w:rPr>
        <w:t>______________________                                                                  _______________________</w:t>
      </w:r>
    </w:p>
    <w:p w14:paraId="30E12B01" w14:textId="77777777" w:rsidR="00A408CF" w:rsidRPr="00BF2BCA" w:rsidRDefault="00A408CF" w:rsidP="00A408CF">
      <w:pPr>
        <w:ind w:left="720"/>
        <w:rPr>
          <w:rFonts w:ascii="Times New Roman" w:hAnsi="Times New Roman" w:cs="Times New Roman"/>
          <w:b/>
          <w:bCs/>
          <w:sz w:val="24"/>
          <w:szCs w:val="24"/>
          <w:u w:val="single"/>
          <w:rPrChange w:id="47"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u w:val="single"/>
          <w:rPrChange w:id="48" w:author="SHAHZAIB KHAN" w:date="2026-10-07T19:14:00Z" w16du:dateUtc="2026-10-07T14:14:00Z">
            <w:rPr>
              <w:rFonts w:ascii="Times New Roman" w:hAnsi="Times New Roman" w:cs="Times New Roman"/>
            </w:rPr>
          </w:rPrChange>
        </w:rPr>
        <w:t>Signature                                                                                                             Date</w:t>
      </w:r>
    </w:p>
    <w:p w14:paraId="493B9E87" w14:textId="370165DF" w:rsidR="00A408CF" w:rsidRPr="00BF2BCA" w:rsidDel="00F47071" w:rsidRDefault="00A408CF" w:rsidP="00A408CF">
      <w:pPr>
        <w:rPr>
          <w:del w:id="49" w:author="SHAHZAIB KHAN" w:date="2026-10-07T18:34:00Z" w16du:dateUtc="2026-10-07T13:34:00Z"/>
          <w:rFonts w:ascii="Times New Roman" w:hAnsi="Times New Roman" w:cs="Times New Roman"/>
          <w:b/>
          <w:bCs/>
          <w:sz w:val="24"/>
          <w:szCs w:val="24"/>
          <w:u w:val="single"/>
          <w:rPrChange w:id="50" w:author="SHAHZAIB KHAN" w:date="2026-10-07T19:14:00Z" w16du:dateUtc="2026-10-07T14:14:00Z">
            <w:rPr>
              <w:del w:id="51" w:author="SHAHZAIB KHAN" w:date="2026-10-07T18:34:00Z" w16du:dateUtc="2026-10-07T13:34:00Z"/>
              <w:rFonts w:ascii="Times New Roman" w:hAnsi="Times New Roman" w:cs="Times New Roman"/>
              <w:b/>
              <w:bCs/>
              <w:sz w:val="24"/>
              <w:szCs w:val="24"/>
            </w:rPr>
          </w:rPrChange>
        </w:rPr>
      </w:pPr>
      <w:del w:id="52" w:author="SHAHZAIB KHAN" w:date="2026-10-07T18:34:00Z" w16du:dateUtc="2026-10-07T13:34:00Z">
        <w:r w:rsidRPr="00BF2BCA" w:rsidDel="00F47071">
          <w:rPr>
            <w:rFonts w:ascii="Times New Roman" w:hAnsi="Times New Roman" w:cs="Times New Roman"/>
            <w:b/>
            <w:bCs/>
            <w:sz w:val="24"/>
            <w:szCs w:val="24"/>
            <w:u w:val="single"/>
            <w:rPrChange w:id="53" w:author="SHAHZAIB KHAN" w:date="2026-10-07T19:14:00Z" w16du:dateUtc="2026-10-07T14:14:00Z">
              <w:rPr>
                <w:rFonts w:ascii="Times New Roman" w:hAnsi="Times New Roman" w:cs="Times New Roman"/>
                <w:b/>
                <w:bCs/>
                <w:sz w:val="24"/>
                <w:szCs w:val="24"/>
              </w:rPr>
            </w:rPrChange>
          </w:rPr>
          <w:delText>Tayyab Mehboob</w:delText>
        </w:r>
      </w:del>
    </w:p>
    <w:p w14:paraId="711F062A" w14:textId="47F8C06E" w:rsidR="00F47071" w:rsidRPr="00BF2BCA" w:rsidRDefault="00F47071" w:rsidP="00A408CF">
      <w:pPr>
        <w:rPr>
          <w:ins w:id="54" w:author="SHAHZAIB KHAN" w:date="2026-10-07T18:34:00Z" w16du:dateUtc="2026-10-07T13:34:00Z"/>
          <w:rFonts w:ascii="Times New Roman" w:hAnsi="Times New Roman" w:cs="Times New Roman"/>
          <w:b/>
          <w:bCs/>
          <w:sz w:val="24"/>
          <w:szCs w:val="24"/>
          <w:u w:val="single"/>
          <w:rPrChange w:id="55" w:author="SHAHZAIB KHAN" w:date="2026-10-07T19:14:00Z" w16du:dateUtc="2026-10-07T14:14:00Z">
            <w:rPr>
              <w:ins w:id="56" w:author="SHAHZAIB KHAN" w:date="2026-10-07T18:34:00Z" w16du:dateUtc="2026-10-07T13:34:00Z"/>
              <w:rFonts w:ascii="Times New Roman" w:hAnsi="Times New Roman" w:cs="Times New Roman"/>
              <w:b/>
              <w:bCs/>
              <w:sz w:val="24"/>
              <w:szCs w:val="24"/>
            </w:rPr>
          </w:rPrChange>
        </w:rPr>
      </w:pPr>
      <w:proofErr w:type="gramStart"/>
      <w:ins w:id="57" w:author="SHAHZAIB KHAN" w:date="2026-10-07T18:34:00Z" w16du:dateUtc="2026-10-07T13:34:00Z">
        <w:r w:rsidRPr="00BF2BCA">
          <w:rPr>
            <w:rFonts w:ascii="Times New Roman" w:hAnsi="Times New Roman" w:cs="Times New Roman"/>
            <w:b/>
            <w:bCs/>
            <w:sz w:val="24"/>
            <w:szCs w:val="24"/>
            <w:u w:val="single"/>
            <w:rPrChange w:id="58" w:author="SHAHZAIB KHAN" w:date="2026-10-07T19:14:00Z" w16du:dateUtc="2026-10-07T14:14:00Z">
              <w:rPr>
                <w:rFonts w:ascii="Times New Roman" w:hAnsi="Times New Roman" w:cs="Times New Roman"/>
                <w:b/>
                <w:bCs/>
                <w:sz w:val="24"/>
                <w:szCs w:val="24"/>
              </w:rPr>
            </w:rPrChange>
          </w:rPr>
          <w:t xml:space="preserve">Fahim </w:t>
        </w:r>
      </w:ins>
      <w:ins w:id="59" w:author="SHAHZAIB KHAN" w:date="2026-10-07T18:35:00Z" w16du:dateUtc="2026-10-07T13:35:00Z">
        <w:r w:rsidRPr="00BF2BCA">
          <w:rPr>
            <w:rFonts w:ascii="Times New Roman" w:hAnsi="Times New Roman" w:cs="Times New Roman"/>
            <w:b/>
            <w:bCs/>
            <w:sz w:val="24"/>
            <w:szCs w:val="24"/>
            <w:u w:val="single"/>
            <w:rPrChange w:id="60" w:author="SHAHZAIB KHAN" w:date="2026-10-07T19:14:00Z" w16du:dateUtc="2026-10-07T14:14:00Z">
              <w:rPr>
                <w:rFonts w:ascii="Times New Roman" w:hAnsi="Times New Roman" w:cs="Times New Roman"/>
                <w:b/>
                <w:bCs/>
                <w:sz w:val="24"/>
                <w:szCs w:val="24"/>
              </w:rPr>
            </w:rPrChange>
          </w:rPr>
          <w:t xml:space="preserve"> </w:t>
        </w:r>
        <w:proofErr w:type="spellStart"/>
        <w:r w:rsidRPr="00BF2BCA">
          <w:rPr>
            <w:rFonts w:ascii="Times New Roman" w:hAnsi="Times New Roman" w:cs="Times New Roman"/>
            <w:b/>
            <w:bCs/>
            <w:sz w:val="24"/>
            <w:szCs w:val="24"/>
            <w:u w:val="single"/>
            <w:rPrChange w:id="61" w:author="SHAHZAIB KHAN" w:date="2026-10-07T19:14:00Z" w16du:dateUtc="2026-10-07T14:14:00Z">
              <w:rPr>
                <w:rFonts w:ascii="Times New Roman" w:hAnsi="Times New Roman" w:cs="Times New Roman"/>
                <w:b/>
                <w:bCs/>
                <w:sz w:val="24"/>
                <w:szCs w:val="24"/>
              </w:rPr>
            </w:rPrChange>
          </w:rPr>
          <w:t>Mirzae</w:t>
        </w:r>
      </w:ins>
      <w:proofErr w:type="spellEnd"/>
      <w:proofErr w:type="gramEnd"/>
    </w:p>
    <w:p w14:paraId="0F3D80BB" w14:textId="77777777" w:rsidR="00A408CF" w:rsidRPr="00BF2BCA" w:rsidRDefault="00A408CF" w:rsidP="00A408CF">
      <w:pPr>
        <w:rPr>
          <w:rFonts w:ascii="Times New Roman" w:hAnsi="Times New Roman" w:cs="Times New Roman"/>
          <w:sz w:val="24"/>
          <w:szCs w:val="24"/>
          <w:u w:val="single"/>
          <w:rPrChange w:id="62"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63" w:author="SHAHZAIB KHAN" w:date="2026-10-07T19:14:00Z" w16du:dateUtc="2026-10-07T14:14:00Z">
            <w:rPr>
              <w:rFonts w:ascii="Times New Roman" w:hAnsi="Times New Roman" w:cs="Times New Roman"/>
              <w:sz w:val="24"/>
              <w:szCs w:val="24"/>
            </w:rPr>
          </w:rPrChange>
        </w:rPr>
        <w:t>Student, QAU Islamabad</w:t>
      </w:r>
    </w:p>
    <w:p w14:paraId="458037B0" w14:textId="77777777" w:rsidR="00A408CF" w:rsidRPr="00BF2BCA" w:rsidRDefault="00A408CF" w:rsidP="00A408CF">
      <w:pPr>
        <w:rPr>
          <w:rFonts w:ascii="Times New Roman" w:hAnsi="Times New Roman" w:cs="Times New Roman"/>
          <w:b/>
          <w:bCs/>
          <w:sz w:val="24"/>
          <w:szCs w:val="24"/>
          <w:u w:val="single"/>
          <w:rPrChange w:id="64"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65" w:author="SHAHZAIB KHAN" w:date="2026-10-07T19:14:00Z" w16du:dateUtc="2026-10-07T14:14:00Z">
            <w:rPr>
              <w:rFonts w:ascii="Times New Roman" w:hAnsi="Times New Roman" w:cs="Times New Roman"/>
              <w:b/>
              <w:bCs/>
              <w:sz w:val="24"/>
              <w:szCs w:val="24"/>
            </w:rPr>
          </w:rPrChange>
        </w:rPr>
        <w:t>Member 1</w:t>
      </w:r>
    </w:p>
    <w:p w14:paraId="62E525CA" w14:textId="77777777" w:rsidR="00A408CF" w:rsidRPr="00BF2BCA" w:rsidRDefault="00A408CF" w:rsidP="00A408CF">
      <w:pPr>
        <w:rPr>
          <w:rFonts w:ascii="Times New Roman" w:hAnsi="Times New Roman" w:cs="Times New Roman"/>
          <w:sz w:val="24"/>
          <w:szCs w:val="24"/>
          <w:u w:val="single"/>
          <w:rPrChange w:id="66"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67" w:author="SHAHZAIB KHAN" w:date="2026-10-07T19:14:00Z" w16du:dateUtc="2026-10-07T14:14:00Z">
            <w:rPr>
              <w:rFonts w:ascii="Times New Roman" w:hAnsi="Times New Roman" w:cs="Times New Roman"/>
              <w:sz w:val="24"/>
              <w:szCs w:val="24"/>
            </w:rPr>
          </w:rPrChange>
        </w:rPr>
        <w:t>______________________                                                                  _______________________</w:t>
      </w:r>
    </w:p>
    <w:p w14:paraId="0BE7A1D5" w14:textId="77777777" w:rsidR="00A408CF" w:rsidRPr="00BF2BCA" w:rsidRDefault="00A408CF" w:rsidP="00A408CF">
      <w:pPr>
        <w:ind w:left="720"/>
        <w:rPr>
          <w:rFonts w:ascii="Times New Roman" w:hAnsi="Times New Roman" w:cs="Times New Roman"/>
          <w:u w:val="single"/>
          <w:rPrChange w:id="68" w:author="SHAHZAIB KHAN" w:date="2026-10-07T19:14:00Z" w16du:dateUtc="2026-10-07T14:14:00Z">
            <w:rPr>
              <w:rFonts w:ascii="Times New Roman" w:hAnsi="Times New Roman" w:cs="Times New Roman"/>
            </w:rPr>
          </w:rPrChange>
        </w:rPr>
      </w:pPr>
      <w:r w:rsidRPr="00BF2BCA">
        <w:rPr>
          <w:rFonts w:ascii="Times New Roman" w:hAnsi="Times New Roman" w:cs="Times New Roman"/>
          <w:u w:val="single"/>
          <w:rPrChange w:id="69" w:author="SHAHZAIB KHAN" w:date="2026-10-07T19:14:00Z" w16du:dateUtc="2026-10-07T14:14:00Z">
            <w:rPr>
              <w:rFonts w:ascii="Times New Roman" w:hAnsi="Times New Roman" w:cs="Times New Roman"/>
            </w:rPr>
          </w:rPrChange>
        </w:rPr>
        <w:t>Signature                                                                                                             Date</w:t>
      </w:r>
    </w:p>
    <w:p w14:paraId="50382DFD" w14:textId="3879D5D6" w:rsidR="00A408CF" w:rsidRPr="00BF2BCA" w:rsidDel="00F47071" w:rsidRDefault="00A408CF" w:rsidP="00A408CF">
      <w:pPr>
        <w:rPr>
          <w:del w:id="70" w:author="SHAHZAIB KHAN" w:date="2026-10-07T18:35:00Z" w16du:dateUtc="2026-10-07T13:35:00Z"/>
          <w:rFonts w:ascii="Times New Roman" w:hAnsi="Times New Roman" w:cs="Times New Roman"/>
          <w:b/>
          <w:bCs/>
          <w:sz w:val="24"/>
          <w:szCs w:val="24"/>
          <w:u w:val="single"/>
          <w:rPrChange w:id="71" w:author="SHAHZAIB KHAN" w:date="2026-10-07T19:14:00Z" w16du:dateUtc="2026-10-07T14:14:00Z">
            <w:rPr>
              <w:del w:id="72" w:author="SHAHZAIB KHAN" w:date="2026-10-07T18:35:00Z" w16du:dateUtc="2026-10-07T13:35:00Z"/>
              <w:rFonts w:ascii="Times New Roman" w:hAnsi="Times New Roman" w:cs="Times New Roman"/>
              <w:b/>
              <w:bCs/>
              <w:sz w:val="24"/>
              <w:szCs w:val="24"/>
            </w:rPr>
          </w:rPrChange>
        </w:rPr>
      </w:pPr>
      <w:del w:id="73" w:author="SHAHZAIB KHAN" w:date="2026-10-07T18:35:00Z" w16du:dateUtc="2026-10-07T13:35:00Z">
        <w:r w:rsidRPr="00BF2BCA" w:rsidDel="00F47071">
          <w:rPr>
            <w:rFonts w:ascii="Times New Roman" w:hAnsi="Times New Roman" w:cs="Times New Roman"/>
            <w:b/>
            <w:bCs/>
            <w:sz w:val="24"/>
            <w:szCs w:val="24"/>
            <w:u w:val="single"/>
            <w:rPrChange w:id="74" w:author="SHAHZAIB KHAN" w:date="2026-10-07T19:14:00Z" w16du:dateUtc="2026-10-07T14:14:00Z">
              <w:rPr>
                <w:rFonts w:ascii="Times New Roman" w:hAnsi="Times New Roman" w:cs="Times New Roman"/>
                <w:b/>
                <w:bCs/>
                <w:sz w:val="24"/>
                <w:szCs w:val="24"/>
              </w:rPr>
            </w:rPrChange>
          </w:rPr>
          <w:delText>M. Hamad</w:delText>
        </w:r>
      </w:del>
    </w:p>
    <w:p w14:paraId="5B8C2A9D" w14:textId="61BC59B0" w:rsidR="00F47071" w:rsidRPr="00BF2BCA" w:rsidRDefault="00F47071" w:rsidP="00A408CF">
      <w:pPr>
        <w:rPr>
          <w:ins w:id="75" w:author="SHAHZAIB KHAN" w:date="2026-10-07T18:35:00Z" w16du:dateUtc="2026-10-07T13:35:00Z"/>
          <w:rFonts w:ascii="Times New Roman" w:hAnsi="Times New Roman" w:cs="Times New Roman"/>
          <w:b/>
          <w:bCs/>
          <w:sz w:val="24"/>
          <w:szCs w:val="24"/>
          <w:u w:val="single"/>
          <w:rPrChange w:id="76" w:author="SHAHZAIB KHAN" w:date="2026-10-07T19:14:00Z" w16du:dateUtc="2026-10-07T14:14:00Z">
            <w:rPr>
              <w:ins w:id="77" w:author="SHAHZAIB KHAN" w:date="2026-10-07T18:35:00Z" w16du:dateUtc="2026-10-07T13:35:00Z"/>
              <w:rFonts w:ascii="Times New Roman" w:hAnsi="Times New Roman" w:cs="Times New Roman"/>
              <w:b/>
              <w:bCs/>
              <w:sz w:val="24"/>
              <w:szCs w:val="24"/>
            </w:rPr>
          </w:rPrChange>
        </w:rPr>
      </w:pPr>
      <w:ins w:id="78" w:author="SHAHZAIB KHAN" w:date="2026-10-07T18:35:00Z" w16du:dateUtc="2026-10-07T13:35:00Z">
        <w:r w:rsidRPr="00BF2BCA">
          <w:rPr>
            <w:rFonts w:ascii="Times New Roman" w:hAnsi="Times New Roman" w:cs="Times New Roman"/>
            <w:b/>
            <w:bCs/>
            <w:sz w:val="24"/>
            <w:szCs w:val="24"/>
            <w:u w:val="single"/>
            <w:rPrChange w:id="79" w:author="SHAHZAIB KHAN" w:date="2026-10-07T19:14:00Z" w16du:dateUtc="2026-10-07T14:14:00Z">
              <w:rPr>
                <w:rFonts w:ascii="Times New Roman" w:hAnsi="Times New Roman" w:cs="Times New Roman"/>
                <w:b/>
                <w:bCs/>
                <w:sz w:val="24"/>
                <w:szCs w:val="24"/>
              </w:rPr>
            </w:rPrChange>
          </w:rPr>
          <w:t>Shahzaib Khan</w:t>
        </w:r>
      </w:ins>
    </w:p>
    <w:p w14:paraId="164912F0" w14:textId="77777777" w:rsidR="00A408CF" w:rsidRPr="00BF2BCA" w:rsidRDefault="00A408CF" w:rsidP="00A408CF">
      <w:pPr>
        <w:rPr>
          <w:rFonts w:ascii="Times New Roman" w:hAnsi="Times New Roman" w:cs="Times New Roman"/>
          <w:sz w:val="24"/>
          <w:szCs w:val="24"/>
          <w:u w:val="single"/>
          <w:rPrChange w:id="80"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81" w:author="SHAHZAIB KHAN" w:date="2026-10-07T19:14:00Z" w16du:dateUtc="2026-10-07T14:14:00Z">
            <w:rPr>
              <w:rFonts w:ascii="Times New Roman" w:hAnsi="Times New Roman" w:cs="Times New Roman"/>
              <w:sz w:val="24"/>
              <w:szCs w:val="24"/>
            </w:rPr>
          </w:rPrChange>
        </w:rPr>
        <w:t>Student, QAU Islamabad</w:t>
      </w:r>
    </w:p>
    <w:p w14:paraId="0C68345E" w14:textId="77777777" w:rsidR="00A408CF" w:rsidRPr="00BF2BCA" w:rsidRDefault="00A408CF" w:rsidP="00A408CF">
      <w:pPr>
        <w:rPr>
          <w:rFonts w:ascii="Times New Roman" w:hAnsi="Times New Roman" w:cs="Times New Roman"/>
          <w:b/>
          <w:bCs/>
          <w:sz w:val="24"/>
          <w:szCs w:val="24"/>
          <w:u w:val="single"/>
          <w:rPrChange w:id="82"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83" w:author="SHAHZAIB KHAN" w:date="2026-10-07T19:14:00Z" w16du:dateUtc="2026-10-07T14:14:00Z">
            <w:rPr>
              <w:rFonts w:ascii="Times New Roman" w:hAnsi="Times New Roman" w:cs="Times New Roman"/>
              <w:b/>
              <w:bCs/>
              <w:sz w:val="24"/>
              <w:szCs w:val="24"/>
            </w:rPr>
          </w:rPrChange>
        </w:rPr>
        <w:t>Member 2</w:t>
      </w:r>
    </w:p>
    <w:p w14:paraId="14ADAFF3" w14:textId="77777777" w:rsidR="00A408CF" w:rsidRPr="00BF2BCA" w:rsidRDefault="00A408CF" w:rsidP="00A408CF">
      <w:pPr>
        <w:rPr>
          <w:rFonts w:ascii="Times New Roman" w:hAnsi="Times New Roman" w:cs="Times New Roman"/>
          <w:sz w:val="24"/>
          <w:szCs w:val="24"/>
          <w:u w:val="single"/>
          <w:rPrChange w:id="84"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85" w:author="SHAHZAIB KHAN" w:date="2026-10-07T19:14:00Z" w16du:dateUtc="2026-10-07T14:14:00Z">
            <w:rPr>
              <w:rFonts w:ascii="Times New Roman" w:hAnsi="Times New Roman" w:cs="Times New Roman"/>
              <w:sz w:val="24"/>
              <w:szCs w:val="24"/>
            </w:rPr>
          </w:rPrChange>
        </w:rPr>
        <w:t>______________________                                                                  _______________________</w:t>
      </w:r>
    </w:p>
    <w:p w14:paraId="6643C0C9" w14:textId="77777777" w:rsidR="00A408CF" w:rsidRPr="00BF2BCA" w:rsidRDefault="00A408CF" w:rsidP="00A408CF">
      <w:pPr>
        <w:ind w:left="720"/>
        <w:rPr>
          <w:rFonts w:ascii="Times New Roman" w:hAnsi="Times New Roman" w:cs="Times New Roman"/>
          <w:u w:val="single"/>
          <w:rPrChange w:id="86" w:author="SHAHZAIB KHAN" w:date="2026-10-07T19:14:00Z" w16du:dateUtc="2026-10-07T14:14:00Z">
            <w:rPr>
              <w:rFonts w:ascii="Times New Roman" w:hAnsi="Times New Roman" w:cs="Times New Roman"/>
            </w:rPr>
          </w:rPrChange>
        </w:rPr>
      </w:pPr>
      <w:r w:rsidRPr="00BF2BCA">
        <w:rPr>
          <w:rFonts w:ascii="Times New Roman" w:hAnsi="Times New Roman" w:cs="Times New Roman"/>
          <w:u w:val="single"/>
          <w:rPrChange w:id="87" w:author="SHAHZAIB KHAN" w:date="2026-10-07T19:14:00Z" w16du:dateUtc="2026-10-07T14:14:00Z">
            <w:rPr>
              <w:rFonts w:ascii="Times New Roman" w:hAnsi="Times New Roman" w:cs="Times New Roman"/>
            </w:rPr>
          </w:rPrChange>
        </w:rPr>
        <w:t>Signature                                                                                                             Date</w:t>
      </w:r>
    </w:p>
    <w:p w14:paraId="5047D21C" w14:textId="2E46F7D0" w:rsidR="00A408CF" w:rsidRPr="00BF2BCA" w:rsidDel="00F47071" w:rsidRDefault="00A408CF" w:rsidP="00A408CF">
      <w:pPr>
        <w:rPr>
          <w:del w:id="88" w:author="SHAHZAIB KHAN" w:date="2026-10-07T18:35:00Z" w16du:dateUtc="2026-10-07T13:35:00Z"/>
          <w:rFonts w:ascii="Times New Roman" w:hAnsi="Times New Roman" w:cs="Times New Roman"/>
          <w:b/>
          <w:bCs/>
          <w:sz w:val="24"/>
          <w:szCs w:val="24"/>
          <w:u w:val="single"/>
          <w:rPrChange w:id="89" w:author="SHAHZAIB KHAN" w:date="2026-10-07T19:14:00Z" w16du:dateUtc="2026-10-07T14:14:00Z">
            <w:rPr>
              <w:del w:id="90" w:author="SHAHZAIB KHAN" w:date="2026-10-07T18:35:00Z" w16du:dateUtc="2026-10-07T13:35:00Z"/>
              <w:rFonts w:ascii="Times New Roman" w:hAnsi="Times New Roman" w:cs="Times New Roman"/>
              <w:b/>
              <w:bCs/>
              <w:sz w:val="24"/>
              <w:szCs w:val="24"/>
            </w:rPr>
          </w:rPrChange>
        </w:rPr>
      </w:pPr>
      <w:del w:id="91" w:author="SHAHZAIB KHAN" w:date="2026-10-07T18:35:00Z" w16du:dateUtc="2026-10-07T13:35:00Z">
        <w:r w:rsidRPr="00BF2BCA" w:rsidDel="00F47071">
          <w:rPr>
            <w:rFonts w:ascii="Times New Roman" w:hAnsi="Times New Roman" w:cs="Times New Roman"/>
            <w:b/>
            <w:bCs/>
            <w:sz w:val="24"/>
            <w:szCs w:val="24"/>
            <w:u w:val="single"/>
            <w:rPrChange w:id="92" w:author="SHAHZAIB KHAN" w:date="2026-10-07T19:14:00Z" w16du:dateUtc="2026-10-07T14:14:00Z">
              <w:rPr>
                <w:rFonts w:ascii="Times New Roman" w:hAnsi="Times New Roman" w:cs="Times New Roman"/>
                <w:b/>
                <w:bCs/>
                <w:sz w:val="24"/>
                <w:szCs w:val="24"/>
              </w:rPr>
            </w:rPrChange>
          </w:rPr>
          <w:delText>M. Ehtisham</w:delText>
        </w:r>
      </w:del>
    </w:p>
    <w:p w14:paraId="1210DCCE" w14:textId="7B436505" w:rsidR="00F47071" w:rsidRPr="00BF2BCA" w:rsidRDefault="00F47071" w:rsidP="00A408CF">
      <w:pPr>
        <w:rPr>
          <w:ins w:id="93" w:author="SHAHZAIB KHAN" w:date="2026-10-07T18:35:00Z" w16du:dateUtc="2026-10-07T13:35:00Z"/>
          <w:rFonts w:ascii="Times New Roman" w:hAnsi="Times New Roman" w:cs="Times New Roman"/>
          <w:b/>
          <w:bCs/>
          <w:sz w:val="24"/>
          <w:szCs w:val="24"/>
          <w:u w:val="single"/>
          <w:rPrChange w:id="94" w:author="SHAHZAIB KHAN" w:date="2026-10-07T19:14:00Z" w16du:dateUtc="2026-10-07T14:14:00Z">
            <w:rPr>
              <w:ins w:id="95" w:author="SHAHZAIB KHAN" w:date="2026-10-07T18:35:00Z" w16du:dateUtc="2026-10-07T13:35:00Z"/>
              <w:rFonts w:ascii="Times New Roman" w:hAnsi="Times New Roman" w:cs="Times New Roman"/>
              <w:b/>
              <w:bCs/>
              <w:sz w:val="24"/>
              <w:szCs w:val="24"/>
            </w:rPr>
          </w:rPrChange>
        </w:rPr>
      </w:pPr>
      <w:proofErr w:type="spellStart"/>
      <w:ins w:id="96" w:author="SHAHZAIB KHAN" w:date="2026-10-07T18:35:00Z" w16du:dateUtc="2026-10-07T13:35:00Z">
        <w:r w:rsidRPr="00BF2BCA">
          <w:rPr>
            <w:rFonts w:ascii="Times New Roman" w:hAnsi="Times New Roman" w:cs="Times New Roman"/>
            <w:b/>
            <w:bCs/>
            <w:sz w:val="24"/>
            <w:szCs w:val="24"/>
            <w:u w:val="single"/>
            <w:rPrChange w:id="97" w:author="SHAHZAIB KHAN" w:date="2026-10-07T19:14:00Z" w16du:dateUtc="2026-10-07T14:14:00Z">
              <w:rPr>
                <w:rFonts w:ascii="Times New Roman" w:hAnsi="Times New Roman" w:cs="Times New Roman"/>
                <w:b/>
                <w:bCs/>
                <w:sz w:val="24"/>
                <w:szCs w:val="24"/>
              </w:rPr>
            </w:rPrChange>
          </w:rPr>
          <w:t>Maisam</w:t>
        </w:r>
        <w:proofErr w:type="spellEnd"/>
        <w:r w:rsidRPr="00BF2BCA">
          <w:rPr>
            <w:rFonts w:ascii="Times New Roman" w:hAnsi="Times New Roman" w:cs="Times New Roman"/>
            <w:b/>
            <w:bCs/>
            <w:sz w:val="24"/>
            <w:szCs w:val="24"/>
            <w:u w:val="single"/>
            <w:rPrChange w:id="98" w:author="SHAHZAIB KHAN" w:date="2026-10-07T19:14:00Z" w16du:dateUtc="2026-10-07T14:14:00Z">
              <w:rPr>
                <w:rFonts w:ascii="Times New Roman" w:hAnsi="Times New Roman" w:cs="Times New Roman"/>
                <w:b/>
                <w:bCs/>
                <w:sz w:val="24"/>
                <w:szCs w:val="24"/>
              </w:rPr>
            </w:rPrChange>
          </w:rPr>
          <w:t xml:space="preserve"> Arifi</w:t>
        </w:r>
      </w:ins>
    </w:p>
    <w:p w14:paraId="6E545602" w14:textId="77777777" w:rsidR="00A408CF" w:rsidRPr="00BF2BCA" w:rsidRDefault="00A408CF" w:rsidP="00A408CF">
      <w:pPr>
        <w:rPr>
          <w:rFonts w:ascii="Times New Roman" w:hAnsi="Times New Roman" w:cs="Times New Roman"/>
          <w:sz w:val="24"/>
          <w:szCs w:val="24"/>
          <w:u w:val="single"/>
          <w:rPrChange w:id="99"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100" w:author="SHAHZAIB KHAN" w:date="2026-10-07T19:14:00Z" w16du:dateUtc="2026-10-07T14:14:00Z">
            <w:rPr>
              <w:rFonts w:ascii="Times New Roman" w:hAnsi="Times New Roman" w:cs="Times New Roman"/>
              <w:sz w:val="24"/>
              <w:szCs w:val="24"/>
            </w:rPr>
          </w:rPrChange>
        </w:rPr>
        <w:t>Student, QAU Islamabad</w:t>
      </w:r>
    </w:p>
    <w:p w14:paraId="347482C3" w14:textId="77777777" w:rsidR="00A408CF" w:rsidRPr="00BF2BCA" w:rsidRDefault="00A408CF" w:rsidP="00A408CF">
      <w:pPr>
        <w:rPr>
          <w:rFonts w:ascii="Times New Roman" w:hAnsi="Times New Roman" w:cs="Times New Roman"/>
          <w:sz w:val="24"/>
          <w:szCs w:val="24"/>
          <w:u w:val="single"/>
          <w:rPrChange w:id="101" w:author="SHAHZAIB KHAN" w:date="2026-10-07T19:14:00Z" w16du:dateUtc="2026-10-07T14:14:00Z">
            <w:rPr>
              <w:rFonts w:ascii="Times New Roman" w:hAnsi="Times New Roman" w:cs="Times New Roman"/>
              <w:sz w:val="24"/>
              <w:szCs w:val="24"/>
            </w:rPr>
          </w:rPrChange>
        </w:rPr>
      </w:pPr>
    </w:p>
    <w:p w14:paraId="74C94C60" w14:textId="476039AE" w:rsidR="00A408CF" w:rsidRPr="00BF2BCA" w:rsidRDefault="00A408CF" w:rsidP="00A408CF">
      <w:pPr>
        <w:rPr>
          <w:rFonts w:ascii="Times New Roman" w:hAnsi="Times New Roman" w:cs="Times New Roman"/>
          <w:b/>
          <w:bCs/>
          <w:sz w:val="24"/>
          <w:szCs w:val="24"/>
          <w:u w:val="single"/>
          <w:rPrChange w:id="102"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103" w:author="SHAHZAIB KHAN" w:date="2026-10-07T19:14:00Z" w16du:dateUtc="2026-10-07T14:14:00Z">
            <w:rPr>
              <w:rFonts w:ascii="Times New Roman" w:hAnsi="Times New Roman" w:cs="Times New Roman"/>
              <w:b/>
              <w:bCs/>
              <w:sz w:val="24"/>
              <w:szCs w:val="24"/>
            </w:rPr>
          </w:rPrChange>
        </w:rPr>
        <w:t xml:space="preserve">Member </w:t>
      </w:r>
      <w:ins w:id="104" w:author="SHAHZAIB KHAN" w:date="2026-10-07T18:35:00Z" w16du:dateUtc="2026-10-07T13:35:00Z">
        <w:r w:rsidR="00F47071" w:rsidRPr="00BF2BCA">
          <w:rPr>
            <w:rFonts w:ascii="Times New Roman" w:hAnsi="Times New Roman" w:cs="Times New Roman"/>
            <w:b/>
            <w:bCs/>
            <w:sz w:val="24"/>
            <w:szCs w:val="24"/>
            <w:u w:val="single"/>
            <w:rPrChange w:id="105" w:author="SHAHZAIB KHAN" w:date="2026-10-07T19:14:00Z" w16du:dateUtc="2026-10-07T14:14:00Z">
              <w:rPr>
                <w:rFonts w:ascii="Times New Roman" w:hAnsi="Times New Roman" w:cs="Times New Roman"/>
                <w:b/>
                <w:bCs/>
                <w:sz w:val="24"/>
                <w:szCs w:val="24"/>
              </w:rPr>
            </w:rPrChange>
          </w:rPr>
          <w:t xml:space="preserve">3 </w:t>
        </w:r>
      </w:ins>
      <w:del w:id="106" w:author="SHAHZAIB KHAN" w:date="2026-10-07T18:35:00Z" w16du:dateUtc="2026-10-07T13:35:00Z">
        <w:r w:rsidRPr="00BF2BCA" w:rsidDel="00F47071">
          <w:rPr>
            <w:rFonts w:ascii="Times New Roman" w:hAnsi="Times New Roman" w:cs="Times New Roman"/>
            <w:b/>
            <w:bCs/>
            <w:sz w:val="24"/>
            <w:szCs w:val="24"/>
            <w:u w:val="single"/>
            <w:rPrChange w:id="107" w:author="SHAHZAIB KHAN" w:date="2026-10-07T19:14:00Z" w16du:dateUtc="2026-10-07T14:14:00Z">
              <w:rPr>
                <w:rFonts w:ascii="Times New Roman" w:hAnsi="Times New Roman" w:cs="Times New Roman"/>
                <w:b/>
                <w:bCs/>
                <w:sz w:val="24"/>
                <w:szCs w:val="24"/>
              </w:rPr>
            </w:rPrChange>
          </w:rPr>
          <w:delText>2</w:delText>
        </w:r>
      </w:del>
    </w:p>
    <w:p w14:paraId="69840166" w14:textId="77777777" w:rsidR="00A408CF" w:rsidRPr="00BF2BCA" w:rsidRDefault="00A408CF" w:rsidP="00A408CF">
      <w:pPr>
        <w:rPr>
          <w:rFonts w:ascii="Times New Roman" w:hAnsi="Times New Roman" w:cs="Times New Roman"/>
          <w:sz w:val="24"/>
          <w:szCs w:val="24"/>
          <w:u w:val="single"/>
          <w:rPrChange w:id="108"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109" w:author="SHAHZAIB KHAN" w:date="2026-10-07T19:14:00Z" w16du:dateUtc="2026-10-07T14:14:00Z">
            <w:rPr>
              <w:rFonts w:ascii="Times New Roman" w:hAnsi="Times New Roman" w:cs="Times New Roman"/>
              <w:sz w:val="24"/>
              <w:szCs w:val="24"/>
            </w:rPr>
          </w:rPrChange>
        </w:rPr>
        <w:t>______________________                                                                  _______________________</w:t>
      </w:r>
    </w:p>
    <w:p w14:paraId="08369015" w14:textId="77777777" w:rsidR="00A408CF" w:rsidRPr="00BF2BCA" w:rsidRDefault="00A408CF" w:rsidP="00A408CF">
      <w:pPr>
        <w:ind w:left="720"/>
        <w:rPr>
          <w:rFonts w:ascii="Times New Roman" w:hAnsi="Times New Roman" w:cs="Times New Roman"/>
          <w:u w:val="single"/>
          <w:rPrChange w:id="110" w:author="SHAHZAIB KHAN" w:date="2026-10-07T19:14:00Z" w16du:dateUtc="2026-10-07T14:14:00Z">
            <w:rPr>
              <w:rFonts w:ascii="Times New Roman" w:hAnsi="Times New Roman" w:cs="Times New Roman"/>
            </w:rPr>
          </w:rPrChange>
        </w:rPr>
      </w:pPr>
      <w:r w:rsidRPr="00BF2BCA">
        <w:rPr>
          <w:rFonts w:ascii="Times New Roman" w:hAnsi="Times New Roman" w:cs="Times New Roman"/>
          <w:u w:val="single"/>
          <w:rPrChange w:id="111" w:author="SHAHZAIB KHAN" w:date="2026-10-07T19:14:00Z" w16du:dateUtc="2026-10-07T14:14:00Z">
            <w:rPr>
              <w:rFonts w:ascii="Times New Roman" w:hAnsi="Times New Roman" w:cs="Times New Roman"/>
            </w:rPr>
          </w:rPrChange>
        </w:rPr>
        <w:t>Signature                                                                                                             Date</w:t>
      </w:r>
    </w:p>
    <w:p w14:paraId="304229EE" w14:textId="6CED4A63" w:rsidR="00A408CF" w:rsidRPr="00BF2BCA" w:rsidDel="00CF34AE" w:rsidRDefault="00A408CF" w:rsidP="00A408CF">
      <w:pPr>
        <w:rPr>
          <w:del w:id="112" w:author="SHAHZAIB KHAN" w:date="2026-10-07T20:38:00Z" w16du:dateUtc="2026-10-07T15:38:00Z"/>
          <w:rFonts w:ascii="Times New Roman" w:hAnsi="Times New Roman" w:cs="Times New Roman"/>
          <w:b/>
          <w:bCs/>
          <w:sz w:val="24"/>
          <w:szCs w:val="24"/>
          <w:u w:val="single"/>
          <w:rPrChange w:id="113" w:author="SHAHZAIB KHAN" w:date="2026-10-07T19:14:00Z" w16du:dateUtc="2026-10-07T14:14:00Z">
            <w:rPr>
              <w:del w:id="114" w:author="SHAHZAIB KHAN" w:date="2026-10-07T20:38:00Z" w16du:dateUtc="2026-10-07T15:38:00Z"/>
              <w:rFonts w:ascii="Times New Roman" w:hAnsi="Times New Roman" w:cs="Times New Roman"/>
              <w:b/>
              <w:bCs/>
              <w:sz w:val="24"/>
              <w:szCs w:val="24"/>
            </w:rPr>
          </w:rPrChange>
        </w:rPr>
      </w:pPr>
      <w:del w:id="115" w:author="SHAHZAIB KHAN" w:date="2026-10-07T20:38:00Z" w16du:dateUtc="2026-10-07T15:38:00Z">
        <w:r w:rsidRPr="00BF2BCA" w:rsidDel="00CF34AE">
          <w:rPr>
            <w:rFonts w:ascii="Times New Roman" w:hAnsi="Times New Roman" w:cs="Times New Roman"/>
            <w:b/>
            <w:bCs/>
            <w:sz w:val="24"/>
            <w:szCs w:val="24"/>
            <w:u w:val="single"/>
            <w:rPrChange w:id="116" w:author="SHAHZAIB KHAN" w:date="2026-10-07T19:14:00Z" w16du:dateUtc="2026-10-07T14:14:00Z">
              <w:rPr>
                <w:rFonts w:ascii="Times New Roman" w:hAnsi="Times New Roman" w:cs="Times New Roman"/>
                <w:b/>
                <w:bCs/>
                <w:sz w:val="24"/>
                <w:szCs w:val="24"/>
              </w:rPr>
            </w:rPrChange>
          </w:rPr>
          <w:delText>M. Rayyan</w:delText>
        </w:r>
      </w:del>
    </w:p>
    <w:p w14:paraId="754F610E" w14:textId="2C553CCB" w:rsidR="00A408CF" w:rsidRPr="00BF2BCA" w:rsidDel="00CF34AE" w:rsidRDefault="00A408CF" w:rsidP="00A408CF">
      <w:pPr>
        <w:rPr>
          <w:del w:id="117" w:author="SHAHZAIB KHAN" w:date="2026-10-07T20:38:00Z" w16du:dateUtc="2026-10-07T15:38:00Z"/>
          <w:rFonts w:ascii="Times New Roman" w:hAnsi="Times New Roman" w:cs="Times New Roman"/>
          <w:sz w:val="24"/>
          <w:szCs w:val="24"/>
          <w:u w:val="single"/>
          <w:rPrChange w:id="118" w:author="SHAHZAIB KHAN" w:date="2026-10-07T19:14:00Z" w16du:dateUtc="2026-10-07T14:14:00Z">
            <w:rPr>
              <w:del w:id="119" w:author="SHAHZAIB KHAN" w:date="2026-10-07T20:38:00Z" w16du:dateUtc="2026-10-07T15:38:00Z"/>
              <w:rFonts w:ascii="Times New Roman" w:hAnsi="Times New Roman" w:cs="Times New Roman"/>
              <w:sz w:val="24"/>
              <w:szCs w:val="24"/>
            </w:rPr>
          </w:rPrChange>
        </w:rPr>
      </w:pPr>
      <w:del w:id="120" w:author="SHAHZAIB KHAN" w:date="2026-10-07T20:38:00Z" w16du:dateUtc="2026-10-07T15:38:00Z">
        <w:r w:rsidRPr="00BF2BCA" w:rsidDel="00CF34AE">
          <w:rPr>
            <w:rFonts w:ascii="Times New Roman" w:hAnsi="Times New Roman" w:cs="Times New Roman"/>
            <w:sz w:val="24"/>
            <w:szCs w:val="24"/>
            <w:u w:val="single"/>
            <w:rPrChange w:id="121" w:author="SHAHZAIB KHAN" w:date="2026-10-07T19:14:00Z" w16du:dateUtc="2026-10-07T14:14:00Z">
              <w:rPr>
                <w:rFonts w:ascii="Times New Roman" w:hAnsi="Times New Roman" w:cs="Times New Roman"/>
                <w:sz w:val="24"/>
                <w:szCs w:val="24"/>
              </w:rPr>
            </w:rPrChange>
          </w:rPr>
          <w:delText>Student, QAU Islamabad</w:delText>
        </w:r>
      </w:del>
    </w:p>
    <w:p w14:paraId="014B4EE0" w14:textId="5D0A055F" w:rsidR="00A408CF" w:rsidRPr="00BF2BCA" w:rsidDel="00CF34AE" w:rsidRDefault="00A408CF" w:rsidP="00A408CF">
      <w:pPr>
        <w:rPr>
          <w:del w:id="122" w:author="SHAHZAIB KHAN" w:date="2026-10-07T20:38:00Z" w16du:dateUtc="2026-10-07T15:38:00Z"/>
          <w:rFonts w:ascii="Times New Roman" w:hAnsi="Times New Roman" w:cs="Times New Roman"/>
          <w:sz w:val="24"/>
          <w:szCs w:val="24"/>
          <w:u w:val="single"/>
          <w:rPrChange w:id="123" w:author="SHAHZAIB KHAN" w:date="2026-10-07T19:14:00Z" w16du:dateUtc="2026-10-07T14:14:00Z">
            <w:rPr>
              <w:del w:id="124" w:author="SHAHZAIB KHAN" w:date="2026-10-07T20:38:00Z" w16du:dateUtc="2026-10-07T15:38:00Z"/>
              <w:rFonts w:ascii="Times New Roman" w:hAnsi="Times New Roman" w:cs="Times New Roman"/>
              <w:sz w:val="24"/>
              <w:szCs w:val="24"/>
            </w:rPr>
          </w:rPrChange>
        </w:rPr>
      </w:pPr>
    </w:p>
    <w:p w14:paraId="411D935C" w14:textId="27CCAD79" w:rsidR="00A408CF" w:rsidRPr="00BF2BCA" w:rsidDel="00CF34AE" w:rsidRDefault="00A408CF" w:rsidP="00A408CF">
      <w:pPr>
        <w:rPr>
          <w:del w:id="125" w:author="SHAHZAIB KHAN" w:date="2026-10-07T20:38:00Z" w16du:dateUtc="2026-10-07T15:38:00Z"/>
          <w:rFonts w:ascii="Times New Roman" w:hAnsi="Times New Roman" w:cs="Times New Roman"/>
          <w:b/>
          <w:bCs/>
          <w:sz w:val="24"/>
          <w:szCs w:val="24"/>
          <w:u w:val="single"/>
          <w:rPrChange w:id="126" w:author="SHAHZAIB KHAN" w:date="2026-10-07T19:14:00Z" w16du:dateUtc="2026-10-07T14:14:00Z">
            <w:rPr>
              <w:del w:id="127" w:author="SHAHZAIB KHAN" w:date="2026-10-07T20:38:00Z" w16du:dateUtc="2026-10-07T15:38:00Z"/>
              <w:rFonts w:ascii="Times New Roman" w:hAnsi="Times New Roman" w:cs="Times New Roman"/>
              <w:b/>
              <w:bCs/>
              <w:sz w:val="24"/>
              <w:szCs w:val="24"/>
            </w:rPr>
          </w:rPrChange>
        </w:rPr>
      </w:pPr>
      <w:del w:id="128" w:author="SHAHZAIB KHAN" w:date="2026-10-07T20:38:00Z" w16du:dateUtc="2026-10-07T15:38:00Z">
        <w:r w:rsidRPr="00BF2BCA" w:rsidDel="00CF34AE">
          <w:rPr>
            <w:rFonts w:ascii="Times New Roman" w:hAnsi="Times New Roman" w:cs="Times New Roman"/>
            <w:b/>
            <w:bCs/>
            <w:sz w:val="24"/>
            <w:szCs w:val="24"/>
            <w:u w:val="single"/>
            <w:rPrChange w:id="129" w:author="SHAHZAIB KHAN" w:date="2026-10-07T19:14:00Z" w16du:dateUtc="2026-10-07T14:14:00Z">
              <w:rPr>
                <w:rFonts w:ascii="Times New Roman" w:hAnsi="Times New Roman" w:cs="Times New Roman"/>
                <w:b/>
                <w:bCs/>
                <w:sz w:val="24"/>
                <w:szCs w:val="24"/>
              </w:rPr>
            </w:rPrChange>
          </w:rPr>
          <w:delText>Stakeholder</w:delText>
        </w:r>
      </w:del>
    </w:p>
    <w:p w14:paraId="26AAFBCE" w14:textId="068058FF" w:rsidR="00A408CF" w:rsidRPr="00BF2BCA" w:rsidDel="00CF34AE" w:rsidRDefault="00A408CF" w:rsidP="00A408CF">
      <w:pPr>
        <w:rPr>
          <w:del w:id="130" w:author="SHAHZAIB KHAN" w:date="2026-10-07T20:38:00Z" w16du:dateUtc="2026-10-07T15:38:00Z"/>
          <w:rFonts w:ascii="Times New Roman" w:hAnsi="Times New Roman" w:cs="Times New Roman"/>
          <w:sz w:val="24"/>
          <w:szCs w:val="24"/>
          <w:u w:val="single"/>
          <w:rPrChange w:id="131" w:author="SHAHZAIB KHAN" w:date="2026-10-07T19:14:00Z" w16du:dateUtc="2026-10-07T14:14:00Z">
            <w:rPr>
              <w:del w:id="132" w:author="SHAHZAIB KHAN" w:date="2026-10-07T20:38:00Z" w16du:dateUtc="2026-10-07T15:38:00Z"/>
              <w:rFonts w:ascii="Times New Roman" w:hAnsi="Times New Roman" w:cs="Times New Roman"/>
              <w:sz w:val="24"/>
              <w:szCs w:val="24"/>
            </w:rPr>
          </w:rPrChange>
        </w:rPr>
      </w:pPr>
      <w:del w:id="133" w:author="SHAHZAIB KHAN" w:date="2026-10-07T20:38:00Z" w16du:dateUtc="2026-10-07T15:38:00Z">
        <w:r w:rsidRPr="00BF2BCA" w:rsidDel="00CF34AE">
          <w:rPr>
            <w:rFonts w:ascii="Times New Roman" w:hAnsi="Times New Roman" w:cs="Times New Roman"/>
            <w:sz w:val="24"/>
            <w:szCs w:val="24"/>
            <w:u w:val="single"/>
            <w:rPrChange w:id="134" w:author="SHAHZAIB KHAN" w:date="2026-10-07T19:14:00Z" w16du:dateUtc="2026-10-07T14:14:00Z">
              <w:rPr>
                <w:rFonts w:ascii="Times New Roman" w:hAnsi="Times New Roman" w:cs="Times New Roman"/>
                <w:sz w:val="24"/>
                <w:szCs w:val="24"/>
              </w:rPr>
            </w:rPrChange>
          </w:rPr>
          <w:delText>______________________                                                                  _______________________</w:delText>
        </w:r>
      </w:del>
    </w:p>
    <w:p w14:paraId="088AC270" w14:textId="0E234E8E" w:rsidR="00A408CF" w:rsidRPr="00BF2BCA" w:rsidDel="00CF34AE" w:rsidRDefault="00A408CF" w:rsidP="00A408CF">
      <w:pPr>
        <w:ind w:left="720"/>
        <w:rPr>
          <w:del w:id="135" w:author="SHAHZAIB KHAN" w:date="2026-10-07T20:38:00Z" w16du:dateUtc="2026-10-07T15:38:00Z"/>
          <w:rFonts w:ascii="Times New Roman" w:hAnsi="Times New Roman" w:cs="Times New Roman"/>
          <w:u w:val="single"/>
          <w:rPrChange w:id="136" w:author="SHAHZAIB KHAN" w:date="2026-10-07T19:14:00Z" w16du:dateUtc="2026-10-07T14:14:00Z">
            <w:rPr>
              <w:del w:id="137" w:author="SHAHZAIB KHAN" w:date="2026-10-07T20:38:00Z" w16du:dateUtc="2026-10-07T15:38:00Z"/>
              <w:rFonts w:ascii="Times New Roman" w:hAnsi="Times New Roman" w:cs="Times New Roman"/>
            </w:rPr>
          </w:rPrChange>
        </w:rPr>
      </w:pPr>
      <w:del w:id="138" w:author="SHAHZAIB KHAN" w:date="2026-10-07T20:38:00Z" w16du:dateUtc="2026-10-07T15:38:00Z">
        <w:r w:rsidRPr="00BF2BCA" w:rsidDel="00CF34AE">
          <w:rPr>
            <w:rFonts w:ascii="Times New Roman" w:hAnsi="Times New Roman" w:cs="Times New Roman"/>
            <w:u w:val="single"/>
            <w:rPrChange w:id="139" w:author="SHAHZAIB KHAN" w:date="2026-10-07T19:14:00Z" w16du:dateUtc="2026-10-07T14:14:00Z">
              <w:rPr>
                <w:rFonts w:ascii="Times New Roman" w:hAnsi="Times New Roman" w:cs="Times New Roman"/>
              </w:rPr>
            </w:rPrChange>
          </w:rPr>
          <w:delText>Signature                                                                                                             Date</w:delText>
        </w:r>
      </w:del>
    </w:p>
    <w:p w14:paraId="4E5209CB" w14:textId="77777777" w:rsidR="00A408CF" w:rsidRPr="00BF2BCA" w:rsidRDefault="00A408CF" w:rsidP="00A408CF">
      <w:pPr>
        <w:rPr>
          <w:rFonts w:ascii="Times New Roman" w:hAnsi="Times New Roman" w:cs="Times New Roman"/>
          <w:b/>
          <w:bCs/>
          <w:sz w:val="24"/>
          <w:szCs w:val="24"/>
          <w:u w:val="single"/>
          <w:rPrChange w:id="140"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141" w:author="SHAHZAIB KHAN" w:date="2026-10-07T19:14:00Z" w16du:dateUtc="2026-10-07T14:14:00Z">
            <w:rPr>
              <w:rFonts w:ascii="Times New Roman" w:hAnsi="Times New Roman" w:cs="Times New Roman"/>
              <w:b/>
              <w:bCs/>
              <w:sz w:val="24"/>
              <w:szCs w:val="24"/>
            </w:rPr>
          </w:rPrChange>
        </w:rPr>
        <w:lastRenderedPageBreak/>
        <w:t xml:space="preserve">Dr. </w:t>
      </w:r>
      <w:proofErr w:type="spellStart"/>
      <w:r w:rsidRPr="00BF2BCA">
        <w:rPr>
          <w:rFonts w:ascii="Times New Roman" w:hAnsi="Times New Roman" w:cs="Times New Roman"/>
          <w:b/>
          <w:bCs/>
          <w:sz w:val="24"/>
          <w:szCs w:val="24"/>
          <w:u w:val="single"/>
          <w:rPrChange w:id="142" w:author="SHAHZAIB KHAN" w:date="2026-10-07T19:14:00Z" w16du:dateUtc="2026-10-07T14:14:00Z">
            <w:rPr>
              <w:rFonts w:ascii="Times New Roman" w:hAnsi="Times New Roman" w:cs="Times New Roman"/>
              <w:b/>
              <w:bCs/>
              <w:sz w:val="24"/>
              <w:szCs w:val="24"/>
            </w:rPr>
          </w:rPrChange>
        </w:rPr>
        <w:t>Onaiza</w:t>
      </w:r>
      <w:proofErr w:type="spellEnd"/>
      <w:r w:rsidRPr="00BF2BCA">
        <w:rPr>
          <w:rFonts w:ascii="Times New Roman" w:hAnsi="Times New Roman" w:cs="Times New Roman"/>
          <w:b/>
          <w:bCs/>
          <w:sz w:val="24"/>
          <w:szCs w:val="24"/>
          <w:u w:val="single"/>
          <w:rPrChange w:id="143" w:author="SHAHZAIB KHAN" w:date="2026-10-07T19:14:00Z" w16du:dateUtc="2026-10-07T14:14:00Z">
            <w:rPr>
              <w:rFonts w:ascii="Times New Roman" w:hAnsi="Times New Roman" w:cs="Times New Roman"/>
              <w:b/>
              <w:bCs/>
              <w:sz w:val="24"/>
              <w:szCs w:val="24"/>
            </w:rPr>
          </w:rPrChange>
        </w:rPr>
        <w:t xml:space="preserve"> Maqbool</w:t>
      </w:r>
    </w:p>
    <w:p w14:paraId="3C4E990C" w14:textId="77777777" w:rsidR="00A408CF" w:rsidRPr="00BF2BCA" w:rsidRDefault="00A408CF" w:rsidP="00A408CF">
      <w:pPr>
        <w:rPr>
          <w:rFonts w:ascii="Times New Roman" w:hAnsi="Times New Roman" w:cs="Times New Roman"/>
          <w:sz w:val="24"/>
          <w:szCs w:val="24"/>
          <w:u w:val="single"/>
          <w:rPrChange w:id="144"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145" w:author="SHAHZAIB KHAN" w:date="2026-10-07T19:14:00Z" w16du:dateUtc="2026-10-07T14:14:00Z">
            <w:rPr>
              <w:rFonts w:ascii="Times New Roman" w:hAnsi="Times New Roman" w:cs="Times New Roman"/>
              <w:sz w:val="24"/>
              <w:szCs w:val="24"/>
            </w:rPr>
          </w:rPrChange>
        </w:rPr>
        <w:t>Professor, QAU Islamabad</w:t>
      </w:r>
    </w:p>
    <w:p w14:paraId="2E523535" w14:textId="77777777" w:rsidR="00A408CF" w:rsidRPr="00BF2BCA" w:rsidRDefault="00A408CF" w:rsidP="00A408CF">
      <w:pPr>
        <w:rPr>
          <w:rFonts w:ascii="Times New Roman" w:hAnsi="Times New Roman" w:cs="Times New Roman"/>
          <w:b/>
          <w:bCs/>
          <w:sz w:val="32"/>
          <w:szCs w:val="32"/>
          <w:u w:val="single"/>
          <w:rPrChange w:id="146" w:author="SHAHZAIB KHAN" w:date="2026-10-07T19:14:00Z" w16du:dateUtc="2026-10-07T14:14:00Z">
            <w:rPr>
              <w:rFonts w:ascii="Times New Roman" w:hAnsi="Times New Roman" w:cs="Times New Roman"/>
              <w:b/>
              <w:bCs/>
              <w:sz w:val="32"/>
              <w:szCs w:val="32"/>
            </w:rPr>
          </w:rPrChange>
        </w:rPr>
      </w:pPr>
      <w:r w:rsidRPr="00BF2BCA">
        <w:rPr>
          <w:rFonts w:ascii="Times New Roman" w:hAnsi="Times New Roman" w:cs="Times New Roman"/>
          <w:b/>
          <w:bCs/>
          <w:sz w:val="32"/>
          <w:szCs w:val="32"/>
          <w:u w:val="single"/>
          <w:rPrChange w:id="147" w:author="SHAHZAIB KHAN" w:date="2026-10-07T19:14:00Z" w16du:dateUtc="2026-10-07T14:14:00Z">
            <w:rPr>
              <w:rFonts w:ascii="Times New Roman" w:hAnsi="Times New Roman" w:cs="Times New Roman"/>
              <w:b/>
              <w:bCs/>
              <w:sz w:val="32"/>
              <w:szCs w:val="32"/>
            </w:rPr>
          </w:rPrChange>
        </w:rPr>
        <w:t>Change History</w:t>
      </w:r>
    </w:p>
    <w:p w14:paraId="22CFEF8C" w14:textId="77777777" w:rsidR="00A408CF" w:rsidRPr="00BF2BCA" w:rsidRDefault="00A408CF" w:rsidP="00A408CF">
      <w:pPr>
        <w:rPr>
          <w:rFonts w:ascii="Times New Roman" w:hAnsi="Times New Roman" w:cs="Times New Roman"/>
          <w:sz w:val="24"/>
          <w:szCs w:val="24"/>
          <w:u w:val="single"/>
          <w:rPrChange w:id="148" w:author="SHAHZAIB KHAN" w:date="2026-10-07T19:14:00Z" w16du:dateUtc="2026-10-07T14:14:00Z">
            <w:rPr>
              <w:rFonts w:ascii="Times New Roman" w:hAnsi="Times New Roman" w:cs="Times New Roman"/>
              <w:sz w:val="24"/>
              <w:szCs w:val="24"/>
            </w:rPr>
          </w:rPrChange>
        </w:rPr>
      </w:pPr>
    </w:p>
    <w:tbl>
      <w:tblPr>
        <w:tblStyle w:val="PlainTable1"/>
        <w:tblW w:w="9716" w:type="dxa"/>
        <w:tblLook w:val="04A0" w:firstRow="1" w:lastRow="0" w:firstColumn="1" w:lastColumn="0" w:noHBand="0" w:noVBand="1"/>
      </w:tblPr>
      <w:tblGrid>
        <w:gridCol w:w="1165"/>
        <w:gridCol w:w="1800"/>
        <w:gridCol w:w="2250"/>
        <w:gridCol w:w="4501"/>
      </w:tblGrid>
      <w:tr w:rsidR="00A408CF" w:rsidRPr="00BF2BCA" w14:paraId="45CB2B43" w14:textId="77777777" w:rsidTr="00067106">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165" w:type="dxa"/>
          </w:tcPr>
          <w:p w14:paraId="1E2597AB" w14:textId="77777777" w:rsidR="00A408CF" w:rsidRPr="00BF2BCA" w:rsidRDefault="00A408CF" w:rsidP="00067106">
            <w:pPr>
              <w:rPr>
                <w:rFonts w:ascii="Times New Roman" w:hAnsi="Times New Roman" w:cs="Times New Roman"/>
                <w:b w:val="0"/>
                <w:bCs w:val="0"/>
                <w:sz w:val="24"/>
                <w:szCs w:val="24"/>
                <w:u w:val="single"/>
                <w:rPrChange w:id="149" w:author="SHAHZAIB KHAN" w:date="2026-10-07T19:14:00Z" w16du:dateUtc="2026-10-07T14:14:00Z">
                  <w:rPr>
                    <w:rFonts w:ascii="Times New Roman" w:hAnsi="Times New Roman" w:cs="Times New Roman"/>
                    <w:b w:val="0"/>
                    <w:bCs w:val="0"/>
                    <w:sz w:val="24"/>
                    <w:szCs w:val="24"/>
                  </w:rPr>
                </w:rPrChange>
              </w:rPr>
            </w:pPr>
            <w:r w:rsidRPr="00BF2BCA">
              <w:rPr>
                <w:rFonts w:ascii="Times New Roman" w:hAnsi="Times New Roman" w:cs="Times New Roman"/>
                <w:sz w:val="24"/>
                <w:szCs w:val="24"/>
                <w:u w:val="single"/>
                <w:rPrChange w:id="150" w:author="SHAHZAIB KHAN" w:date="2026-10-07T19:14:00Z" w16du:dateUtc="2026-10-07T14:14:00Z">
                  <w:rPr>
                    <w:rFonts w:ascii="Times New Roman" w:hAnsi="Times New Roman" w:cs="Times New Roman"/>
                    <w:sz w:val="24"/>
                    <w:szCs w:val="24"/>
                  </w:rPr>
                </w:rPrChange>
              </w:rPr>
              <w:t xml:space="preserve">         Version                               No.</w:t>
            </w:r>
          </w:p>
        </w:tc>
        <w:tc>
          <w:tcPr>
            <w:tcW w:w="1800" w:type="dxa"/>
          </w:tcPr>
          <w:p w14:paraId="23382B61" w14:textId="77777777" w:rsidR="00A408CF" w:rsidRPr="00BF2BC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Change w:id="151"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152" w:author="SHAHZAIB KHAN" w:date="2026-10-07T19:14:00Z" w16du:dateUtc="2026-10-07T14:14:00Z">
                  <w:rPr>
                    <w:rFonts w:ascii="Times New Roman" w:hAnsi="Times New Roman" w:cs="Times New Roman"/>
                    <w:sz w:val="24"/>
                    <w:szCs w:val="24"/>
                  </w:rPr>
                </w:rPrChange>
              </w:rPr>
              <w:t xml:space="preserve">        </w:t>
            </w:r>
          </w:p>
          <w:p w14:paraId="3CE4DAD1" w14:textId="77777777" w:rsidR="00A408CF" w:rsidRPr="00BF2BC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Change w:id="153"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154" w:author="SHAHZAIB KHAN" w:date="2026-10-07T19:14:00Z" w16du:dateUtc="2026-10-07T14:14:00Z">
                  <w:rPr>
                    <w:rFonts w:ascii="Times New Roman" w:hAnsi="Times New Roman" w:cs="Times New Roman"/>
                    <w:sz w:val="24"/>
                    <w:szCs w:val="24"/>
                  </w:rPr>
                </w:rPrChange>
              </w:rPr>
              <w:t xml:space="preserve">        Date</w:t>
            </w:r>
          </w:p>
        </w:tc>
        <w:tc>
          <w:tcPr>
            <w:tcW w:w="2250" w:type="dxa"/>
          </w:tcPr>
          <w:p w14:paraId="32AB4EB5" w14:textId="77777777" w:rsidR="00A408CF" w:rsidRPr="00BF2BC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u w:val="single"/>
                <w:rPrChange w:id="155" w:author="SHAHZAIB KHAN" w:date="2026-10-07T19:14:00Z" w16du:dateUtc="2026-10-07T14:14:00Z">
                  <w:rPr>
                    <w:rFonts w:ascii="Times New Roman" w:hAnsi="Times New Roman" w:cs="Times New Roman"/>
                    <w:b w:val="0"/>
                    <w:bCs w:val="0"/>
                    <w:sz w:val="24"/>
                    <w:szCs w:val="24"/>
                  </w:rPr>
                </w:rPrChange>
              </w:rPr>
            </w:pPr>
            <w:r w:rsidRPr="00BF2BCA">
              <w:rPr>
                <w:rFonts w:ascii="Times New Roman" w:hAnsi="Times New Roman" w:cs="Times New Roman"/>
                <w:sz w:val="24"/>
                <w:szCs w:val="24"/>
                <w:u w:val="single"/>
                <w:rPrChange w:id="156" w:author="SHAHZAIB KHAN" w:date="2026-10-07T19:14:00Z" w16du:dateUtc="2026-10-07T14:14:00Z">
                  <w:rPr>
                    <w:rFonts w:ascii="Times New Roman" w:hAnsi="Times New Roman" w:cs="Times New Roman"/>
                    <w:sz w:val="24"/>
                    <w:szCs w:val="24"/>
                  </w:rPr>
                </w:rPrChange>
              </w:rPr>
              <w:t xml:space="preserve">  </w:t>
            </w:r>
          </w:p>
          <w:p w14:paraId="70F733DE" w14:textId="77777777" w:rsidR="00A408CF" w:rsidRPr="00BF2BC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u w:val="single"/>
                <w:rPrChange w:id="157" w:author="SHAHZAIB KHAN" w:date="2026-10-07T19:14:00Z" w16du:dateUtc="2026-10-07T14:14:00Z">
                  <w:rPr>
                    <w:rFonts w:ascii="Times New Roman" w:hAnsi="Times New Roman" w:cs="Times New Roman"/>
                    <w:b w:val="0"/>
                    <w:bCs w:val="0"/>
                    <w:sz w:val="24"/>
                    <w:szCs w:val="24"/>
                  </w:rPr>
                </w:rPrChange>
              </w:rPr>
            </w:pPr>
            <w:r w:rsidRPr="00BF2BCA">
              <w:rPr>
                <w:rFonts w:ascii="Times New Roman" w:hAnsi="Times New Roman" w:cs="Times New Roman"/>
                <w:sz w:val="24"/>
                <w:szCs w:val="24"/>
                <w:u w:val="single"/>
                <w:rPrChange w:id="158" w:author="SHAHZAIB KHAN" w:date="2026-10-07T19:14:00Z" w16du:dateUtc="2026-10-07T14:14:00Z">
                  <w:rPr>
                    <w:rFonts w:ascii="Times New Roman" w:hAnsi="Times New Roman" w:cs="Times New Roman"/>
                    <w:sz w:val="24"/>
                    <w:szCs w:val="24"/>
                  </w:rPr>
                </w:rPrChange>
              </w:rPr>
              <w:t xml:space="preserve">          Modified </w:t>
            </w:r>
          </w:p>
          <w:p w14:paraId="568DBBBD" w14:textId="77777777" w:rsidR="00A408CF" w:rsidRPr="00BF2BC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Change w:id="159"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160" w:author="SHAHZAIB KHAN" w:date="2026-10-07T19:14:00Z" w16du:dateUtc="2026-10-07T14:14:00Z">
                  <w:rPr>
                    <w:rFonts w:ascii="Times New Roman" w:hAnsi="Times New Roman" w:cs="Times New Roman"/>
                    <w:sz w:val="24"/>
                    <w:szCs w:val="24"/>
                  </w:rPr>
                </w:rPrChange>
              </w:rPr>
              <w:t xml:space="preserve">              By</w:t>
            </w:r>
          </w:p>
        </w:tc>
        <w:tc>
          <w:tcPr>
            <w:tcW w:w="4501" w:type="dxa"/>
          </w:tcPr>
          <w:p w14:paraId="166837AD" w14:textId="77777777" w:rsidR="00A408CF" w:rsidRPr="00BF2BC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u w:val="single"/>
                <w:rPrChange w:id="161" w:author="SHAHZAIB KHAN" w:date="2026-10-07T19:14:00Z" w16du:dateUtc="2026-10-07T14:14:00Z">
                  <w:rPr>
                    <w:rFonts w:ascii="Times New Roman" w:hAnsi="Times New Roman" w:cs="Times New Roman"/>
                    <w:b w:val="0"/>
                    <w:bCs w:val="0"/>
                    <w:sz w:val="24"/>
                    <w:szCs w:val="24"/>
                  </w:rPr>
                </w:rPrChange>
              </w:rPr>
            </w:pPr>
            <w:r w:rsidRPr="00BF2BCA">
              <w:rPr>
                <w:rFonts w:ascii="Times New Roman" w:hAnsi="Times New Roman" w:cs="Times New Roman"/>
                <w:sz w:val="24"/>
                <w:szCs w:val="24"/>
                <w:u w:val="single"/>
                <w:rPrChange w:id="162" w:author="SHAHZAIB KHAN" w:date="2026-10-07T19:14:00Z" w16du:dateUtc="2026-10-07T14:14:00Z">
                  <w:rPr>
                    <w:rFonts w:ascii="Times New Roman" w:hAnsi="Times New Roman" w:cs="Times New Roman"/>
                    <w:sz w:val="24"/>
                    <w:szCs w:val="24"/>
                  </w:rPr>
                </w:rPrChange>
              </w:rPr>
              <w:t xml:space="preserve">            </w:t>
            </w:r>
          </w:p>
          <w:p w14:paraId="372C9E8C" w14:textId="77777777" w:rsidR="00A408CF" w:rsidRPr="00BF2BCA"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Change w:id="163"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164" w:author="SHAHZAIB KHAN" w:date="2026-10-07T19:14:00Z" w16du:dateUtc="2026-10-07T14:14:00Z">
                  <w:rPr>
                    <w:rFonts w:ascii="Times New Roman" w:hAnsi="Times New Roman" w:cs="Times New Roman"/>
                    <w:sz w:val="24"/>
                    <w:szCs w:val="24"/>
                  </w:rPr>
                </w:rPrChange>
              </w:rPr>
              <w:t xml:space="preserve">                        Changes</w:t>
            </w:r>
          </w:p>
        </w:tc>
      </w:tr>
      <w:tr w:rsidR="00A408CF" w:rsidRPr="00BF2BCA" w14:paraId="37B7B894" w14:textId="77777777" w:rsidTr="00067106">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E479158" w14:textId="77777777" w:rsidR="00A408CF" w:rsidRPr="00BF2BCA" w:rsidRDefault="00A408CF" w:rsidP="00067106">
            <w:pPr>
              <w:rPr>
                <w:rFonts w:ascii="Times New Roman" w:hAnsi="Times New Roman" w:cs="Times New Roman"/>
                <w:sz w:val="24"/>
                <w:szCs w:val="24"/>
                <w:u w:val="single"/>
                <w:rPrChange w:id="165"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166" w:author="SHAHZAIB KHAN" w:date="2026-10-07T19:14:00Z" w16du:dateUtc="2026-10-07T14:14:00Z">
                  <w:rPr>
                    <w:rFonts w:ascii="Times New Roman" w:hAnsi="Times New Roman" w:cs="Times New Roman"/>
                    <w:sz w:val="24"/>
                    <w:szCs w:val="24"/>
                  </w:rPr>
                </w:rPrChange>
              </w:rPr>
              <w:t xml:space="preserve">     </w:t>
            </w:r>
          </w:p>
          <w:p w14:paraId="3A9F94F1" w14:textId="77777777" w:rsidR="00A408CF" w:rsidRPr="00BF2BCA" w:rsidRDefault="00A408CF" w:rsidP="00067106">
            <w:pPr>
              <w:rPr>
                <w:rFonts w:ascii="Times New Roman" w:hAnsi="Times New Roman" w:cs="Times New Roman"/>
                <w:b w:val="0"/>
                <w:bCs w:val="0"/>
                <w:sz w:val="24"/>
                <w:szCs w:val="24"/>
                <w:u w:val="single"/>
                <w:rPrChange w:id="167" w:author="SHAHZAIB KHAN" w:date="2026-10-07T19:14:00Z" w16du:dateUtc="2026-10-07T14:14:00Z">
                  <w:rPr>
                    <w:rFonts w:ascii="Times New Roman" w:hAnsi="Times New Roman" w:cs="Times New Roman"/>
                    <w:b w:val="0"/>
                    <w:bCs w:val="0"/>
                    <w:sz w:val="24"/>
                    <w:szCs w:val="24"/>
                  </w:rPr>
                </w:rPrChange>
              </w:rPr>
            </w:pPr>
            <w:r w:rsidRPr="00BF2BCA">
              <w:rPr>
                <w:rFonts w:ascii="Times New Roman" w:hAnsi="Times New Roman" w:cs="Times New Roman"/>
                <w:sz w:val="24"/>
                <w:szCs w:val="24"/>
                <w:u w:val="single"/>
                <w:rPrChange w:id="168" w:author="SHAHZAIB KHAN" w:date="2026-10-07T19:14:00Z" w16du:dateUtc="2026-10-07T14:14:00Z">
                  <w:rPr>
                    <w:rFonts w:ascii="Times New Roman" w:hAnsi="Times New Roman" w:cs="Times New Roman"/>
                    <w:sz w:val="24"/>
                    <w:szCs w:val="24"/>
                  </w:rPr>
                </w:rPrChange>
              </w:rPr>
              <w:t xml:space="preserve">     </w:t>
            </w:r>
            <w:r w:rsidRPr="00BF2BCA">
              <w:rPr>
                <w:rFonts w:ascii="Times New Roman" w:hAnsi="Times New Roman" w:cs="Times New Roman"/>
                <w:sz w:val="36"/>
                <w:szCs w:val="36"/>
                <w:u w:val="single"/>
                <w:rPrChange w:id="169" w:author="SHAHZAIB KHAN" w:date="2026-10-07T19:14:00Z" w16du:dateUtc="2026-10-07T14:14:00Z">
                  <w:rPr>
                    <w:rFonts w:ascii="Times New Roman" w:hAnsi="Times New Roman" w:cs="Times New Roman"/>
                    <w:sz w:val="36"/>
                    <w:szCs w:val="36"/>
                  </w:rPr>
                </w:rPrChange>
              </w:rPr>
              <w:t>1</w:t>
            </w:r>
          </w:p>
        </w:tc>
        <w:tc>
          <w:tcPr>
            <w:tcW w:w="1800" w:type="dxa"/>
          </w:tcPr>
          <w:p w14:paraId="1721AF54"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170" w:author="SHAHZAIB KHAN" w:date="2026-10-07T19:14:00Z" w16du:dateUtc="2026-10-07T14:14:00Z">
                  <w:rPr>
                    <w:rFonts w:ascii="Times New Roman" w:hAnsi="Times New Roman" w:cs="Times New Roman"/>
                    <w:b/>
                    <w:bCs/>
                    <w:sz w:val="24"/>
                    <w:szCs w:val="24"/>
                  </w:rPr>
                </w:rPrChange>
              </w:rPr>
            </w:pPr>
          </w:p>
          <w:p w14:paraId="44A2D465"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ins w:id="171" w:author="SHAHZAIB KHAN" w:date="2026-10-07T18:37:00Z" w16du:dateUtc="2026-10-07T13:37:00Z"/>
                <w:rFonts w:ascii="Times New Roman" w:hAnsi="Times New Roman" w:cs="Times New Roman"/>
                <w:b/>
                <w:bCs/>
                <w:sz w:val="24"/>
                <w:szCs w:val="24"/>
                <w:u w:val="single"/>
                <w:rPrChange w:id="172" w:author="SHAHZAIB KHAN" w:date="2026-10-07T19:14:00Z" w16du:dateUtc="2026-10-07T14:14:00Z">
                  <w:rPr>
                    <w:ins w:id="173" w:author="SHAHZAIB KHAN" w:date="2026-10-07T18:37:00Z" w16du:dateUtc="2026-10-07T13:37:00Z"/>
                    <w:rFonts w:ascii="Times New Roman" w:hAnsi="Times New Roman" w:cs="Times New Roman"/>
                    <w:b/>
                    <w:bCs/>
                    <w:sz w:val="24"/>
                    <w:szCs w:val="24"/>
                  </w:rPr>
                </w:rPrChange>
              </w:rPr>
            </w:pPr>
            <w:del w:id="174" w:author="SHAHZAIB KHAN" w:date="2026-10-07T18:36:00Z" w16du:dateUtc="2026-10-07T13:36:00Z">
              <w:r w:rsidRPr="00BF2BCA" w:rsidDel="00F47071">
                <w:rPr>
                  <w:rFonts w:ascii="Times New Roman" w:hAnsi="Times New Roman" w:cs="Times New Roman"/>
                  <w:b/>
                  <w:bCs/>
                  <w:sz w:val="24"/>
                  <w:szCs w:val="24"/>
                  <w:u w:val="single"/>
                  <w:rPrChange w:id="175" w:author="SHAHZAIB KHAN" w:date="2026-10-07T19:14:00Z" w16du:dateUtc="2026-10-07T14:14:00Z">
                    <w:rPr>
                      <w:rFonts w:ascii="Times New Roman" w:hAnsi="Times New Roman" w:cs="Times New Roman"/>
                      <w:b/>
                      <w:bCs/>
                      <w:sz w:val="24"/>
                      <w:szCs w:val="24"/>
                    </w:rPr>
                  </w:rPrChange>
                </w:rPr>
                <w:delText xml:space="preserve">  03/03/2025</w:delText>
              </w:r>
            </w:del>
          </w:p>
          <w:p w14:paraId="024FF1D3" w14:textId="7925832C" w:rsidR="00F47071" w:rsidRPr="00BF2BCA" w:rsidRDefault="00F47071"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176" w:author="SHAHZAIB KHAN" w:date="2026-10-07T19:14:00Z" w16du:dateUtc="2026-10-07T14:14:00Z">
                  <w:rPr>
                    <w:rFonts w:ascii="Times New Roman" w:hAnsi="Times New Roman" w:cs="Times New Roman"/>
                    <w:b/>
                    <w:bCs/>
                    <w:sz w:val="24"/>
                    <w:szCs w:val="24"/>
                  </w:rPr>
                </w:rPrChange>
              </w:rPr>
            </w:pPr>
            <w:ins w:id="177" w:author="SHAHZAIB KHAN" w:date="2026-10-07T18:37:00Z" w16du:dateUtc="2026-10-07T13:37:00Z">
              <w:r w:rsidRPr="00BF2BCA">
                <w:rPr>
                  <w:rFonts w:ascii="Times New Roman" w:hAnsi="Times New Roman" w:cs="Times New Roman"/>
                  <w:b/>
                  <w:bCs/>
                  <w:sz w:val="24"/>
                  <w:szCs w:val="24"/>
                  <w:u w:val="single"/>
                  <w:rPrChange w:id="178" w:author="SHAHZAIB KHAN" w:date="2026-10-07T19:14:00Z" w16du:dateUtc="2026-10-07T14:14:00Z">
                    <w:rPr>
                      <w:rFonts w:ascii="Times New Roman" w:hAnsi="Times New Roman" w:cs="Times New Roman"/>
                      <w:b/>
                      <w:bCs/>
                      <w:sz w:val="24"/>
                      <w:szCs w:val="24"/>
                    </w:rPr>
                  </w:rPrChange>
                </w:rPr>
                <w:t>07/10/2026</w:t>
              </w:r>
            </w:ins>
          </w:p>
        </w:tc>
        <w:tc>
          <w:tcPr>
            <w:tcW w:w="2250" w:type="dxa"/>
          </w:tcPr>
          <w:p w14:paraId="4FFCE9FE"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179"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180" w:author="SHAHZAIB KHAN" w:date="2026-10-07T19:14:00Z" w16du:dateUtc="2026-10-07T14:14:00Z">
                  <w:rPr>
                    <w:rFonts w:ascii="Times New Roman" w:hAnsi="Times New Roman" w:cs="Times New Roman"/>
                    <w:b/>
                    <w:bCs/>
                    <w:sz w:val="24"/>
                    <w:szCs w:val="24"/>
                  </w:rPr>
                </w:rPrChange>
              </w:rPr>
              <w:t xml:space="preserve">     </w:t>
            </w:r>
          </w:p>
          <w:p w14:paraId="05A87581"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ins w:id="181" w:author="SHAHZAIB KHAN" w:date="2026-10-07T18:36:00Z" w16du:dateUtc="2026-10-07T13:36:00Z"/>
                <w:rFonts w:ascii="Times New Roman" w:hAnsi="Times New Roman" w:cs="Times New Roman"/>
                <w:b/>
                <w:bCs/>
                <w:sz w:val="24"/>
                <w:szCs w:val="24"/>
                <w:u w:val="single"/>
                <w:rPrChange w:id="182" w:author="SHAHZAIB KHAN" w:date="2026-10-07T19:14:00Z" w16du:dateUtc="2026-10-07T14:14:00Z">
                  <w:rPr>
                    <w:ins w:id="183" w:author="SHAHZAIB KHAN" w:date="2026-10-07T18:36:00Z" w16du:dateUtc="2026-10-07T13:36:00Z"/>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184" w:author="SHAHZAIB KHAN" w:date="2026-10-07T19:14:00Z" w16du:dateUtc="2026-10-07T14:14:00Z">
                  <w:rPr>
                    <w:rFonts w:ascii="Times New Roman" w:hAnsi="Times New Roman" w:cs="Times New Roman"/>
                    <w:b/>
                    <w:bCs/>
                    <w:sz w:val="24"/>
                    <w:szCs w:val="24"/>
                  </w:rPr>
                </w:rPrChange>
              </w:rPr>
              <w:t xml:space="preserve">  </w:t>
            </w:r>
            <w:del w:id="185" w:author="SHAHZAIB KHAN" w:date="2026-10-07T18:36:00Z" w16du:dateUtc="2026-10-07T13:36:00Z">
              <w:r w:rsidRPr="00BF2BCA" w:rsidDel="00F47071">
                <w:rPr>
                  <w:rFonts w:ascii="Times New Roman" w:hAnsi="Times New Roman" w:cs="Times New Roman"/>
                  <w:b/>
                  <w:bCs/>
                  <w:sz w:val="24"/>
                  <w:szCs w:val="24"/>
                  <w:u w:val="single"/>
                  <w:rPrChange w:id="186" w:author="SHAHZAIB KHAN" w:date="2026-10-07T19:14:00Z" w16du:dateUtc="2026-10-07T14:14:00Z">
                    <w:rPr>
                      <w:rFonts w:ascii="Times New Roman" w:hAnsi="Times New Roman" w:cs="Times New Roman"/>
                      <w:b/>
                      <w:bCs/>
                      <w:sz w:val="24"/>
                      <w:szCs w:val="24"/>
                    </w:rPr>
                  </w:rPrChange>
                </w:rPr>
                <w:delText>Tayyab Mehboob</w:delText>
              </w:r>
            </w:del>
          </w:p>
          <w:p w14:paraId="4A44A641" w14:textId="77777777" w:rsidR="00F47071" w:rsidRDefault="00F47071" w:rsidP="00067106">
            <w:pPr>
              <w:cnfStyle w:val="000000100000" w:firstRow="0" w:lastRow="0" w:firstColumn="0" w:lastColumn="0" w:oddVBand="0" w:evenVBand="0" w:oddHBand="1" w:evenHBand="0" w:firstRowFirstColumn="0" w:firstRowLastColumn="0" w:lastRowFirstColumn="0" w:lastRowLastColumn="0"/>
              <w:rPr>
                <w:ins w:id="187" w:author="SHAHZAIB KHAN" w:date="2026-10-07T20:38:00Z" w16du:dateUtc="2026-10-07T15:38:00Z"/>
                <w:rFonts w:ascii="Times New Roman" w:hAnsi="Times New Roman" w:cs="Times New Roman"/>
                <w:b/>
                <w:bCs/>
                <w:sz w:val="24"/>
                <w:szCs w:val="24"/>
                <w:u w:val="single"/>
              </w:rPr>
            </w:pPr>
            <w:ins w:id="188" w:author="SHAHZAIB KHAN" w:date="2026-10-07T18:36:00Z" w16du:dateUtc="2026-10-07T13:36:00Z">
              <w:r w:rsidRPr="00BF2BCA">
                <w:rPr>
                  <w:rFonts w:ascii="Times New Roman" w:hAnsi="Times New Roman" w:cs="Times New Roman"/>
                  <w:b/>
                  <w:bCs/>
                  <w:sz w:val="24"/>
                  <w:szCs w:val="24"/>
                  <w:u w:val="single"/>
                  <w:rPrChange w:id="189" w:author="SHAHZAIB KHAN" w:date="2026-10-07T19:14:00Z" w16du:dateUtc="2026-10-07T14:14:00Z">
                    <w:rPr>
                      <w:rFonts w:ascii="Times New Roman" w:hAnsi="Times New Roman" w:cs="Times New Roman"/>
                      <w:b/>
                      <w:bCs/>
                      <w:sz w:val="24"/>
                      <w:szCs w:val="24"/>
                    </w:rPr>
                  </w:rPrChange>
                </w:rPr>
                <w:t xml:space="preserve">Fahim </w:t>
              </w:r>
              <w:proofErr w:type="spellStart"/>
              <w:r w:rsidRPr="00BF2BCA">
                <w:rPr>
                  <w:rFonts w:ascii="Times New Roman" w:hAnsi="Times New Roman" w:cs="Times New Roman"/>
                  <w:b/>
                  <w:bCs/>
                  <w:sz w:val="24"/>
                  <w:szCs w:val="24"/>
                  <w:u w:val="single"/>
                  <w:rPrChange w:id="190" w:author="SHAHZAIB KHAN" w:date="2026-10-07T19:14:00Z" w16du:dateUtc="2026-10-07T14:14:00Z">
                    <w:rPr>
                      <w:rFonts w:ascii="Times New Roman" w:hAnsi="Times New Roman" w:cs="Times New Roman"/>
                      <w:b/>
                      <w:bCs/>
                      <w:sz w:val="24"/>
                      <w:szCs w:val="24"/>
                    </w:rPr>
                  </w:rPrChange>
                </w:rPr>
                <w:t>Mirzae</w:t>
              </w:r>
            </w:ins>
            <w:proofErr w:type="spellEnd"/>
          </w:p>
          <w:p w14:paraId="6D51FA9E" w14:textId="77777777" w:rsidR="00C526BA" w:rsidRDefault="00C526BA" w:rsidP="00067106">
            <w:pPr>
              <w:cnfStyle w:val="000000100000" w:firstRow="0" w:lastRow="0" w:firstColumn="0" w:lastColumn="0" w:oddVBand="0" w:evenVBand="0" w:oddHBand="1" w:evenHBand="0" w:firstRowFirstColumn="0" w:firstRowLastColumn="0" w:lastRowFirstColumn="0" w:lastRowLastColumn="0"/>
              <w:rPr>
                <w:ins w:id="191" w:author="SHAHZAIB KHAN" w:date="2026-10-07T20:38:00Z" w16du:dateUtc="2026-10-07T15:38:00Z"/>
                <w:rFonts w:ascii="Times New Roman" w:hAnsi="Times New Roman" w:cs="Times New Roman"/>
                <w:b/>
                <w:bCs/>
              </w:rPr>
            </w:pPr>
            <w:ins w:id="192" w:author="SHAHZAIB KHAN" w:date="2026-10-07T20:38:00Z" w16du:dateUtc="2026-10-07T15:38:00Z">
              <w:r>
                <w:rPr>
                  <w:rFonts w:ascii="Times New Roman" w:hAnsi="Times New Roman" w:cs="Times New Roman"/>
                  <w:b/>
                  <w:bCs/>
                </w:rPr>
                <w:t>Shahzaib Khan</w:t>
              </w:r>
            </w:ins>
          </w:p>
          <w:p w14:paraId="34A993E9" w14:textId="4ECAD21A" w:rsidR="00C526BA" w:rsidRPr="00BF2BCA" w:rsidRDefault="00C526BA"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193" w:author="SHAHZAIB KHAN" w:date="2026-10-07T19:14:00Z" w16du:dateUtc="2026-10-07T14:14:00Z">
                  <w:rPr>
                    <w:rFonts w:ascii="Times New Roman" w:hAnsi="Times New Roman" w:cs="Times New Roman"/>
                    <w:b/>
                    <w:bCs/>
                    <w:sz w:val="24"/>
                    <w:szCs w:val="24"/>
                  </w:rPr>
                </w:rPrChange>
              </w:rPr>
            </w:pPr>
            <w:proofErr w:type="spellStart"/>
            <w:ins w:id="194" w:author="SHAHZAIB KHAN" w:date="2026-10-07T20:39:00Z" w16du:dateUtc="2026-10-07T15:39:00Z">
              <w:r>
                <w:rPr>
                  <w:rFonts w:ascii="Times New Roman" w:hAnsi="Times New Roman" w:cs="Times New Roman"/>
                  <w:b/>
                  <w:bCs/>
                </w:rPr>
                <w:t>Maisam</w:t>
              </w:r>
              <w:proofErr w:type="spellEnd"/>
              <w:r>
                <w:rPr>
                  <w:rFonts w:ascii="Times New Roman" w:hAnsi="Times New Roman" w:cs="Times New Roman"/>
                  <w:b/>
                  <w:bCs/>
                </w:rPr>
                <w:t xml:space="preserve"> Arifi</w:t>
              </w:r>
            </w:ins>
          </w:p>
        </w:tc>
        <w:tc>
          <w:tcPr>
            <w:tcW w:w="4501" w:type="dxa"/>
          </w:tcPr>
          <w:p w14:paraId="689C2BEE"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195" w:author="SHAHZAIB KHAN" w:date="2026-10-07T19:14:00Z" w16du:dateUtc="2026-10-07T14:14:00Z">
                  <w:rPr>
                    <w:rFonts w:ascii="Times New Roman" w:hAnsi="Times New Roman" w:cs="Times New Roman"/>
                    <w:b/>
                    <w:bCs/>
                    <w:sz w:val="24"/>
                    <w:szCs w:val="24"/>
                  </w:rPr>
                </w:rPrChange>
              </w:rPr>
            </w:pPr>
          </w:p>
          <w:p w14:paraId="4A4E44F1"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196"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197" w:author="SHAHZAIB KHAN" w:date="2026-10-07T19:14:00Z" w16du:dateUtc="2026-10-07T14:14:00Z">
                  <w:rPr>
                    <w:rFonts w:ascii="Times New Roman" w:hAnsi="Times New Roman" w:cs="Times New Roman"/>
                    <w:b/>
                    <w:bCs/>
                    <w:sz w:val="24"/>
                    <w:szCs w:val="24"/>
                  </w:rPr>
                </w:rPrChange>
              </w:rPr>
              <w:t xml:space="preserve">  Original</w:t>
            </w:r>
          </w:p>
        </w:tc>
      </w:tr>
      <w:tr w:rsidR="00A408CF" w:rsidRPr="00BF2BCA" w14:paraId="7C89101D" w14:textId="77777777" w:rsidTr="00067106">
        <w:trPr>
          <w:trHeight w:val="998"/>
        </w:trPr>
        <w:tc>
          <w:tcPr>
            <w:cnfStyle w:val="001000000000" w:firstRow="0" w:lastRow="0" w:firstColumn="1" w:lastColumn="0" w:oddVBand="0" w:evenVBand="0" w:oddHBand="0" w:evenHBand="0" w:firstRowFirstColumn="0" w:firstRowLastColumn="0" w:lastRowFirstColumn="0" w:lastRowLastColumn="0"/>
            <w:tcW w:w="1165" w:type="dxa"/>
          </w:tcPr>
          <w:p w14:paraId="1E30D63E" w14:textId="77777777" w:rsidR="00A408CF" w:rsidRPr="00BF2BCA" w:rsidRDefault="00A408CF" w:rsidP="00067106">
            <w:pPr>
              <w:rPr>
                <w:rFonts w:ascii="Times New Roman" w:hAnsi="Times New Roman" w:cs="Times New Roman"/>
                <w:b w:val="0"/>
                <w:bCs w:val="0"/>
                <w:sz w:val="24"/>
                <w:szCs w:val="24"/>
                <w:u w:val="single"/>
                <w:rPrChange w:id="198" w:author="SHAHZAIB KHAN" w:date="2026-10-07T19:14:00Z" w16du:dateUtc="2026-10-07T14:14:00Z">
                  <w:rPr>
                    <w:rFonts w:ascii="Times New Roman" w:hAnsi="Times New Roman" w:cs="Times New Roman"/>
                    <w:b w:val="0"/>
                    <w:bCs w:val="0"/>
                    <w:sz w:val="24"/>
                    <w:szCs w:val="24"/>
                  </w:rPr>
                </w:rPrChange>
              </w:rPr>
            </w:pPr>
          </w:p>
        </w:tc>
        <w:tc>
          <w:tcPr>
            <w:tcW w:w="1800" w:type="dxa"/>
          </w:tcPr>
          <w:p w14:paraId="5297BF25" w14:textId="77777777" w:rsidR="00A408CF" w:rsidRPr="00BF2BC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Change w:id="199" w:author="SHAHZAIB KHAN" w:date="2026-10-07T19:14:00Z" w16du:dateUtc="2026-10-07T14:14:00Z">
                  <w:rPr>
                    <w:rFonts w:ascii="Times New Roman" w:hAnsi="Times New Roman" w:cs="Times New Roman"/>
                    <w:b/>
                    <w:bCs/>
                    <w:sz w:val="24"/>
                    <w:szCs w:val="24"/>
                  </w:rPr>
                </w:rPrChange>
              </w:rPr>
            </w:pPr>
          </w:p>
        </w:tc>
        <w:tc>
          <w:tcPr>
            <w:tcW w:w="2250" w:type="dxa"/>
          </w:tcPr>
          <w:p w14:paraId="228CD83E" w14:textId="77777777" w:rsidR="00A408CF" w:rsidRPr="00BF2BC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Change w:id="200" w:author="SHAHZAIB KHAN" w:date="2026-10-07T19:14:00Z" w16du:dateUtc="2026-10-07T14:14:00Z">
                  <w:rPr>
                    <w:rFonts w:ascii="Times New Roman" w:hAnsi="Times New Roman" w:cs="Times New Roman"/>
                    <w:b/>
                    <w:bCs/>
                    <w:sz w:val="24"/>
                    <w:szCs w:val="24"/>
                  </w:rPr>
                </w:rPrChange>
              </w:rPr>
            </w:pPr>
          </w:p>
        </w:tc>
        <w:tc>
          <w:tcPr>
            <w:tcW w:w="4501" w:type="dxa"/>
          </w:tcPr>
          <w:p w14:paraId="10508849" w14:textId="77777777" w:rsidR="00A408CF" w:rsidRPr="00BF2BC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Change w:id="201" w:author="SHAHZAIB KHAN" w:date="2026-10-07T19:14:00Z" w16du:dateUtc="2026-10-07T14:14:00Z">
                  <w:rPr>
                    <w:rFonts w:ascii="Times New Roman" w:hAnsi="Times New Roman" w:cs="Times New Roman"/>
                    <w:b/>
                    <w:bCs/>
                    <w:sz w:val="24"/>
                    <w:szCs w:val="24"/>
                  </w:rPr>
                </w:rPrChange>
              </w:rPr>
            </w:pPr>
          </w:p>
        </w:tc>
      </w:tr>
      <w:tr w:rsidR="00A408CF" w:rsidRPr="00BF2BCA" w14:paraId="44A20423" w14:textId="77777777" w:rsidTr="00067106">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313C2032" w14:textId="77777777" w:rsidR="00A408CF" w:rsidRPr="00BF2BCA" w:rsidRDefault="00A408CF" w:rsidP="00067106">
            <w:pPr>
              <w:rPr>
                <w:rFonts w:ascii="Times New Roman" w:hAnsi="Times New Roman" w:cs="Times New Roman"/>
                <w:b w:val="0"/>
                <w:bCs w:val="0"/>
                <w:sz w:val="24"/>
                <w:szCs w:val="24"/>
                <w:u w:val="single"/>
                <w:rPrChange w:id="202" w:author="SHAHZAIB KHAN" w:date="2026-10-07T19:14:00Z" w16du:dateUtc="2026-10-07T14:14:00Z">
                  <w:rPr>
                    <w:rFonts w:ascii="Times New Roman" w:hAnsi="Times New Roman" w:cs="Times New Roman"/>
                    <w:b w:val="0"/>
                    <w:bCs w:val="0"/>
                    <w:sz w:val="24"/>
                    <w:szCs w:val="24"/>
                  </w:rPr>
                </w:rPrChange>
              </w:rPr>
            </w:pPr>
          </w:p>
        </w:tc>
        <w:tc>
          <w:tcPr>
            <w:tcW w:w="1800" w:type="dxa"/>
          </w:tcPr>
          <w:p w14:paraId="6AABFB26"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203" w:author="SHAHZAIB KHAN" w:date="2026-10-07T19:14:00Z" w16du:dateUtc="2026-10-07T14:14:00Z">
                  <w:rPr>
                    <w:rFonts w:ascii="Times New Roman" w:hAnsi="Times New Roman" w:cs="Times New Roman"/>
                    <w:b/>
                    <w:bCs/>
                    <w:sz w:val="24"/>
                    <w:szCs w:val="24"/>
                  </w:rPr>
                </w:rPrChange>
              </w:rPr>
            </w:pPr>
          </w:p>
        </w:tc>
        <w:tc>
          <w:tcPr>
            <w:tcW w:w="2250" w:type="dxa"/>
          </w:tcPr>
          <w:p w14:paraId="62CECA9A"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204" w:author="SHAHZAIB KHAN" w:date="2026-10-07T19:14:00Z" w16du:dateUtc="2026-10-07T14:14:00Z">
                  <w:rPr>
                    <w:rFonts w:ascii="Times New Roman" w:hAnsi="Times New Roman" w:cs="Times New Roman"/>
                    <w:b/>
                    <w:bCs/>
                    <w:sz w:val="24"/>
                    <w:szCs w:val="24"/>
                  </w:rPr>
                </w:rPrChange>
              </w:rPr>
            </w:pPr>
          </w:p>
        </w:tc>
        <w:tc>
          <w:tcPr>
            <w:tcW w:w="4501" w:type="dxa"/>
          </w:tcPr>
          <w:p w14:paraId="323F6211"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205" w:author="SHAHZAIB KHAN" w:date="2026-10-07T19:14:00Z" w16du:dateUtc="2026-10-07T14:14:00Z">
                  <w:rPr>
                    <w:rFonts w:ascii="Times New Roman" w:hAnsi="Times New Roman" w:cs="Times New Roman"/>
                    <w:b/>
                    <w:bCs/>
                    <w:sz w:val="24"/>
                    <w:szCs w:val="24"/>
                  </w:rPr>
                </w:rPrChange>
              </w:rPr>
            </w:pPr>
          </w:p>
        </w:tc>
      </w:tr>
      <w:tr w:rsidR="00A408CF" w:rsidRPr="00BF2BCA" w14:paraId="7409488F" w14:textId="77777777" w:rsidTr="00067106">
        <w:trPr>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6858404" w14:textId="77777777" w:rsidR="00A408CF" w:rsidRPr="00BF2BCA" w:rsidRDefault="00A408CF" w:rsidP="00067106">
            <w:pPr>
              <w:rPr>
                <w:rFonts w:ascii="Times New Roman" w:hAnsi="Times New Roman" w:cs="Times New Roman"/>
                <w:b w:val="0"/>
                <w:bCs w:val="0"/>
                <w:sz w:val="24"/>
                <w:szCs w:val="24"/>
                <w:u w:val="single"/>
                <w:rPrChange w:id="206" w:author="SHAHZAIB KHAN" w:date="2026-10-07T19:14:00Z" w16du:dateUtc="2026-10-07T14:14:00Z">
                  <w:rPr>
                    <w:rFonts w:ascii="Times New Roman" w:hAnsi="Times New Roman" w:cs="Times New Roman"/>
                    <w:b w:val="0"/>
                    <w:bCs w:val="0"/>
                    <w:sz w:val="24"/>
                    <w:szCs w:val="24"/>
                  </w:rPr>
                </w:rPrChange>
              </w:rPr>
            </w:pPr>
          </w:p>
        </w:tc>
        <w:tc>
          <w:tcPr>
            <w:tcW w:w="1800" w:type="dxa"/>
          </w:tcPr>
          <w:p w14:paraId="1B264401" w14:textId="77777777" w:rsidR="00A408CF" w:rsidRPr="00BF2BC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Change w:id="207" w:author="SHAHZAIB KHAN" w:date="2026-10-07T19:14:00Z" w16du:dateUtc="2026-10-07T14:14:00Z">
                  <w:rPr>
                    <w:rFonts w:ascii="Times New Roman" w:hAnsi="Times New Roman" w:cs="Times New Roman"/>
                    <w:b/>
                    <w:bCs/>
                    <w:sz w:val="24"/>
                    <w:szCs w:val="24"/>
                  </w:rPr>
                </w:rPrChange>
              </w:rPr>
            </w:pPr>
          </w:p>
        </w:tc>
        <w:tc>
          <w:tcPr>
            <w:tcW w:w="2250" w:type="dxa"/>
          </w:tcPr>
          <w:p w14:paraId="260B96D5" w14:textId="77777777" w:rsidR="00A408CF" w:rsidRPr="00BF2BC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Change w:id="208" w:author="SHAHZAIB KHAN" w:date="2026-10-07T19:14:00Z" w16du:dateUtc="2026-10-07T14:14:00Z">
                  <w:rPr>
                    <w:rFonts w:ascii="Times New Roman" w:hAnsi="Times New Roman" w:cs="Times New Roman"/>
                    <w:b/>
                    <w:bCs/>
                    <w:sz w:val="24"/>
                    <w:szCs w:val="24"/>
                  </w:rPr>
                </w:rPrChange>
              </w:rPr>
            </w:pPr>
          </w:p>
        </w:tc>
        <w:tc>
          <w:tcPr>
            <w:tcW w:w="4501" w:type="dxa"/>
          </w:tcPr>
          <w:p w14:paraId="25A63343" w14:textId="77777777" w:rsidR="00A408CF" w:rsidRPr="00BF2BCA"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Change w:id="209" w:author="SHAHZAIB KHAN" w:date="2026-10-07T19:14:00Z" w16du:dateUtc="2026-10-07T14:14:00Z">
                  <w:rPr>
                    <w:rFonts w:ascii="Times New Roman" w:hAnsi="Times New Roman" w:cs="Times New Roman"/>
                    <w:b/>
                    <w:bCs/>
                    <w:sz w:val="24"/>
                    <w:szCs w:val="24"/>
                  </w:rPr>
                </w:rPrChange>
              </w:rPr>
            </w:pPr>
          </w:p>
        </w:tc>
      </w:tr>
      <w:tr w:rsidR="00A408CF" w:rsidRPr="00BF2BCA" w14:paraId="138137D2" w14:textId="77777777" w:rsidTr="00067106">
        <w:trPr>
          <w:cnfStyle w:val="000000100000" w:firstRow="0" w:lastRow="0" w:firstColumn="0" w:lastColumn="0" w:oddVBand="0" w:evenVBand="0" w:oddHBand="1" w:evenHBand="0" w:firstRowFirstColumn="0" w:firstRowLastColumn="0" w:lastRowFirstColumn="0" w:lastRowLastColumn="0"/>
          <w:trHeight w:val="1443"/>
        </w:trPr>
        <w:tc>
          <w:tcPr>
            <w:cnfStyle w:val="001000000000" w:firstRow="0" w:lastRow="0" w:firstColumn="1" w:lastColumn="0" w:oddVBand="0" w:evenVBand="0" w:oddHBand="0" w:evenHBand="0" w:firstRowFirstColumn="0" w:firstRowLastColumn="0" w:lastRowFirstColumn="0" w:lastRowLastColumn="0"/>
            <w:tcW w:w="1165" w:type="dxa"/>
          </w:tcPr>
          <w:p w14:paraId="23319122" w14:textId="77777777" w:rsidR="00A408CF" w:rsidRPr="00BF2BCA" w:rsidRDefault="00A408CF" w:rsidP="00067106">
            <w:pPr>
              <w:rPr>
                <w:rFonts w:ascii="Times New Roman" w:hAnsi="Times New Roman" w:cs="Times New Roman"/>
                <w:b w:val="0"/>
                <w:bCs w:val="0"/>
                <w:sz w:val="24"/>
                <w:szCs w:val="24"/>
                <w:u w:val="single"/>
                <w:rPrChange w:id="210" w:author="SHAHZAIB KHAN" w:date="2026-10-07T19:14:00Z" w16du:dateUtc="2026-10-07T14:14:00Z">
                  <w:rPr>
                    <w:rFonts w:ascii="Times New Roman" w:hAnsi="Times New Roman" w:cs="Times New Roman"/>
                    <w:b w:val="0"/>
                    <w:bCs w:val="0"/>
                    <w:sz w:val="24"/>
                    <w:szCs w:val="24"/>
                  </w:rPr>
                </w:rPrChange>
              </w:rPr>
            </w:pPr>
          </w:p>
        </w:tc>
        <w:tc>
          <w:tcPr>
            <w:tcW w:w="1800" w:type="dxa"/>
          </w:tcPr>
          <w:p w14:paraId="3F999081"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211" w:author="SHAHZAIB KHAN" w:date="2026-10-07T19:14:00Z" w16du:dateUtc="2026-10-07T14:14:00Z">
                  <w:rPr>
                    <w:rFonts w:ascii="Times New Roman" w:hAnsi="Times New Roman" w:cs="Times New Roman"/>
                    <w:b/>
                    <w:bCs/>
                    <w:sz w:val="24"/>
                    <w:szCs w:val="24"/>
                  </w:rPr>
                </w:rPrChange>
              </w:rPr>
            </w:pPr>
          </w:p>
        </w:tc>
        <w:tc>
          <w:tcPr>
            <w:tcW w:w="2250" w:type="dxa"/>
          </w:tcPr>
          <w:p w14:paraId="014985D3"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212" w:author="SHAHZAIB KHAN" w:date="2026-10-07T19:14:00Z" w16du:dateUtc="2026-10-07T14:14:00Z">
                  <w:rPr>
                    <w:rFonts w:ascii="Times New Roman" w:hAnsi="Times New Roman" w:cs="Times New Roman"/>
                    <w:b/>
                    <w:bCs/>
                    <w:sz w:val="24"/>
                    <w:szCs w:val="24"/>
                  </w:rPr>
                </w:rPrChange>
              </w:rPr>
            </w:pPr>
          </w:p>
        </w:tc>
        <w:tc>
          <w:tcPr>
            <w:tcW w:w="4501" w:type="dxa"/>
          </w:tcPr>
          <w:p w14:paraId="7C9FA4C6" w14:textId="77777777" w:rsidR="00A408CF" w:rsidRPr="00BF2BCA"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Change w:id="213" w:author="SHAHZAIB KHAN" w:date="2026-10-07T19:14:00Z" w16du:dateUtc="2026-10-07T14:14:00Z">
                  <w:rPr>
                    <w:rFonts w:ascii="Times New Roman" w:hAnsi="Times New Roman" w:cs="Times New Roman"/>
                    <w:b/>
                    <w:bCs/>
                    <w:sz w:val="24"/>
                    <w:szCs w:val="24"/>
                  </w:rPr>
                </w:rPrChange>
              </w:rPr>
            </w:pPr>
          </w:p>
        </w:tc>
      </w:tr>
    </w:tbl>
    <w:p w14:paraId="5F4723EA" w14:textId="77777777" w:rsidR="00A408CF" w:rsidRPr="00BF2BCA" w:rsidRDefault="00A408CF" w:rsidP="00A408CF">
      <w:pPr>
        <w:rPr>
          <w:rFonts w:ascii="Times New Roman" w:hAnsi="Times New Roman" w:cs="Times New Roman"/>
          <w:b/>
          <w:bCs/>
          <w:sz w:val="24"/>
          <w:szCs w:val="24"/>
          <w:u w:val="single"/>
          <w:rPrChange w:id="214" w:author="SHAHZAIB KHAN" w:date="2026-10-07T19:14:00Z" w16du:dateUtc="2026-10-07T14:14:00Z">
            <w:rPr>
              <w:rFonts w:ascii="Times New Roman" w:hAnsi="Times New Roman" w:cs="Times New Roman"/>
              <w:b/>
              <w:bCs/>
              <w:sz w:val="24"/>
              <w:szCs w:val="24"/>
            </w:rPr>
          </w:rPrChange>
        </w:rPr>
      </w:pPr>
    </w:p>
    <w:p w14:paraId="4739C3CA" w14:textId="77777777" w:rsidR="00A408CF" w:rsidRPr="00BF2BCA" w:rsidRDefault="00A408CF" w:rsidP="00A408CF">
      <w:pPr>
        <w:rPr>
          <w:rFonts w:ascii="Times New Roman" w:hAnsi="Times New Roman" w:cs="Times New Roman"/>
          <w:b/>
          <w:bCs/>
          <w:sz w:val="24"/>
          <w:szCs w:val="24"/>
          <w:u w:val="single"/>
          <w:rPrChange w:id="215" w:author="SHAHZAIB KHAN" w:date="2026-10-07T19:14:00Z" w16du:dateUtc="2026-10-07T14:14:00Z">
            <w:rPr>
              <w:rFonts w:ascii="Times New Roman" w:hAnsi="Times New Roman" w:cs="Times New Roman"/>
              <w:b/>
              <w:bCs/>
              <w:sz w:val="24"/>
              <w:szCs w:val="24"/>
            </w:rPr>
          </w:rPrChange>
        </w:rPr>
      </w:pPr>
    </w:p>
    <w:p w14:paraId="0E18F8EC" w14:textId="77777777" w:rsidR="00A408CF" w:rsidRPr="00BF2BCA" w:rsidRDefault="00A408CF" w:rsidP="00A408CF">
      <w:pPr>
        <w:rPr>
          <w:rFonts w:ascii="Times New Roman" w:hAnsi="Times New Roman" w:cs="Times New Roman"/>
          <w:b/>
          <w:bCs/>
          <w:sz w:val="28"/>
          <w:szCs w:val="28"/>
          <w:u w:val="single"/>
          <w:rPrChange w:id="216" w:author="SHAHZAIB KHAN" w:date="2026-10-07T19:14:00Z" w16du:dateUtc="2026-10-07T14:14:00Z">
            <w:rPr>
              <w:rFonts w:ascii="Times New Roman" w:hAnsi="Times New Roman" w:cs="Times New Roman"/>
              <w:b/>
              <w:bCs/>
              <w:sz w:val="28"/>
              <w:szCs w:val="28"/>
            </w:rPr>
          </w:rPrChange>
        </w:rPr>
      </w:pPr>
      <w:r w:rsidRPr="00BF2BCA">
        <w:rPr>
          <w:rFonts w:ascii="Times New Roman" w:hAnsi="Times New Roman" w:cs="Times New Roman"/>
          <w:b/>
          <w:bCs/>
          <w:sz w:val="28"/>
          <w:szCs w:val="28"/>
          <w:u w:val="single"/>
          <w:rPrChange w:id="217" w:author="SHAHZAIB KHAN" w:date="2026-10-07T19:14:00Z" w16du:dateUtc="2026-10-07T14:14:00Z">
            <w:rPr>
              <w:rFonts w:ascii="Times New Roman" w:hAnsi="Times New Roman" w:cs="Times New Roman"/>
              <w:b/>
              <w:bCs/>
              <w:sz w:val="28"/>
              <w:szCs w:val="28"/>
            </w:rPr>
          </w:rPrChange>
        </w:rPr>
        <w:t>Remarks</w:t>
      </w:r>
    </w:p>
    <w:p w14:paraId="6F1235B8" w14:textId="77777777" w:rsidR="00A408CF" w:rsidRPr="00BF2BCA" w:rsidRDefault="00A408CF" w:rsidP="00A408CF">
      <w:pPr>
        <w:rPr>
          <w:rFonts w:ascii="Times New Roman" w:hAnsi="Times New Roman" w:cs="Times New Roman"/>
          <w:b/>
          <w:bCs/>
          <w:sz w:val="28"/>
          <w:szCs w:val="28"/>
          <w:u w:val="single"/>
          <w:rPrChange w:id="218" w:author="SHAHZAIB KHAN" w:date="2026-10-07T19:14:00Z" w16du:dateUtc="2026-10-07T14:14:00Z">
            <w:rPr>
              <w:rFonts w:ascii="Times New Roman" w:hAnsi="Times New Roman" w:cs="Times New Roman"/>
              <w:b/>
              <w:bCs/>
              <w:sz w:val="28"/>
              <w:szCs w:val="28"/>
            </w:rPr>
          </w:rPrChange>
        </w:rPr>
      </w:pPr>
    </w:p>
    <w:p w14:paraId="28A3D8B2" w14:textId="77777777" w:rsidR="00A408CF" w:rsidRPr="00BF2BCA" w:rsidRDefault="00A408CF" w:rsidP="00A408CF">
      <w:pPr>
        <w:pBdr>
          <w:top w:val="single" w:sz="12" w:space="1" w:color="auto"/>
          <w:bottom w:val="single" w:sz="12" w:space="1" w:color="auto"/>
        </w:pBdr>
        <w:rPr>
          <w:rFonts w:ascii="Times New Roman" w:hAnsi="Times New Roman" w:cs="Times New Roman"/>
          <w:b/>
          <w:bCs/>
          <w:sz w:val="28"/>
          <w:szCs w:val="28"/>
          <w:u w:val="single"/>
          <w:rPrChange w:id="219" w:author="SHAHZAIB KHAN" w:date="2026-10-07T19:14:00Z" w16du:dateUtc="2026-10-07T14:14:00Z">
            <w:rPr>
              <w:rFonts w:ascii="Times New Roman" w:hAnsi="Times New Roman" w:cs="Times New Roman"/>
              <w:b/>
              <w:bCs/>
              <w:sz w:val="28"/>
              <w:szCs w:val="28"/>
            </w:rPr>
          </w:rPrChange>
        </w:rPr>
      </w:pPr>
    </w:p>
    <w:p w14:paraId="30BCDA17" w14:textId="77777777" w:rsidR="00A408CF" w:rsidRPr="00BF2BCA" w:rsidRDefault="00A408CF" w:rsidP="00A408CF">
      <w:pPr>
        <w:pBdr>
          <w:top w:val="single" w:sz="12" w:space="1" w:color="auto"/>
          <w:bottom w:val="single" w:sz="12" w:space="1" w:color="auto"/>
        </w:pBdr>
        <w:rPr>
          <w:rFonts w:ascii="Times New Roman" w:hAnsi="Times New Roman" w:cs="Times New Roman"/>
          <w:b/>
          <w:bCs/>
          <w:sz w:val="28"/>
          <w:szCs w:val="28"/>
          <w:u w:val="single"/>
          <w:rPrChange w:id="220" w:author="SHAHZAIB KHAN" w:date="2026-10-07T19:14:00Z" w16du:dateUtc="2026-10-07T14:14:00Z">
            <w:rPr>
              <w:rFonts w:ascii="Times New Roman" w:hAnsi="Times New Roman" w:cs="Times New Roman"/>
              <w:b/>
              <w:bCs/>
              <w:sz w:val="28"/>
              <w:szCs w:val="28"/>
            </w:rPr>
          </w:rPrChange>
        </w:rPr>
      </w:pPr>
    </w:p>
    <w:p w14:paraId="58076B63" w14:textId="77777777" w:rsidR="00A408CF" w:rsidRPr="00BF2BCA" w:rsidRDefault="00A408CF" w:rsidP="00A408CF">
      <w:pPr>
        <w:rPr>
          <w:rFonts w:ascii="Times New Roman" w:hAnsi="Times New Roman" w:cs="Times New Roman"/>
          <w:sz w:val="24"/>
          <w:szCs w:val="24"/>
          <w:u w:val="single"/>
          <w:rPrChange w:id="221" w:author="SHAHZAIB KHAN" w:date="2026-10-07T19:14:00Z" w16du:dateUtc="2026-10-07T14:14:00Z">
            <w:rPr>
              <w:rFonts w:ascii="Times New Roman" w:hAnsi="Times New Roman" w:cs="Times New Roman"/>
              <w:sz w:val="24"/>
              <w:szCs w:val="24"/>
            </w:rPr>
          </w:rPrChange>
        </w:rPr>
      </w:pPr>
    </w:p>
    <w:p w14:paraId="2FAF964C" w14:textId="77777777" w:rsidR="00A408CF" w:rsidRPr="00BF2BCA" w:rsidRDefault="00A408CF" w:rsidP="00A408CF">
      <w:pPr>
        <w:pStyle w:val="ListParagraph"/>
        <w:ind w:left="360"/>
        <w:jc w:val="right"/>
        <w:rPr>
          <w:rFonts w:ascii="Times New Roman" w:hAnsi="Times New Roman" w:cs="Times New Roman"/>
          <w:sz w:val="24"/>
          <w:szCs w:val="24"/>
          <w:u w:val="single"/>
          <w:rPrChange w:id="222"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223" w:author="SHAHZAIB KHAN" w:date="2026-10-07T19:14:00Z" w16du:dateUtc="2026-10-07T14:14:00Z">
            <w:rPr>
              <w:rFonts w:ascii="Times New Roman" w:hAnsi="Times New Roman" w:cs="Times New Roman"/>
              <w:sz w:val="24"/>
              <w:szCs w:val="24"/>
            </w:rPr>
          </w:rPrChange>
        </w:rPr>
        <w:t xml:space="preserve">____________________ </w:t>
      </w:r>
    </w:p>
    <w:p w14:paraId="7E25B992" w14:textId="77777777" w:rsidR="00A408CF" w:rsidRPr="00BF2BCA" w:rsidRDefault="00A408CF" w:rsidP="00A408CF">
      <w:pPr>
        <w:pStyle w:val="ListParagraph"/>
        <w:ind w:left="7200"/>
        <w:rPr>
          <w:rFonts w:ascii="Times New Roman" w:hAnsi="Times New Roman" w:cs="Times New Roman"/>
          <w:sz w:val="24"/>
          <w:szCs w:val="24"/>
          <w:u w:val="single"/>
          <w:rPrChange w:id="224"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225" w:author="SHAHZAIB KHAN" w:date="2026-10-07T19:14:00Z" w16du:dateUtc="2026-10-07T14:14:00Z">
            <w:rPr>
              <w:rFonts w:ascii="Times New Roman" w:hAnsi="Times New Roman" w:cs="Times New Roman"/>
              <w:sz w:val="24"/>
              <w:szCs w:val="24"/>
            </w:rPr>
          </w:rPrChange>
        </w:rPr>
        <w:t xml:space="preserve">        </w:t>
      </w:r>
      <w:r w:rsidRPr="00BF2BCA">
        <w:rPr>
          <w:rFonts w:ascii="Times New Roman" w:hAnsi="Times New Roman" w:cs="Times New Roman"/>
          <w:u w:val="single"/>
          <w:rPrChange w:id="226" w:author="SHAHZAIB KHAN" w:date="2026-10-07T19:14:00Z" w16du:dateUtc="2026-10-07T14:14:00Z">
            <w:rPr>
              <w:rFonts w:ascii="Times New Roman" w:hAnsi="Times New Roman" w:cs="Times New Roman"/>
            </w:rPr>
          </w:rPrChange>
        </w:rPr>
        <w:t>Signature</w:t>
      </w:r>
      <w:r w:rsidRPr="00BF2BCA">
        <w:rPr>
          <w:rFonts w:ascii="Times New Roman" w:hAnsi="Times New Roman" w:cs="Times New Roman"/>
          <w:sz w:val="24"/>
          <w:szCs w:val="24"/>
          <w:u w:val="single"/>
          <w:rPrChange w:id="227" w:author="SHAHZAIB KHAN" w:date="2026-10-07T19:14:00Z" w16du:dateUtc="2026-10-07T14:14:00Z">
            <w:rPr>
              <w:rFonts w:ascii="Times New Roman" w:hAnsi="Times New Roman" w:cs="Times New Roman"/>
              <w:sz w:val="24"/>
              <w:szCs w:val="24"/>
            </w:rPr>
          </w:rPrChange>
        </w:rPr>
        <w:t xml:space="preserve"> </w:t>
      </w:r>
    </w:p>
    <w:p w14:paraId="084D1FB0" w14:textId="77777777" w:rsidR="00A408CF" w:rsidRPr="00BF2BCA" w:rsidRDefault="00A408CF" w:rsidP="00A408CF">
      <w:pPr>
        <w:pStyle w:val="ListParagraph"/>
        <w:ind w:left="360"/>
        <w:rPr>
          <w:rFonts w:ascii="Times New Roman" w:hAnsi="Times New Roman" w:cs="Times New Roman"/>
          <w:sz w:val="24"/>
          <w:szCs w:val="24"/>
          <w:u w:val="single"/>
          <w:rPrChange w:id="228" w:author="SHAHZAIB KHAN" w:date="2026-10-07T19:14:00Z" w16du:dateUtc="2026-10-07T14:14:00Z">
            <w:rPr>
              <w:rFonts w:ascii="Times New Roman" w:hAnsi="Times New Roman" w:cs="Times New Roman"/>
              <w:sz w:val="24"/>
              <w:szCs w:val="24"/>
            </w:rPr>
          </w:rPrChange>
        </w:rPr>
      </w:pPr>
    </w:p>
    <w:p w14:paraId="11C549FA" w14:textId="77777777" w:rsidR="00A408CF" w:rsidRPr="00BF2BCA" w:rsidRDefault="00A408CF" w:rsidP="00A408CF">
      <w:pPr>
        <w:ind w:left="6480"/>
        <w:rPr>
          <w:rFonts w:ascii="Times New Roman" w:hAnsi="Times New Roman" w:cs="Times New Roman"/>
          <w:b/>
          <w:bCs/>
          <w:sz w:val="24"/>
          <w:szCs w:val="24"/>
          <w:u w:val="single"/>
          <w:rPrChange w:id="229" w:author="SHAHZAIB KHAN" w:date="2026-10-07T19:14:00Z" w16du:dateUtc="2026-10-07T14:14:00Z">
            <w:rPr>
              <w:rFonts w:ascii="Times New Roman" w:hAnsi="Times New Roman" w:cs="Times New Roman"/>
              <w:b/>
              <w:bCs/>
              <w:sz w:val="24"/>
              <w:szCs w:val="24"/>
            </w:rPr>
          </w:rPrChange>
        </w:rPr>
      </w:pPr>
      <w:r w:rsidRPr="00BF2BCA">
        <w:rPr>
          <w:rFonts w:ascii="Times New Roman" w:hAnsi="Times New Roman" w:cs="Times New Roman"/>
          <w:b/>
          <w:bCs/>
          <w:sz w:val="24"/>
          <w:szCs w:val="24"/>
          <w:u w:val="single"/>
          <w:rPrChange w:id="230" w:author="SHAHZAIB KHAN" w:date="2026-10-07T19:14:00Z" w16du:dateUtc="2026-10-07T14:14:00Z">
            <w:rPr>
              <w:rFonts w:ascii="Times New Roman" w:hAnsi="Times New Roman" w:cs="Times New Roman"/>
              <w:b/>
              <w:bCs/>
              <w:sz w:val="24"/>
              <w:szCs w:val="24"/>
            </w:rPr>
          </w:rPrChange>
        </w:rPr>
        <w:t xml:space="preserve">          Dr. </w:t>
      </w:r>
      <w:proofErr w:type="spellStart"/>
      <w:r w:rsidRPr="00BF2BCA">
        <w:rPr>
          <w:rFonts w:ascii="Times New Roman" w:hAnsi="Times New Roman" w:cs="Times New Roman"/>
          <w:b/>
          <w:bCs/>
          <w:sz w:val="24"/>
          <w:szCs w:val="24"/>
          <w:u w:val="single"/>
          <w:rPrChange w:id="231" w:author="SHAHZAIB KHAN" w:date="2026-10-07T19:14:00Z" w16du:dateUtc="2026-10-07T14:14:00Z">
            <w:rPr>
              <w:rFonts w:ascii="Times New Roman" w:hAnsi="Times New Roman" w:cs="Times New Roman"/>
              <w:b/>
              <w:bCs/>
              <w:sz w:val="24"/>
              <w:szCs w:val="24"/>
            </w:rPr>
          </w:rPrChange>
        </w:rPr>
        <w:t>Onaiza</w:t>
      </w:r>
      <w:proofErr w:type="spellEnd"/>
      <w:r w:rsidRPr="00BF2BCA">
        <w:rPr>
          <w:rFonts w:ascii="Times New Roman" w:hAnsi="Times New Roman" w:cs="Times New Roman"/>
          <w:b/>
          <w:bCs/>
          <w:sz w:val="24"/>
          <w:szCs w:val="24"/>
          <w:u w:val="single"/>
          <w:rPrChange w:id="232" w:author="SHAHZAIB KHAN" w:date="2026-10-07T19:14:00Z" w16du:dateUtc="2026-10-07T14:14:00Z">
            <w:rPr>
              <w:rFonts w:ascii="Times New Roman" w:hAnsi="Times New Roman" w:cs="Times New Roman"/>
              <w:b/>
              <w:bCs/>
              <w:sz w:val="24"/>
              <w:szCs w:val="24"/>
            </w:rPr>
          </w:rPrChange>
        </w:rPr>
        <w:t xml:space="preserve"> Maqbool</w:t>
      </w:r>
    </w:p>
    <w:p w14:paraId="58B3C7A6" w14:textId="77777777" w:rsidR="00A408CF" w:rsidRPr="00BF2BCA" w:rsidRDefault="00A408CF" w:rsidP="00A408CF">
      <w:pPr>
        <w:ind w:left="6480"/>
        <w:rPr>
          <w:rFonts w:ascii="Times New Roman" w:hAnsi="Times New Roman" w:cs="Times New Roman"/>
          <w:sz w:val="24"/>
          <w:szCs w:val="24"/>
          <w:u w:val="single"/>
          <w:rPrChange w:id="233" w:author="SHAHZAIB KHAN" w:date="2026-10-07T19:14:00Z" w16du:dateUtc="2026-10-07T14:14:00Z">
            <w:rPr>
              <w:rFonts w:ascii="Times New Roman" w:hAnsi="Times New Roman" w:cs="Times New Roman"/>
              <w:sz w:val="24"/>
              <w:szCs w:val="24"/>
            </w:rPr>
          </w:rPrChange>
        </w:rPr>
      </w:pPr>
      <w:r w:rsidRPr="00BF2BCA">
        <w:rPr>
          <w:rFonts w:ascii="Times New Roman" w:hAnsi="Times New Roman" w:cs="Times New Roman"/>
          <w:sz w:val="24"/>
          <w:szCs w:val="24"/>
          <w:u w:val="single"/>
          <w:rPrChange w:id="234" w:author="SHAHZAIB KHAN" w:date="2026-10-07T19:14:00Z" w16du:dateUtc="2026-10-07T14:14:00Z">
            <w:rPr>
              <w:rFonts w:ascii="Times New Roman" w:hAnsi="Times New Roman" w:cs="Times New Roman"/>
              <w:sz w:val="24"/>
              <w:szCs w:val="24"/>
            </w:rPr>
          </w:rPrChange>
        </w:rPr>
        <w:t xml:space="preserve">    Professor, QAU Islamabad</w:t>
      </w:r>
    </w:p>
    <w:sdt>
      <w:sdtPr>
        <w:rPr>
          <w:rFonts w:asciiTheme="minorHAnsi" w:eastAsiaTheme="minorEastAsia" w:hAnsiTheme="minorHAnsi" w:cstheme="minorBidi"/>
          <w:color w:val="auto"/>
          <w:kern w:val="2"/>
          <w:sz w:val="22"/>
          <w:szCs w:val="22"/>
          <w:u w:val="single"/>
          <w14:ligatures w14:val="standardContextual"/>
        </w:rPr>
        <w:id w:val="1100213754"/>
        <w:docPartObj>
          <w:docPartGallery w:val="Table of Contents"/>
          <w:docPartUnique/>
        </w:docPartObj>
      </w:sdtPr>
      <w:sdtEndPr>
        <w:rPr>
          <w:b/>
          <w:bCs/>
          <w:noProof/>
        </w:rPr>
      </w:sdtEndPr>
      <w:sdtContent>
        <w:p w14:paraId="44A09253" w14:textId="68966AFF" w:rsidR="0053165F" w:rsidRPr="00BF2BCA" w:rsidRDefault="4ED525D9">
          <w:pPr>
            <w:pStyle w:val="TOCHeading"/>
            <w:rPr>
              <w:u w:val="single"/>
              <w:rPrChange w:id="235" w:author="SHAHZAIB KHAN" w:date="2026-10-07T19:14:00Z" w16du:dateUtc="2026-10-07T14:14:00Z">
                <w:rPr/>
              </w:rPrChange>
            </w:rPr>
          </w:pPr>
          <w:r w:rsidRPr="00BF2BCA">
            <w:rPr>
              <w:u w:val="single"/>
              <w:rPrChange w:id="236" w:author="SHAHZAIB KHAN" w:date="2026-10-07T19:14:00Z" w16du:dateUtc="2026-10-07T14:14:00Z">
                <w:rPr/>
              </w:rPrChange>
            </w:rPr>
            <w:t>Table of Contents</w:t>
          </w:r>
        </w:p>
        <w:p w14:paraId="2A0F3AD9" w14:textId="414994B9" w:rsidR="0053165F" w:rsidRPr="00BF2BCA" w:rsidRDefault="0053165F">
          <w:pPr>
            <w:pStyle w:val="TOC1"/>
            <w:tabs>
              <w:tab w:val="right" w:leader="dot" w:pos="9350"/>
            </w:tabs>
            <w:rPr>
              <w:noProof/>
              <w:u w:val="single"/>
              <w:rPrChange w:id="237" w:author="SHAHZAIB KHAN" w:date="2026-10-07T19:14:00Z" w16du:dateUtc="2026-10-07T14:14:00Z">
                <w:rPr>
                  <w:noProof/>
                </w:rPr>
              </w:rPrChange>
            </w:rPr>
          </w:pPr>
          <w:r w:rsidRPr="00BF2BCA">
            <w:rPr>
              <w:u w:val="single"/>
              <w:rPrChange w:id="238" w:author="SHAHZAIB KHAN" w:date="2026-10-07T19:14:00Z" w16du:dateUtc="2026-10-07T14:14:00Z">
                <w:rPr/>
              </w:rPrChange>
            </w:rPr>
            <w:fldChar w:fldCharType="begin"/>
          </w:r>
          <w:r w:rsidRPr="00BF2BCA">
            <w:rPr>
              <w:u w:val="single"/>
              <w:rPrChange w:id="239" w:author="SHAHZAIB KHAN" w:date="2026-10-07T19:14:00Z" w16du:dateUtc="2026-10-07T14:14:00Z">
                <w:rPr/>
              </w:rPrChange>
            </w:rPr>
            <w:instrText xml:space="preserve"> TOC \o "1-3" \h \z \u </w:instrText>
          </w:r>
          <w:r w:rsidRPr="00BF2BCA">
            <w:rPr>
              <w:u w:val="single"/>
              <w:rPrChange w:id="240" w:author="SHAHZAIB KHAN" w:date="2026-10-07T19:14:00Z" w16du:dateUtc="2026-10-07T14:14:00Z">
                <w:rPr>
                  <w:b/>
                  <w:bCs/>
                  <w:noProof/>
                </w:rPr>
              </w:rPrChange>
            </w:rPr>
            <w:fldChar w:fldCharType="separate"/>
          </w:r>
          <w:r w:rsidRPr="00BF2BCA">
            <w:rPr>
              <w:u w:val="single"/>
              <w:rPrChange w:id="241" w:author="SHAHZAIB KHAN" w:date="2026-10-07T19:14:00Z" w16du:dateUtc="2026-10-07T14:14:00Z">
                <w:rPr/>
              </w:rPrChange>
            </w:rPr>
            <w:fldChar w:fldCharType="begin"/>
          </w:r>
          <w:r w:rsidRPr="00BF2BCA">
            <w:rPr>
              <w:u w:val="single"/>
              <w:rPrChange w:id="242" w:author="SHAHZAIB KHAN" w:date="2026-10-07T19:14:00Z" w16du:dateUtc="2026-10-07T14:14:00Z">
                <w:rPr/>
              </w:rPrChange>
            </w:rPr>
            <w:instrText>HYPERLINK \l "_Toc193890174"</w:instrText>
          </w:r>
          <w:r w:rsidRPr="00713BE8">
            <w:rPr>
              <w:u w:val="single"/>
            </w:rPr>
          </w:r>
          <w:r w:rsidRPr="00BF2BCA">
            <w:rPr>
              <w:u w:val="single"/>
              <w:rPrChange w:id="243" w:author="SHAHZAIB KHAN" w:date="2026-10-07T19:14:00Z" w16du:dateUtc="2026-10-07T14:14:00Z">
                <w:rPr/>
              </w:rPrChange>
            </w:rPr>
            <w:fldChar w:fldCharType="separate"/>
          </w:r>
          <w:r w:rsidRPr="00BF2BCA">
            <w:rPr>
              <w:rStyle w:val="Hyperlink"/>
              <w:rFonts w:eastAsia="Times New Roman"/>
              <w:noProof/>
            </w:rPr>
            <w:t>Introduction</w:t>
          </w:r>
          <w:r w:rsidRPr="00BF2BCA">
            <w:rPr>
              <w:noProof/>
              <w:webHidden/>
              <w:u w:val="single"/>
              <w:rPrChange w:id="244" w:author="SHAHZAIB KHAN" w:date="2026-10-07T19:14:00Z" w16du:dateUtc="2026-10-07T14:14:00Z">
                <w:rPr>
                  <w:noProof/>
                  <w:webHidden/>
                </w:rPr>
              </w:rPrChange>
            </w:rPr>
            <w:tab/>
          </w:r>
          <w:r w:rsidRPr="00BF2BCA">
            <w:rPr>
              <w:noProof/>
              <w:webHidden/>
              <w:u w:val="single"/>
              <w:rPrChange w:id="245" w:author="SHAHZAIB KHAN" w:date="2026-10-07T19:14:00Z" w16du:dateUtc="2026-10-07T14:14:00Z">
                <w:rPr>
                  <w:noProof/>
                  <w:webHidden/>
                </w:rPr>
              </w:rPrChange>
            </w:rPr>
            <w:fldChar w:fldCharType="begin"/>
          </w:r>
          <w:r w:rsidRPr="00BF2BCA">
            <w:rPr>
              <w:noProof/>
              <w:webHidden/>
              <w:u w:val="single"/>
              <w:rPrChange w:id="246" w:author="SHAHZAIB KHAN" w:date="2026-10-07T19:14:00Z" w16du:dateUtc="2026-10-07T14:14:00Z">
                <w:rPr>
                  <w:noProof/>
                  <w:webHidden/>
                </w:rPr>
              </w:rPrChange>
            </w:rPr>
            <w:instrText xml:space="preserve"> PAGEREF _Toc193890174 \h </w:instrText>
          </w:r>
          <w:r w:rsidRPr="00713BE8">
            <w:rPr>
              <w:noProof/>
              <w:webHidden/>
              <w:u w:val="single"/>
            </w:rPr>
          </w:r>
          <w:r w:rsidRPr="00BF2BCA">
            <w:rPr>
              <w:noProof/>
              <w:webHidden/>
              <w:u w:val="single"/>
              <w:rPrChange w:id="247" w:author="SHAHZAIB KHAN" w:date="2026-10-07T19:14:00Z" w16du:dateUtc="2026-10-07T14:14:00Z">
                <w:rPr>
                  <w:noProof/>
                  <w:webHidden/>
                </w:rPr>
              </w:rPrChange>
            </w:rPr>
            <w:fldChar w:fldCharType="separate"/>
          </w:r>
          <w:ins w:id="248" w:author="SHAHZAIB KHAN" w:date="2026-10-07T22:01:00Z" w16du:dateUtc="2026-10-07T17:01:00Z">
            <w:r w:rsidR="00CC552F">
              <w:rPr>
                <w:noProof/>
                <w:webHidden/>
                <w:u w:val="single"/>
              </w:rPr>
              <w:t>5</w:t>
            </w:r>
          </w:ins>
          <w:del w:id="249" w:author="SHAHZAIB KHAN" w:date="2026-10-07T22:01:00Z" w16du:dateUtc="2026-10-07T17:01:00Z">
            <w:r w:rsidRPr="00BF2BCA" w:rsidDel="00CC552F">
              <w:rPr>
                <w:noProof/>
                <w:webHidden/>
                <w:u w:val="single"/>
                <w:rPrChange w:id="250" w:author="SHAHZAIB KHAN" w:date="2026-10-07T19:14:00Z" w16du:dateUtc="2026-10-07T14:14:00Z">
                  <w:rPr>
                    <w:noProof/>
                    <w:webHidden/>
                  </w:rPr>
                </w:rPrChange>
              </w:rPr>
              <w:delText>5</w:delText>
            </w:r>
          </w:del>
          <w:r w:rsidRPr="00BF2BCA">
            <w:rPr>
              <w:noProof/>
              <w:webHidden/>
              <w:u w:val="single"/>
              <w:rPrChange w:id="251" w:author="SHAHZAIB KHAN" w:date="2026-10-07T19:14:00Z" w16du:dateUtc="2026-10-07T14:14:00Z">
                <w:rPr>
                  <w:noProof/>
                  <w:webHidden/>
                </w:rPr>
              </w:rPrChange>
            </w:rPr>
            <w:fldChar w:fldCharType="end"/>
          </w:r>
          <w:r w:rsidRPr="00BF2BCA">
            <w:rPr>
              <w:u w:val="single"/>
              <w:rPrChange w:id="252" w:author="SHAHZAIB KHAN" w:date="2026-10-07T19:14:00Z" w16du:dateUtc="2026-10-07T14:14:00Z">
                <w:rPr/>
              </w:rPrChange>
            </w:rPr>
            <w:fldChar w:fldCharType="end"/>
          </w:r>
        </w:p>
        <w:p w14:paraId="25514F8E" w14:textId="0ED2FC50" w:rsidR="0053165F" w:rsidRPr="00BF2BCA" w:rsidRDefault="0053165F">
          <w:pPr>
            <w:pStyle w:val="TOC2"/>
            <w:tabs>
              <w:tab w:val="right" w:leader="dot" w:pos="9350"/>
            </w:tabs>
            <w:rPr>
              <w:noProof/>
              <w:u w:val="single"/>
              <w:rPrChange w:id="253" w:author="SHAHZAIB KHAN" w:date="2026-10-07T19:14:00Z" w16du:dateUtc="2026-10-07T14:14:00Z">
                <w:rPr>
                  <w:noProof/>
                </w:rPr>
              </w:rPrChange>
            </w:rPr>
          </w:pPr>
          <w:r w:rsidRPr="00BF2BCA">
            <w:rPr>
              <w:u w:val="single"/>
              <w:rPrChange w:id="254" w:author="SHAHZAIB KHAN" w:date="2026-10-07T19:14:00Z" w16du:dateUtc="2026-10-07T14:14:00Z">
                <w:rPr/>
              </w:rPrChange>
            </w:rPr>
            <w:fldChar w:fldCharType="begin"/>
          </w:r>
          <w:r w:rsidRPr="00BF2BCA">
            <w:rPr>
              <w:u w:val="single"/>
              <w:rPrChange w:id="255" w:author="SHAHZAIB KHAN" w:date="2026-10-07T19:14:00Z" w16du:dateUtc="2026-10-07T14:14:00Z">
                <w:rPr/>
              </w:rPrChange>
            </w:rPr>
            <w:instrText>HYPERLINK \l "_Toc193890175"</w:instrText>
          </w:r>
          <w:r w:rsidRPr="00713BE8">
            <w:rPr>
              <w:u w:val="single"/>
            </w:rPr>
          </w:r>
          <w:r w:rsidRPr="00BF2BCA">
            <w:rPr>
              <w:u w:val="single"/>
              <w:rPrChange w:id="256" w:author="SHAHZAIB KHAN" w:date="2026-10-07T19:14:00Z" w16du:dateUtc="2026-10-07T14:14:00Z">
                <w:rPr/>
              </w:rPrChange>
            </w:rPr>
            <w:fldChar w:fldCharType="separate"/>
          </w:r>
          <w:r w:rsidRPr="00BF2BCA">
            <w:rPr>
              <w:rStyle w:val="Hyperlink"/>
              <w:rFonts w:eastAsia="Times New Roman"/>
              <w:noProof/>
            </w:rPr>
            <w:t>Purpose</w:t>
          </w:r>
          <w:r w:rsidRPr="00BF2BCA">
            <w:rPr>
              <w:noProof/>
              <w:webHidden/>
              <w:u w:val="single"/>
              <w:rPrChange w:id="257" w:author="SHAHZAIB KHAN" w:date="2026-10-07T19:14:00Z" w16du:dateUtc="2026-10-07T14:14:00Z">
                <w:rPr>
                  <w:noProof/>
                  <w:webHidden/>
                </w:rPr>
              </w:rPrChange>
            </w:rPr>
            <w:tab/>
          </w:r>
          <w:r w:rsidRPr="00BF2BCA">
            <w:rPr>
              <w:noProof/>
              <w:webHidden/>
              <w:u w:val="single"/>
              <w:rPrChange w:id="258" w:author="SHAHZAIB KHAN" w:date="2026-10-07T19:14:00Z" w16du:dateUtc="2026-10-07T14:14:00Z">
                <w:rPr>
                  <w:noProof/>
                  <w:webHidden/>
                </w:rPr>
              </w:rPrChange>
            </w:rPr>
            <w:fldChar w:fldCharType="begin"/>
          </w:r>
          <w:r w:rsidRPr="00BF2BCA">
            <w:rPr>
              <w:noProof/>
              <w:webHidden/>
              <w:u w:val="single"/>
              <w:rPrChange w:id="259" w:author="SHAHZAIB KHAN" w:date="2026-10-07T19:14:00Z" w16du:dateUtc="2026-10-07T14:14:00Z">
                <w:rPr>
                  <w:noProof/>
                  <w:webHidden/>
                </w:rPr>
              </w:rPrChange>
            </w:rPr>
            <w:instrText xml:space="preserve"> PAGEREF _Toc193890175 \h </w:instrText>
          </w:r>
          <w:r w:rsidRPr="00713BE8">
            <w:rPr>
              <w:noProof/>
              <w:webHidden/>
              <w:u w:val="single"/>
            </w:rPr>
          </w:r>
          <w:r w:rsidRPr="00BF2BCA">
            <w:rPr>
              <w:noProof/>
              <w:webHidden/>
              <w:u w:val="single"/>
              <w:rPrChange w:id="260" w:author="SHAHZAIB KHAN" w:date="2026-10-07T19:14:00Z" w16du:dateUtc="2026-10-07T14:14:00Z">
                <w:rPr>
                  <w:noProof/>
                  <w:webHidden/>
                </w:rPr>
              </w:rPrChange>
            </w:rPr>
            <w:fldChar w:fldCharType="separate"/>
          </w:r>
          <w:ins w:id="261" w:author="SHAHZAIB KHAN" w:date="2026-10-07T22:01:00Z" w16du:dateUtc="2026-10-07T17:01:00Z">
            <w:r w:rsidR="00CC552F">
              <w:rPr>
                <w:b/>
                <w:bCs/>
                <w:noProof/>
                <w:webHidden/>
                <w:u w:val="single"/>
              </w:rPr>
              <w:t>.</w:t>
            </w:r>
          </w:ins>
          <w:del w:id="262" w:author="SHAHZAIB KHAN" w:date="2026-10-07T22:01:00Z" w16du:dateUtc="2026-10-07T17:01:00Z">
            <w:r w:rsidRPr="00BF2BCA" w:rsidDel="00CC552F">
              <w:rPr>
                <w:noProof/>
                <w:webHidden/>
                <w:u w:val="single"/>
                <w:rPrChange w:id="263" w:author="SHAHZAIB KHAN" w:date="2026-10-07T19:14:00Z" w16du:dateUtc="2026-10-07T14:14:00Z">
                  <w:rPr>
                    <w:noProof/>
                    <w:webHidden/>
                  </w:rPr>
                </w:rPrChange>
              </w:rPr>
              <w:delText>5</w:delText>
            </w:r>
          </w:del>
          <w:r w:rsidRPr="00BF2BCA">
            <w:rPr>
              <w:noProof/>
              <w:webHidden/>
              <w:u w:val="single"/>
              <w:rPrChange w:id="264" w:author="SHAHZAIB KHAN" w:date="2026-10-07T19:14:00Z" w16du:dateUtc="2026-10-07T14:14:00Z">
                <w:rPr>
                  <w:noProof/>
                  <w:webHidden/>
                </w:rPr>
              </w:rPrChange>
            </w:rPr>
            <w:fldChar w:fldCharType="end"/>
          </w:r>
          <w:r w:rsidRPr="00BF2BCA">
            <w:rPr>
              <w:u w:val="single"/>
              <w:rPrChange w:id="265" w:author="SHAHZAIB KHAN" w:date="2026-10-07T19:14:00Z" w16du:dateUtc="2026-10-07T14:14:00Z">
                <w:rPr/>
              </w:rPrChange>
            </w:rPr>
            <w:fldChar w:fldCharType="end"/>
          </w:r>
        </w:p>
        <w:p w14:paraId="3B65C152" w14:textId="54D4B733" w:rsidR="0053165F" w:rsidRPr="00BF2BCA" w:rsidRDefault="0053165F">
          <w:pPr>
            <w:pStyle w:val="TOC2"/>
            <w:tabs>
              <w:tab w:val="right" w:leader="dot" w:pos="9350"/>
            </w:tabs>
            <w:rPr>
              <w:noProof/>
              <w:u w:val="single"/>
              <w:rPrChange w:id="266" w:author="SHAHZAIB KHAN" w:date="2026-10-07T19:14:00Z" w16du:dateUtc="2026-10-07T14:14:00Z">
                <w:rPr>
                  <w:noProof/>
                </w:rPr>
              </w:rPrChange>
            </w:rPr>
          </w:pPr>
          <w:r w:rsidRPr="00BF2BCA">
            <w:rPr>
              <w:u w:val="single"/>
              <w:rPrChange w:id="267" w:author="SHAHZAIB KHAN" w:date="2026-10-07T19:14:00Z" w16du:dateUtc="2026-10-07T14:14:00Z">
                <w:rPr/>
              </w:rPrChange>
            </w:rPr>
            <w:fldChar w:fldCharType="begin"/>
          </w:r>
          <w:r w:rsidRPr="00BF2BCA">
            <w:rPr>
              <w:u w:val="single"/>
              <w:rPrChange w:id="268" w:author="SHAHZAIB KHAN" w:date="2026-10-07T19:14:00Z" w16du:dateUtc="2026-10-07T14:14:00Z">
                <w:rPr/>
              </w:rPrChange>
            </w:rPr>
            <w:instrText>HYPERLINK \l "_Toc193890176"</w:instrText>
          </w:r>
          <w:r w:rsidRPr="00713BE8">
            <w:rPr>
              <w:u w:val="single"/>
            </w:rPr>
          </w:r>
          <w:r w:rsidRPr="00BF2BCA">
            <w:rPr>
              <w:u w:val="single"/>
              <w:rPrChange w:id="269" w:author="SHAHZAIB KHAN" w:date="2026-10-07T19:14:00Z" w16du:dateUtc="2026-10-07T14:14:00Z">
                <w:rPr/>
              </w:rPrChange>
            </w:rPr>
            <w:fldChar w:fldCharType="separate"/>
          </w:r>
          <w:r w:rsidRPr="00BF2BCA">
            <w:rPr>
              <w:rStyle w:val="Hyperlink"/>
              <w:rFonts w:eastAsia="Times New Roman"/>
              <w:noProof/>
            </w:rPr>
            <w:t>Scope</w:t>
          </w:r>
          <w:r w:rsidRPr="00BF2BCA">
            <w:rPr>
              <w:noProof/>
              <w:webHidden/>
              <w:u w:val="single"/>
              <w:rPrChange w:id="270" w:author="SHAHZAIB KHAN" w:date="2026-10-07T19:14:00Z" w16du:dateUtc="2026-10-07T14:14:00Z">
                <w:rPr>
                  <w:noProof/>
                  <w:webHidden/>
                </w:rPr>
              </w:rPrChange>
            </w:rPr>
            <w:tab/>
          </w:r>
          <w:r w:rsidRPr="00BF2BCA">
            <w:rPr>
              <w:noProof/>
              <w:webHidden/>
              <w:u w:val="single"/>
              <w:rPrChange w:id="271" w:author="SHAHZAIB KHAN" w:date="2026-10-07T19:14:00Z" w16du:dateUtc="2026-10-07T14:14:00Z">
                <w:rPr>
                  <w:noProof/>
                  <w:webHidden/>
                </w:rPr>
              </w:rPrChange>
            </w:rPr>
            <w:fldChar w:fldCharType="begin"/>
          </w:r>
          <w:r w:rsidRPr="00BF2BCA">
            <w:rPr>
              <w:noProof/>
              <w:webHidden/>
              <w:u w:val="single"/>
              <w:rPrChange w:id="272" w:author="SHAHZAIB KHAN" w:date="2026-10-07T19:14:00Z" w16du:dateUtc="2026-10-07T14:14:00Z">
                <w:rPr>
                  <w:noProof/>
                  <w:webHidden/>
                </w:rPr>
              </w:rPrChange>
            </w:rPr>
            <w:instrText xml:space="preserve"> PAGEREF _Toc193890176 \h </w:instrText>
          </w:r>
          <w:r w:rsidRPr="00713BE8">
            <w:rPr>
              <w:noProof/>
              <w:webHidden/>
              <w:u w:val="single"/>
            </w:rPr>
          </w:r>
          <w:r w:rsidRPr="00BF2BCA">
            <w:rPr>
              <w:noProof/>
              <w:webHidden/>
              <w:u w:val="single"/>
              <w:rPrChange w:id="273" w:author="SHAHZAIB KHAN" w:date="2026-10-07T19:14:00Z" w16du:dateUtc="2026-10-07T14:14:00Z">
                <w:rPr>
                  <w:noProof/>
                  <w:webHidden/>
                </w:rPr>
              </w:rPrChange>
            </w:rPr>
            <w:fldChar w:fldCharType="separate"/>
          </w:r>
          <w:ins w:id="274" w:author="SHAHZAIB KHAN" w:date="2026-10-07T22:01:00Z" w16du:dateUtc="2026-10-07T17:01:00Z">
            <w:r w:rsidR="00CC552F">
              <w:rPr>
                <w:noProof/>
                <w:webHidden/>
                <w:u w:val="single"/>
              </w:rPr>
              <w:t>5</w:t>
            </w:r>
          </w:ins>
          <w:del w:id="275" w:author="SHAHZAIB KHAN" w:date="2026-10-07T22:01:00Z" w16du:dateUtc="2026-10-07T17:01:00Z">
            <w:r w:rsidRPr="00BF2BCA" w:rsidDel="00CC552F">
              <w:rPr>
                <w:noProof/>
                <w:webHidden/>
                <w:u w:val="single"/>
                <w:rPrChange w:id="276" w:author="SHAHZAIB KHAN" w:date="2026-10-07T19:14:00Z" w16du:dateUtc="2026-10-07T14:14:00Z">
                  <w:rPr>
                    <w:noProof/>
                    <w:webHidden/>
                  </w:rPr>
                </w:rPrChange>
              </w:rPr>
              <w:delText>5</w:delText>
            </w:r>
          </w:del>
          <w:r w:rsidRPr="00BF2BCA">
            <w:rPr>
              <w:noProof/>
              <w:webHidden/>
              <w:u w:val="single"/>
              <w:rPrChange w:id="277" w:author="SHAHZAIB KHAN" w:date="2026-10-07T19:14:00Z" w16du:dateUtc="2026-10-07T14:14:00Z">
                <w:rPr>
                  <w:noProof/>
                  <w:webHidden/>
                </w:rPr>
              </w:rPrChange>
            </w:rPr>
            <w:fldChar w:fldCharType="end"/>
          </w:r>
          <w:r w:rsidRPr="00BF2BCA">
            <w:rPr>
              <w:u w:val="single"/>
              <w:rPrChange w:id="278" w:author="SHAHZAIB KHAN" w:date="2026-10-07T19:14:00Z" w16du:dateUtc="2026-10-07T14:14:00Z">
                <w:rPr/>
              </w:rPrChange>
            </w:rPr>
            <w:fldChar w:fldCharType="end"/>
          </w:r>
        </w:p>
        <w:p w14:paraId="49B62C3F" w14:textId="2B3CDE60" w:rsidR="0053165F" w:rsidRPr="00BF2BCA" w:rsidRDefault="0053165F">
          <w:pPr>
            <w:pStyle w:val="TOC3"/>
            <w:tabs>
              <w:tab w:val="left" w:pos="960"/>
              <w:tab w:val="right" w:leader="dot" w:pos="9350"/>
            </w:tabs>
            <w:rPr>
              <w:noProof/>
              <w:u w:val="single"/>
              <w:rPrChange w:id="279" w:author="SHAHZAIB KHAN" w:date="2026-10-07T19:14:00Z" w16du:dateUtc="2026-10-07T14:14:00Z">
                <w:rPr>
                  <w:noProof/>
                </w:rPr>
              </w:rPrChange>
            </w:rPr>
          </w:pPr>
          <w:r w:rsidRPr="00BF2BCA">
            <w:rPr>
              <w:u w:val="single"/>
              <w:rPrChange w:id="280" w:author="SHAHZAIB KHAN" w:date="2026-10-07T19:14:00Z" w16du:dateUtc="2026-10-07T14:14:00Z">
                <w:rPr/>
              </w:rPrChange>
            </w:rPr>
            <w:fldChar w:fldCharType="begin"/>
          </w:r>
          <w:r w:rsidRPr="00BF2BCA">
            <w:rPr>
              <w:u w:val="single"/>
              <w:rPrChange w:id="281" w:author="SHAHZAIB KHAN" w:date="2026-10-07T19:14:00Z" w16du:dateUtc="2026-10-07T14:14:00Z">
                <w:rPr/>
              </w:rPrChange>
            </w:rPr>
            <w:instrText>HYPERLINK \l "_Toc193890177"</w:instrText>
          </w:r>
          <w:r w:rsidRPr="00713BE8">
            <w:rPr>
              <w:u w:val="single"/>
            </w:rPr>
          </w:r>
          <w:r w:rsidRPr="00BF2BCA">
            <w:rPr>
              <w:u w:val="single"/>
              <w:rPrChange w:id="282" w:author="SHAHZAIB KHAN" w:date="2026-10-07T19:14:00Z" w16du:dateUtc="2026-10-07T14:14:00Z">
                <w:rPr/>
              </w:rPrChange>
            </w:rPr>
            <w:fldChar w:fldCharType="separate"/>
          </w:r>
          <w:r w:rsidRPr="00BF2BCA">
            <w:rPr>
              <w:rStyle w:val="Hyperlink"/>
              <w:rFonts w:ascii="Courier New" w:eastAsiaTheme="majorEastAsia" w:hAnsi="Courier New" w:cs="Courier New"/>
              <w:noProof/>
            </w:rPr>
            <w:t>o</w:t>
          </w:r>
          <w:r w:rsidRPr="00BF2BCA">
            <w:rPr>
              <w:noProof/>
              <w:u w:val="single"/>
              <w:rPrChange w:id="283" w:author="SHAHZAIB KHAN" w:date="2026-10-07T19:14:00Z" w16du:dateUtc="2026-10-07T14:14:00Z">
                <w:rPr>
                  <w:noProof/>
                </w:rPr>
              </w:rPrChange>
            </w:rPr>
            <w:tab/>
          </w:r>
          <w:r w:rsidRPr="00BF2BCA">
            <w:rPr>
              <w:rStyle w:val="Hyperlink"/>
              <w:rFonts w:asciiTheme="majorHAnsi" w:eastAsiaTheme="majorEastAsia" w:hAnsiTheme="majorHAnsi" w:cstheme="majorBidi"/>
              <w:noProof/>
            </w:rPr>
            <w:t>Project Name</w:t>
          </w:r>
          <w:r w:rsidRPr="00BF2BCA">
            <w:rPr>
              <w:noProof/>
              <w:webHidden/>
              <w:u w:val="single"/>
              <w:rPrChange w:id="284" w:author="SHAHZAIB KHAN" w:date="2026-10-07T19:14:00Z" w16du:dateUtc="2026-10-07T14:14:00Z">
                <w:rPr>
                  <w:noProof/>
                  <w:webHidden/>
                </w:rPr>
              </w:rPrChange>
            </w:rPr>
            <w:tab/>
          </w:r>
          <w:r w:rsidRPr="00BF2BCA">
            <w:rPr>
              <w:noProof/>
              <w:webHidden/>
              <w:u w:val="single"/>
              <w:rPrChange w:id="285" w:author="SHAHZAIB KHAN" w:date="2026-10-07T19:14:00Z" w16du:dateUtc="2026-10-07T14:14:00Z">
                <w:rPr>
                  <w:noProof/>
                  <w:webHidden/>
                </w:rPr>
              </w:rPrChange>
            </w:rPr>
            <w:fldChar w:fldCharType="begin"/>
          </w:r>
          <w:r w:rsidRPr="00BF2BCA">
            <w:rPr>
              <w:noProof/>
              <w:webHidden/>
              <w:u w:val="single"/>
              <w:rPrChange w:id="286" w:author="SHAHZAIB KHAN" w:date="2026-10-07T19:14:00Z" w16du:dateUtc="2026-10-07T14:14:00Z">
                <w:rPr>
                  <w:noProof/>
                  <w:webHidden/>
                </w:rPr>
              </w:rPrChange>
            </w:rPr>
            <w:instrText xml:space="preserve"> PAGEREF _Toc193890177 \h </w:instrText>
          </w:r>
          <w:r w:rsidRPr="00713BE8">
            <w:rPr>
              <w:noProof/>
              <w:webHidden/>
              <w:u w:val="single"/>
            </w:rPr>
          </w:r>
          <w:r w:rsidRPr="00BF2BCA">
            <w:rPr>
              <w:noProof/>
              <w:webHidden/>
              <w:u w:val="single"/>
              <w:rPrChange w:id="287" w:author="SHAHZAIB KHAN" w:date="2026-10-07T19:14:00Z" w16du:dateUtc="2026-10-07T14:14:00Z">
                <w:rPr>
                  <w:noProof/>
                  <w:webHidden/>
                </w:rPr>
              </w:rPrChange>
            </w:rPr>
            <w:fldChar w:fldCharType="separate"/>
          </w:r>
          <w:ins w:id="288" w:author="SHAHZAIB KHAN" w:date="2026-10-07T22:01:00Z" w16du:dateUtc="2026-10-07T17:01:00Z">
            <w:r w:rsidR="00CC552F">
              <w:rPr>
                <w:noProof/>
                <w:webHidden/>
                <w:u w:val="single"/>
              </w:rPr>
              <w:t>5</w:t>
            </w:r>
          </w:ins>
          <w:del w:id="289" w:author="SHAHZAIB KHAN" w:date="2026-10-07T22:01:00Z" w16du:dateUtc="2026-10-07T17:01:00Z">
            <w:r w:rsidRPr="00BF2BCA" w:rsidDel="00CC552F">
              <w:rPr>
                <w:noProof/>
                <w:webHidden/>
                <w:u w:val="single"/>
                <w:rPrChange w:id="290" w:author="SHAHZAIB KHAN" w:date="2026-10-07T19:14:00Z" w16du:dateUtc="2026-10-07T14:14:00Z">
                  <w:rPr>
                    <w:noProof/>
                    <w:webHidden/>
                  </w:rPr>
                </w:rPrChange>
              </w:rPr>
              <w:delText>5</w:delText>
            </w:r>
          </w:del>
          <w:r w:rsidRPr="00BF2BCA">
            <w:rPr>
              <w:noProof/>
              <w:webHidden/>
              <w:u w:val="single"/>
              <w:rPrChange w:id="291" w:author="SHAHZAIB KHAN" w:date="2026-10-07T19:14:00Z" w16du:dateUtc="2026-10-07T14:14:00Z">
                <w:rPr>
                  <w:noProof/>
                  <w:webHidden/>
                </w:rPr>
              </w:rPrChange>
            </w:rPr>
            <w:fldChar w:fldCharType="end"/>
          </w:r>
          <w:r w:rsidRPr="00BF2BCA">
            <w:rPr>
              <w:u w:val="single"/>
              <w:rPrChange w:id="292" w:author="SHAHZAIB KHAN" w:date="2026-10-07T19:14:00Z" w16du:dateUtc="2026-10-07T14:14:00Z">
                <w:rPr/>
              </w:rPrChange>
            </w:rPr>
            <w:fldChar w:fldCharType="end"/>
          </w:r>
        </w:p>
        <w:p w14:paraId="6CCC5556" w14:textId="7F8387BE" w:rsidR="0053165F" w:rsidRPr="00BF2BCA" w:rsidRDefault="0053165F">
          <w:pPr>
            <w:pStyle w:val="TOC3"/>
            <w:tabs>
              <w:tab w:val="left" w:pos="960"/>
              <w:tab w:val="right" w:leader="dot" w:pos="9350"/>
            </w:tabs>
            <w:rPr>
              <w:noProof/>
              <w:u w:val="single"/>
              <w:rPrChange w:id="293" w:author="SHAHZAIB KHAN" w:date="2026-10-07T19:14:00Z" w16du:dateUtc="2026-10-07T14:14:00Z">
                <w:rPr>
                  <w:noProof/>
                </w:rPr>
              </w:rPrChange>
            </w:rPr>
          </w:pPr>
          <w:r w:rsidRPr="00BF2BCA">
            <w:rPr>
              <w:u w:val="single"/>
              <w:rPrChange w:id="294" w:author="SHAHZAIB KHAN" w:date="2026-10-07T19:14:00Z" w16du:dateUtc="2026-10-07T14:14:00Z">
                <w:rPr/>
              </w:rPrChange>
            </w:rPr>
            <w:fldChar w:fldCharType="begin"/>
          </w:r>
          <w:r w:rsidRPr="00BF2BCA">
            <w:rPr>
              <w:u w:val="single"/>
              <w:rPrChange w:id="295" w:author="SHAHZAIB KHAN" w:date="2026-10-07T19:14:00Z" w16du:dateUtc="2026-10-07T14:14:00Z">
                <w:rPr/>
              </w:rPrChange>
            </w:rPr>
            <w:instrText>HYPERLINK \l "_Toc193890178"</w:instrText>
          </w:r>
          <w:r w:rsidRPr="00713BE8">
            <w:rPr>
              <w:u w:val="single"/>
            </w:rPr>
          </w:r>
          <w:r w:rsidRPr="00BF2BCA">
            <w:rPr>
              <w:u w:val="single"/>
              <w:rPrChange w:id="296" w:author="SHAHZAIB KHAN" w:date="2026-10-07T19:14:00Z" w16du:dateUtc="2026-10-07T14:14:00Z">
                <w:rPr/>
              </w:rPrChange>
            </w:rPr>
            <w:fldChar w:fldCharType="separate"/>
          </w:r>
          <w:r w:rsidRPr="00BF2BCA">
            <w:rPr>
              <w:rStyle w:val="Hyperlink"/>
              <w:rFonts w:ascii="Courier New" w:eastAsiaTheme="majorEastAsia" w:hAnsi="Courier New" w:cs="Courier New"/>
              <w:noProof/>
            </w:rPr>
            <w:t>o</w:t>
          </w:r>
          <w:r w:rsidRPr="00BF2BCA">
            <w:rPr>
              <w:noProof/>
              <w:u w:val="single"/>
              <w:rPrChange w:id="297" w:author="SHAHZAIB KHAN" w:date="2026-10-07T19:14:00Z" w16du:dateUtc="2026-10-07T14:14:00Z">
                <w:rPr>
                  <w:noProof/>
                </w:rPr>
              </w:rPrChange>
            </w:rPr>
            <w:tab/>
          </w:r>
          <w:r w:rsidRPr="00BF2BCA">
            <w:rPr>
              <w:rStyle w:val="Hyperlink"/>
              <w:rFonts w:ascii="Times New Roman" w:eastAsia="Times New Roman" w:hAnsi="Times New Roman" w:cs="Times New Roman"/>
              <w:b/>
              <w:bCs/>
              <w:noProof/>
            </w:rPr>
            <w:t xml:space="preserve"> </w:t>
          </w:r>
          <w:r w:rsidRPr="00BF2BCA">
            <w:rPr>
              <w:rStyle w:val="Hyperlink"/>
              <w:rFonts w:asciiTheme="majorHAnsi" w:eastAsiaTheme="majorEastAsia" w:hAnsiTheme="majorHAnsi" w:cstheme="majorBidi"/>
              <w:noProof/>
            </w:rPr>
            <w:t>Main Functionality</w:t>
          </w:r>
          <w:r w:rsidRPr="00BF2BCA">
            <w:rPr>
              <w:noProof/>
              <w:webHidden/>
              <w:u w:val="single"/>
              <w:rPrChange w:id="298" w:author="SHAHZAIB KHAN" w:date="2026-10-07T19:14:00Z" w16du:dateUtc="2026-10-07T14:14:00Z">
                <w:rPr>
                  <w:noProof/>
                  <w:webHidden/>
                </w:rPr>
              </w:rPrChange>
            </w:rPr>
            <w:tab/>
          </w:r>
          <w:r w:rsidRPr="00BF2BCA">
            <w:rPr>
              <w:noProof/>
              <w:webHidden/>
              <w:u w:val="single"/>
              <w:rPrChange w:id="299" w:author="SHAHZAIB KHAN" w:date="2026-10-07T19:14:00Z" w16du:dateUtc="2026-10-07T14:14:00Z">
                <w:rPr>
                  <w:noProof/>
                  <w:webHidden/>
                </w:rPr>
              </w:rPrChange>
            </w:rPr>
            <w:fldChar w:fldCharType="begin"/>
          </w:r>
          <w:r w:rsidRPr="00BF2BCA">
            <w:rPr>
              <w:noProof/>
              <w:webHidden/>
              <w:u w:val="single"/>
              <w:rPrChange w:id="300" w:author="SHAHZAIB KHAN" w:date="2026-10-07T19:14:00Z" w16du:dateUtc="2026-10-07T14:14:00Z">
                <w:rPr>
                  <w:noProof/>
                  <w:webHidden/>
                </w:rPr>
              </w:rPrChange>
            </w:rPr>
            <w:instrText xml:space="preserve"> PAGEREF _Toc193890178 \h </w:instrText>
          </w:r>
          <w:r w:rsidRPr="00713BE8">
            <w:rPr>
              <w:noProof/>
              <w:webHidden/>
              <w:u w:val="single"/>
            </w:rPr>
          </w:r>
          <w:r w:rsidRPr="00BF2BCA">
            <w:rPr>
              <w:noProof/>
              <w:webHidden/>
              <w:u w:val="single"/>
              <w:rPrChange w:id="301" w:author="SHAHZAIB KHAN" w:date="2026-10-07T19:14:00Z" w16du:dateUtc="2026-10-07T14:14:00Z">
                <w:rPr>
                  <w:noProof/>
                  <w:webHidden/>
                </w:rPr>
              </w:rPrChange>
            </w:rPr>
            <w:fldChar w:fldCharType="separate"/>
          </w:r>
          <w:ins w:id="302" w:author="SHAHZAIB KHAN" w:date="2026-10-07T22:01:00Z" w16du:dateUtc="2026-10-07T17:01:00Z">
            <w:r w:rsidR="00CC552F">
              <w:rPr>
                <w:noProof/>
                <w:webHidden/>
                <w:u w:val="single"/>
              </w:rPr>
              <w:t>5</w:t>
            </w:r>
          </w:ins>
          <w:del w:id="303" w:author="SHAHZAIB KHAN" w:date="2026-10-07T22:01:00Z" w16du:dateUtc="2026-10-07T17:01:00Z">
            <w:r w:rsidRPr="00BF2BCA" w:rsidDel="00CC552F">
              <w:rPr>
                <w:noProof/>
                <w:webHidden/>
                <w:u w:val="single"/>
                <w:rPrChange w:id="304" w:author="SHAHZAIB KHAN" w:date="2026-10-07T19:14:00Z" w16du:dateUtc="2026-10-07T14:14:00Z">
                  <w:rPr>
                    <w:noProof/>
                    <w:webHidden/>
                  </w:rPr>
                </w:rPrChange>
              </w:rPr>
              <w:delText>5</w:delText>
            </w:r>
          </w:del>
          <w:r w:rsidRPr="00BF2BCA">
            <w:rPr>
              <w:noProof/>
              <w:webHidden/>
              <w:u w:val="single"/>
              <w:rPrChange w:id="305" w:author="SHAHZAIB KHAN" w:date="2026-10-07T19:14:00Z" w16du:dateUtc="2026-10-07T14:14:00Z">
                <w:rPr>
                  <w:noProof/>
                  <w:webHidden/>
                </w:rPr>
              </w:rPrChange>
            </w:rPr>
            <w:fldChar w:fldCharType="end"/>
          </w:r>
          <w:r w:rsidRPr="00BF2BCA">
            <w:rPr>
              <w:u w:val="single"/>
              <w:rPrChange w:id="306" w:author="SHAHZAIB KHAN" w:date="2026-10-07T19:14:00Z" w16du:dateUtc="2026-10-07T14:14:00Z">
                <w:rPr/>
              </w:rPrChange>
            </w:rPr>
            <w:fldChar w:fldCharType="end"/>
          </w:r>
        </w:p>
        <w:p w14:paraId="75F2A605" w14:textId="104956A2" w:rsidR="0053165F" w:rsidRPr="00BF2BCA" w:rsidRDefault="0053165F">
          <w:pPr>
            <w:pStyle w:val="TOC3"/>
            <w:tabs>
              <w:tab w:val="left" w:pos="960"/>
              <w:tab w:val="right" w:leader="dot" w:pos="9350"/>
            </w:tabs>
            <w:rPr>
              <w:noProof/>
              <w:u w:val="single"/>
              <w:rPrChange w:id="307" w:author="SHAHZAIB KHAN" w:date="2026-10-07T19:14:00Z" w16du:dateUtc="2026-10-07T14:14:00Z">
                <w:rPr>
                  <w:noProof/>
                </w:rPr>
              </w:rPrChange>
            </w:rPr>
          </w:pPr>
          <w:r w:rsidRPr="00BF2BCA">
            <w:rPr>
              <w:u w:val="single"/>
              <w:rPrChange w:id="308" w:author="SHAHZAIB KHAN" w:date="2026-10-07T19:14:00Z" w16du:dateUtc="2026-10-07T14:14:00Z">
                <w:rPr/>
              </w:rPrChange>
            </w:rPr>
            <w:fldChar w:fldCharType="begin"/>
          </w:r>
          <w:r w:rsidRPr="00BF2BCA">
            <w:rPr>
              <w:u w:val="single"/>
              <w:rPrChange w:id="309" w:author="SHAHZAIB KHAN" w:date="2026-10-07T19:14:00Z" w16du:dateUtc="2026-10-07T14:14:00Z">
                <w:rPr/>
              </w:rPrChange>
            </w:rPr>
            <w:instrText>HYPERLINK \l "_Toc193890179"</w:instrText>
          </w:r>
          <w:r w:rsidRPr="00713BE8">
            <w:rPr>
              <w:u w:val="single"/>
            </w:rPr>
          </w:r>
          <w:r w:rsidRPr="00BF2BCA">
            <w:rPr>
              <w:u w:val="single"/>
              <w:rPrChange w:id="310" w:author="SHAHZAIB KHAN" w:date="2026-10-07T19:14:00Z" w16du:dateUtc="2026-10-07T14:14:00Z">
                <w:rPr/>
              </w:rPrChange>
            </w:rPr>
            <w:fldChar w:fldCharType="separate"/>
          </w:r>
          <w:r w:rsidRPr="00BF2BCA">
            <w:rPr>
              <w:rStyle w:val="Hyperlink"/>
              <w:rFonts w:ascii="Courier New" w:eastAsiaTheme="majorEastAsia" w:hAnsi="Courier New" w:cs="Courier New"/>
              <w:noProof/>
            </w:rPr>
            <w:t>o</w:t>
          </w:r>
          <w:r w:rsidRPr="00BF2BCA">
            <w:rPr>
              <w:noProof/>
              <w:u w:val="single"/>
              <w:rPrChange w:id="311" w:author="SHAHZAIB KHAN" w:date="2026-10-07T19:14:00Z" w16du:dateUtc="2026-10-07T14:14:00Z">
                <w:rPr>
                  <w:noProof/>
                </w:rPr>
              </w:rPrChange>
            </w:rPr>
            <w:tab/>
          </w:r>
          <w:r w:rsidRPr="00BF2BCA">
            <w:rPr>
              <w:rStyle w:val="Hyperlink"/>
              <w:rFonts w:ascii="Times New Roman" w:eastAsia="Times New Roman" w:hAnsi="Times New Roman" w:cs="Times New Roman"/>
              <w:b/>
              <w:bCs/>
              <w:noProof/>
            </w:rPr>
            <w:t xml:space="preserve"> </w:t>
          </w:r>
          <w:r w:rsidRPr="00BF2BCA">
            <w:rPr>
              <w:rStyle w:val="Hyperlink"/>
              <w:rFonts w:asciiTheme="majorHAnsi" w:eastAsiaTheme="majorEastAsia" w:hAnsiTheme="majorHAnsi" w:cstheme="majorBidi"/>
              <w:noProof/>
            </w:rPr>
            <w:t>Objectives</w:t>
          </w:r>
          <w:r w:rsidRPr="00BF2BCA">
            <w:rPr>
              <w:noProof/>
              <w:webHidden/>
              <w:u w:val="single"/>
              <w:rPrChange w:id="312" w:author="SHAHZAIB KHAN" w:date="2026-10-07T19:14:00Z" w16du:dateUtc="2026-10-07T14:14:00Z">
                <w:rPr>
                  <w:noProof/>
                  <w:webHidden/>
                </w:rPr>
              </w:rPrChange>
            </w:rPr>
            <w:tab/>
          </w:r>
          <w:r w:rsidRPr="00BF2BCA">
            <w:rPr>
              <w:noProof/>
              <w:webHidden/>
              <w:u w:val="single"/>
              <w:rPrChange w:id="313" w:author="SHAHZAIB KHAN" w:date="2026-10-07T19:14:00Z" w16du:dateUtc="2026-10-07T14:14:00Z">
                <w:rPr>
                  <w:noProof/>
                  <w:webHidden/>
                </w:rPr>
              </w:rPrChange>
            </w:rPr>
            <w:fldChar w:fldCharType="begin"/>
          </w:r>
          <w:r w:rsidRPr="00BF2BCA">
            <w:rPr>
              <w:noProof/>
              <w:webHidden/>
              <w:u w:val="single"/>
              <w:rPrChange w:id="314" w:author="SHAHZAIB KHAN" w:date="2026-10-07T19:14:00Z" w16du:dateUtc="2026-10-07T14:14:00Z">
                <w:rPr>
                  <w:noProof/>
                  <w:webHidden/>
                </w:rPr>
              </w:rPrChange>
            </w:rPr>
            <w:instrText xml:space="preserve"> PAGEREF _Toc193890179 \h </w:instrText>
          </w:r>
          <w:r w:rsidRPr="00713BE8">
            <w:rPr>
              <w:noProof/>
              <w:webHidden/>
              <w:u w:val="single"/>
            </w:rPr>
          </w:r>
          <w:r w:rsidRPr="00BF2BCA">
            <w:rPr>
              <w:noProof/>
              <w:webHidden/>
              <w:u w:val="single"/>
              <w:rPrChange w:id="315" w:author="SHAHZAIB KHAN" w:date="2026-10-07T19:14:00Z" w16du:dateUtc="2026-10-07T14:14:00Z">
                <w:rPr>
                  <w:noProof/>
                  <w:webHidden/>
                </w:rPr>
              </w:rPrChange>
            </w:rPr>
            <w:fldChar w:fldCharType="separate"/>
          </w:r>
          <w:ins w:id="316" w:author="SHAHZAIB KHAN" w:date="2026-10-07T22:01:00Z" w16du:dateUtc="2026-10-07T17:01:00Z">
            <w:r w:rsidR="00CC552F">
              <w:rPr>
                <w:noProof/>
                <w:webHidden/>
                <w:u w:val="single"/>
              </w:rPr>
              <w:t>5</w:t>
            </w:r>
          </w:ins>
          <w:del w:id="317" w:author="SHAHZAIB KHAN" w:date="2026-10-07T22:01:00Z" w16du:dateUtc="2026-10-07T17:01:00Z">
            <w:r w:rsidRPr="00BF2BCA" w:rsidDel="00CC552F">
              <w:rPr>
                <w:noProof/>
                <w:webHidden/>
                <w:u w:val="single"/>
                <w:rPrChange w:id="318" w:author="SHAHZAIB KHAN" w:date="2026-10-07T19:14:00Z" w16du:dateUtc="2026-10-07T14:14:00Z">
                  <w:rPr>
                    <w:noProof/>
                    <w:webHidden/>
                  </w:rPr>
                </w:rPrChange>
              </w:rPr>
              <w:delText>5</w:delText>
            </w:r>
          </w:del>
          <w:r w:rsidRPr="00BF2BCA">
            <w:rPr>
              <w:noProof/>
              <w:webHidden/>
              <w:u w:val="single"/>
              <w:rPrChange w:id="319" w:author="SHAHZAIB KHAN" w:date="2026-10-07T19:14:00Z" w16du:dateUtc="2026-10-07T14:14:00Z">
                <w:rPr>
                  <w:noProof/>
                  <w:webHidden/>
                </w:rPr>
              </w:rPrChange>
            </w:rPr>
            <w:fldChar w:fldCharType="end"/>
          </w:r>
          <w:r w:rsidRPr="00BF2BCA">
            <w:rPr>
              <w:u w:val="single"/>
              <w:rPrChange w:id="320" w:author="SHAHZAIB KHAN" w:date="2026-10-07T19:14:00Z" w16du:dateUtc="2026-10-07T14:14:00Z">
                <w:rPr/>
              </w:rPrChange>
            </w:rPr>
            <w:fldChar w:fldCharType="end"/>
          </w:r>
        </w:p>
        <w:p w14:paraId="78D80FAA" w14:textId="1026589E" w:rsidR="0053165F" w:rsidRPr="00BF2BCA" w:rsidRDefault="0053165F">
          <w:pPr>
            <w:pStyle w:val="TOC2"/>
            <w:tabs>
              <w:tab w:val="left" w:pos="720"/>
              <w:tab w:val="right" w:leader="dot" w:pos="9350"/>
            </w:tabs>
            <w:rPr>
              <w:noProof/>
              <w:u w:val="single"/>
              <w:rPrChange w:id="321" w:author="SHAHZAIB KHAN" w:date="2026-10-07T19:14:00Z" w16du:dateUtc="2026-10-07T14:14:00Z">
                <w:rPr>
                  <w:noProof/>
                </w:rPr>
              </w:rPrChange>
            </w:rPr>
          </w:pPr>
          <w:r w:rsidRPr="00BF2BCA">
            <w:rPr>
              <w:u w:val="single"/>
              <w:rPrChange w:id="322" w:author="SHAHZAIB KHAN" w:date="2026-10-07T19:14:00Z" w16du:dateUtc="2026-10-07T14:14:00Z">
                <w:rPr/>
              </w:rPrChange>
            </w:rPr>
            <w:fldChar w:fldCharType="begin"/>
          </w:r>
          <w:r w:rsidRPr="00BF2BCA">
            <w:rPr>
              <w:u w:val="single"/>
              <w:rPrChange w:id="323" w:author="SHAHZAIB KHAN" w:date="2026-10-07T19:14:00Z" w16du:dateUtc="2026-10-07T14:14:00Z">
                <w:rPr/>
              </w:rPrChange>
            </w:rPr>
            <w:instrText>HYPERLINK \l "_Toc193890180"</w:instrText>
          </w:r>
          <w:r w:rsidRPr="00713BE8">
            <w:rPr>
              <w:u w:val="single"/>
            </w:rPr>
          </w:r>
          <w:r w:rsidRPr="00BF2BCA">
            <w:rPr>
              <w:u w:val="single"/>
              <w:rPrChange w:id="324" w:author="SHAHZAIB KHAN" w:date="2026-10-07T19:14:00Z" w16du:dateUtc="2026-10-07T14:14:00Z">
                <w:rPr/>
              </w:rPrChange>
            </w:rPr>
            <w:fldChar w:fldCharType="separate"/>
          </w:r>
          <w:r w:rsidRPr="00BF2BCA">
            <w:rPr>
              <w:rStyle w:val="Hyperlink"/>
              <w:rFonts w:ascii="Symbol" w:eastAsiaTheme="majorEastAsia" w:hAnsi="Symbol" w:cstheme="majorBidi"/>
              <w:noProof/>
            </w:rPr>
            <w:t></w:t>
          </w:r>
          <w:r w:rsidRPr="00BF2BCA">
            <w:rPr>
              <w:noProof/>
              <w:u w:val="single"/>
              <w:rPrChange w:id="325" w:author="SHAHZAIB KHAN" w:date="2026-10-07T19:14:00Z" w16du:dateUtc="2026-10-07T14:14:00Z">
                <w:rPr>
                  <w:noProof/>
                </w:rPr>
              </w:rPrChange>
            </w:rPr>
            <w:tab/>
          </w:r>
          <w:r w:rsidRPr="00BF2BCA">
            <w:rPr>
              <w:rStyle w:val="Hyperlink"/>
              <w:rFonts w:ascii="Times New Roman" w:eastAsia="Times New Roman" w:hAnsi="Times New Roman" w:cs="Times New Roman"/>
              <w:b/>
              <w:bCs/>
              <w:noProof/>
            </w:rPr>
            <w:t xml:space="preserve"> </w:t>
          </w:r>
          <w:r w:rsidRPr="00BF2BCA">
            <w:rPr>
              <w:rStyle w:val="Hyperlink"/>
              <w:rFonts w:asciiTheme="majorHAnsi" w:eastAsiaTheme="majorEastAsia" w:hAnsiTheme="majorHAnsi" w:cstheme="majorBidi"/>
              <w:noProof/>
            </w:rPr>
            <w:t>Definitions, Acronyms, and Abbreviations</w:t>
          </w:r>
          <w:r w:rsidRPr="00BF2BCA">
            <w:rPr>
              <w:noProof/>
              <w:webHidden/>
              <w:u w:val="single"/>
              <w:rPrChange w:id="326" w:author="SHAHZAIB KHAN" w:date="2026-10-07T19:14:00Z" w16du:dateUtc="2026-10-07T14:14:00Z">
                <w:rPr>
                  <w:noProof/>
                  <w:webHidden/>
                </w:rPr>
              </w:rPrChange>
            </w:rPr>
            <w:tab/>
          </w:r>
          <w:r w:rsidRPr="00BF2BCA">
            <w:rPr>
              <w:noProof/>
              <w:webHidden/>
              <w:u w:val="single"/>
              <w:rPrChange w:id="327" w:author="SHAHZAIB KHAN" w:date="2026-10-07T19:14:00Z" w16du:dateUtc="2026-10-07T14:14:00Z">
                <w:rPr>
                  <w:noProof/>
                  <w:webHidden/>
                </w:rPr>
              </w:rPrChange>
            </w:rPr>
            <w:fldChar w:fldCharType="begin"/>
          </w:r>
          <w:r w:rsidRPr="00BF2BCA">
            <w:rPr>
              <w:noProof/>
              <w:webHidden/>
              <w:u w:val="single"/>
              <w:rPrChange w:id="328" w:author="SHAHZAIB KHAN" w:date="2026-10-07T19:14:00Z" w16du:dateUtc="2026-10-07T14:14:00Z">
                <w:rPr>
                  <w:noProof/>
                  <w:webHidden/>
                </w:rPr>
              </w:rPrChange>
            </w:rPr>
            <w:instrText xml:space="preserve"> PAGEREF _Toc193890180 \h </w:instrText>
          </w:r>
          <w:r w:rsidRPr="00713BE8">
            <w:rPr>
              <w:noProof/>
              <w:webHidden/>
              <w:u w:val="single"/>
            </w:rPr>
          </w:r>
          <w:r w:rsidRPr="00BF2BCA">
            <w:rPr>
              <w:noProof/>
              <w:webHidden/>
              <w:u w:val="single"/>
              <w:rPrChange w:id="329" w:author="SHAHZAIB KHAN" w:date="2026-10-07T19:14:00Z" w16du:dateUtc="2026-10-07T14:14:00Z">
                <w:rPr>
                  <w:noProof/>
                  <w:webHidden/>
                </w:rPr>
              </w:rPrChange>
            </w:rPr>
            <w:fldChar w:fldCharType="separate"/>
          </w:r>
          <w:ins w:id="330" w:author="SHAHZAIB KHAN" w:date="2026-10-07T22:01:00Z" w16du:dateUtc="2026-10-07T17:01:00Z">
            <w:r w:rsidR="00CC552F">
              <w:rPr>
                <w:noProof/>
                <w:webHidden/>
                <w:u w:val="single"/>
              </w:rPr>
              <w:t>6</w:t>
            </w:r>
          </w:ins>
          <w:del w:id="331" w:author="SHAHZAIB KHAN" w:date="2026-10-07T22:01:00Z" w16du:dateUtc="2026-10-07T17:01:00Z">
            <w:r w:rsidRPr="00BF2BCA" w:rsidDel="00CC552F">
              <w:rPr>
                <w:noProof/>
                <w:webHidden/>
                <w:u w:val="single"/>
                <w:rPrChange w:id="332" w:author="SHAHZAIB KHAN" w:date="2026-10-07T19:14:00Z" w16du:dateUtc="2026-10-07T14:14:00Z">
                  <w:rPr>
                    <w:noProof/>
                    <w:webHidden/>
                  </w:rPr>
                </w:rPrChange>
              </w:rPr>
              <w:delText>5</w:delText>
            </w:r>
          </w:del>
          <w:r w:rsidRPr="00BF2BCA">
            <w:rPr>
              <w:noProof/>
              <w:webHidden/>
              <w:u w:val="single"/>
              <w:rPrChange w:id="333" w:author="SHAHZAIB KHAN" w:date="2026-10-07T19:14:00Z" w16du:dateUtc="2026-10-07T14:14:00Z">
                <w:rPr>
                  <w:noProof/>
                  <w:webHidden/>
                </w:rPr>
              </w:rPrChange>
            </w:rPr>
            <w:fldChar w:fldCharType="end"/>
          </w:r>
          <w:r w:rsidRPr="00BF2BCA">
            <w:rPr>
              <w:u w:val="single"/>
              <w:rPrChange w:id="334" w:author="SHAHZAIB KHAN" w:date="2026-10-07T19:14:00Z" w16du:dateUtc="2026-10-07T14:14:00Z">
                <w:rPr/>
              </w:rPrChange>
            </w:rPr>
            <w:fldChar w:fldCharType="end"/>
          </w:r>
        </w:p>
        <w:p w14:paraId="13DDE4B9" w14:textId="0364D34B" w:rsidR="0053165F" w:rsidRPr="00BF2BCA" w:rsidRDefault="0053165F">
          <w:pPr>
            <w:pStyle w:val="TOC2"/>
            <w:tabs>
              <w:tab w:val="right" w:leader="dot" w:pos="9350"/>
            </w:tabs>
            <w:rPr>
              <w:noProof/>
              <w:u w:val="single"/>
              <w:rPrChange w:id="335" w:author="SHAHZAIB KHAN" w:date="2026-10-07T19:14:00Z" w16du:dateUtc="2026-10-07T14:14:00Z">
                <w:rPr>
                  <w:noProof/>
                </w:rPr>
              </w:rPrChange>
            </w:rPr>
          </w:pPr>
          <w:r w:rsidRPr="00BF2BCA">
            <w:rPr>
              <w:u w:val="single"/>
              <w:rPrChange w:id="336" w:author="SHAHZAIB KHAN" w:date="2026-10-07T19:14:00Z" w16du:dateUtc="2026-10-07T14:14:00Z">
                <w:rPr/>
              </w:rPrChange>
            </w:rPr>
            <w:fldChar w:fldCharType="begin"/>
          </w:r>
          <w:r w:rsidRPr="00BF2BCA">
            <w:rPr>
              <w:u w:val="single"/>
              <w:rPrChange w:id="337" w:author="SHAHZAIB KHAN" w:date="2026-10-07T19:14:00Z" w16du:dateUtc="2026-10-07T14:14:00Z">
                <w:rPr/>
              </w:rPrChange>
            </w:rPr>
            <w:instrText>HYPERLINK \l "_Toc193890181"</w:instrText>
          </w:r>
          <w:r w:rsidRPr="00713BE8">
            <w:rPr>
              <w:u w:val="single"/>
            </w:rPr>
          </w:r>
          <w:r w:rsidRPr="00BF2BCA">
            <w:rPr>
              <w:u w:val="single"/>
              <w:rPrChange w:id="338" w:author="SHAHZAIB KHAN" w:date="2026-10-07T19:14:00Z" w16du:dateUtc="2026-10-07T14:14:00Z">
                <w:rPr/>
              </w:rPrChange>
            </w:rPr>
            <w:fldChar w:fldCharType="separate"/>
          </w:r>
          <w:r w:rsidRPr="00BF2BCA">
            <w:rPr>
              <w:rStyle w:val="Hyperlink"/>
              <w:rFonts w:asciiTheme="majorHAnsi" w:eastAsiaTheme="majorEastAsia" w:hAnsiTheme="majorHAnsi" w:cstheme="majorBidi"/>
              <w:noProof/>
            </w:rPr>
            <w:t>References</w:t>
          </w:r>
          <w:r w:rsidRPr="00BF2BCA">
            <w:rPr>
              <w:noProof/>
              <w:webHidden/>
              <w:u w:val="single"/>
              <w:rPrChange w:id="339" w:author="SHAHZAIB KHAN" w:date="2026-10-07T19:14:00Z" w16du:dateUtc="2026-10-07T14:14:00Z">
                <w:rPr>
                  <w:noProof/>
                  <w:webHidden/>
                </w:rPr>
              </w:rPrChange>
            </w:rPr>
            <w:tab/>
          </w:r>
          <w:r w:rsidRPr="00BF2BCA">
            <w:rPr>
              <w:noProof/>
              <w:webHidden/>
              <w:u w:val="single"/>
              <w:rPrChange w:id="340" w:author="SHAHZAIB KHAN" w:date="2026-10-07T19:14:00Z" w16du:dateUtc="2026-10-07T14:14:00Z">
                <w:rPr>
                  <w:noProof/>
                  <w:webHidden/>
                </w:rPr>
              </w:rPrChange>
            </w:rPr>
            <w:fldChar w:fldCharType="begin"/>
          </w:r>
          <w:r w:rsidRPr="00BF2BCA">
            <w:rPr>
              <w:noProof/>
              <w:webHidden/>
              <w:u w:val="single"/>
              <w:rPrChange w:id="341" w:author="SHAHZAIB KHAN" w:date="2026-10-07T19:14:00Z" w16du:dateUtc="2026-10-07T14:14:00Z">
                <w:rPr>
                  <w:noProof/>
                  <w:webHidden/>
                </w:rPr>
              </w:rPrChange>
            </w:rPr>
            <w:instrText xml:space="preserve"> PAGEREF _Toc193890181 \h </w:instrText>
          </w:r>
          <w:r w:rsidRPr="00713BE8">
            <w:rPr>
              <w:noProof/>
              <w:webHidden/>
              <w:u w:val="single"/>
            </w:rPr>
          </w:r>
          <w:r w:rsidRPr="00BF2BCA">
            <w:rPr>
              <w:noProof/>
              <w:webHidden/>
              <w:u w:val="single"/>
              <w:rPrChange w:id="342" w:author="SHAHZAIB KHAN" w:date="2026-10-07T19:14:00Z" w16du:dateUtc="2026-10-07T14:14:00Z">
                <w:rPr>
                  <w:noProof/>
                  <w:webHidden/>
                </w:rPr>
              </w:rPrChange>
            </w:rPr>
            <w:fldChar w:fldCharType="separate"/>
          </w:r>
          <w:ins w:id="343" w:author="SHAHZAIB KHAN" w:date="2026-10-07T22:01:00Z" w16du:dateUtc="2026-10-07T17:01:00Z">
            <w:r w:rsidR="00CC552F">
              <w:rPr>
                <w:noProof/>
                <w:webHidden/>
                <w:u w:val="single"/>
              </w:rPr>
              <w:t>7</w:t>
            </w:r>
          </w:ins>
          <w:del w:id="344" w:author="SHAHZAIB KHAN" w:date="2026-10-07T22:01:00Z" w16du:dateUtc="2026-10-07T17:01:00Z">
            <w:r w:rsidRPr="00BF2BCA" w:rsidDel="00CC552F">
              <w:rPr>
                <w:noProof/>
                <w:webHidden/>
                <w:u w:val="single"/>
                <w:rPrChange w:id="345" w:author="SHAHZAIB KHAN" w:date="2026-10-07T19:14:00Z" w16du:dateUtc="2026-10-07T14:14:00Z">
                  <w:rPr>
                    <w:noProof/>
                    <w:webHidden/>
                  </w:rPr>
                </w:rPrChange>
              </w:rPr>
              <w:delText>5</w:delText>
            </w:r>
          </w:del>
          <w:r w:rsidRPr="00BF2BCA">
            <w:rPr>
              <w:noProof/>
              <w:webHidden/>
              <w:u w:val="single"/>
              <w:rPrChange w:id="346" w:author="SHAHZAIB KHAN" w:date="2026-10-07T19:14:00Z" w16du:dateUtc="2026-10-07T14:14:00Z">
                <w:rPr>
                  <w:noProof/>
                  <w:webHidden/>
                </w:rPr>
              </w:rPrChange>
            </w:rPr>
            <w:fldChar w:fldCharType="end"/>
          </w:r>
          <w:r w:rsidRPr="00BF2BCA">
            <w:rPr>
              <w:u w:val="single"/>
              <w:rPrChange w:id="347" w:author="SHAHZAIB KHAN" w:date="2026-10-07T19:14:00Z" w16du:dateUtc="2026-10-07T14:14:00Z">
                <w:rPr/>
              </w:rPrChange>
            </w:rPr>
            <w:fldChar w:fldCharType="end"/>
          </w:r>
        </w:p>
        <w:p w14:paraId="429C3957" w14:textId="04CAC425" w:rsidR="0053165F" w:rsidRPr="00BF2BCA" w:rsidRDefault="0053165F">
          <w:pPr>
            <w:pStyle w:val="TOC2"/>
            <w:tabs>
              <w:tab w:val="left" w:pos="720"/>
              <w:tab w:val="right" w:leader="dot" w:pos="9350"/>
            </w:tabs>
            <w:rPr>
              <w:noProof/>
              <w:u w:val="single"/>
              <w:rPrChange w:id="348" w:author="SHAHZAIB KHAN" w:date="2026-10-07T19:14:00Z" w16du:dateUtc="2026-10-07T14:14:00Z">
                <w:rPr>
                  <w:noProof/>
                </w:rPr>
              </w:rPrChange>
            </w:rPr>
          </w:pPr>
          <w:r w:rsidRPr="00BF2BCA">
            <w:rPr>
              <w:u w:val="single"/>
              <w:rPrChange w:id="349" w:author="SHAHZAIB KHAN" w:date="2026-10-07T19:14:00Z" w16du:dateUtc="2026-10-07T14:14:00Z">
                <w:rPr/>
              </w:rPrChange>
            </w:rPr>
            <w:fldChar w:fldCharType="begin"/>
          </w:r>
          <w:r w:rsidRPr="00BF2BCA">
            <w:rPr>
              <w:u w:val="single"/>
              <w:rPrChange w:id="350" w:author="SHAHZAIB KHAN" w:date="2026-10-07T19:14:00Z" w16du:dateUtc="2026-10-07T14:14:00Z">
                <w:rPr/>
              </w:rPrChange>
            </w:rPr>
            <w:instrText>HYPERLINK \l "_Toc193890182"</w:instrText>
          </w:r>
          <w:r w:rsidRPr="00713BE8">
            <w:rPr>
              <w:u w:val="single"/>
            </w:rPr>
          </w:r>
          <w:r w:rsidRPr="00BF2BCA">
            <w:rPr>
              <w:u w:val="single"/>
              <w:rPrChange w:id="351" w:author="SHAHZAIB KHAN" w:date="2026-10-07T19:14:00Z" w16du:dateUtc="2026-10-07T14:14:00Z">
                <w:rPr/>
              </w:rPrChange>
            </w:rPr>
            <w:fldChar w:fldCharType="separate"/>
          </w:r>
          <w:r w:rsidRPr="00BF2BCA">
            <w:rPr>
              <w:rStyle w:val="Hyperlink"/>
              <w:rFonts w:ascii="Symbol" w:eastAsiaTheme="majorEastAsia" w:hAnsi="Symbol" w:cstheme="majorBidi"/>
              <w:noProof/>
            </w:rPr>
            <w:t></w:t>
          </w:r>
          <w:r w:rsidRPr="00BF2BCA">
            <w:rPr>
              <w:noProof/>
              <w:u w:val="single"/>
              <w:rPrChange w:id="352" w:author="SHAHZAIB KHAN" w:date="2026-10-07T19:14:00Z" w16du:dateUtc="2026-10-07T14:14:00Z">
                <w:rPr>
                  <w:noProof/>
                </w:rPr>
              </w:rPrChange>
            </w:rPr>
            <w:tab/>
          </w:r>
          <w:r w:rsidRPr="00BF2BCA">
            <w:rPr>
              <w:rStyle w:val="Hyperlink"/>
              <w:rFonts w:ascii="Times New Roman" w:eastAsia="Times New Roman" w:hAnsi="Times New Roman" w:cs="Times New Roman"/>
              <w:b/>
              <w:bCs/>
              <w:noProof/>
            </w:rPr>
            <w:t xml:space="preserve"> </w:t>
          </w:r>
          <w:r w:rsidRPr="00BF2BCA">
            <w:rPr>
              <w:rStyle w:val="Hyperlink"/>
              <w:rFonts w:asciiTheme="majorHAnsi" w:eastAsiaTheme="majorEastAsia" w:hAnsiTheme="majorHAnsi" w:cstheme="majorBidi"/>
              <w:noProof/>
            </w:rPr>
            <w:t>Overview</w:t>
          </w:r>
          <w:r w:rsidRPr="00BF2BCA">
            <w:rPr>
              <w:noProof/>
              <w:webHidden/>
              <w:u w:val="single"/>
              <w:rPrChange w:id="353" w:author="SHAHZAIB KHAN" w:date="2026-10-07T19:14:00Z" w16du:dateUtc="2026-10-07T14:14:00Z">
                <w:rPr>
                  <w:noProof/>
                  <w:webHidden/>
                </w:rPr>
              </w:rPrChange>
            </w:rPr>
            <w:tab/>
          </w:r>
          <w:r w:rsidRPr="00BF2BCA">
            <w:rPr>
              <w:noProof/>
              <w:webHidden/>
              <w:u w:val="single"/>
              <w:rPrChange w:id="354" w:author="SHAHZAIB KHAN" w:date="2026-10-07T19:14:00Z" w16du:dateUtc="2026-10-07T14:14:00Z">
                <w:rPr>
                  <w:noProof/>
                  <w:webHidden/>
                </w:rPr>
              </w:rPrChange>
            </w:rPr>
            <w:fldChar w:fldCharType="begin"/>
          </w:r>
          <w:r w:rsidRPr="00BF2BCA">
            <w:rPr>
              <w:noProof/>
              <w:webHidden/>
              <w:u w:val="single"/>
              <w:rPrChange w:id="355" w:author="SHAHZAIB KHAN" w:date="2026-10-07T19:14:00Z" w16du:dateUtc="2026-10-07T14:14:00Z">
                <w:rPr>
                  <w:noProof/>
                  <w:webHidden/>
                </w:rPr>
              </w:rPrChange>
            </w:rPr>
            <w:instrText xml:space="preserve"> PAGEREF _Toc193890182 \h </w:instrText>
          </w:r>
          <w:r w:rsidRPr="00713BE8">
            <w:rPr>
              <w:noProof/>
              <w:webHidden/>
              <w:u w:val="single"/>
            </w:rPr>
          </w:r>
          <w:r w:rsidRPr="00BF2BCA">
            <w:rPr>
              <w:noProof/>
              <w:webHidden/>
              <w:u w:val="single"/>
              <w:rPrChange w:id="356" w:author="SHAHZAIB KHAN" w:date="2026-10-07T19:14:00Z" w16du:dateUtc="2026-10-07T14:14:00Z">
                <w:rPr>
                  <w:noProof/>
                  <w:webHidden/>
                </w:rPr>
              </w:rPrChange>
            </w:rPr>
            <w:fldChar w:fldCharType="separate"/>
          </w:r>
          <w:ins w:id="357" w:author="SHAHZAIB KHAN" w:date="2026-10-07T22:01:00Z" w16du:dateUtc="2026-10-07T17:01:00Z">
            <w:r w:rsidR="00CC552F">
              <w:rPr>
                <w:noProof/>
                <w:webHidden/>
                <w:u w:val="single"/>
              </w:rPr>
              <w:t>7</w:t>
            </w:r>
          </w:ins>
          <w:del w:id="358" w:author="SHAHZAIB KHAN" w:date="2026-10-07T22:01:00Z" w16du:dateUtc="2026-10-07T17:01:00Z">
            <w:r w:rsidRPr="00BF2BCA" w:rsidDel="00CC552F">
              <w:rPr>
                <w:noProof/>
                <w:webHidden/>
                <w:u w:val="single"/>
                <w:rPrChange w:id="359" w:author="SHAHZAIB KHAN" w:date="2026-10-07T19:14:00Z" w16du:dateUtc="2026-10-07T14:14:00Z">
                  <w:rPr>
                    <w:noProof/>
                    <w:webHidden/>
                  </w:rPr>
                </w:rPrChange>
              </w:rPr>
              <w:delText>5</w:delText>
            </w:r>
          </w:del>
          <w:r w:rsidRPr="00BF2BCA">
            <w:rPr>
              <w:noProof/>
              <w:webHidden/>
              <w:u w:val="single"/>
              <w:rPrChange w:id="360" w:author="SHAHZAIB KHAN" w:date="2026-10-07T19:14:00Z" w16du:dateUtc="2026-10-07T14:14:00Z">
                <w:rPr>
                  <w:noProof/>
                  <w:webHidden/>
                </w:rPr>
              </w:rPrChange>
            </w:rPr>
            <w:fldChar w:fldCharType="end"/>
          </w:r>
          <w:r w:rsidRPr="00BF2BCA">
            <w:rPr>
              <w:u w:val="single"/>
              <w:rPrChange w:id="361" w:author="SHAHZAIB KHAN" w:date="2026-10-07T19:14:00Z" w16du:dateUtc="2026-10-07T14:14:00Z">
                <w:rPr/>
              </w:rPrChange>
            </w:rPr>
            <w:fldChar w:fldCharType="end"/>
          </w:r>
        </w:p>
        <w:p w14:paraId="7E5097EB" w14:textId="69AB125E" w:rsidR="0053165F" w:rsidRPr="00BF2BCA" w:rsidDel="00C726F4" w:rsidRDefault="0053165F">
          <w:pPr>
            <w:pStyle w:val="TOC1"/>
            <w:tabs>
              <w:tab w:val="right" w:leader="dot" w:pos="9350"/>
            </w:tabs>
            <w:rPr>
              <w:del w:id="362" w:author="SHAHZAIB KHAN" w:date="2026-10-07T22:06:00Z" w16du:dateUtc="2026-10-07T17:06:00Z"/>
              <w:noProof/>
              <w:u w:val="single"/>
              <w:rPrChange w:id="363" w:author="SHAHZAIB KHAN" w:date="2026-10-07T19:14:00Z" w16du:dateUtc="2026-10-07T14:14:00Z">
                <w:rPr>
                  <w:del w:id="364" w:author="SHAHZAIB KHAN" w:date="2026-10-07T22:06:00Z" w16du:dateUtc="2026-10-07T17:06:00Z"/>
                  <w:noProof/>
                </w:rPr>
              </w:rPrChange>
            </w:rPr>
          </w:pPr>
          <w:del w:id="365" w:author="SHAHZAIB KHAN" w:date="2026-10-07T22:06:00Z" w16du:dateUtc="2026-10-07T17:06:00Z">
            <w:r w:rsidRPr="00BF2BCA" w:rsidDel="00C726F4">
              <w:rPr>
                <w:u w:val="single"/>
                <w:rPrChange w:id="366" w:author="SHAHZAIB KHAN" w:date="2026-10-07T19:14:00Z" w16du:dateUtc="2026-10-07T14:14:00Z">
                  <w:rPr/>
                </w:rPrChange>
              </w:rPr>
              <w:fldChar w:fldCharType="begin"/>
            </w:r>
            <w:r w:rsidRPr="00BF2BCA" w:rsidDel="00C726F4">
              <w:rPr>
                <w:u w:val="single"/>
                <w:rPrChange w:id="367" w:author="SHAHZAIB KHAN" w:date="2026-10-07T19:14:00Z" w16du:dateUtc="2026-10-07T14:14:00Z">
                  <w:rPr/>
                </w:rPrChange>
              </w:rPr>
              <w:delInstrText>HYPERLINK \l "_Toc193890183"</w:delInstrText>
            </w:r>
            <w:r w:rsidRPr="00713BE8" w:rsidDel="00C726F4">
              <w:rPr>
                <w:u w:val="single"/>
              </w:rPr>
            </w:r>
            <w:r w:rsidRPr="00BF2BCA" w:rsidDel="00C726F4">
              <w:rPr>
                <w:u w:val="single"/>
                <w:rPrChange w:id="368" w:author="SHAHZAIB KHAN" w:date="2026-10-07T19:14:00Z" w16du:dateUtc="2026-10-07T14:14:00Z">
                  <w:rPr/>
                </w:rPrChange>
              </w:rPr>
              <w:fldChar w:fldCharType="separate"/>
            </w:r>
            <w:r w:rsidRPr="00BF2BCA" w:rsidDel="00C726F4">
              <w:rPr>
                <w:rStyle w:val="Hyperlink"/>
                <w:rFonts w:asciiTheme="majorHAnsi" w:eastAsiaTheme="majorEastAsia" w:hAnsiTheme="majorHAnsi" w:cstheme="majorBidi"/>
                <w:noProof/>
              </w:rPr>
              <w:delText>Overall Description</w:delText>
            </w:r>
            <w:r w:rsidRPr="00BF2BCA" w:rsidDel="00C726F4">
              <w:rPr>
                <w:noProof/>
                <w:webHidden/>
                <w:u w:val="single"/>
                <w:rPrChange w:id="369" w:author="SHAHZAIB KHAN" w:date="2026-10-07T19:14:00Z" w16du:dateUtc="2026-10-07T14:14:00Z">
                  <w:rPr>
                    <w:noProof/>
                    <w:webHidden/>
                  </w:rPr>
                </w:rPrChange>
              </w:rPr>
              <w:tab/>
            </w:r>
            <w:r w:rsidRPr="00BF2BCA" w:rsidDel="00C726F4">
              <w:rPr>
                <w:noProof/>
                <w:webHidden/>
                <w:u w:val="single"/>
                <w:rPrChange w:id="370" w:author="SHAHZAIB KHAN" w:date="2026-10-07T19:14:00Z" w16du:dateUtc="2026-10-07T14:14:00Z">
                  <w:rPr>
                    <w:noProof/>
                    <w:webHidden/>
                  </w:rPr>
                </w:rPrChange>
              </w:rPr>
              <w:fldChar w:fldCharType="begin"/>
            </w:r>
            <w:r w:rsidRPr="00BF2BCA" w:rsidDel="00C726F4">
              <w:rPr>
                <w:noProof/>
                <w:webHidden/>
                <w:u w:val="single"/>
                <w:rPrChange w:id="371" w:author="SHAHZAIB KHAN" w:date="2026-10-07T19:14:00Z" w16du:dateUtc="2026-10-07T14:14:00Z">
                  <w:rPr>
                    <w:noProof/>
                    <w:webHidden/>
                  </w:rPr>
                </w:rPrChange>
              </w:rPr>
              <w:delInstrText xml:space="preserve"> PAGEREF _Toc193890183 \h </w:delInstrText>
            </w:r>
            <w:r w:rsidRPr="00713BE8" w:rsidDel="00C726F4">
              <w:rPr>
                <w:noProof/>
                <w:webHidden/>
                <w:u w:val="single"/>
              </w:rPr>
            </w:r>
            <w:r w:rsidRPr="00BF2BCA" w:rsidDel="00C726F4">
              <w:rPr>
                <w:noProof/>
                <w:webHidden/>
                <w:u w:val="single"/>
                <w:rPrChange w:id="372" w:author="SHAHZAIB KHAN" w:date="2026-10-07T19:14:00Z" w16du:dateUtc="2026-10-07T14:14:00Z">
                  <w:rPr>
                    <w:noProof/>
                    <w:webHidden/>
                  </w:rPr>
                </w:rPrChange>
              </w:rPr>
              <w:fldChar w:fldCharType="separate"/>
            </w:r>
          </w:del>
          <w:del w:id="373" w:author="SHAHZAIB KHAN" w:date="2026-10-07T22:01:00Z" w16du:dateUtc="2026-10-07T17:01:00Z">
            <w:r w:rsidRPr="00BF2BCA" w:rsidDel="00CC552F">
              <w:rPr>
                <w:noProof/>
                <w:webHidden/>
                <w:u w:val="single"/>
                <w:rPrChange w:id="374" w:author="SHAHZAIB KHAN" w:date="2026-10-07T19:14:00Z" w16du:dateUtc="2026-10-07T14:14:00Z">
                  <w:rPr>
                    <w:noProof/>
                    <w:webHidden/>
                  </w:rPr>
                </w:rPrChange>
              </w:rPr>
              <w:delText>5</w:delText>
            </w:r>
          </w:del>
          <w:del w:id="375" w:author="SHAHZAIB KHAN" w:date="2026-10-07T22:06:00Z" w16du:dateUtc="2026-10-07T17:06:00Z">
            <w:r w:rsidRPr="00BF2BCA" w:rsidDel="00C726F4">
              <w:rPr>
                <w:noProof/>
                <w:webHidden/>
                <w:u w:val="single"/>
                <w:rPrChange w:id="376" w:author="SHAHZAIB KHAN" w:date="2026-10-07T19:14:00Z" w16du:dateUtc="2026-10-07T14:14:00Z">
                  <w:rPr>
                    <w:noProof/>
                    <w:webHidden/>
                  </w:rPr>
                </w:rPrChange>
              </w:rPr>
              <w:fldChar w:fldCharType="end"/>
            </w:r>
            <w:r w:rsidRPr="00BF2BCA" w:rsidDel="00C726F4">
              <w:rPr>
                <w:u w:val="single"/>
                <w:rPrChange w:id="377" w:author="SHAHZAIB KHAN" w:date="2026-10-07T19:14:00Z" w16du:dateUtc="2026-10-07T14:14:00Z">
                  <w:rPr/>
                </w:rPrChange>
              </w:rPr>
              <w:fldChar w:fldCharType="end"/>
            </w:r>
          </w:del>
        </w:p>
        <w:p w14:paraId="74E0FFFD" w14:textId="00D458F4" w:rsidR="0053165F" w:rsidRPr="00BF2BCA" w:rsidRDefault="0053165F">
          <w:pPr>
            <w:pStyle w:val="TOC2"/>
            <w:tabs>
              <w:tab w:val="left" w:pos="720"/>
              <w:tab w:val="right" w:leader="dot" w:pos="9350"/>
            </w:tabs>
            <w:rPr>
              <w:noProof/>
              <w:u w:val="single"/>
              <w:rPrChange w:id="378" w:author="SHAHZAIB KHAN" w:date="2026-10-07T19:14:00Z" w16du:dateUtc="2026-10-07T14:14:00Z">
                <w:rPr>
                  <w:noProof/>
                </w:rPr>
              </w:rPrChange>
            </w:rPr>
          </w:pPr>
          <w:r w:rsidRPr="00BF2BCA">
            <w:rPr>
              <w:u w:val="single"/>
              <w:rPrChange w:id="379" w:author="SHAHZAIB KHAN" w:date="2026-10-07T19:14:00Z" w16du:dateUtc="2026-10-07T14:14:00Z">
                <w:rPr/>
              </w:rPrChange>
            </w:rPr>
            <w:fldChar w:fldCharType="begin"/>
          </w:r>
          <w:r w:rsidRPr="00BF2BCA">
            <w:rPr>
              <w:u w:val="single"/>
              <w:rPrChange w:id="380" w:author="SHAHZAIB KHAN" w:date="2026-10-07T19:14:00Z" w16du:dateUtc="2026-10-07T14:14:00Z">
                <w:rPr/>
              </w:rPrChange>
            </w:rPr>
            <w:instrText>HYPERLINK \l "_Toc193890184"</w:instrText>
          </w:r>
          <w:r w:rsidRPr="00713BE8">
            <w:rPr>
              <w:u w:val="single"/>
            </w:rPr>
          </w:r>
          <w:r w:rsidRPr="00BF2BCA">
            <w:rPr>
              <w:u w:val="single"/>
              <w:rPrChange w:id="381" w:author="SHAHZAIB KHAN" w:date="2026-10-07T19:14:00Z" w16du:dateUtc="2026-10-07T14:14:00Z">
                <w:rPr/>
              </w:rPrChange>
            </w:rPr>
            <w:fldChar w:fldCharType="separate"/>
          </w:r>
          <w:r w:rsidRPr="00BF2BCA">
            <w:rPr>
              <w:rStyle w:val="Hyperlink"/>
              <w:rFonts w:ascii="Symbol" w:eastAsiaTheme="majorEastAsia" w:hAnsi="Symbol" w:cstheme="majorBidi"/>
              <w:noProof/>
            </w:rPr>
            <w:t></w:t>
          </w:r>
          <w:r w:rsidRPr="00BF2BCA">
            <w:rPr>
              <w:noProof/>
              <w:u w:val="single"/>
              <w:rPrChange w:id="382" w:author="SHAHZAIB KHAN" w:date="2026-10-07T19:14:00Z" w16du:dateUtc="2026-10-07T14:14:00Z">
                <w:rPr>
                  <w:noProof/>
                </w:rPr>
              </w:rPrChange>
            </w:rPr>
            <w:tab/>
          </w:r>
          <w:r w:rsidRPr="00BF2BCA">
            <w:rPr>
              <w:rStyle w:val="Hyperlink"/>
              <w:rFonts w:ascii="Times New Roman" w:eastAsia="Times New Roman" w:hAnsi="Times New Roman" w:cs="Times New Roman"/>
              <w:b/>
              <w:bCs/>
              <w:noProof/>
            </w:rPr>
            <w:t xml:space="preserve"> </w:t>
          </w:r>
          <w:r w:rsidRPr="00BF2BCA">
            <w:rPr>
              <w:rStyle w:val="Hyperlink"/>
              <w:rFonts w:asciiTheme="majorHAnsi" w:eastAsiaTheme="majorEastAsia" w:hAnsiTheme="majorHAnsi" w:cstheme="majorBidi"/>
              <w:noProof/>
            </w:rPr>
            <w:t>Product Perspective</w:t>
          </w:r>
          <w:r w:rsidRPr="00BF2BCA">
            <w:rPr>
              <w:noProof/>
              <w:webHidden/>
              <w:u w:val="single"/>
              <w:rPrChange w:id="383" w:author="SHAHZAIB KHAN" w:date="2026-10-07T19:14:00Z" w16du:dateUtc="2026-10-07T14:14:00Z">
                <w:rPr>
                  <w:noProof/>
                  <w:webHidden/>
                </w:rPr>
              </w:rPrChange>
            </w:rPr>
            <w:tab/>
          </w:r>
          <w:r w:rsidRPr="00BF2BCA">
            <w:rPr>
              <w:noProof/>
              <w:webHidden/>
              <w:u w:val="single"/>
              <w:rPrChange w:id="384" w:author="SHAHZAIB KHAN" w:date="2026-10-07T19:14:00Z" w16du:dateUtc="2026-10-07T14:14:00Z">
                <w:rPr>
                  <w:noProof/>
                  <w:webHidden/>
                </w:rPr>
              </w:rPrChange>
            </w:rPr>
            <w:fldChar w:fldCharType="begin"/>
          </w:r>
          <w:r w:rsidRPr="00BF2BCA">
            <w:rPr>
              <w:noProof/>
              <w:webHidden/>
              <w:u w:val="single"/>
              <w:rPrChange w:id="385" w:author="SHAHZAIB KHAN" w:date="2026-10-07T19:14:00Z" w16du:dateUtc="2026-10-07T14:14:00Z">
                <w:rPr>
                  <w:noProof/>
                  <w:webHidden/>
                </w:rPr>
              </w:rPrChange>
            </w:rPr>
            <w:instrText xml:space="preserve"> PAGEREF _Toc193890184 \h </w:instrText>
          </w:r>
          <w:r w:rsidRPr="00713BE8">
            <w:rPr>
              <w:noProof/>
              <w:webHidden/>
              <w:u w:val="single"/>
            </w:rPr>
          </w:r>
          <w:r w:rsidRPr="00BF2BCA">
            <w:rPr>
              <w:noProof/>
              <w:webHidden/>
              <w:u w:val="single"/>
              <w:rPrChange w:id="386" w:author="SHAHZAIB KHAN" w:date="2026-10-07T19:14:00Z" w16du:dateUtc="2026-10-07T14:14:00Z">
                <w:rPr>
                  <w:noProof/>
                  <w:webHidden/>
                </w:rPr>
              </w:rPrChange>
            </w:rPr>
            <w:fldChar w:fldCharType="separate"/>
          </w:r>
          <w:ins w:id="387" w:author="SHAHZAIB KHAN" w:date="2026-10-07T22:01:00Z" w16du:dateUtc="2026-10-07T17:01:00Z">
            <w:r w:rsidR="00CC552F">
              <w:rPr>
                <w:noProof/>
                <w:webHidden/>
                <w:u w:val="single"/>
              </w:rPr>
              <w:t>8</w:t>
            </w:r>
          </w:ins>
          <w:del w:id="388" w:author="SHAHZAIB KHAN" w:date="2026-10-07T22:01:00Z" w16du:dateUtc="2026-10-07T17:01:00Z">
            <w:r w:rsidRPr="00BF2BCA" w:rsidDel="00CC552F">
              <w:rPr>
                <w:noProof/>
                <w:webHidden/>
                <w:u w:val="single"/>
                <w:rPrChange w:id="389" w:author="SHAHZAIB KHAN" w:date="2026-10-07T19:14:00Z" w16du:dateUtc="2026-10-07T14:14:00Z">
                  <w:rPr>
                    <w:noProof/>
                    <w:webHidden/>
                  </w:rPr>
                </w:rPrChange>
              </w:rPr>
              <w:delText>5</w:delText>
            </w:r>
          </w:del>
          <w:r w:rsidRPr="00BF2BCA">
            <w:rPr>
              <w:noProof/>
              <w:webHidden/>
              <w:u w:val="single"/>
              <w:rPrChange w:id="390" w:author="SHAHZAIB KHAN" w:date="2026-10-07T19:14:00Z" w16du:dateUtc="2026-10-07T14:14:00Z">
                <w:rPr>
                  <w:noProof/>
                  <w:webHidden/>
                </w:rPr>
              </w:rPrChange>
            </w:rPr>
            <w:fldChar w:fldCharType="end"/>
          </w:r>
          <w:r w:rsidRPr="00BF2BCA">
            <w:rPr>
              <w:u w:val="single"/>
              <w:rPrChange w:id="391" w:author="SHAHZAIB KHAN" w:date="2026-10-07T19:14:00Z" w16du:dateUtc="2026-10-07T14:14:00Z">
                <w:rPr/>
              </w:rPrChange>
            </w:rPr>
            <w:fldChar w:fldCharType="end"/>
          </w:r>
        </w:p>
        <w:p w14:paraId="76C98338" w14:textId="6160E9D1" w:rsidR="0053165F" w:rsidRPr="00BF2BCA" w:rsidRDefault="0053165F">
          <w:pPr>
            <w:pStyle w:val="TOC2"/>
            <w:tabs>
              <w:tab w:val="left" w:pos="720"/>
              <w:tab w:val="right" w:leader="dot" w:pos="9350"/>
            </w:tabs>
            <w:rPr>
              <w:noProof/>
              <w:u w:val="single"/>
              <w:rPrChange w:id="392" w:author="SHAHZAIB KHAN" w:date="2026-10-07T19:14:00Z" w16du:dateUtc="2026-10-07T14:14:00Z">
                <w:rPr>
                  <w:noProof/>
                </w:rPr>
              </w:rPrChange>
            </w:rPr>
          </w:pPr>
          <w:r w:rsidRPr="00BF2BCA">
            <w:rPr>
              <w:u w:val="single"/>
              <w:rPrChange w:id="393" w:author="SHAHZAIB KHAN" w:date="2026-10-07T19:14:00Z" w16du:dateUtc="2026-10-07T14:14:00Z">
                <w:rPr/>
              </w:rPrChange>
            </w:rPr>
            <w:fldChar w:fldCharType="begin"/>
          </w:r>
          <w:r w:rsidRPr="00BF2BCA">
            <w:rPr>
              <w:u w:val="single"/>
              <w:rPrChange w:id="394" w:author="SHAHZAIB KHAN" w:date="2026-10-07T19:14:00Z" w16du:dateUtc="2026-10-07T14:14:00Z">
                <w:rPr/>
              </w:rPrChange>
            </w:rPr>
            <w:instrText>HYPERLINK \l "_Toc193890185"</w:instrText>
          </w:r>
          <w:r w:rsidRPr="00713BE8">
            <w:rPr>
              <w:u w:val="single"/>
            </w:rPr>
          </w:r>
          <w:r w:rsidRPr="00BF2BCA">
            <w:rPr>
              <w:u w:val="single"/>
              <w:rPrChange w:id="395" w:author="SHAHZAIB KHAN" w:date="2026-10-07T19:14:00Z" w16du:dateUtc="2026-10-07T14:14:00Z">
                <w:rPr/>
              </w:rPrChange>
            </w:rPr>
            <w:fldChar w:fldCharType="separate"/>
          </w:r>
          <w:r w:rsidRPr="00BF2BCA">
            <w:rPr>
              <w:rStyle w:val="Hyperlink"/>
              <w:rFonts w:ascii="Symbol" w:eastAsiaTheme="majorEastAsia" w:hAnsi="Symbol" w:cstheme="majorBidi"/>
              <w:noProof/>
            </w:rPr>
            <w:t></w:t>
          </w:r>
          <w:r w:rsidRPr="00BF2BCA">
            <w:rPr>
              <w:noProof/>
              <w:u w:val="single"/>
              <w:rPrChange w:id="396" w:author="SHAHZAIB KHAN" w:date="2026-10-07T19:14:00Z" w16du:dateUtc="2026-10-07T14:14:00Z">
                <w:rPr>
                  <w:noProof/>
                </w:rPr>
              </w:rPrChange>
            </w:rPr>
            <w:tab/>
          </w:r>
          <w:r w:rsidRPr="00BF2BCA">
            <w:rPr>
              <w:rStyle w:val="Hyperlink"/>
              <w:rFonts w:ascii="Times New Roman" w:eastAsia="Times New Roman" w:hAnsi="Times New Roman" w:cs="Times New Roman"/>
              <w:b/>
              <w:bCs/>
              <w:noProof/>
            </w:rPr>
            <w:t xml:space="preserve"> </w:t>
          </w:r>
          <w:r w:rsidRPr="00BF2BCA">
            <w:rPr>
              <w:rStyle w:val="Hyperlink"/>
              <w:rFonts w:asciiTheme="majorHAnsi" w:eastAsiaTheme="majorEastAsia" w:hAnsiTheme="majorHAnsi" w:cstheme="majorBidi"/>
              <w:noProof/>
            </w:rPr>
            <w:t>Product Functions</w:t>
          </w:r>
          <w:r w:rsidRPr="00BF2BCA">
            <w:rPr>
              <w:noProof/>
              <w:webHidden/>
              <w:u w:val="single"/>
              <w:rPrChange w:id="397" w:author="SHAHZAIB KHAN" w:date="2026-10-07T19:14:00Z" w16du:dateUtc="2026-10-07T14:14:00Z">
                <w:rPr>
                  <w:noProof/>
                  <w:webHidden/>
                </w:rPr>
              </w:rPrChange>
            </w:rPr>
            <w:tab/>
          </w:r>
          <w:r w:rsidRPr="00BF2BCA">
            <w:rPr>
              <w:noProof/>
              <w:webHidden/>
              <w:u w:val="single"/>
              <w:rPrChange w:id="398" w:author="SHAHZAIB KHAN" w:date="2026-10-07T19:14:00Z" w16du:dateUtc="2026-10-07T14:14:00Z">
                <w:rPr>
                  <w:noProof/>
                  <w:webHidden/>
                </w:rPr>
              </w:rPrChange>
            </w:rPr>
            <w:fldChar w:fldCharType="begin"/>
          </w:r>
          <w:r w:rsidRPr="00BF2BCA">
            <w:rPr>
              <w:noProof/>
              <w:webHidden/>
              <w:u w:val="single"/>
              <w:rPrChange w:id="399" w:author="SHAHZAIB KHAN" w:date="2026-10-07T19:14:00Z" w16du:dateUtc="2026-10-07T14:14:00Z">
                <w:rPr>
                  <w:noProof/>
                  <w:webHidden/>
                </w:rPr>
              </w:rPrChange>
            </w:rPr>
            <w:instrText xml:space="preserve"> PAGEREF _Toc193890185 \h </w:instrText>
          </w:r>
          <w:r w:rsidRPr="00713BE8">
            <w:rPr>
              <w:noProof/>
              <w:webHidden/>
              <w:u w:val="single"/>
            </w:rPr>
          </w:r>
          <w:r w:rsidRPr="00BF2BCA">
            <w:rPr>
              <w:noProof/>
              <w:webHidden/>
              <w:u w:val="single"/>
              <w:rPrChange w:id="400" w:author="SHAHZAIB KHAN" w:date="2026-10-07T19:14:00Z" w16du:dateUtc="2026-10-07T14:14:00Z">
                <w:rPr>
                  <w:noProof/>
                  <w:webHidden/>
                </w:rPr>
              </w:rPrChange>
            </w:rPr>
            <w:fldChar w:fldCharType="separate"/>
          </w:r>
          <w:ins w:id="401" w:author="SHAHZAIB KHAN" w:date="2026-10-07T22:01:00Z" w16du:dateUtc="2026-10-07T17:01:00Z">
            <w:r w:rsidR="00CC552F">
              <w:rPr>
                <w:noProof/>
                <w:webHidden/>
                <w:u w:val="single"/>
              </w:rPr>
              <w:t>8</w:t>
            </w:r>
          </w:ins>
          <w:del w:id="402" w:author="SHAHZAIB KHAN" w:date="2026-10-07T22:01:00Z" w16du:dateUtc="2026-10-07T17:01:00Z">
            <w:r w:rsidRPr="00BF2BCA" w:rsidDel="00CC552F">
              <w:rPr>
                <w:noProof/>
                <w:webHidden/>
                <w:u w:val="single"/>
                <w:rPrChange w:id="403" w:author="SHAHZAIB KHAN" w:date="2026-10-07T19:14:00Z" w16du:dateUtc="2026-10-07T14:14:00Z">
                  <w:rPr>
                    <w:noProof/>
                    <w:webHidden/>
                  </w:rPr>
                </w:rPrChange>
              </w:rPr>
              <w:delText>5</w:delText>
            </w:r>
          </w:del>
          <w:r w:rsidRPr="00BF2BCA">
            <w:rPr>
              <w:noProof/>
              <w:webHidden/>
              <w:u w:val="single"/>
              <w:rPrChange w:id="404" w:author="SHAHZAIB KHAN" w:date="2026-10-07T19:14:00Z" w16du:dateUtc="2026-10-07T14:14:00Z">
                <w:rPr>
                  <w:noProof/>
                  <w:webHidden/>
                </w:rPr>
              </w:rPrChange>
            </w:rPr>
            <w:fldChar w:fldCharType="end"/>
          </w:r>
          <w:r w:rsidRPr="00BF2BCA">
            <w:rPr>
              <w:u w:val="single"/>
              <w:rPrChange w:id="405" w:author="SHAHZAIB KHAN" w:date="2026-10-07T19:14:00Z" w16du:dateUtc="2026-10-07T14:14:00Z">
                <w:rPr/>
              </w:rPrChange>
            </w:rPr>
            <w:fldChar w:fldCharType="end"/>
          </w:r>
        </w:p>
        <w:p w14:paraId="2BBBF45B" w14:textId="64CFD18A" w:rsidR="0053165F" w:rsidRPr="00BF2BCA" w:rsidRDefault="0053165F">
          <w:pPr>
            <w:pStyle w:val="TOC2"/>
            <w:tabs>
              <w:tab w:val="left" w:pos="720"/>
              <w:tab w:val="right" w:leader="dot" w:pos="9350"/>
            </w:tabs>
            <w:rPr>
              <w:noProof/>
              <w:u w:val="single"/>
              <w:rPrChange w:id="406" w:author="SHAHZAIB KHAN" w:date="2026-10-07T19:14:00Z" w16du:dateUtc="2026-10-07T14:14:00Z">
                <w:rPr>
                  <w:noProof/>
                </w:rPr>
              </w:rPrChange>
            </w:rPr>
          </w:pPr>
          <w:r w:rsidRPr="00BF2BCA">
            <w:rPr>
              <w:u w:val="single"/>
              <w:rPrChange w:id="407" w:author="SHAHZAIB KHAN" w:date="2026-10-07T19:14:00Z" w16du:dateUtc="2026-10-07T14:14:00Z">
                <w:rPr/>
              </w:rPrChange>
            </w:rPr>
            <w:fldChar w:fldCharType="begin"/>
          </w:r>
          <w:r w:rsidRPr="00BF2BCA">
            <w:rPr>
              <w:u w:val="single"/>
              <w:rPrChange w:id="408" w:author="SHAHZAIB KHAN" w:date="2026-10-07T19:14:00Z" w16du:dateUtc="2026-10-07T14:14:00Z">
                <w:rPr/>
              </w:rPrChange>
            </w:rPr>
            <w:instrText>HYPERLINK \l "_Toc193890186"</w:instrText>
          </w:r>
          <w:r w:rsidRPr="00713BE8">
            <w:rPr>
              <w:u w:val="single"/>
            </w:rPr>
          </w:r>
          <w:r w:rsidRPr="00BF2BCA">
            <w:rPr>
              <w:u w:val="single"/>
              <w:rPrChange w:id="409" w:author="SHAHZAIB KHAN" w:date="2026-10-07T19:14:00Z" w16du:dateUtc="2026-10-07T14:14:00Z">
                <w:rPr/>
              </w:rPrChange>
            </w:rPr>
            <w:fldChar w:fldCharType="separate"/>
          </w:r>
          <w:r w:rsidRPr="00BF2BCA">
            <w:rPr>
              <w:rStyle w:val="Hyperlink"/>
              <w:rFonts w:ascii="Symbol" w:eastAsiaTheme="majorEastAsia" w:hAnsi="Symbol" w:cstheme="majorBidi"/>
              <w:noProof/>
            </w:rPr>
            <w:t></w:t>
          </w:r>
          <w:r w:rsidRPr="00BF2BCA">
            <w:rPr>
              <w:noProof/>
              <w:u w:val="single"/>
              <w:rPrChange w:id="410"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User Characteristics</w:t>
          </w:r>
          <w:r w:rsidRPr="00BF2BCA">
            <w:rPr>
              <w:noProof/>
              <w:webHidden/>
              <w:u w:val="single"/>
              <w:rPrChange w:id="411" w:author="SHAHZAIB KHAN" w:date="2026-10-07T19:14:00Z" w16du:dateUtc="2026-10-07T14:14:00Z">
                <w:rPr>
                  <w:noProof/>
                  <w:webHidden/>
                </w:rPr>
              </w:rPrChange>
            </w:rPr>
            <w:tab/>
          </w:r>
          <w:r w:rsidRPr="00BF2BCA">
            <w:rPr>
              <w:noProof/>
              <w:webHidden/>
              <w:u w:val="single"/>
              <w:rPrChange w:id="412" w:author="SHAHZAIB KHAN" w:date="2026-10-07T19:14:00Z" w16du:dateUtc="2026-10-07T14:14:00Z">
                <w:rPr>
                  <w:noProof/>
                  <w:webHidden/>
                </w:rPr>
              </w:rPrChange>
            </w:rPr>
            <w:fldChar w:fldCharType="begin"/>
          </w:r>
          <w:r w:rsidRPr="00BF2BCA">
            <w:rPr>
              <w:noProof/>
              <w:webHidden/>
              <w:u w:val="single"/>
              <w:rPrChange w:id="413" w:author="SHAHZAIB KHAN" w:date="2026-10-07T19:14:00Z" w16du:dateUtc="2026-10-07T14:14:00Z">
                <w:rPr>
                  <w:noProof/>
                  <w:webHidden/>
                </w:rPr>
              </w:rPrChange>
            </w:rPr>
            <w:instrText xml:space="preserve"> PAGEREF _Toc193890186 \h </w:instrText>
          </w:r>
          <w:r w:rsidRPr="00713BE8">
            <w:rPr>
              <w:noProof/>
              <w:webHidden/>
              <w:u w:val="single"/>
            </w:rPr>
          </w:r>
          <w:r w:rsidRPr="00BF2BCA">
            <w:rPr>
              <w:noProof/>
              <w:webHidden/>
              <w:u w:val="single"/>
              <w:rPrChange w:id="414" w:author="SHAHZAIB KHAN" w:date="2026-10-07T19:14:00Z" w16du:dateUtc="2026-10-07T14:14:00Z">
                <w:rPr>
                  <w:noProof/>
                  <w:webHidden/>
                </w:rPr>
              </w:rPrChange>
            </w:rPr>
            <w:fldChar w:fldCharType="separate"/>
          </w:r>
          <w:ins w:id="415" w:author="SHAHZAIB KHAN" w:date="2026-10-07T22:01:00Z" w16du:dateUtc="2026-10-07T17:01:00Z">
            <w:r w:rsidR="00CC552F">
              <w:rPr>
                <w:noProof/>
                <w:webHidden/>
                <w:u w:val="single"/>
              </w:rPr>
              <w:t>8</w:t>
            </w:r>
          </w:ins>
          <w:del w:id="416" w:author="SHAHZAIB KHAN" w:date="2026-10-07T22:01:00Z" w16du:dateUtc="2026-10-07T17:01:00Z">
            <w:r w:rsidRPr="00BF2BCA" w:rsidDel="00CC552F">
              <w:rPr>
                <w:noProof/>
                <w:webHidden/>
                <w:u w:val="single"/>
                <w:rPrChange w:id="417" w:author="SHAHZAIB KHAN" w:date="2026-10-07T19:14:00Z" w16du:dateUtc="2026-10-07T14:14:00Z">
                  <w:rPr>
                    <w:noProof/>
                    <w:webHidden/>
                  </w:rPr>
                </w:rPrChange>
              </w:rPr>
              <w:delText>5</w:delText>
            </w:r>
          </w:del>
          <w:r w:rsidRPr="00BF2BCA">
            <w:rPr>
              <w:noProof/>
              <w:webHidden/>
              <w:u w:val="single"/>
              <w:rPrChange w:id="418" w:author="SHAHZAIB KHAN" w:date="2026-10-07T19:14:00Z" w16du:dateUtc="2026-10-07T14:14:00Z">
                <w:rPr>
                  <w:noProof/>
                  <w:webHidden/>
                </w:rPr>
              </w:rPrChange>
            </w:rPr>
            <w:fldChar w:fldCharType="end"/>
          </w:r>
          <w:r w:rsidRPr="00BF2BCA">
            <w:rPr>
              <w:u w:val="single"/>
              <w:rPrChange w:id="419" w:author="SHAHZAIB KHAN" w:date="2026-10-07T19:14:00Z" w16du:dateUtc="2026-10-07T14:14:00Z">
                <w:rPr/>
              </w:rPrChange>
            </w:rPr>
            <w:fldChar w:fldCharType="end"/>
          </w:r>
        </w:p>
        <w:p w14:paraId="649A0805" w14:textId="77BF19A3" w:rsidR="0053165F" w:rsidRPr="00BF2BCA" w:rsidRDefault="0053165F">
          <w:pPr>
            <w:pStyle w:val="TOC2"/>
            <w:tabs>
              <w:tab w:val="left" w:pos="720"/>
              <w:tab w:val="right" w:leader="dot" w:pos="9350"/>
            </w:tabs>
            <w:rPr>
              <w:noProof/>
              <w:u w:val="single"/>
              <w:rPrChange w:id="420" w:author="SHAHZAIB KHAN" w:date="2026-10-07T19:14:00Z" w16du:dateUtc="2026-10-07T14:14:00Z">
                <w:rPr>
                  <w:noProof/>
                </w:rPr>
              </w:rPrChange>
            </w:rPr>
          </w:pPr>
          <w:r w:rsidRPr="00BF2BCA">
            <w:rPr>
              <w:u w:val="single"/>
              <w:rPrChange w:id="421" w:author="SHAHZAIB KHAN" w:date="2026-10-07T19:14:00Z" w16du:dateUtc="2026-10-07T14:14:00Z">
                <w:rPr/>
              </w:rPrChange>
            </w:rPr>
            <w:fldChar w:fldCharType="begin"/>
          </w:r>
          <w:r w:rsidRPr="00BF2BCA">
            <w:rPr>
              <w:u w:val="single"/>
              <w:rPrChange w:id="422" w:author="SHAHZAIB KHAN" w:date="2026-10-07T19:14:00Z" w16du:dateUtc="2026-10-07T14:14:00Z">
                <w:rPr/>
              </w:rPrChange>
            </w:rPr>
            <w:instrText>HYPERLINK \l "_Toc193890187"</w:instrText>
          </w:r>
          <w:r w:rsidRPr="00713BE8">
            <w:rPr>
              <w:u w:val="single"/>
            </w:rPr>
          </w:r>
          <w:r w:rsidRPr="00BF2BCA">
            <w:rPr>
              <w:u w:val="single"/>
              <w:rPrChange w:id="423" w:author="SHAHZAIB KHAN" w:date="2026-10-07T19:14:00Z" w16du:dateUtc="2026-10-07T14:14:00Z">
                <w:rPr/>
              </w:rPrChange>
            </w:rPr>
            <w:fldChar w:fldCharType="separate"/>
          </w:r>
          <w:r w:rsidRPr="00BF2BCA">
            <w:rPr>
              <w:noProof/>
              <w:u w:val="single"/>
              <w:rPrChange w:id="424" w:author="SHAHZAIB KHAN" w:date="2026-10-07T19:14:00Z" w16du:dateUtc="2026-10-07T14:14:00Z">
                <w:rPr>
                  <w:noProof/>
                </w:rPr>
              </w:rPrChange>
            </w:rPr>
            <w:tab/>
          </w:r>
          <w:r w:rsidRPr="00BF2BCA">
            <w:rPr>
              <w:rStyle w:val="Hyperlink"/>
              <w:rFonts w:eastAsia="Times New Roman"/>
              <w:noProof/>
            </w:rPr>
            <w:t xml:space="preserve"> Constraints</w:t>
          </w:r>
          <w:r w:rsidRPr="00BF2BCA">
            <w:rPr>
              <w:noProof/>
              <w:webHidden/>
              <w:u w:val="single"/>
              <w:rPrChange w:id="425" w:author="SHAHZAIB KHAN" w:date="2026-10-07T19:14:00Z" w16du:dateUtc="2026-10-07T14:14:00Z">
                <w:rPr>
                  <w:noProof/>
                  <w:webHidden/>
                </w:rPr>
              </w:rPrChange>
            </w:rPr>
            <w:tab/>
          </w:r>
          <w:r w:rsidRPr="00BF2BCA">
            <w:rPr>
              <w:noProof/>
              <w:webHidden/>
              <w:u w:val="single"/>
              <w:rPrChange w:id="426" w:author="SHAHZAIB KHAN" w:date="2026-10-07T19:14:00Z" w16du:dateUtc="2026-10-07T14:14:00Z">
                <w:rPr>
                  <w:noProof/>
                  <w:webHidden/>
                </w:rPr>
              </w:rPrChange>
            </w:rPr>
            <w:fldChar w:fldCharType="begin"/>
          </w:r>
          <w:r w:rsidRPr="00BF2BCA">
            <w:rPr>
              <w:noProof/>
              <w:webHidden/>
              <w:u w:val="single"/>
              <w:rPrChange w:id="427" w:author="SHAHZAIB KHAN" w:date="2026-10-07T19:14:00Z" w16du:dateUtc="2026-10-07T14:14:00Z">
                <w:rPr>
                  <w:noProof/>
                  <w:webHidden/>
                </w:rPr>
              </w:rPrChange>
            </w:rPr>
            <w:instrText xml:space="preserve"> PAGEREF _Toc193890187 \h </w:instrText>
          </w:r>
          <w:r w:rsidRPr="00713BE8">
            <w:rPr>
              <w:noProof/>
              <w:webHidden/>
              <w:u w:val="single"/>
            </w:rPr>
          </w:r>
          <w:r w:rsidRPr="00BF2BCA">
            <w:rPr>
              <w:noProof/>
              <w:webHidden/>
              <w:u w:val="single"/>
              <w:rPrChange w:id="428" w:author="SHAHZAIB KHAN" w:date="2026-10-07T19:14:00Z" w16du:dateUtc="2026-10-07T14:14:00Z">
                <w:rPr>
                  <w:noProof/>
                  <w:webHidden/>
                </w:rPr>
              </w:rPrChange>
            </w:rPr>
            <w:fldChar w:fldCharType="separate"/>
          </w:r>
          <w:ins w:id="429" w:author="SHAHZAIB KHAN" w:date="2026-10-07T22:01:00Z" w16du:dateUtc="2026-10-07T17:01:00Z">
            <w:r w:rsidR="00CC552F">
              <w:rPr>
                <w:noProof/>
                <w:webHidden/>
                <w:u w:val="single"/>
              </w:rPr>
              <w:t>8</w:t>
            </w:r>
          </w:ins>
          <w:del w:id="430" w:author="SHAHZAIB KHAN" w:date="2026-10-07T22:01:00Z" w16du:dateUtc="2026-10-07T17:01:00Z">
            <w:r w:rsidRPr="00BF2BCA" w:rsidDel="00CC552F">
              <w:rPr>
                <w:noProof/>
                <w:webHidden/>
                <w:u w:val="single"/>
                <w:rPrChange w:id="431" w:author="SHAHZAIB KHAN" w:date="2026-10-07T19:14:00Z" w16du:dateUtc="2026-10-07T14:14:00Z">
                  <w:rPr>
                    <w:noProof/>
                    <w:webHidden/>
                  </w:rPr>
                </w:rPrChange>
              </w:rPr>
              <w:delText>6</w:delText>
            </w:r>
          </w:del>
          <w:r w:rsidRPr="00BF2BCA">
            <w:rPr>
              <w:noProof/>
              <w:webHidden/>
              <w:u w:val="single"/>
              <w:rPrChange w:id="432" w:author="SHAHZAIB KHAN" w:date="2026-10-07T19:14:00Z" w16du:dateUtc="2026-10-07T14:14:00Z">
                <w:rPr>
                  <w:noProof/>
                  <w:webHidden/>
                </w:rPr>
              </w:rPrChange>
            </w:rPr>
            <w:fldChar w:fldCharType="end"/>
          </w:r>
          <w:r w:rsidRPr="00BF2BCA">
            <w:rPr>
              <w:u w:val="single"/>
              <w:rPrChange w:id="433" w:author="SHAHZAIB KHAN" w:date="2026-10-07T19:14:00Z" w16du:dateUtc="2026-10-07T14:14:00Z">
                <w:rPr/>
              </w:rPrChange>
            </w:rPr>
            <w:fldChar w:fldCharType="end"/>
          </w:r>
        </w:p>
        <w:p w14:paraId="0432942B" w14:textId="4796D24A" w:rsidR="0053165F" w:rsidRPr="00BF2BCA" w:rsidRDefault="0053165F">
          <w:pPr>
            <w:pStyle w:val="TOC2"/>
            <w:tabs>
              <w:tab w:val="left" w:pos="720"/>
              <w:tab w:val="right" w:leader="dot" w:pos="9350"/>
            </w:tabs>
            <w:rPr>
              <w:noProof/>
              <w:u w:val="single"/>
              <w:rPrChange w:id="434" w:author="SHAHZAIB KHAN" w:date="2026-10-07T19:14:00Z" w16du:dateUtc="2026-10-07T14:14:00Z">
                <w:rPr>
                  <w:noProof/>
                </w:rPr>
              </w:rPrChange>
            </w:rPr>
          </w:pPr>
          <w:r w:rsidRPr="00BF2BCA">
            <w:rPr>
              <w:u w:val="single"/>
              <w:rPrChange w:id="435" w:author="SHAHZAIB KHAN" w:date="2026-10-07T19:14:00Z" w16du:dateUtc="2026-10-07T14:14:00Z">
                <w:rPr/>
              </w:rPrChange>
            </w:rPr>
            <w:fldChar w:fldCharType="begin"/>
          </w:r>
          <w:r w:rsidRPr="00BF2BCA">
            <w:rPr>
              <w:u w:val="single"/>
              <w:rPrChange w:id="436" w:author="SHAHZAIB KHAN" w:date="2026-10-07T19:14:00Z" w16du:dateUtc="2026-10-07T14:14:00Z">
                <w:rPr/>
              </w:rPrChange>
            </w:rPr>
            <w:instrText>HYPERLINK \l "_Toc193890188"</w:instrText>
          </w:r>
          <w:r w:rsidRPr="00713BE8">
            <w:rPr>
              <w:u w:val="single"/>
            </w:rPr>
          </w:r>
          <w:r w:rsidRPr="00BF2BCA">
            <w:rPr>
              <w:u w:val="single"/>
              <w:rPrChange w:id="437" w:author="SHAHZAIB KHAN" w:date="2026-10-07T19:14:00Z" w16du:dateUtc="2026-10-07T14:14:00Z">
                <w:rPr/>
              </w:rPrChange>
            </w:rPr>
            <w:fldChar w:fldCharType="separate"/>
          </w:r>
          <w:r w:rsidRPr="00BF2BCA">
            <w:rPr>
              <w:rStyle w:val="Hyperlink"/>
              <w:rFonts w:ascii="Symbol" w:eastAsia="Times New Roman" w:hAnsi="Symbol" w:cs="Times New Roman"/>
              <w:bCs/>
              <w:noProof/>
            </w:rPr>
            <w:t></w:t>
          </w:r>
          <w:r w:rsidRPr="00BF2BCA">
            <w:rPr>
              <w:noProof/>
              <w:u w:val="single"/>
              <w:rPrChange w:id="438" w:author="SHAHZAIB KHAN" w:date="2026-10-07T19:14:00Z" w16du:dateUtc="2026-10-07T14:14:00Z">
                <w:rPr>
                  <w:noProof/>
                </w:rPr>
              </w:rPrChange>
            </w:rPr>
            <w:tab/>
          </w:r>
          <w:r w:rsidRPr="00BF2BCA">
            <w:rPr>
              <w:rStyle w:val="Hyperlink"/>
              <w:rFonts w:ascii="Times New Roman" w:eastAsia="Times New Roman" w:hAnsi="Times New Roman" w:cs="Times New Roman"/>
              <w:b/>
              <w:bCs/>
              <w:noProof/>
            </w:rPr>
            <w:t xml:space="preserve"> </w:t>
          </w:r>
          <w:r w:rsidRPr="00BF2BCA">
            <w:rPr>
              <w:rStyle w:val="Hyperlink"/>
              <w:rFonts w:eastAsiaTheme="majorEastAsia" w:cstheme="majorBidi"/>
              <w:noProof/>
            </w:rPr>
            <w:t>Assumptions and Dependencies</w:t>
          </w:r>
          <w:r w:rsidRPr="00BF2BCA">
            <w:rPr>
              <w:noProof/>
              <w:webHidden/>
              <w:u w:val="single"/>
              <w:rPrChange w:id="439" w:author="SHAHZAIB KHAN" w:date="2026-10-07T19:14:00Z" w16du:dateUtc="2026-10-07T14:14:00Z">
                <w:rPr>
                  <w:noProof/>
                  <w:webHidden/>
                </w:rPr>
              </w:rPrChange>
            </w:rPr>
            <w:tab/>
          </w:r>
          <w:r w:rsidRPr="00BF2BCA">
            <w:rPr>
              <w:noProof/>
              <w:webHidden/>
              <w:u w:val="single"/>
              <w:rPrChange w:id="440" w:author="SHAHZAIB KHAN" w:date="2026-10-07T19:14:00Z" w16du:dateUtc="2026-10-07T14:14:00Z">
                <w:rPr>
                  <w:noProof/>
                  <w:webHidden/>
                </w:rPr>
              </w:rPrChange>
            </w:rPr>
            <w:fldChar w:fldCharType="begin"/>
          </w:r>
          <w:r w:rsidRPr="00BF2BCA">
            <w:rPr>
              <w:noProof/>
              <w:webHidden/>
              <w:u w:val="single"/>
              <w:rPrChange w:id="441" w:author="SHAHZAIB KHAN" w:date="2026-10-07T19:14:00Z" w16du:dateUtc="2026-10-07T14:14:00Z">
                <w:rPr>
                  <w:noProof/>
                  <w:webHidden/>
                </w:rPr>
              </w:rPrChange>
            </w:rPr>
            <w:instrText xml:space="preserve"> PAGEREF _Toc193890188 \h </w:instrText>
          </w:r>
          <w:r w:rsidRPr="00713BE8">
            <w:rPr>
              <w:noProof/>
              <w:webHidden/>
              <w:u w:val="single"/>
            </w:rPr>
          </w:r>
          <w:r w:rsidRPr="00BF2BCA">
            <w:rPr>
              <w:noProof/>
              <w:webHidden/>
              <w:u w:val="single"/>
              <w:rPrChange w:id="442" w:author="SHAHZAIB KHAN" w:date="2026-10-07T19:14:00Z" w16du:dateUtc="2026-10-07T14:14:00Z">
                <w:rPr>
                  <w:noProof/>
                  <w:webHidden/>
                </w:rPr>
              </w:rPrChange>
            </w:rPr>
            <w:fldChar w:fldCharType="separate"/>
          </w:r>
          <w:ins w:id="443" w:author="SHAHZAIB KHAN" w:date="2026-10-07T22:01:00Z" w16du:dateUtc="2026-10-07T17:01:00Z">
            <w:r w:rsidR="00CC552F">
              <w:rPr>
                <w:noProof/>
                <w:webHidden/>
                <w:u w:val="single"/>
              </w:rPr>
              <w:t>8</w:t>
            </w:r>
          </w:ins>
          <w:del w:id="444" w:author="SHAHZAIB KHAN" w:date="2026-10-07T22:01:00Z" w16du:dateUtc="2026-10-07T17:01:00Z">
            <w:r w:rsidRPr="00BF2BCA" w:rsidDel="00CC552F">
              <w:rPr>
                <w:noProof/>
                <w:webHidden/>
                <w:u w:val="single"/>
                <w:rPrChange w:id="445" w:author="SHAHZAIB KHAN" w:date="2026-10-07T19:14:00Z" w16du:dateUtc="2026-10-07T14:14:00Z">
                  <w:rPr>
                    <w:noProof/>
                    <w:webHidden/>
                  </w:rPr>
                </w:rPrChange>
              </w:rPr>
              <w:delText>6</w:delText>
            </w:r>
          </w:del>
          <w:r w:rsidRPr="00BF2BCA">
            <w:rPr>
              <w:noProof/>
              <w:webHidden/>
              <w:u w:val="single"/>
              <w:rPrChange w:id="446" w:author="SHAHZAIB KHAN" w:date="2026-10-07T19:14:00Z" w16du:dateUtc="2026-10-07T14:14:00Z">
                <w:rPr>
                  <w:noProof/>
                  <w:webHidden/>
                </w:rPr>
              </w:rPrChange>
            </w:rPr>
            <w:fldChar w:fldCharType="end"/>
          </w:r>
          <w:r w:rsidRPr="00BF2BCA">
            <w:rPr>
              <w:u w:val="single"/>
              <w:rPrChange w:id="447" w:author="SHAHZAIB KHAN" w:date="2026-10-07T19:14:00Z" w16du:dateUtc="2026-10-07T14:14:00Z">
                <w:rPr/>
              </w:rPrChange>
            </w:rPr>
            <w:fldChar w:fldCharType="end"/>
          </w:r>
        </w:p>
        <w:p w14:paraId="236ADBC3" w14:textId="3E4E4D1A" w:rsidR="0053165F" w:rsidRPr="00BF2BCA" w:rsidRDefault="0053165F">
          <w:pPr>
            <w:pStyle w:val="TOC1"/>
            <w:tabs>
              <w:tab w:val="right" w:leader="dot" w:pos="9350"/>
            </w:tabs>
            <w:rPr>
              <w:noProof/>
              <w:u w:val="single"/>
              <w:rPrChange w:id="448" w:author="SHAHZAIB KHAN" w:date="2026-10-07T19:14:00Z" w16du:dateUtc="2026-10-07T14:14:00Z">
                <w:rPr>
                  <w:noProof/>
                </w:rPr>
              </w:rPrChange>
            </w:rPr>
          </w:pPr>
          <w:r w:rsidRPr="00BF2BCA">
            <w:rPr>
              <w:u w:val="single"/>
              <w:rPrChange w:id="449" w:author="SHAHZAIB KHAN" w:date="2026-10-07T19:14:00Z" w16du:dateUtc="2026-10-07T14:14:00Z">
                <w:rPr/>
              </w:rPrChange>
            </w:rPr>
            <w:fldChar w:fldCharType="begin"/>
          </w:r>
          <w:r w:rsidRPr="00BF2BCA">
            <w:rPr>
              <w:u w:val="single"/>
              <w:rPrChange w:id="450" w:author="SHAHZAIB KHAN" w:date="2026-10-07T19:14:00Z" w16du:dateUtc="2026-10-07T14:14:00Z">
                <w:rPr/>
              </w:rPrChange>
            </w:rPr>
            <w:instrText>HYPERLINK \l "_Toc193890189"</w:instrText>
          </w:r>
          <w:r w:rsidRPr="00713BE8">
            <w:rPr>
              <w:u w:val="single"/>
            </w:rPr>
          </w:r>
          <w:r w:rsidRPr="00BF2BCA">
            <w:rPr>
              <w:u w:val="single"/>
              <w:rPrChange w:id="451" w:author="SHAHZAIB KHAN" w:date="2026-10-07T19:14:00Z" w16du:dateUtc="2026-10-07T14:14:00Z">
                <w:rPr/>
              </w:rPrChange>
            </w:rPr>
            <w:fldChar w:fldCharType="separate"/>
          </w:r>
          <w:r w:rsidRPr="00BF2BCA">
            <w:rPr>
              <w:rStyle w:val="Hyperlink"/>
              <w:rFonts w:asciiTheme="majorHAnsi" w:eastAsiaTheme="majorEastAsia" w:hAnsiTheme="majorHAnsi" w:cstheme="majorBidi"/>
              <w:noProof/>
            </w:rPr>
            <w:t>Specific Requirements</w:t>
          </w:r>
          <w:r w:rsidRPr="00BF2BCA">
            <w:rPr>
              <w:noProof/>
              <w:webHidden/>
              <w:u w:val="single"/>
              <w:rPrChange w:id="452" w:author="SHAHZAIB KHAN" w:date="2026-10-07T19:14:00Z" w16du:dateUtc="2026-10-07T14:14:00Z">
                <w:rPr>
                  <w:noProof/>
                  <w:webHidden/>
                </w:rPr>
              </w:rPrChange>
            </w:rPr>
            <w:tab/>
          </w:r>
          <w:r w:rsidRPr="00BF2BCA">
            <w:rPr>
              <w:noProof/>
              <w:webHidden/>
              <w:u w:val="single"/>
              <w:rPrChange w:id="453" w:author="SHAHZAIB KHAN" w:date="2026-10-07T19:14:00Z" w16du:dateUtc="2026-10-07T14:14:00Z">
                <w:rPr>
                  <w:noProof/>
                  <w:webHidden/>
                </w:rPr>
              </w:rPrChange>
            </w:rPr>
            <w:fldChar w:fldCharType="begin"/>
          </w:r>
          <w:r w:rsidRPr="00BF2BCA">
            <w:rPr>
              <w:noProof/>
              <w:webHidden/>
              <w:u w:val="single"/>
              <w:rPrChange w:id="454" w:author="SHAHZAIB KHAN" w:date="2026-10-07T19:14:00Z" w16du:dateUtc="2026-10-07T14:14:00Z">
                <w:rPr>
                  <w:noProof/>
                  <w:webHidden/>
                </w:rPr>
              </w:rPrChange>
            </w:rPr>
            <w:instrText xml:space="preserve"> PAGEREF _Toc193890189 \h </w:instrText>
          </w:r>
          <w:r w:rsidRPr="00713BE8">
            <w:rPr>
              <w:noProof/>
              <w:webHidden/>
              <w:u w:val="single"/>
            </w:rPr>
          </w:r>
          <w:r w:rsidRPr="00BF2BCA">
            <w:rPr>
              <w:noProof/>
              <w:webHidden/>
              <w:u w:val="single"/>
              <w:rPrChange w:id="455" w:author="SHAHZAIB KHAN" w:date="2026-10-07T19:14:00Z" w16du:dateUtc="2026-10-07T14:14:00Z">
                <w:rPr>
                  <w:noProof/>
                  <w:webHidden/>
                </w:rPr>
              </w:rPrChange>
            </w:rPr>
            <w:fldChar w:fldCharType="separate"/>
          </w:r>
          <w:ins w:id="456" w:author="SHAHZAIB KHAN" w:date="2026-10-07T22:01:00Z" w16du:dateUtc="2026-10-07T17:01:00Z">
            <w:r w:rsidR="00CC552F">
              <w:rPr>
                <w:noProof/>
                <w:webHidden/>
                <w:u w:val="single"/>
              </w:rPr>
              <w:t>8</w:t>
            </w:r>
          </w:ins>
          <w:del w:id="457" w:author="SHAHZAIB KHAN" w:date="2026-10-07T22:01:00Z" w16du:dateUtc="2026-10-07T17:01:00Z">
            <w:r w:rsidRPr="00BF2BCA" w:rsidDel="00CC552F">
              <w:rPr>
                <w:noProof/>
                <w:webHidden/>
                <w:u w:val="single"/>
                <w:rPrChange w:id="458" w:author="SHAHZAIB KHAN" w:date="2026-10-07T19:14:00Z" w16du:dateUtc="2026-10-07T14:14:00Z">
                  <w:rPr>
                    <w:noProof/>
                    <w:webHidden/>
                  </w:rPr>
                </w:rPrChange>
              </w:rPr>
              <w:delText>6</w:delText>
            </w:r>
          </w:del>
          <w:r w:rsidRPr="00BF2BCA">
            <w:rPr>
              <w:noProof/>
              <w:webHidden/>
              <w:u w:val="single"/>
              <w:rPrChange w:id="459" w:author="SHAHZAIB KHAN" w:date="2026-10-07T19:14:00Z" w16du:dateUtc="2026-10-07T14:14:00Z">
                <w:rPr>
                  <w:noProof/>
                  <w:webHidden/>
                </w:rPr>
              </w:rPrChange>
            </w:rPr>
            <w:fldChar w:fldCharType="end"/>
          </w:r>
          <w:r w:rsidRPr="00BF2BCA">
            <w:rPr>
              <w:u w:val="single"/>
              <w:rPrChange w:id="460" w:author="SHAHZAIB KHAN" w:date="2026-10-07T19:14:00Z" w16du:dateUtc="2026-10-07T14:14:00Z">
                <w:rPr/>
              </w:rPrChange>
            </w:rPr>
            <w:fldChar w:fldCharType="end"/>
          </w:r>
        </w:p>
        <w:p w14:paraId="557D8CC6" w14:textId="192E2F97" w:rsidR="0053165F" w:rsidRPr="00BF2BCA" w:rsidRDefault="0053165F">
          <w:pPr>
            <w:pStyle w:val="TOC1"/>
            <w:tabs>
              <w:tab w:val="left" w:pos="440"/>
              <w:tab w:val="right" w:leader="dot" w:pos="9350"/>
            </w:tabs>
            <w:rPr>
              <w:noProof/>
              <w:u w:val="single"/>
              <w:rPrChange w:id="461" w:author="SHAHZAIB KHAN" w:date="2026-10-07T19:14:00Z" w16du:dateUtc="2026-10-07T14:14:00Z">
                <w:rPr>
                  <w:noProof/>
                </w:rPr>
              </w:rPrChange>
            </w:rPr>
          </w:pPr>
          <w:r w:rsidRPr="00BF2BCA">
            <w:rPr>
              <w:u w:val="single"/>
              <w:rPrChange w:id="462" w:author="SHAHZAIB KHAN" w:date="2026-10-07T19:14:00Z" w16du:dateUtc="2026-10-07T14:14:00Z">
                <w:rPr/>
              </w:rPrChange>
            </w:rPr>
            <w:fldChar w:fldCharType="begin"/>
          </w:r>
          <w:r w:rsidRPr="00BF2BCA">
            <w:rPr>
              <w:u w:val="single"/>
              <w:rPrChange w:id="463" w:author="SHAHZAIB KHAN" w:date="2026-10-07T19:14:00Z" w16du:dateUtc="2026-10-07T14:14:00Z">
                <w:rPr/>
              </w:rPrChange>
            </w:rPr>
            <w:instrText>HYPERLINK \l "_Toc193890190"</w:instrText>
          </w:r>
          <w:r w:rsidRPr="00713BE8">
            <w:rPr>
              <w:u w:val="single"/>
            </w:rPr>
          </w:r>
          <w:r w:rsidRPr="00BF2BCA">
            <w:rPr>
              <w:u w:val="single"/>
              <w:rPrChange w:id="464" w:author="SHAHZAIB KHAN" w:date="2026-10-07T19:14:00Z" w16du:dateUtc="2026-10-07T14:14:00Z">
                <w:rPr/>
              </w:rPrChange>
            </w:rPr>
            <w:fldChar w:fldCharType="separate"/>
          </w:r>
          <w:r w:rsidRPr="00BF2BCA">
            <w:rPr>
              <w:rStyle w:val="Hyperlink"/>
              <w:rFonts w:ascii="Symbol" w:eastAsiaTheme="majorEastAsia" w:hAnsi="Symbol" w:cstheme="majorBidi"/>
              <w:noProof/>
            </w:rPr>
            <w:t></w:t>
          </w:r>
          <w:r w:rsidRPr="00BF2BCA">
            <w:rPr>
              <w:noProof/>
              <w:u w:val="single"/>
              <w:rPrChange w:id="465"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Functional Requirements (Use Cases)</w:t>
          </w:r>
          <w:r w:rsidRPr="00BF2BCA">
            <w:rPr>
              <w:noProof/>
              <w:webHidden/>
              <w:u w:val="single"/>
              <w:rPrChange w:id="466" w:author="SHAHZAIB KHAN" w:date="2026-10-07T19:14:00Z" w16du:dateUtc="2026-10-07T14:14:00Z">
                <w:rPr>
                  <w:noProof/>
                  <w:webHidden/>
                </w:rPr>
              </w:rPrChange>
            </w:rPr>
            <w:tab/>
          </w:r>
          <w:r w:rsidRPr="00BF2BCA">
            <w:rPr>
              <w:noProof/>
              <w:webHidden/>
              <w:u w:val="single"/>
              <w:rPrChange w:id="467" w:author="SHAHZAIB KHAN" w:date="2026-10-07T19:14:00Z" w16du:dateUtc="2026-10-07T14:14:00Z">
                <w:rPr>
                  <w:noProof/>
                  <w:webHidden/>
                </w:rPr>
              </w:rPrChange>
            </w:rPr>
            <w:fldChar w:fldCharType="begin"/>
          </w:r>
          <w:r w:rsidRPr="00BF2BCA">
            <w:rPr>
              <w:noProof/>
              <w:webHidden/>
              <w:u w:val="single"/>
              <w:rPrChange w:id="468" w:author="SHAHZAIB KHAN" w:date="2026-10-07T19:14:00Z" w16du:dateUtc="2026-10-07T14:14:00Z">
                <w:rPr>
                  <w:noProof/>
                  <w:webHidden/>
                </w:rPr>
              </w:rPrChange>
            </w:rPr>
            <w:instrText xml:space="preserve"> PAGEREF _Toc193890190 \h </w:instrText>
          </w:r>
          <w:r w:rsidRPr="00713BE8">
            <w:rPr>
              <w:noProof/>
              <w:webHidden/>
              <w:u w:val="single"/>
            </w:rPr>
          </w:r>
          <w:r w:rsidRPr="00BF2BCA">
            <w:rPr>
              <w:noProof/>
              <w:webHidden/>
              <w:u w:val="single"/>
              <w:rPrChange w:id="469" w:author="SHAHZAIB KHAN" w:date="2026-10-07T19:14:00Z" w16du:dateUtc="2026-10-07T14:14:00Z">
                <w:rPr>
                  <w:noProof/>
                  <w:webHidden/>
                </w:rPr>
              </w:rPrChange>
            </w:rPr>
            <w:fldChar w:fldCharType="separate"/>
          </w:r>
          <w:ins w:id="470" w:author="SHAHZAIB KHAN" w:date="2026-10-07T22:01:00Z" w16du:dateUtc="2026-10-07T17:01:00Z">
            <w:r w:rsidR="00CC552F">
              <w:rPr>
                <w:noProof/>
                <w:webHidden/>
                <w:u w:val="single"/>
              </w:rPr>
              <w:t>8</w:t>
            </w:r>
          </w:ins>
          <w:del w:id="471" w:author="SHAHZAIB KHAN" w:date="2026-10-07T22:01:00Z" w16du:dateUtc="2026-10-07T17:01:00Z">
            <w:r w:rsidRPr="00BF2BCA" w:rsidDel="00CC552F">
              <w:rPr>
                <w:noProof/>
                <w:webHidden/>
                <w:u w:val="single"/>
                <w:rPrChange w:id="472" w:author="SHAHZAIB KHAN" w:date="2026-10-07T19:14:00Z" w16du:dateUtc="2026-10-07T14:14:00Z">
                  <w:rPr>
                    <w:noProof/>
                    <w:webHidden/>
                  </w:rPr>
                </w:rPrChange>
              </w:rPr>
              <w:delText>6</w:delText>
            </w:r>
          </w:del>
          <w:r w:rsidRPr="00BF2BCA">
            <w:rPr>
              <w:noProof/>
              <w:webHidden/>
              <w:u w:val="single"/>
              <w:rPrChange w:id="473" w:author="SHAHZAIB KHAN" w:date="2026-10-07T19:14:00Z" w16du:dateUtc="2026-10-07T14:14:00Z">
                <w:rPr>
                  <w:noProof/>
                  <w:webHidden/>
                </w:rPr>
              </w:rPrChange>
            </w:rPr>
            <w:fldChar w:fldCharType="end"/>
          </w:r>
          <w:r w:rsidRPr="00BF2BCA">
            <w:rPr>
              <w:u w:val="single"/>
              <w:rPrChange w:id="474" w:author="SHAHZAIB KHAN" w:date="2026-10-07T19:14:00Z" w16du:dateUtc="2026-10-07T14:14:00Z">
                <w:rPr/>
              </w:rPrChange>
            </w:rPr>
            <w:fldChar w:fldCharType="end"/>
          </w:r>
        </w:p>
        <w:p w14:paraId="4C8E65F7" w14:textId="01BB08B1" w:rsidR="0053165F" w:rsidRPr="00BF2BCA" w:rsidDel="00C726F4" w:rsidRDefault="0053165F">
          <w:pPr>
            <w:pStyle w:val="TOC3"/>
            <w:tabs>
              <w:tab w:val="right" w:leader="dot" w:pos="9350"/>
            </w:tabs>
            <w:rPr>
              <w:del w:id="475" w:author="SHAHZAIB KHAN" w:date="2026-10-07T22:06:00Z" w16du:dateUtc="2026-10-07T17:06:00Z"/>
              <w:noProof/>
              <w:u w:val="single"/>
              <w:rPrChange w:id="476" w:author="SHAHZAIB KHAN" w:date="2026-10-07T19:14:00Z" w16du:dateUtc="2026-10-07T14:14:00Z">
                <w:rPr>
                  <w:del w:id="477" w:author="SHAHZAIB KHAN" w:date="2026-10-07T22:06:00Z" w16du:dateUtc="2026-10-07T17:06:00Z"/>
                  <w:noProof/>
                </w:rPr>
              </w:rPrChange>
            </w:rPr>
          </w:pPr>
          <w:del w:id="478" w:author="SHAHZAIB KHAN" w:date="2026-10-07T22:06:00Z" w16du:dateUtc="2026-10-07T17:06:00Z">
            <w:r w:rsidRPr="00BF2BCA" w:rsidDel="00C726F4">
              <w:rPr>
                <w:u w:val="single"/>
                <w:rPrChange w:id="479" w:author="SHAHZAIB KHAN" w:date="2026-10-07T19:14:00Z" w16du:dateUtc="2026-10-07T14:14:00Z">
                  <w:rPr/>
                </w:rPrChange>
              </w:rPr>
              <w:fldChar w:fldCharType="begin"/>
            </w:r>
            <w:r w:rsidRPr="00BF2BCA" w:rsidDel="00C726F4">
              <w:rPr>
                <w:u w:val="single"/>
                <w:rPrChange w:id="480" w:author="SHAHZAIB KHAN" w:date="2026-10-07T19:14:00Z" w16du:dateUtc="2026-10-07T14:14:00Z">
                  <w:rPr/>
                </w:rPrChange>
              </w:rPr>
              <w:delInstrText>HYPERLINK \l "_Toc193890191"</w:delInstrText>
            </w:r>
            <w:r w:rsidRPr="00713BE8" w:rsidDel="00C726F4">
              <w:rPr>
                <w:u w:val="single"/>
              </w:rPr>
            </w:r>
            <w:r w:rsidRPr="00BF2BCA" w:rsidDel="00C726F4">
              <w:rPr>
                <w:u w:val="single"/>
                <w:rPrChange w:id="481" w:author="SHAHZAIB KHAN" w:date="2026-10-07T19:14:00Z" w16du:dateUtc="2026-10-07T14:14:00Z">
                  <w:rPr/>
                </w:rPrChange>
              </w:rPr>
              <w:fldChar w:fldCharType="separate"/>
            </w:r>
            <w:r w:rsidRPr="00BF2BCA" w:rsidDel="00C726F4">
              <w:rPr>
                <w:rStyle w:val="Hyperlink"/>
                <w:rFonts w:eastAsia="Times New Roman"/>
                <w:noProof/>
              </w:rPr>
              <w:delText>UC 1: Offer Projects and Assign Supervisors</w:delText>
            </w:r>
            <w:r w:rsidRPr="00BF2BCA" w:rsidDel="00C726F4">
              <w:rPr>
                <w:noProof/>
                <w:webHidden/>
                <w:u w:val="single"/>
                <w:rPrChange w:id="482" w:author="SHAHZAIB KHAN" w:date="2026-10-07T19:14:00Z" w16du:dateUtc="2026-10-07T14:14:00Z">
                  <w:rPr>
                    <w:noProof/>
                    <w:webHidden/>
                  </w:rPr>
                </w:rPrChange>
              </w:rPr>
              <w:tab/>
            </w:r>
            <w:r w:rsidRPr="00BF2BCA" w:rsidDel="00C726F4">
              <w:rPr>
                <w:noProof/>
                <w:webHidden/>
                <w:u w:val="single"/>
                <w:rPrChange w:id="483" w:author="SHAHZAIB KHAN" w:date="2026-10-07T19:14:00Z" w16du:dateUtc="2026-10-07T14:14:00Z">
                  <w:rPr>
                    <w:noProof/>
                    <w:webHidden/>
                  </w:rPr>
                </w:rPrChange>
              </w:rPr>
              <w:fldChar w:fldCharType="begin"/>
            </w:r>
            <w:r w:rsidRPr="00BF2BCA" w:rsidDel="00C726F4">
              <w:rPr>
                <w:noProof/>
                <w:webHidden/>
                <w:u w:val="single"/>
                <w:rPrChange w:id="484" w:author="SHAHZAIB KHAN" w:date="2026-10-07T19:14:00Z" w16du:dateUtc="2026-10-07T14:14:00Z">
                  <w:rPr>
                    <w:noProof/>
                    <w:webHidden/>
                  </w:rPr>
                </w:rPrChange>
              </w:rPr>
              <w:delInstrText xml:space="preserve"> PAGEREF _Toc193890191 \h </w:delInstrText>
            </w:r>
            <w:r w:rsidRPr="00713BE8" w:rsidDel="00C726F4">
              <w:rPr>
                <w:noProof/>
                <w:webHidden/>
                <w:u w:val="single"/>
              </w:rPr>
            </w:r>
            <w:r w:rsidRPr="00BF2BCA" w:rsidDel="00C726F4">
              <w:rPr>
                <w:noProof/>
                <w:webHidden/>
                <w:u w:val="single"/>
                <w:rPrChange w:id="485" w:author="SHAHZAIB KHAN" w:date="2026-10-07T19:14:00Z" w16du:dateUtc="2026-10-07T14:14:00Z">
                  <w:rPr>
                    <w:noProof/>
                    <w:webHidden/>
                  </w:rPr>
                </w:rPrChange>
              </w:rPr>
              <w:fldChar w:fldCharType="separate"/>
            </w:r>
          </w:del>
          <w:del w:id="486" w:author="SHAHZAIB KHAN" w:date="2026-10-07T22:01:00Z" w16du:dateUtc="2026-10-07T17:01:00Z">
            <w:r w:rsidRPr="00BF2BCA" w:rsidDel="00CC552F">
              <w:rPr>
                <w:noProof/>
                <w:webHidden/>
                <w:u w:val="single"/>
                <w:rPrChange w:id="487" w:author="SHAHZAIB KHAN" w:date="2026-10-07T19:14:00Z" w16du:dateUtc="2026-10-07T14:14:00Z">
                  <w:rPr>
                    <w:noProof/>
                    <w:webHidden/>
                  </w:rPr>
                </w:rPrChange>
              </w:rPr>
              <w:delText>6</w:delText>
            </w:r>
          </w:del>
          <w:del w:id="488" w:author="SHAHZAIB KHAN" w:date="2026-10-07T22:06:00Z" w16du:dateUtc="2026-10-07T17:06:00Z">
            <w:r w:rsidRPr="00BF2BCA" w:rsidDel="00C726F4">
              <w:rPr>
                <w:noProof/>
                <w:webHidden/>
                <w:u w:val="single"/>
                <w:rPrChange w:id="489" w:author="SHAHZAIB KHAN" w:date="2026-10-07T19:14:00Z" w16du:dateUtc="2026-10-07T14:14:00Z">
                  <w:rPr>
                    <w:noProof/>
                    <w:webHidden/>
                  </w:rPr>
                </w:rPrChange>
              </w:rPr>
              <w:fldChar w:fldCharType="end"/>
            </w:r>
            <w:r w:rsidRPr="00BF2BCA" w:rsidDel="00C726F4">
              <w:rPr>
                <w:u w:val="single"/>
                <w:rPrChange w:id="490" w:author="SHAHZAIB KHAN" w:date="2026-10-07T19:14:00Z" w16du:dateUtc="2026-10-07T14:14:00Z">
                  <w:rPr/>
                </w:rPrChange>
              </w:rPr>
              <w:fldChar w:fldCharType="end"/>
            </w:r>
          </w:del>
        </w:p>
        <w:p w14:paraId="0DEA8D00" w14:textId="2671FFF0" w:rsidR="0053165F" w:rsidRPr="00BF2BCA" w:rsidDel="00C726F4" w:rsidRDefault="0053165F">
          <w:pPr>
            <w:pStyle w:val="TOC3"/>
            <w:tabs>
              <w:tab w:val="right" w:leader="dot" w:pos="9350"/>
            </w:tabs>
            <w:rPr>
              <w:del w:id="491" w:author="SHAHZAIB KHAN" w:date="2026-10-07T22:06:00Z" w16du:dateUtc="2026-10-07T17:06:00Z"/>
              <w:noProof/>
              <w:u w:val="single"/>
              <w:rPrChange w:id="492" w:author="SHAHZAIB KHAN" w:date="2026-10-07T19:14:00Z" w16du:dateUtc="2026-10-07T14:14:00Z">
                <w:rPr>
                  <w:del w:id="493" w:author="SHAHZAIB KHAN" w:date="2026-10-07T22:06:00Z" w16du:dateUtc="2026-10-07T17:06:00Z"/>
                  <w:noProof/>
                </w:rPr>
              </w:rPrChange>
            </w:rPr>
          </w:pPr>
          <w:del w:id="494" w:author="SHAHZAIB KHAN" w:date="2026-10-07T22:06:00Z" w16du:dateUtc="2026-10-07T17:06:00Z">
            <w:r w:rsidRPr="00BF2BCA" w:rsidDel="00C726F4">
              <w:rPr>
                <w:u w:val="single"/>
                <w:rPrChange w:id="495" w:author="SHAHZAIB KHAN" w:date="2026-10-07T19:14:00Z" w16du:dateUtc="2026-10-07T14:14:00Z">
                  <w:rPr/>
                </w:rPrChange>
              </w:rPr>
              <w:fldChar w:fldCharType="begin"/>
            </w:r>
            <w:r w:rsidRPr="00BF2BCA" w:rsidDel="00C726F4">
              <w:rPr>
                <w:u w:val="single"/>
                <w:rPrChange w:id="496" w:author="SHAHZAIB KHAN" w:date="2026-10-07T19:14:00Z" w16du:dateUtc="2026-10-07T14:14:00Z">
                  <w:rPr/>
                </w:rPrChange>
              </w:rPr>
              <w:delInstrText>HYPERLINK \l "_Toc193890192"</w:delInstrText>
            </w:r>
            <w:r w:rsidRPr="00713BE8" w:rsidDel="00C726F4">
              <w:rPr>
                <w:u w:val="single"/>
              </w:rPr>
            </w:r>
            <w:r w:rsidRPr="00BF2BCA" w:rsidDel="00C726F4">
              <w:rPr>
                <w:u w:val="single"/>
                <w:rPrChange w:id="497" w:author="SHAHZAIB KHAN" w:date="2026-10-07T19:14:00Z" w16du:dateUtc="2026-10-07T14:14:00Z">
                  <w:rPr/>
                </w:rPrChange>
              </w:rPr>
              <w:fldChar w:fldCharType="separate"/>
            </w:r>
            <w:r w:rsidRPr="00BF2BCA" w:rsidDel="00C726F4">
              <w:rPr>
                <w:rStyle w:val="Hyperlink"/>
                <w:rFonts w:eastAsia="Times New Roman"/>
                <w:noProof/>
              </w:rPr>
              <w:delText>UC 2: Project Registration</w:delText>
            </w:r>
            <w:r w:rsidRPr="00BF2BCA" w:rsidDel="00C726F4">
              <w:rPr>
                <w:noProof/>
                <w:webHidden/>
                <w:u w:val="single"/>
                <w:rPrChange w:id="498" w:author="SHAHZAIB KHAN" w:date="2026-10-07T19:14:00Z" w16du:dateUtc="2026-10-07T14:14:00Z">
                  <w:rPr>
                    <w:noProof/>
                    <w:webHidden/>
                  </w:rPr>
                </w:rPrChange>
              </w:rPr>
              <w:tab/>
            </w:r>
            <w:r w:rsidRPr="00BF2BCA" w:rsidDel="00C726F4">
              <w:rPr>
                <w:noProof/>
                <w:webHidden/>
                <w:u w:val="single"/>
                <w:rPrChange w:id="499" w:author="SHAHZAIB KHAN" w:date="2026-10-07T19:14:00Z" w16du:dateUtc="2026-10-07T14:14:00Z">
                  <w:rPr>
                    <w:noProof/>
                    <w:webHidden/>
                  </w:rPr>
                </w:rPrChange>
              </w:rPr>
              <w:fldChar w:fldCharType="begin"/>
            </w:r>
            <w:r w:rsidRPr="00BF2BCA" w:rsidDel="00C726F4">
              <w:rPr>
                <w:noProof/>
                <w:webHidden/>
                <w:u w:val="single"/>
                <w:rPrChange w:id="500" w:author="SHAHZAIB KHAN" w:date="2026-10-07T19:14:00Z" w16du:dateUtc="2026-10-07T14:14:00Z">
                  <w:rPr>
                    <w:noProof/>
                    <w:webHidden/>
                  </w:rPr>
                </w:rPrChange>
              </w:rPr>
              <w:delInstrText xml:space="preserve"> PAGEREF _Toc193890192 \h </w:delInstrText>
            </w:r>
            <w:r w:rsidRPr="00713BE8" w:rsidDel="00C726F4">
              <w:rPr>
                <w:noProof/>
                <w:webHidden/>
                <w:u w:val="single"/>
              </w:rPr>
            </w:r>
            <w:r w:rsidRPr="00BF2BCA" w:rsidDel="00C726F4">
              <w:rPr>
                <w:noProof/>
                <w:webHidden/>
                <w:u w:val="single"/>
                <w:rPrChange w:id="501" w:author="SHAHZAIB KHAN" w:date="2026-10-07T19:14:00Z" w16du:dateUtc="2026-10-07T14:14:00Z">
                  <w:rPr>
                    <w:noProof/>
                    <w:webHidden/>
                  </w:rPr>
                </w:rPrChange>
              </w:rPr>
              <w:fldChar w:fldCharType="separate"/>
            </w:r>
          </w:del>
          <w:del w:id="502" w:author="SHAHZAIB KHAN" w:date="2026-10-07T22:01:00Z" w16du:dateUtc="2026-10-07T17:01:00Z">
            <w:r w:rsidRPr="00BF2BCA" w:rsidDel="00CC552F">
              <w:rPr>
                <w:noProof/>
                <w:webHidden/>
                <w:u w:val="single"/>
                <w:rPrChange w:id="503" w:author="SHAHZAIB KHAN" w:date="2026-10-07T19:14:00Z" w16du:dateUtc="2026-10-07T14:14:00Z">
                  <w:rPr>
                    <w:noProof/>
                    <w:webHidden/>
                  </w:rPr>
                </w:rPrChange>
              </w:rPr>
              <w:delText>8</w:delText>
            </w:r>
          </w:del>
          <w:del w:id="504" w:author="SHAHZAIB KHAN" w:date="2026-10-07T22:06:00Z" w16du:dateUtc="2026-10-07T17:06:00Z">
            <w:r w:rsidRPr="00BF2BCA" w:rsidDel="00C726F4">
              <w:rPr>
                <w:noProof/>
                <w:webHidden/>
                <w:u w:val="single"/>
                <w:rPrChange w:id="505" w:author="SHAHZAIB KHAN" w:date="2026-10-07T19:14:00Z" w16du:dateUtc="2026-10-07T14:14:00Z">
                  <w:rPr>
                    <w:noProof/>
                    <w:webHidden/>
                  </w:rPr>
                </w:rPrChange>
              </w:rPr>
              <w:fldChar w:fldCharType="end"/>
            </w:r>
            <w:r w:rsidRPr="00BF2BCA" w:rsidDel="00C726F4">
              <w:rPr>
                <w:u w:val="single"/>
                <w:rPrChange w:id="506" w:author="SHAHZAIB KHAN" w:date="2026-10-07T19:14:00Z" w16du:dateUtc="2026-10-07T14:14:00Z">
                  <w:rPr/>
                </w:rPrChange>
              </w:rPr>
              <w:fldChar w:fldCharType="end"/>
            </w:r>
          </w:del>
        </w:p>
        <w:p w14:paraId="7A2FEB6C" w14:textId="32878BEE" w:rsidR="0053165F" w:rsidRPr="00BF2BCA" w:rsidDel="00C726F4" w:rsidRDefault="0053165F">
          <w:pPr>
            <w:pStyle w:val="TOC3"/>
            <w:tabs>
              <w:tab w:val="right" w:leader="dot" w:pos="9350"/>
            </w:tabs>
            <w:rPr>
              <w:del w:id="507" w:author="SHAHZAIB KHAN" w:date="2026-10-07T22:06:00Z" w16du:dateUtc="2026-10-07T17:06:00Z"/>
              <w:noProof/>
              <w:u w:val="single"/>
              <w:rPrChange w:id="508" w:author="SHAHZAIB KHAN" w:date="2026-10-07T19:14:00Z" w16du:dateUtc="2026-10-07T14:14:00Z">
                <w:rPr>
                  <w:del w:id="509" w:author="SHAHZAIB KHAN" w:date="2026-10-07T22:06:00Z" w16du:dateUtc="2026-10-07T17:06:00Z"/>
                  <w:noProof/>
                </w:rPr>
              </w:rPrChange>
            </w:rPr>
          </w:pPr>
          <w:del w:id="510" w:author="SHAHZAIB KHAN" w:date="2026-10-07T22:06:00Z" w16du:dateUtc="2026-10-07T17:06:00Z">
            <w:r w:rsidRPr="00BF2BCA" w:rsidDel="00C726F4">
              <w:rPr>
                <w:u w:val="single"/>
                <w:rPrChange w:id="511" w:author="SHAHZAIB KHAN" w:date="2026-10-07T19:14:00Z" w16du:dateUtc="2026-10-07T14:14:00Z">
                  <w:rPr/>
                </w:rPrChange>
              </w:rPr>
              <w:fldChar w:fldCharType="begin"/>
            </w:r>
            <w:r w:rsidRPr="00BF2BCA" w:rsidDel="00C726F4">
              <w:rPr>
                <w:u w:val="single"/>
                <w:rPrChange w:id="512" w:author="SHAHZAIB KHAN" w:date="2026-10-07T19:14:00Z" w16du:dateUtc="2026-10-07T14:14:00Z">
                  <w:rPr/>
                </w:rPrChange>
              </w:rPr>
              <w:delInstrText>HYPERLINK \l "_Toc193890193"</w:delInstrText>
            </w:r>
            <w:r w:rsidRPr="00713BE8" w:rsidDel="00C726F4">
              <w:rPr>
                <w:u w:val="single"/>
              </w:rPr>
            </w:r>
            <w:r w:rsidRPr="00BF2BCA" w:rsidDel="00C726F4">
              <w:rPr>
                <w:u w:val="single"/>
                <w:rPrChange w:id="513" w:author="SHAHZAIB KHAN" w:date="2026-10-07T19:14:00Z" w16du:dateUtc="2026-10-07T14:14:00Z">
                  <w:rPr/>
                </w:rPrChange>
              </w:rPr>
              <w:fldChar w:fldCharType="separate"/>
            </w:r>
            <w:r w:rsidRPr="00BF2BCA" w:rsidDel="00C726F4">
              <w:rPr>
                <w:rStyle w:val="Hyperlink"/>
                <w:rFonts w:eastAsia="Times New Roman"/>
                <w:noProof/>
              </w:rPr>
              <w:delText>UC 3: Project Approval</w:delText>
            </w:r>
            <w:r w:rsidRPr="00BF2BCA" w:rsidDel="00C726F4">
              <w:rPr>
                <w:noProof/>
                <w:webHidden/>
                <w:u w:val="single"/>
                <w:rPrChange w:id="514" w:author="SHAHZAIB KHAN" w:date="2026-10-07T19:14:00Z" w16du:dateUtc="2026-10-07T14:14:00Z">
                  <w:rPr>
                    <w:noProof/>
                    <w:webHidden/>
                  </w:rPr>
                </w:rPrChange>
              </w:rPr>
              <w:tab/>
            </w:r>
            <w:r w:rsidRPr="00BF2BCA" w:rsidDel="00C726F4">
              <w:rPr>
                <w:noProof/>
                <w:webHidden/>
                <w:u w:val="single"/>
                <w:rPrChange w:id="515" w:author="SHAHZAIB KHAN" w:date="2026-10-07T19:14:00Z" w16du:dateUtc="2026-10-07T14:14:00Z">
                  <w:rPr>
                    <w:noProof/>
                    <w:webHidden/>
                  </w:rPr>
                </w:rPrChange>
              </w:rPr>
              <w:fldChar w:fldCharType="begin"/>
            </w:r>
            <w:r w:rsidRPr="00BF2BCA" w:rsidDel="00C726F4">
              <w:rPr>
                <w:noProof/>
                <w:webHidden/>
                <w:u w:val="single"/>
                <w:rPrChange w:id="516" w:author="SHAHZAIB KHAN" w:date="2026-10-07T19:14:00Z" w16du:dateUtc="2026-10-07T14:14:00Z">
                  <w:rPr>
                    <w:noProof/>
                    <w:webHidden/>
                  </w:rPr>
                </w:rPrChange>
              </w:rPr>
              <w:delInstrText xml:space="preserve"> PAGEREF _Toc193890193 \h </w:delInstrText>
            </w:r>
            <w:r w:rsidRPr="00713BE8" w:rsidDel="00C726F4">
              <w:rPr>
                <w:noProof/>
                <w:webHidden/>
                <w:u w:val="single"/>
              </w:rPr>
            </w:r>
            <w:r w:rsidRPr="00BF2BCA" w:rsidDel="00C726F4">
              <w:rPr>
                <w:noProof/>
                <w:webHidden/>
                <w:u w:val="single"/>
                <w:rPrChange w:id="517" w:author="SHAHZAIB KHAN" w:date="2026-10-07T19:14:00Z" w16du:dateUtc="2026-10-07T14:14:00Z">
                  <w:rPr>
                    <w:noProof/>
                    <w:webHidden/>
                  </w:rPr>
                </w:rPrChange>
              </w:rPr>
              <w:fldChar w:fldCharType="separate"/>
            </w:r>
          </w:del>
          <w:del w:id="518" w:author="SHAHZAIB KHAN" w:date="2026-10-07T22:01:00Z" w16du:dateUtc="2026-10-07T17:01:00Z">
            <w:r w:rsidRPr="00BF2BCA" w:rsidDel="00CC552F">
              <w:rPr>
                <w:noProof/>
                <w:webHidden/>
                <w:u w:val="single"/>
                <w:rPrChange w:id="519" w:author="SHAHZAIB KHAN" w:date="2026-10-07T19:14:00Z" w16du:dateUtc="2026-10-07T14:14:00Z">
                  <w:rPr>
                    <w:noProof/>
                    <w:webHidden/>
                  </w:rPr>
                </w:rPrChange>
              </w:rPr>
              <w:delText>9</w:delText>
            </w:r>
          </w:del>
          <w:del w:id="520" w:author="SHAHZAIB KHAN" w:date="2026-10-07T22:06:00Z" w16du:dateUtc="2026-10-07T17:06:00Z">
            <w:r w:rsidRPr="00BF2BCA" w:rsidDel="00C726F4">
              <w:rPr>
                <w:noProof/>
                <w:webHidden/>
                <w:u w:val="single"/>
                <w:rPrChange w:id="521" w:author="SHAHZAIB KHAN" w:date="2026-10-07T19:14:00Z" w16du:dateUtc="2026-10-07T14:14:00Z">
                  <w:rPr>
                    <w:noProof/>
                    <w:webHidden/>
                  </w:rPr>
                </w:rPrChange>
              </w:rPr>
              <w:fldChar w:fldCharType="end"/>
            </w:r>
            <w:r w:rsidRPr="00BF2BCA" w:rsidDel="00C726F4">
              <w:rPr>
                <w:u w:val="single"/>
                <w:rPrChange w:id="522" w:author="SHAHZAIB KHAN" w:date="2026-10-07T19:14:00Z" w16du:dateUtc="2026-10-07T14:14:00Z">
                  <w:rPr/>
                </w:rPrChange>
              </w:rPr>
              <w:fldChar w:fldCharType="end"/>
            </w:r>
          </w:del>
        </w:p>
        <w:p w14:paraId="1B6797CE" w14:textId="10877EED" w:rsidR="0053165F" w:rsidRPr="00BF2BCA" w:rsidDel="00C726F4" w:rsidRDefault="0053165F">
          <w:pPr>
            <w:pStyle w:val="TOC3"/>
            <w:tabs>
              <w:tab w:val="right" w:leader="dot" w:pos="9350"/>
            </w:tabs>
            <w:rPr>
              <w:del w:id="523" w:author="SHAHZAIB KHAN" w:date="2026-10-07T22:06:00Z" w16du:dateUtc="2026-10-07T17:06:00Z"/>
              <w:noProof/>
              <w:u w:val="single"/>
              <w:rPrChange w:id="524" w:author="SHAHZAIB KHAN" w:date="2026-10-07T19:14:00Z" w16du:dateUtc="2026-10-07T14:14:00Z">
                <w:rPr>
                  <w:del w:id="525" w:author="SHAHZAIB KHAN" w:date="2026-10-07T22:06:00Z" w16du:dateUtc="2026-10-07T17:06:00Z"/>
                  <w:noProof/>
                </w:rPr>
              </w:rPrChange>
            </w:rPr>
          </w:pPr>
          <w:del w:id="526" w:author="SHAHZAIB KHAN" w:date="2026-10-07T22:06:00Z" w16du:dateUtc="2026-10-07T17:06:00Z">
            <w:r w:rsidRPr="00BF2BCA" w:rsidDel="00C726F4">
              <w:rPr>
                <w:u w:val="single"/>
                <w:rPrChange w:id="527" w:author="SHAHZAIB KHAN" w:date="2026-10-07T19:14:00Z" w16du:dateUtc="2026-10-07T14:14:00Z">
                  <w:rPr/>
                </w:rPrChange>
              </w:rPr>
              <w:fldChar w:fldCharType="begin"/>
            </w:r>
            <w:r w:rsidRPr="00BF2BCA" w:rsidDel="00C726F4">
              <w:rPr>
                <w:u w:val="single"/>
                <w:rPrChange w:id="528" w:author="SHAHZAIB KHAN" w:date="2026-10-07T19:14:00Z" w16du:dateUtc="2026-10-07T14:14:00Z">
                  <w:rPr/>
                </w:rPrChange>
              </w:rPr>
              <w:delInstrText>HYPERLINK \l "_Toc193890194"</w:delInstrText>
            </w:r>
            <w:r w:rsidRPr="00713BE8" w:rsidDel="00C726F4">
              <w:rPr>
                <w:u w:val="single"/>
              </w:rPr>
            </w:r>
            <w:r w:rsidRPr="00BF2BCA" w:rsidDel="00C726F4">
              <w:rPr>
                <w:u w:val="single"/>
                <w:rPrChange w:id="529" w:author="SHAHZAIB KHAN" w:date="2026-10-07T19:14:00Z" w16du:dateUtc="2026-10-07T14:14:00Z">
                  <w:rPr/>
                </w:rPrChange>
              </w:rPr>
              <w:fldChar w:fldCharType="separate"/>
            </w:r>
            <w:r w:rsidRPr="00BF2BCA" w:rsidDel="00C726F4">
              <w:rPr>
                <w:rStyle w:val="Hyperlink"/>
                <w:rFonts w:eastAsia="Times New Roman"/>
                <w:noProof/>
              </w:rPr>
              <w:delText>UC 4: Upload Work Product</w:delText>
            </w:r>
            <w:r w:rsidRPr="00BF2BCA" w:rsidDel="00C726F4">
              <w:rPr>
                <w:noProof/>
                <w:webHidden/>
                <w:u w:val="single"/>
                <w:rPrChange w:id="530" w:author="SHAHZAIB KHAN" w:date="2026-10-07T19:14:00Z" w16du:dateUtc="2026-10-07T14:14:00Z">
                  <w:rPr>
                    <w:noProof/>
                    <w:webHidden/>
                  </w:rPr>
                </w:rPrChange>
              </w:rPr>
              <w:tab/>
            </w:r>
            <w:r w:rsidRPr="00BF2BCA" w:rsidDel="00C726F4">
              <w:rPr>
                <w:noProof/>
                <w:webHidden/>
                <w:u w:val="single"/>
                <w:rPrChange w:id="531" w:author="SHAHZAIB KHAN" w:date="2026-10-07T19:14:00Z" w16du:dateUtc="2026-10-07T14:14:00Z">
                  <w:rPr>
                    <w:noProof/>
                    <w:webHidden/>
                  </w:rPr>
                </w:rPrChange>
              </w:rPr>
              <w:fldChar w:fldCharType="begin"/>
            </w:r>
            <w:r w:rsidRPr="00BF2BCA" w:rsidDel="00C726F4">
              <w:rPr>
                <w:noProof/>
                <w:webHidden/>
                <w:u w:val="single"/>
                <w:rPrChange w:id="532" w:author="SHAHZAIB KHAN" w:date="2026-10-07T19:14:00Z" w16du:dateUtc="2026-10-07T14:14:00Z">
                  <w:rPr>
                    <w:noProof/>
                    <w:webHidden/>
                  </w:rPr>
                </w:rPrChange>
              </w:rPr>
              <w:delInstrText xml:space="preserve"> PAGEREF _Toc193890194 \h </w:delInstrText>
            </w:r>
            <w:r w:rsidRPr="00713BE8" w:rsidDel="00C726F4">
              <w:rPr>
                <w:noProof/>
                <w:webHidden/>
                <w:u w:val="single"/>
              </w:rPr>
            </w:r>
            <w:r w:rsidRPr="00BF2BCA" w:rsidDel="00C726F4">
              <w:rPr>
                <w:noProof/>
                <w:webHidden/>
                <w:u w:val="single"/>
                <w:rPrChange w:id="533" w:author="SHAHZAIB KHAN" w:date="2026-10-07T19:14:00Z" w16du:dateUtc="2026-10-07T14:14:00Z">
                  <w:rPr>
                    <w:noProof/>
                    <w:webHidden/>
                  </w:rPr>
                </w:rPrChange>
              </w:rPr>
              <w:fldChar w:fldCharType="separate"/>
            </w:r>
          </w:del>
          <w:del w:id="534" w:author="SHAHZAIB KHAN" w:date="2026-10-07T22:01:00Z" w16du:dateUtc="2026-10-07T17:01:00Z">
            <w:r w:rsidRPr="00BF2BCA" w:rsidDel="00CC552F">
              <w:rPr>
                <w:noProof/>
                <w:webHidden/>
                <w:u w:val="single"/>
                <w:rPrChange w:id="535" w:author="SHAHZAIB KHAN" w:date="2026-10-07T19:14:00Z" w16du:dateUtc="2026-10-07T14:14:00Z">
                  <w:rPr>
                    <w:noProof/>
                    <w:webHidden/>
                  </w:rPr>
                </w:rPrChange>
              </w:rPr>
              <w:delText>11</w:delText>
            </w:r>
          </w:del>
          <w:del w:id="536" w:author="SHAHZAIB KHAN" w:date="2026-10-07T22:06:00Z" w16du:dateUtc="2026-10-07T17:06:00Z">
            <w:r w:rsidRPr="00BF2BCA" w:rsidDel="00C726F4">
              <w:rPr>
                <w:noProof/>
                <w:webHidden/>
                <w:u w:val="single"/>
                <w:rPrChange w:id="537" w:author="SHAHZAIB KHAN" w:date="2026-10-07T19:14:00Z" w16du:dateUtc="2026-10-07T14:14:00Z">
                  <w:rPr>
                    <w:noProof/>
                    <w:webHidden/>
                  </w:rPr>
                </w:rPrChange>
              </w:rPr>
              <w:fldChar w:fldCharType="end"/>
            </w:r>
            <w:r w:rsidRPr="00BF2BCA" w:rsidDel="00C726F4">
              <w:rPr>
                <w:u w:val="single"/>
                <w:rPrChange w:id="538" w:author="SHAHZAIB KHAN" w:date="2026-10-07T19:14:00Z" w16du:dateUtc="2026-10-07T14:14:00Z">
                  <w:rPr/>
                </w:rPrChange>
              </w:rPr>
              <w:fldChar w:fldCharType="end"/>
            </w:r>
          </w:del>
        </w:p>
        <w:p w14:paraId="70378031" w14:textId="7D9266A4" w:rsidR="0053165F" w:rsidRPr="00BF2BCA" w:rsidDel="00C726F4" w:rsidRDefault="0053165F">
          <w:pPr>
            <w:pStyle w:val="TOC3"/>
            <w:tabs>
              <w:tab w:val="right" w:leader="dot" w:pos="9350"/>
            </w:tabs>
            <w:rPr>
              <w:del w:id="539" w:author="SHAHZAIB KHAN" w:date="2026-10-07T22:06:00Z" w16du:dateUtc="2026-10-07T17:06:00Z"/>
              <w:noProof/>
              <w:u w:val="single"/>
              <w:rPrChange w:id="540" w:author="SHAHZAIB KHAN" w:date="2026-10-07T19:14:00Z" w16du:dateUtc="2026-10-07T14:14:00Z">
                <w:rPr>
                  <w:del w:id="541" w:author="SHAHZAIB KHAN" w:date="2026-10-07T22:06:00Z" w16du:dateUtc="2026-10-07T17:06:00Z"/>
                  <w:noProof/>
                </w:rPr>
              </w:rPrChange>
            </w:rPr>
          </w:pPr>
          <w:del w:id="542" w:author="SHAHZAIB KHAN" w:date="2026-10-07T22:06:00Z" w16du:dateUtc="2026-10-07T17:06:00Z">
            <w:r w:rsidRPr="00BF2BCA" w:rsidDel="00C726F4">
              <w:rPr>
                <w:u w:val="single"/>
                <w:rPrChange w:id="543" w:author="SHAHZAIB KHAN" w:date="2026-10-07T19:14:00Z" w16du:dateUtc="2026-10-07T14:14:00Z">
                  <w:rPr/>
                </w:rPrChange>
              </w:rPr>
              <w:fldChar w:fldCharType="begin"/>
            </w:r>
            <w:r w:rsidRPr="00BF2BCA" w:rsidDel="00C726F4">
              <w:rPr>
                <w:u w:val="single"/>
                <w:rPrChange w:id="544" w:author="SHAHZAIB KHAN" w:date="2026-10-07T19:14:00Z" w16du:dateUtc="2026-10-07T14:14:00Z">
                  <w:rPr/>
                </w:rPrChange>
              </w:rPr>
              <w:delInstrText>HYPERLINK \l "_Toc193890195"</w:delInstrText>
            </w:r>
            <w:r w:rsidRPr="00713BE8" w:rsidDel="00C726F4">
              <w:rPr>
                <w:u w:val="single"/>
              </w:rPr>
            </w:r>
            <w:r w:rsidRPr="00BF2BCA" w:rsidDel="00C726F4">
              <w:rPr>
                <w:u w:val="single"/>
                <w:rPrChange w:id="545" w:author="SHAHZAIB KHAN" w:date="2026-10-07T19:14:00Z" w16du:dateUtc="2026-10-07T14:14:00Z">
                  <w:rPr/>
                </w:rPrChange>
              </w:rPr>
              <w:fldChar w:fldCharType="separate"/>
            </w:r>
            <w:r w:rsidRPr="00BF2BCA" w:rsidDel="00C726F4">
              <w:rPr>
                <w:rStyle w:val="Hyperlink"/>
                <w:rFonts w:eastAsia="Times New Roman"/>
                <w:noProof/>
              </w:rPr>
              <w:delText>UC 5: View Work Product</w:delText>
            </w:r>
            <w:r w:rsidRPr="00BF2BCA" w:rsidDel="00C726F4">
              <w:rPr>
                <w:noProof/>
                <w:webHidden/>
                <w:u w:val="single"/>
                <w:rPrChange w:id="546" w:author="SHAHZAIB KHAN" w:date="2026-10-07T19:14:00Z" w16du:dateUtc="2026-10-07T14:14:00Z">
                  <w:rPr>
                    <w:noProof/>
                    <w:webHidden/>
                  </w:rPr>
                </w:rPrChange>
              </w:rPr>
              <w:tab/>
            </w:r>
            <w:r w:rsidRPr="00BF2BCA" w:rsidDel="00C726F4">
              <w:rPr>
                <w:noProof/>
                <w:webHidden/>
                <w:u w:val="single"/>
                <w:rPrChange w:id="547" w:author="SHAHZAIB KHAN" w:date="2026-10-07T19:14:00Z" w16du:dateUtc="2026-10-07T14:14:00Z">
                  <w:rPr>
                    <w:noProof/>
                    <w:webHidden/>
                  </w:rPr>
                </w:rPrChange>
              </w:rPr>
              <w:fldChar w:fldCharType="begin"/>
            </w:r>
            <w:r w:rsidRPr="00BF2BCA" w:rsidDel="00C726F4">
              <w:rPr>
                <w:noProof/>
                <w:webHidden/>
                <w:u w:val="single"/>
                <w:rPrChange w:id="548" w:author="SHAHZAIB KHAN" w:date="2026-10-07T19:14:00Z" w16du:dateUtc="2026-10-07T14:14:00Z">
                  <w:rPr>
                    <w:noProof/>
                    <w:webHidden/>
                  </w:rPr>
                </w:rPrChange>
              </w:rPr>
              <w:delInstrText xml:space="preserve"> PAGEREF _Toc193890195 \h </w:delInstrText>
            </w:r>
            <w:r w:rsidRPr="00713BE8" w:rsidDel="00C726F4">
              <w:rPr>
                <w:noProof/>
                <w:webHidden/>
                <w:u w:val="single"/>
              </w:rPr>
            </w:r>
            <w:r w:rsidRPr="00BF2BCA" w:rsidDel="00C726F4">
              <w:rPr>
                <w:noProof/>
                <w:webHidden/>
                <w:u w:val="single"/>
                <w:rPrChange w:id="549" w:author="SHAHZAIB KHAN" w:date="2026-10-07T19:14:00Z" w16du:dateUtc="2026-10-07T14:14:00Z">
                  <w:rPr>
                    <w:noProof/>
                    <w:webHidden/>
                  </w:rPr>
                </w:rPrChange>
              </w:rPr>
              <w:fldChar w:fldCharType="separate"/>
            </w:r>
          </w:del>
          <w:del w:id="550" w:author="SHAHZAIB KHAN" w:date="2026-10-07T22:01:00Z" w16du:dateUtc="2026-10-07T17:01:00Z">
            <w:r w:rsidRPr="00BF2BCA" w:rsidDel="00CC552F">
              <w:rPr>
                <w:noProof/>
                <w:webHidden/>
                <w:u w:val="single"/>
                <w:rPrChange w:id="551" w:author="SHAHZAIB KHAN" w:date="2026-10-07T19:14:00Z" w16du:dateUtc="2026-10-07T14:14:00Z">
                  <w:rPr>
                    <w:noProof/>
                    <w:webHidden/>
                  </w:rPr>
                </w:rPrChange>
              </w:rPr>
              <w:delText>12</w:delText>
            </w:r>
          </w:del>
          <w:del w:id="552" w:author="SHAHZAIB KHAN" w:date="2026-10-07T22:06:00Z" w16du:dateUtc="2026-10-07T17:06:00Z">
            <w:r w:rsidRPr="00BF2BCA" w:rsidDel="00C726F4">
              <w:rPr>
                <w:noProof/>
                <w:webHidden/>
                <w:u w:val="single"/>
                <w:rPrChange w:id="553" w:author="SHAHZAIB KHAN" w:date="2026-10-07T19:14:00Z" w16du:dateUtc="2026-10-07T14:14:00Z">
                  <w:rPr>
                    <w:noProof/>
                    <w:webHidden/>
                  </w:rPr>
                </w:rPrChange>
              </w:rPr>
              <w:fldChar w:fldCharType="end"/>
            </w:r>
            <w:r w:rsidRPr="00BF2BCA" w:rsidDel="00C726F4">
              <w:rPr>
                <w:u w:val="single"/>
                <w:rPrChange w:id="554" w:author="SHAHZAIB KHAN" w:date="2026-10-07T19:14:00Z" w16du:dateUtc="2026-10-07T14:14:00Z">
                  <w:rPr/>
                </w:rPrChange>
              </w:rPr>
              <w:fldChar w:fldCharType="end"/>
            </w:r>
          </w:del>
        </w:p>
        <w:p w14:paraId="1C3DC726" w14:textId="3AB4B4AC" w:rsidR="0053165F" w:rsidRPr="00BF2BCA" w:rsidDel="00C726F4" w:rsidRDefault="0053165F">
          <w:pPr>
            <w:pStyle w:val="TOC3"/>
            <w:tabs>
              <w:tab w:val="right" w:leader="dot" w:pos="9350"/>
            </w:tabs>
            <w:rPr>
              <w:del w:id="555" w:author="SHAHZAIB KHAN" w:date="2026-10-07T22:06:00Z" w16du:dateUtc="2026-10-07T17:06:00Z"/>
              <w:noProof/>
              <w:u w:val="single"/>
              <w:rPrChange w:id="556" w:author="SHAHZAIB KHAN" w:date="2026-10-07T19:14:00Z" w16du:dateUtc="2026-10-07T14:14:00Z">
                <w:rPr>
                  <w:del w:id="557" w:author="SHAHZAIB KHAN" w:date="2026-10-07T22:06:00Z" w16du:dateUtc="2026-10-07T17:06:00Z"/>
                  <w:noProof/>
                </w:rPr>
              </w:rPrChange>
            </w:rPr>
          </w:pPr>
          <w:del w:id="558" w:author="SHAHZAIB KHAN" w:date="2026-10-07T22:06:00Z" w16du:dateUtc="2026-10-07T17:06:00Z">
            <w:r w:rsidRPr="00BF2BCA" w:rsidDel="00C726F4">
              <w:rPr>
                <w:u w:val="single"/>
                <w:rPrChange w:id="559" w:author="SHAHZAIB KHAN" w:date="2026-10-07T19:14:00Z" w16du:dateUtc="2026-10-07T14:14:00Z">
                  <w:rPr/>
                </w:rPrChange>
              </w:rPr>
              <w:fldChar w:fldCharType="begin"/>
            </w:r>
            <w:r w:rsidRPr="00BF2BCA" w:rsidDel="00C726F4">
              <w:rPr>
                <w:u w:val="single"/>
                <w:rPrChange w:id="560" w:author="SHAHZAIB KHAN" w:date="2026-10-07T19:14:00Z" w16du:dateUtc="2026-10-07T14:14:00Z">
                  <w:rPr/>
                </w:rPrChange>
              </w:rPr>
              <w:delInstrText>HYPERLINK \l "_Toc193890196"</w:delInstrText>
            </w:r>
            <w:r w:rsidRPr="00713BE8" w:rsidDel="00C726F4">
              <w:rPr>
                <w:u w:val="single"/>
              </w:rPr>
            </w:r>
            <w:r w:rsidRPr="00BF2BCA" w:rsidDel="00C726F4">
              <w:rPr>
                <w:u w:val="single"/>
                <w:rPrChange w:id="561" w:author="SHAHZAIB KHAN" w:date="2026-10-07T19:14:00Z" w16du:dateUtc="2026-10-07T14:14:00Z">
                  <w:rPr/>
                </w:rPrChange>
              </w:rPr>
              <w:fldChar w:fldCharType="separate"/>
            </w:r>
            <w:r w:rsidRPr="00BF2BCA" w:rsidDel="00C726F4">
              <w:rPr>
                <w:rStyle w:val="Hyperlink"/>
                <w:rFonts w:eastAsia="Times New Roman"/>
                <w:noProof/>
              </w:rPr>
              <w:delText>UC 6: Give Feedback</w:delText>
            </w:r>
            <w:r w:rsidRPr="00BF2BCA" w:rsidDel="00C726F4">
              <w:rPr>
                <w:noProof/>
                <w:webHidden/>
                <w:u w:val="single"/>
                <w:rPrChange w:id="562" w:author="SHAHZAIB KHAN" w:date="2026-10-07T19:14:00Z" w16du:dateUtc="2026-10-07T14:14:00Z">
                  <w:rPr>
                    <w:noProof/>
                    <w:webHidden/>
                  </w:rPr>
                </w:rPrChange>
              </w:rPr>
              <w:tab/>
            </w:r>
            <w:r w:rsidRPr="00BF2BCA" w:rsidDel="00C726F4">
              <w:rPr>
                <w:noProof/>
                <w:webHidden/>
                <w:u w:val="single"/>
                <w:rPrChange w:id="563" w:author="SHAHZAIB KHAN" w:date="2026-10-07T19:14:00Z" w16du:dateUtc="2026-10-07T14:14:00Z">
                  <w:rPr>
                    <w:noProof/>
                    <w:webHidden/>
                  </w:rPr>
                </w:rPrChange>
              </w:rPr>
              <w:fldChar w:fldCharType="begin"/>
            </w:r>
            <w:r w:rsidRPr="00BF2BCA" w:rsidDel="00C726F4">
              <w:rPr>
                <w:noProof/>
                <w:webHidden/>
                <w:u w:val="single"/>
                <w:rPrChange w:id="564" w:author="SHAHZAIB KHAN" w:date="2026-10-07T19:14:00Z" w16du:dateUtc="2026-10-07T14:14:00Z">
                  <w:rPr>
                    <w:noProof/>
                    <w:webHidden/>
                  </w:rPr>
                </w:rPrChange>
              </w:rPr>
              <w:delInstrText xml:space="preserve"> PAGEREF _Toc193890196 \h </w:delInstrText>
            </w:r>
            <w:r w:rsidRPr="00713BE8" w:rsidDel="00C726F4">
              <w:rPr>
                <w:noProof/>
                <w:webHidden/>
                <w:u w:val="single"/>
              </w:rPr>
            </w:r>
            <w:r w:rsidRPr="00BF2BCA" w:rsidDel="00C726F4">
              <w:rPr>
                <w:noProof/>
                <w:webHidden/>
                <w:u w:val="single"/>
                <w:rPrChange w:id="565" w:author="SHAHZAIB KHAN" w:date="2026-10-07T19:14:00Z" w16du:dateUtc="2026-10-07T14:14:00Z">
                  <w:rPr>
                    <w:noProof/>
                    <w:webHidden/>
                  </w:rPr>
                </w:rPrChange>
              </w:rPr>
              <w:fldChar w:fldCharType="separate"/>
            </w:r>
          </w:del>
          <w:del w:id="566" w:author="SHAHZAIB KHAN" w:date="2026-10-07T22:01:00Z" w16du:dateUtc="2026-10-07T17:01:00Z">
            <w:r w:rsidRPr="00BF2BCA" w:rsidDel="00CC552F">
              <w:rPr>
                <w:noProof/>
                <w:webHidden/>
                <w:u w:val="single"/>
                <w:rPrChange w:id="567" w:author="SHAHZAIB KHAN" w:date="2026-10-07T19:14:00Z" w16du:dateUtc="2026-10-07T14:14:00Z">
                  <w:rPr>
                    <w:noProof/>
                    <w:webHidden/>
                  </w:rPr>
                </w:rPrChange>
              </w:rPr>
              <w:delText>13</w:delText>
            </w:r>
          </w:del>
          <w:del w:id="568" w:author="SHAHZAIB KHAN" w:date="2026-10-07T22:06:00Z" w16du:dateUtc="2026-10-07T17:06:00Z">
            <w:r w:rsidRPr="00BF2BCA" w:rsidDel="00C726F4">
              <w:rPr>
                <w:noProof/>
                <w:webHidden/>
                <w:u w:val="single"/>
                <w:rPrChange w:id="569" w:author="SHAHZAIB KHAN" w:date="2026-10-07T19:14:00Z" w16du:dateUtc="2026-10-07T14:14:00Z">
                  <w:rPr>
                    <w:noProof/>
                    <w:webHidden/>
                  </w:rPr>
                </w:rPrChange>
              </w:rPr>
              <w:fldChar w:fldCharType="end"/>
            </w:r>
            <w:r w:rsidRPr="00BF2BCA" w:rsidDel="00C726F4">
              <w:rPr>
                <w:u w:val="single"/>
                <w:rPrChange w:id="570" w:author="SHAHZAIB KHAN" w:date="2026-10-07T19:14:00Z" w16du:dateUtc="2026-10-07T14:14:00Z">
                  <w:rPr/>
                </w:rPrChange>
              </w:rPr>
              <w:fldChar w:fldCharType="end"/>
            </w:r>
          </w:del>
        </w:p>
        <w:p w14:paraId="090DAD49" w14:textId="0BDB402D" w:rsidR="0053165F" w:rsidRPr="00BF2BCA" w:rsidDel="00C726F4" w:rsidRDefault="0053165F">
          <w:pPr>
            <w:pStyle w:val="TOC3"/>
            <w:tabs>
              <w:tab w:val="right" w:leader="dot" w:pos="9350"/>
            </w:tabs>
            <w:rPr>
              <w:del w:id="571" w:author="SHAHZAIB KHAN" w:date="2026-10-07T22:06:00Z" w16du:dateUtc="2026-10-07T17:06:00Z"/>
              <w:noProof/>
              <w:u w:val="single"/>
              <w:rPrChange w:id="572" w:author="SHAHZAIB KHAN" w:date="2026-10-07T19:14:00Z" w16du:dateUtc="2026-10-07T14:14:00Z">
                <w:rPr>
                  <w:del w:id="573" w:author="SHAHZAIB KHAN" w:date="2026-10-07T22:06:00Z" w16du:dateUtc="2026-10-07T17:06:00Z"/>
                  <w:noProof/>
                </w:rPr>
              </w:rPrChange>
            </w:rPr>
          </w:pPr>
          <w:del w:id="574" w:author="SHAHZAIB KHAN" w:date="2026-10-07T22:06:00Z" w16du:dateUtc="2026-10-07T17:06:00Z">
            <w:r w:rsidRPr="00BF2BCA" w:rsidDel="00C726F4">
              <w:rPr>
                <w:u w:val="single"/>
                <w:rPrChange w:id="575" w:author="SHAHZAIB KHAN" w:date="2026-10-07T19:14:00Z" w16du:dateUtc="2026-10-07T14:14:00Z">
                  <w:rPr/>
                </w:rPrChange>
              </w:rPr>
              <w:fldChar w:fldCharType="begin"/>
            </w:r>
            <w:r w:rsidRPr="00BF2BCA" w:rsidDel="00C726F4">
              <w:rPr>
                <w:u w:val="single"/>
                <w:rPrChange w:id="576" w:author="SHAHZAIB KHAN" w:date="2026-10-07T19:14:00Z" w16du:dateUtc="2026-10-07T14:14:00Z">
                  <w:rPr/>
                </w:rPrChange>
              </w:rPr>
              <w:delInstrText>HYPERLINK \l "_Toc193890197"</w:delInstrText>
            </w:r>
            <w:r w:rsidRPr="00713BE8" w:rsidDel="00C726F4">
              <w:rPr>
                <w:u w:val="single"/>
              </w:rPr>
            </w:r>
            <w:r w:rsidRPr="00BF2BCA" w:rsidDel="00C726F4">
              <w:rPr>
                <w:u w:val="single"/>
                <w:rPrChange w:id="577" w:author="SHAHZAIB KHAN" w:date="2026-10-07T19:14:00Z" w16du:dateUtc="2026-10-07T14:14:00Z">
                  <w:rPr/>
                </w:rPrChange>
              </w:rPr>
              <w:fldChar w:fldCharType="separate"/>
            </w:r>
            <w:r w:rsidRPr="00BF2BCA" w:rsidDel="00C726F4">
              <w:rPr>
                <w:rStyle w:val="Hyperlink"/>
                <w:rFonts w:eastAsia="Times New Roman"/>
                <w:noProof/>
              </w:rPr>
              <w:delText>UC 7: View Feedback</w:delText>
            </w:r>
            <w:r w:rsidRPr="00BF2BCA" w:rsidDel="00C726F4">
              <w:rPr>
                <w:noProof/>
                <w:webHidden/>
                <w:u w:val="single"/>
                <w:rPrChange w:id="578" w:author="SHAHZAIB KHAN" w:date="2026-10-07T19:14:00Z" w16du:dateUtc="2026-10-07T14:14:00Z">
                  <w:rPr>
                    <w:noProof/>
                    <w:webHidden/>
                  </w:rPr>
                </w:rPrChange>
              </w:rPr>
              <w:tab/>
            </w:r>
            <w:r w:rsidRPr="00BF2BCA" w:rsidDel="00C726F4">
              <w:rPr>
                <w:noProof/>
                <w:webHidden/>
                <w:u w:val="single"/>
                <w:rPrChange w:id="579" w:author="SHAHZAIB KHAN" w:date="2026-10-07T19:14:00Z" w16du:dateUtc="2026-10-07T14:14:00Z">
                  <w:rPr>
                    <w:noProof/>
                    <w:webHidden/>
                  </w:rPr>
                </w:rPrChange>
              </w:rPr>
              <w:fldChar w:fldCharType="begin"/>
            </w:r>
            <w:r w:rsidRPr="00BF2BCA" w:rsidDel="00C726F4">
              <w:rPr>
                <w:noProof/>
                <w:webHidden/>
                <w:u w:val="single"/>
                <w:rPrChange w:id="580" w:author="SHAHZAIB KHAN" w:date="2026-10-07T19:14:00Z" w16du:dateUtc="2026-10-07T14:14:00Z">
                  <w:rPr>
                    <w:noProof/>
                    <w:webHidden/>
                  </w:rPr>
                </w:rPrChange>
              </w:rPr>
              <w:delInstrText xml:space="preserve"> PAGEREF _Toc193890197 \h </w:delInstrText>
            </w:r>
            <w:r w:rsidRPr="00713BE8" w:rsidDel="00C726F4">
              <w:rPr>
                <w:noProof/>
                <w:webHidden/>
                <w:u w:val="single"/>
              </w:rPr>
            </w:r>
            <w:r w:rsidRPr="00BF2BCA" w:rsidDel="00C726F4">
              <w:rPr>
                <w:noProof/>
                <w:webHidden/>
                <w:u w:val="single"/>
                <w:rPrChange w:id="581" w:author="SHAHZAIB KHAN" w:date="2026-10-07T19:14:00Z" w16du:dateUtc="2026-10-07T14:14:00Z">
                  <w:rPr>
                    <w:noProof/>
                    <w:webHidden/>
                  </w:rPr>
                </w:rPrChange>
              </w:rPr>
              <w:fldChar w:fldCharType="separate"/>
            </w:r>
          </w:del>
          <w:del w:id="582" w:author="SHAHZAIB KHAN" w:date="2026-10-07T22:01:00Z" w16du:dateUtc="2026-10-07T17:01:00Z">
            <w:r w:rsidRPr="00BF2BCA" w:rsidDel="00CC552F">
              <w:rPr>
                <w:noProof/>
                <w:webHidden/>
                <w:u w:val="single"/>
                <w:rPrChange w:id="583" w:author="SHAHZAIB KHAN" w:date="2026-10-07T19:14:00Z" w16du:dateUtc="2026-10-07T14:14:00Z">
                  <w:rPr>
                    <w:noProof/>
                    <w:webHidden/>
                  </w:rPr>
                </w:rPrChange>
              </w:rPr>
              <w:delText>15</w:delText>
            </w:r>
          </w:del>
          <w:del w:id="584" w:author="SHAHZAIB KHAN" w:date="2026-10-07T22:06:00Z" w16du:dateUtc="2026-10-07T17:06:00Z">
            <w:r w:rsidRPr="00BF2BCA" w:rsidDel="00C726F4">
              <w:rPr>
                <w:noProof/>
                <w:webHidden/>
                <w:u w:val="single"/>
                <w:rPrChange w:id="585" w:author="SHAHZAIB KHAN" w:date="2026-10-07T19:14:00Z" w16du:dateUtc="2026-10-07T14:14:00Z">
                  <w:rPr>
                    <w:noProof/>
                    <w:webHidden/>
                  </w:rPr>
                </w:rPrChange>
              </w:rPr>
              <w:fldChar w:fldCharType="end"/>
            </w:r>
            <w:r w:rsidRPr="00BF2BCA" w:rsidDel="00C726F4">
              <w:rPr>
                <w:u w:val="single"/>
                <w:rPrChange w:id="586" w:author="SHAHZAIB KHAN" w:date="2026-10-07T19:14:00Z" w16du:dateUtc="2026-10-07T14:14:00Z">
                  <w:rPr/>
                </w:rPrChange>
              </w:rPr>
              <w:fldChar w:fldCharType="end"/>
            </w:r>
          </w:del>
        </w:p>
        <w:p w14:paraId="6CBD9100" w14:textId="49B5500E" w:rsidR="0053165F" w:rsidRPr="00BF2BCA" w:rsidRDefault="0053165F">
          <w:pPr>
            <w:pStyle w:val="TOC2"/>
            <w:tabs>
              <w:tab w:val="left" w:pos="720"/>
              <w:tab w:val="right" w:leader="dot" w:pos="9350"/>
            </w:tabs>
            <w:rPr>
              <w:noProof/>
              <w:u w:val="single"/>
              <w:rPrChange w:id="587" w:author="SHAHZAIB KHAN" w:date="2026-10-07T19:14:00Z" w16du:dateUtc="2026-10-07T14:14:00Z">
                <w:rPr>
                  <w:noProof/>
                </w:rPr>
              </w:rPrChange>
            </w:rPr>
          </w:pPr>
          <w:r w:rsidRPr="00BF2BCA">
            <w:rPr>
              <w:u w:val="single"/>
              <w:rPrChange w:id="588" w:author="SHAHZAIB KHAN" w:date="2026-10-07T19:14:00Z" w16du:dateUtc="2026-10-07T14:14:00Z">
                <w:rPr/>
              </w:rPrChange>
            </w:rPr>
            <w:fldChar w:fldCharType="begin"/>
          </w:r>
          <w:r w:rsidRPr="00BF2BCA">
            <w:rPr>
              <w:u w:val="single"/>
              <w:rPrChange w:id="589" w:author="SHAHZAIB KHAN" w:date="2026-10-07T19:14:00Z" w16du:dateUtc="2026-10-07T14:14:00Z">
                <w:rPr/>
              </w:rPrChange>
            </w:rPr>
            <w:instrText>HYPERLINK \l "_Toc193890198"</w:instrText>
          </w:r>
          <w:r w:rsidRPr="00713BE8">
            <w:rPr>
              <w:u w:val="single"/>
            </w:rPr>
          </w:r>
          <w:r w:rsidRPr="00BF2BCA">
            <w:rPr>
              <w:u w:val="single"/>
              <w:rPrChange w:id="590" w:author="SHAHZAIB KHAN" w:date="2026-10-07T19:14:00Z" w16du:dateUtc="2026-10-07T14:14:00Z">
                <w:rPr/>
              </w:rPrChange>
            </w:rPr>
            <w:fldChar w:fldCharType="separate"/>
          </w:r>
          <w:r w:rsidRPr="00BF2BCA">
            <w:rPr>
              <w:rStyle w:val="Hyperlink"/>
              <w:rFonts w:ascii="Symbol" w:eastAsiaTheme="majorEastAsia" w:hAnsi="Symbol" w:cstheme="majorBidi"/>
              <w:noProof/>
            </w:rPr>
            <w:t></w:t>
          </w:r>
          <w:r w:rsidRPr="00BF2BCA">
            <w:rPr>
              <w:noProof/>
              <w:u w:val="single"/>
              <w:rPrChange w:id="591" w:author="SHAHZAIB KHAN" w:date="2026-10-07T19:14:00Z" w16du:dateUtc="2026-10-07T14:14:00Z">
                <w:rPr>
                  <w:noProof/>
                </w:rPr>
              </w:rPrChange>
            </w:rPr>
            <w:tab/>
          </w:r>
          <w:r w:rsidRPr="00BF2BCA">
            <w:rPr>
              <w:rStyle w:val="Hyperlink"/>
              <w:rFonts w:ascii="Times New Roman" w:eastAsia="Times New Roman" w:hAnsi="Times New Roman" w:cs="Times New Roman"/>
              <w:b/>
              <w:bCs/>
              <w:noProof/>
            </w:rPr>
            <w:t xml:space="preserve"> </w:t>
          </w:r>
          <w:r w:rsidRPr="00BF2BCA">
            <w:rPr>
              <w:rStyle w:val="Hyperlink"/>
              <w:rFonts w:asciiTheme="majorHAnsi" w:eastAsiaTheme="majorEastAsia" w:hAnsiTheme="majorHAnsi" w:cstheme="majorBidi"/>
              <w:noProof/>
            </w:rPr>
            <w:t>Non-Functional Requirements</w:t>
          </w:r>
          <w:r w:rsidRPr="00BF2BCA">
            <w:rPr>
              <w:noProof/>
              <w:webHidden/>
              <w:u w:val="single"/>
              <w:rPrChange w:id="592" w:author="SHAHZAIB KHAN" w:date="2026-10-07T19:14:00Z" w16du:dateUtc="2026-10-07T14:14:00Z">
                <w:rPr>
                  <w:noProof/>
                  <w:webHidden/>
                </w:rPr>
              </w:rPrChange>
            </w:rPr>
            <w:tab/>
          </w:r>
          <w:r w:rsidRPr="00BF2BCA">
            <w:rPr>
              <w:noProof/>
              <w:webHidden/>
              <w:u w:val="single"/>
              <w:rPrChange w:id="593" w:author="SHAHZAIB KHAN" w:date="2026-10-07T19:14:00Z" w16du:dateUtc="2026-10-07T14:14:00Z">
                <w:rPr>
                  <w:noProof/>
                  <w:webHidden/>
                </w:rPr>
              </w:rPrChange>
            </w:rPr>
            <w:fldChar w:fldCharType="begin"/>
          </w:r>
          <w:r w:rsidRPr="00BF2BCA">
            <w:rPr>
              <w:noProof/>
              <w:webHidden/>
              <w:u w:val="single"/>
              <w:rPrChange w:id="594" w:author="SHAHZAIB KHAN" w:date="2026-10-07T19:14:00Z" w16du:dateUtc="2026-10-07T14:14:00Z">
                <w:rPr>
                  <w:noProof/>
                  <w:webHidden/>
                </w:rPr>
              </w:rPrChange>
            </w:rPr>
            <w:instrText xml:space="preserve"> PAGEREF _Toc193890198 \h </w:instrText>
          </w:r>
          <w:r w:rsidRPr="00713BE8">
            <w:rPr>
              <w:noProof/>
              <w:webHidden/>
              <w:u w:val="single"/>
            </w:rPr>
          </w:r>
          <w:r w:rsidRPr="00BF2BCA">
            <w:rPr>
              <w:noProof/>
              <w:webHidden/>
              <w:u w:val="single"/>
              <w:rPrChange w:id="595" w:author="SHAHZAIB KHAN" w:date="2026-10-07T19:14:00Z" w16du:dateUtc="2026-10-07T14:14:00Z">
                <w:rPr>
                  <w:noProof/>
                  <w:webHidden/>
                </w:rPr>
              </w:rPrChange>
            </w:rPr>
            <w:fldChar w:fldCharType="separate"/>
          </w:r>
          <w:ins w:id="596" w:author="SHAHZAIB KHAN" w:date="2026-10-07T22:01:00Z" w16du:dateUtc="2026-10-07T17:01:00Z">
            <w:r w:rsidR="00CC552F">
              <w:rPr>
                <w:noProof/>
                <w:webHidden/>
                <w:u w:val="single"/>
              </w:rPr>
              <w:t>10</w:t>
            </w:r>
          </w:ins>
          <w:del w:id="597" w:author="SHAHZAIB KHAN" w:date="2026-10-07T22:01:00Z" w16du:dateUtc="2026-10-07T17:01:00Z">
            <w:r w:rsidRPr="00BF2BCA" w:rsidDel="00CC552F">
              <w:rPr>
                <w:noProof/>
                <w:webHidden/>
                <w:u w:val="single"/>
                <w:rPrChange w:id="598" w:author="SHAHZAIB KHAN" w:date="2026-10-07T19:14:00Z" w16du:dateUtc="2026-10-07T14:14:00Z">
                  <w:rPr>
                    <w:noProof/>
                    <w:webHidden/>
                  </w:rPr>
                </w:rPrChange>
              </w:rPr>
              <w:delText>18</w:delText>
            </w:r>
          </w:del>
          <w:r w:rsidRPr="00BF2BCA">
            <w:rPr>
              <w:noProof/>
              <w:webHidden/>
              <w:u w:val="single"/>
              <w:rPrChange w:id="599" w:author="SHAHZAIB KHAN" w:date="2026-10-07T19:14:00Z" w16du:dateUtc="2026-10-07T14:14:00Z">
                <w:rPr>
                  <w:noProof/>
                  <w:webHidden/>
                </w:rPr>
              </w:rPrChange>
            </w:rPr>
            <w:fldChar w:fldCharType="end"/>
          </w:r>
          <w:r w:rsidRPr="00BF2BCA">
            <w:rPr>
              <w:u w:val="single"/>
              <w:rPrChange w:id="600" w:author="SHAHZAIB KHAN" w:date="2026-10-07T19:14:00Z" w16du:dateUtc="2026-10-07T14:14:00Z">
                <w:rPr/>
              </w:rPrChange>
            </w:rPr>
            <w:fldChar w:fldCharType="end"/>
          </w:r>
        </w:p>
        <w:p w14:paraId="3F7091C7" w14:textId="15BC0FD4" w:rsidR="0053165F" w:rsidRPr="00BF2BCA" w:rsidRDefault="0053165F">
          <w:pPr>
            <w:pStyle w:val="TOC3"/>
            <w:tabs>
              <w:tab w:val="left" w:pos="960"/>
              <w:tab w:val="right" w:leader="dot" w:pos="9350"/>
            </w:tabs>
            <w:rPr>
              <w:noProof/>
              <w:u w:val="single"/>
              <w:rPrChange w:id="601" w:author="SHAHZAIB KHAN" w:date="2026-10-07T19:14:00Z" w16du:dateUtc="2026-10-07T14:14:00Z">
                <w:rPr>
                  <w:noProof/>
                </w:rPr>
              </w:rPrChange>
            </w:rPr>
          </w:pPr>
          <w:r w:rsidRPr="00BF2BCA">
            <w:rPr>
              <w:u w:val="single"/>
              <w:rPrChange w:id="602" w:author="SHAHZAIB KHAN" w:date="2026-10-07T19:14:00Z" w16du:dateUtc="2026-10-07T14:14:00Z">
                <w:rPr/>
              </w:rPrChange>
            </w:rPr>
            <w:fldChar w:fldCharType="begin"/>
          </w:r>
          <w:r w:rsidRPr="00BF2BCA">
            <w:rPr>
              <w:u w:val="single"/>
              <w:rPrChange w:id="603" w:author="SHAHZAIB KHAN" w:date="2026-10-07T19:14:00Z" w16du:dateUtc="2026-10-07T14:14:00Z">
                <w:rPr/>
              </w:rPrChange>
            </w:rPr>
            <w:instrText>HYPERLINK \l "_Toc193890199"</w:instrText>
          </w:r>
          <w:r w:rsidRPr="00713BE8">
            <w:rPr>
              <w:u w:val="single"/>
            </w:rPr>
          </w:r>
          <w:r w:rsidRPr="00BF2BCA">
            <w:rPr>
              <w:u w:val="single"/>
              <w:rPrChange w:id="604" w:author="SHAHZAIB KHAN" w:date="2026-10-07T19:14:00Z" w16du:dateUtc="2026-10-07T14:14:00Z">
                <w:rPr/>
              </w:rPrChange>
            </w:rPr>
            <w:fldChar w:fldCharType="separate"/>
          </w:r>
          <w:r w:rsidRPr="00BF2BCA">
            <w:rPr>
              <w:rStyle w:val="Hyperlink"/>
              <w:rFonts w:ascii="Courier New" w:eastAsia="Times New Roman" w:hAnsi="Courier New" w:cs="Courier New"/>
              <w:bCs/>
              <w:noProof/>
            </w:rPr>
            <w:t>o</w:t>
          </w:r>
          <w:r w:rsidRPr="00BF2BCA">
            <w:rPr>
              <w:noProof/>
              <w:u w:val="single"/>
              <w:rPrChange w:id="605"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Performance Requirements</w:t>
          </w:r>
          <w:r w:rsidRPr="00BF2BCA">
            <w:rPr>
              <w:noProof/>
              <w:webHidden/>
              <w:u w:val="single"/>
              <w:rPrChange w:id="606" w:author="SHAHZAIB KHAN" w:date="2026-10-07T19:14:00Z" w16du:dateUtc="2026-10-07T14:14:00Z">
                <w:rPr>
                  <w:noProof/>
                  <w:webHidden/>
                </w:rPr>
              </w:rPrChange>
            </w:rPr>
            <w:tab/>
          </w:r>
          <w:r w:rsidRPr="00BF2BCA">
            <w:rPr>
              <w:noProof/>
              <w:webHidden/>
              <w:u w:val="single"/>
              <w:rPrChange w:id="607" w:author="SHAHZAIB KHAN" w:date="2026-10-07T19:14:00Z" w16du:dateUtc="2026-10-07T14:14:00Z">
                <w:rPr>
                  <w:noProof/>
                  <w:webHidden/>
                </w:rPr>
              </w:rPrChange>
            </w:rPr>
            <w:fldChar w:fldCharType="begin"/>
          </w:r>
          <w:r w:rsidRPr="00BF2BCA">
            <w:rPr>
              <w:noProof/>
              <w:webHidden/>
              <w:u w:val="single"/>
              <w:rPrChange w:id="608" w:author="SHAHZAIB KHAN" w:date="2026-10-07T19:14:00Z" w16du:dateUtc="2026-10-07T14:14:00Z">
                <w:rPr>
                  <w:noProof/>
                  <w:webHidden/>
                </w:rPr>
              </w:rPrChange>
            </w:rPr>
            <w:instrText xml:space="preserve"> PAGEREF _Toc193890199 \h </w:instrText>
          </w:r>
          <w:r w:rsidRPr="00713BE8">
            <w:rPr>
              <w:noProof/>
              <w:webHidden/>
              <w:u w:val="single"/>
            </w:rPr>
          </w:r>
          <w:r w:rsidRPr="00BF2BCA">
            <w:rPr>
              <w:noProof/>
              <w:webHidden/>
              <w:u w:val="single"/>
              <w:rPrChange w:id="609" w:author="SHAHZAIB KHAN" w:date="2026-10-07T19:14:00Z" w16du:dateUtc="2026-10-07T14:14:00Z">
                <w:rPr>
                  <w:noProof/>
                  <w:webHidden/>
                </w:rPr>
              </w:rPrChange>
            </w:rPr>
            <w:fldChar w:fldCharType="separate"/>
          </w:r>
          <w:ins w:id="610" w:author="SHAHZAIB KHAN" w:date="2026-10-07T22:01:00Z" w16du:dateUtc="2026-10-07T17:01:00Z">
            <w:r w:rsidR="00CC552F">
              <w:rPr>
                <w:noProof/>
                <w:webHidden/>
                <w:u w:val="single"/>
              </w:rPr>
              <w:t>11</w:t>
            </w:r>
          </w:ins>
          <w:del w:id="611" w:author="SHAHZAIB KHAN" w:date="2026-10-07T22:01:00Z" w16du:dateUtc="2026-10-07T17:01:00Z">
            <w:r w:rsidRPr="00BF2BCA" w:rsidDel="00CC552F">
              <w:rPr>
                <w:noProof/>
                <w:webHidden/>
                <w:u w:val="single"/>
                <w:rPrChange w:id="612" w:author="SHAHZAIB KHAN" w:date="2026-10-07T19:14:00Z" w16du:dateUtc="2026-10-07T14:14:00Z">
                  <w:rPr>
                    <w:noProof/>
                    <w:webHidden/>
                  </w:rPr>
                </w:rPrChange>
              </w:rPr>
              <w:delText>18</w:delText>
            </w:r>
          </w:del>
          <w:r w:rsidRPr="00BF2BCA">
            <w:rPr>
              <w:noProof/>
              <w:webHidden/>
              <w:u w:val="single"/>
              <w:rPrChange w:id="613" w:author="SHAHZAIB KHAN" w:date="2026-10-07T19:14:00Z" w16du:dateUtc="2026-10-07T14:14:00Z">
                <w:rPr>
                  <w:noProof/>
                  <w:webHidden/>
                </w:rPr>
              </w:rPrChange>
            </w:rPr>
            <w:fldChar w:fldCharType="end"/>
          </w:r>
          <w:r w:rsidRPr="00BF2BCA">
            <w:rPr>
              <w:u w:val="single"/>
              <w:rPrChange w:id="614" w:author="SHAHZAIB KHAN" w:date="2026-10-07T19:14:00Z" w16du:dateUtc="2026-10-07T14:14:00Z">
                <w:rPr/>
              </w:rPrChange>
            </w:rPr>
            <w:fldChar w:fldCharType="end"/>
          </w:r>
        </w:p>
        <w:p w14:paraId="5C9564F8" w14:textId="2F6FD450" w:rsidR="0053165F" w:rsidRPr="00BF2BCA" w:rsidRDefault="0053165F">
          <w:pPr>
            <w:pStyle w:val="TOC3"/>
            <w:tabs>
              <w:tab w:val="left" w:pos="960"/>
              <w:tab w:val="right" w:leader="dot" w:pos="9350"/>
            </w:tabs>
            <w:rPr>
              <w:noProof/>
              <w:u w:val="single"/>
              <w:rPrChange w:id="615" w:author="SHAHZAIB KHAN" w:date="2026-10-07T19:14:00Z" w16du:dateUtc="2026-10-07T14:14:00Z">
                <w:rPr>
                  <w:noProof/>
                </w:rPr>
              </w:rPrChange>
            </w:rPr>
          </w:pPr>
          <w:r w:rsidRPr="00BF2BCA">
            <w:rPr>
              <w:u w:val="single"/>
              <w:rPrChange w:id="616" w:author="SHAHZAIB KHAN" w:date="2026-10-07T19:14:00Z" w16du:dateUtc="2026-10-07T14:14:00Z">
                <w:rPr/>
              </w:rPrChange>
            </w:rPr>
            <w:fldChar w:fldCharType="begin"/>
          </w:r>
          <w:r w:rsidRPr="00BF2BCA">
            <w:rPr>
              <w:u w:val="single"/>
              <w:rPrChange w:id="617" w:author="SHAHZAIB KHAN" w:date="2026-10-07T19:14:00Z" w16du:dateUtc="2026-10-07T14:14:00Z">
                <w:rPr/>
              </w:rPrChange>
            </w:rPr>
            <w:instrText>HYPERLINK \l "_Toc193890200"</w:instrText>
          </w:r>
          <w:r w:rsidRPr="00713BE8">
            <w:rPr>
              <w:u w:val="single"/>
            </w:rPr>
          </w:r>
          <w:r w:rsidRPr="00BF2BCA">
            <w:rPr>
              <w:u w:val="single"/>
              <w:rPrChange w:id="618" w:author="SHAHZAIB KHAN" w:date="2026-10-07T19:14:00Z" w16du:dateUtc="2026-10-07T14:14:00Z">
                <w:rPr/>
              </w:rPrChange>
            </w:rPr>
            <w:fldChar w:fldCharType="separate"/>
          </w:r>
          <w:r w:rsidRPr="00BF2BCA">
            <w:rPr>
              <w:rStyle w:val="Hyperlink"/>
              <w:rFonts w:ascii="Symbol" w:eastAsia="Times New Roman" w:hAnsi="Symbol" w:cs="Times New Roman"/>
              <w:bCs/>
              <w:noProof/>
            </w:rPr>
            <w:t></w:t>
          </w:r>
          <w:r w:rsidRPr="00BF2BCA">
            <w:rPr>
              <w:noProof/>
              <w:u w:val="single"/>
              <w:rPrChange w:id="619"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Security Requirements</w:t>
          </w:r>
          <w:r w:rsidRPr="00BF2BCA">
            <w:rPr>
              <w:noProof/>
              <w:webHidden/>
              <w:u w:val="single"/>
              <w:rPrChange w:id="620" w:author="SHAHZAIB KHAN" w:date="2026-10-07T19:14:00Z" w16du:dateUtc="2026-10-07T14:14:00Z">
                <w:rPr>
                  <w:noProof/>
                  <w:webHidden/>
                </w:rPr>
              </w:rPrChange>
            </w:rPr>
            <w:tab/>
          </w:r>
          <w:r w:rsidRPr="00BF2BCA">
            <w:rPr>
              <w:noProof/>
              <w:webHidden/>
              <w:u w:val="single"/>
              <w:rPrChange w:id="621" w:author="SHAHZAIB KHAN" w:date="2026-10-07T19:14:00Z" w16du:dateUtc="2026-10-07T14:14:00Z">
                <w:rPr>
                  <w:noProof/>
                  <w:webHidden/>
                </w:rPr>
              </w:rPrChange>
            </w:rPr>
            <w:fldChar w:fldCharType="begin"/>
          </w:r>
          <w:r w:rsidRPr="00BF2BCA">
            <w:rPr>
              <w:noProof/>
              <w:webHidden/>
              <w:u w:val="single"/>
              <w:rPrChange w:id="622" w:author="SHAHZAIB KHAN" w:date="2026-10-07T19:14:00Z" w16du:dateUtc="2026-10-07T14:14:00Z">
                <w:rPr>
                  <w:noProof/>
                  <w:webHidden/>
                </w:rPr>
              </w:rPrChange>
            </w:rPr>
            <w:instrText xml:space="preserve"> PAGEREF _Toc193890200 \h </w:instrText>
          </w:r>
          <w:r w:rsidRPr="00713BE8">
            <w:rPr>
              <w:noProof/>
              <w:webHidden/>
              <w:u w:val="single"/>
            </w:rPr>
          </w:r>
          <w:r w:rsidRPr="00BF2BCA">
            <w:rPr>
              <w:noProof/>
              <w:webHidden/>
              <w:u w:val="single"/>
              <w:rPrChange w:id="623" w:author="SHAHZAIB KHAN" w:date="2026-10-07T19:14:00Z" w16du:dateUtc="2026-10-07T14:14:00Z">
                <w:rPr>
                  <w:noProof/>
                  <w:webHidden/>
                </w:rPr>
              </w:rPrChange>
            </w:rPr>
            <w:fldChar w:fldCharType="separate"/>
          </w:r>
          <w:ins w:id="624" w:author="SHAHZAIB KHAN" w:date="2026-10-07T22:01:00Z" w16du:dateUtc="2026-10-07T17:01:00Z">
            <w:r w:rsidR="00CC552F">
              <w:rPr>
                <w:noProof/>
                <w:webHidden/>
                <w:u w:val="single"/>
              </w:rPr>
              <w:t>11</w:t>
            </w:r>
          </w:ins>
          <w:del w:id="625" w:author="SHAHZAIB KHAN" w:date="2026-10-07T22:01:00Z" w16du:dateUtc="2026-10-07T17:01:00Z">
            <w:r w:rsidRPr="00BF2BCA" w:rsidDel="00CC552F">
              <w:rPr>
                <w:noProof/>
                <w:webHidden/>
                <w:u w:val="single"/>
                <w:rPrChange w:id="626" w:author="SHAHZAIB KHAN" w:date="2026-10-07T19:14:00Z" w16du:dateUtc="2026-10-07T14:14:00Z">
                  <w:rPr>
                    <w:noProof/>
                    <w:webHidden/>
                  </w:rPr>
                </w:rPrChange>
              </w:rPr>
              <w:delText>18</w:delText>
            </w:r>
          </w:del>
          <w:r w:rsidRPr="00BF2BCA">
            <w:rPr>
              <w:noProof/>
              <w:webHidden/>
              <w:u w:val="single"/>
              <w:rPrChange w:id="627" w:author="SHAHZAIB KHAN" w:date="2026-10-07T19:14:00Z" w16du:dateUtc="2026-10-07T14:14:00Z">
                <w:rPr>
                  <w:noProof/>
                  <w:webHidden/>
                </w:rPr>
              </w:rPrChange>
            </w:rPr>
            <w:fldChar w:fldCharType="end"/>
          </w:r>
          <w:r w:rsidRPr="00BF2BCA">
            <w:rPr>
              <w:u w:val="single"/>
              <w:rPrChange w:id="628" w:author="SHAHZAIB KHAN" w:date="2026-10-07T19:14:00Z" w16du:dateUtc="2026-10-07T14:14:00Z">
                <w:rPr/>
              </w:rPrChange>
            </w:rPr>
            <w:fldChar w:fldCharType="end"/>
          </w:r>
        </w:p>
        <w:p w14:paraId="6A4F6A96" w14:textId="1D0E444F" w:rsidR="0053165F" w:rsidRPr="00BF2BCA" w:rsidRDefault="0053165F">
          <w:pPr>
            <w:pStyle w:val="TOC3"/>
            <w:tabs>
              <w:tab w:val="left" w:pos="960"/>
              <w:tab w:val="right" w:leader="dot" w:pos="9350"/>
            </w:tabs>
            <w:rPr>
              <w:noProof/>
              <w:u w:val="single"/>
              <w:rPrChange w:id="629" w:author="SHAHZAIB KHAN" w:date="2026-10-07T19:14:00Z" w16du:dateUtc="2026-10-07T14:14:00Z">
                <w:rPr>
                  <w:noProof/>
                </w:rPr>
              </w:rPrChange>
            </w:rPr>
          </w:pPr>
          <w:r w:rsidRPr="00BF2BCA">
            <w:rPr>
              <w:u w:val="single"/>
              <w:rPrChange w:id="630" w:author="SHAHZAIB KHAN" w:date="2026-10-07T19:14:00Z" w16du:dateUtc="2026-10-07T14:14:00Z">
                <w:rPr/>
              </w:rPrChange>
            </w:rPr>
            <w:fldChar w:fldCharType="begin"/>
          </w:r>
          <w:r w:rsidRPr="00BF2BCA">
            <w:rPr>
              <w:u w:val="single"/>
              <w:rPrChange w:id="631" w:author="SHAHZAIB KHAN" w:date="2026-10-07T19:14:00Z" w16du:dateUtc="2026-10-07T14:14:00Z">
                <w:rPr/>
              </w:rPrChange>
            </w:rPr>
            <w:instrText>HYPERLINK \l "_Toc193890201"</w:instrText>
          </w:r>
          <w:r w:rsidRPr="00713BE8">
            <w:rPr>
              <w:u w:val="single"/>
            </w:rPr>
          </w:r>
          <w:r w:rsidRPr="00BF2BCA">
            <w:rPr>
              <w:u w:val="single"/>
              <w:rPrChange w:id="632" w:author="SHAHZAIB KHAN" w:date="2026-10-07T19:14:00Z" w16du:dateUtc="2026-10-07T14:14:00Z">
                <w:rPr/>
              </w:rPrChange>
            </w:rPr>
            <w:fldChar w:fldCharType="separate"/>
          </w:r>
          <w:r w:rsidRPr="00BF2BCA">
            <w:rPr>
              <w:rStyle w:val="Hyperlink"/>
              <w:rFonts w:ascii="Symbol" w:eastAsia="Times New Roman" w:hAnsi="Symbol" w:cs="Times New Roman"/>
              <w:bCs/>
              <w:noProof/>
            </w:rPr>
            <w:t></w:t>
          </w:r>
          <w:r w:rsidRPr="00BF2BCA">
            <w:rPr>
              <w:noProof/>
              <w:u w:val="single"/>
              <w:rPrChange w:id="633"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Usability Requirements</w:t>
          </w:r>
          <w:r w:rsidRPr="00BF2BCA">
            <w:rPr>
              <w:noProof/>
              <w:webHidden/>
              <w:u w:val="single"/>
              <w:rPrChange w:id="634" w:author="SHAHZAIB KHAN" w:date="2026-10-07T19:14:00Z" w16du:dateUtc="2026-10-07T14:14:00Z">
                <w:rPr>
                  <w:noProof/>
                  <w:webHidden/>
                </w:rPr>
              </w:rPrChange>
            </w:rPr>
            <w:tab/>
          </w:r>
          <w:r w:rsidRPr="00BF2BCA">
            <w:rPr>
              <w:noProof/>
              <w:webHidden/>
              <w:u w:val="single"/>
              <w:rPrChange w:id="635" w:author="SHAHZAIB KHAN" w:date="2026-10-07T19:14:00Z" w16du:dateUtc="2026-10-07T14:14:00Z">
                <w:rPr>
                  <w:noProof/>
                  <w:webHidden/>
                </w:rPr>
              </w:rPrChange>
            </w:rPr>
            <w:fldChar w:fldCharType="begin"/>
          </w:r>
          <w:r w:rsidRPr="00BF2BCA">
            <w:rPr>
              <w:noProof/>
              <w:webHidden/>
              <w:u w:val="single"/>
              <w:rPrChange w:id="636" w:author="SHAHZAIB KHAN" w:date="2026-10-07T19:14:00Z" w16du:dateUtc="2026-10-07T14:14:00Z">
                <w:rPr>
                  <w:noProof/>
                  <w:webHidden/>
                </w:rPr>
              </w:rPrChange>
            </w:rPr>
            <w:instrText xml:space="preserve"> PAGEREF _Toc193890201 \h </w:instrText>
          </w:r>
          <w:r w:rsidRPr="00713BE8">
            <w:rPr>
              <w:noProof/>
              <w:webHidden/>
              <w:u w:val="single"/>
            </w:rPr>
          </w:r>
          <w:r w:rsidRPr="00BF2BCA">
            <w:rPr>
              <w:noProof/>
              <w:webHidden/>
              <w:u w:val="single"/>
              <w:rPrChange w:id="637" w:author="SHAHZAIB KHAN" w:date="2026-10-07T19:14:00Z" w16du:dateUtc="2026-10-07T14:14:00Z">
                <w:rPr>
                  <w:noProof/>
                  <w:webHidden/>
                </w:rPr>
              </w:rPrChange>
            </w:rPr>
            <w:fldChar w:fldCharType="separate"/>
          </w:r>
          <w:ins w:id="638" w:author="SHAHZAIB KHAN" w:date="2026-10-07T22:01:00Z" w16du:dateUtc="2026-10-07T17:01:00Z">
            <w:r w:rsidR="00CC552F">
              <w:rPr>
                <w:noProof/>
                <w:webHidden/>
                <w:u w:val="single"/>
              </w:rPr>
              <w:t>11</w:t>
            </w:r>
          </w:ins>
          <w:del w:id="639" w:author="SHAHZAIB KHAN" w:date="2026-10-07T22:01:00Z" w16du:dateUtc="2026-10-07T17:01:00Z">
            <w:r w:rsidRPr="00BF2BCA" w:rsidDel="00CC552F">
              <w:rPr>
                <w:noProof/>
                <w:webHidden/>
                <w:u w:val="single"/>
                <w:rPrChange w:id="640" w:author="SHAHZAIB KHAN" w:date="2026-10-07T19:14:00Z" w16du:dateUtc="2026-10-07T14:14:00Z">
                  <w:rPr>
                    <w:noProof/>
                    <w:webHidden/>
                  </w:rPr>
                </w:rPrChange>
              </w:rPr>
              <w:delText>18</w:delText>
            </w:r>
          </w:del>
          <w:r w:rsidRPr="00BF2BCA">
            <w:rPr>
              <w:noProof/>
              <w:webHidden/>
              <w:u w:val="single"/>
              <w:rPrChange w:id="641" w:author="SHAHZAIB KHAN" w:date="2026-10-07T19:14:00Z" w16du:dateUtc="2026-10-07T14:14:00Z">
                <w:rPr>
                  <w:noProof/>
                  <w:webHidden/>
                </w:rPr>
              </w:rPrChange>
            </w:rPr>
            <w:fldChar w:fldCharType="end"/>
          </w:r>
          <w:r w:rsidRPr="00BF2BCA">
            <w:rPr>
              <w:u w:val="single"/>
              <w:rPrChange w:id="642" w:author="SHAHZAIB KHAN" w:date="2026-10-07T19:14:00Z" w16du:dateUtc="2026-10-07T14:14:00Z">
                <w:rPr/>
              </w:rPrChange>
            </w:rPr>
            <w:fldChar w:fldCharType="end"/>
          </w:r>
        </w:p>
        <w:p w14:paraId="03B8FD4C" w14:textId="2D4B45BA" w:rsidR="0053165F" w:rsidRPr="00BF2BCA" w:rsidRDefault="0053165F">
          <w:pPr>
            <w:pStyle w:val="TOC3"/>
            <w:tabs>
              <w:tab w:val="left" w:pos="960"/>
              <w:tab w:val="right" w:leader="dot" w:pos="9350"/>
            </w:tabs>
            <w:rPr>
              <w:noProof/>
              <w:u w:val="single"/>
              <w:rPrChange w:id="643" w:author="SHAHZAIB KHAN" w:date="2026-10-07T19:14:00Z" w16du:dateUtc="2026-10-07T14:14:00Z">
                <w:rPr>
                  <w:noProof/>
                </w:rPr>
              </w:rPrChange>
            </w:rPr>
          </w:pPr>
          <w:r w:rsidRPr="00BF2BCA">
            <w:rPr>
              <w:u w:val="single"/>
              <w:rPrChange w:id="644" w:author="SHAHZAIB KHAN" w:date="2026-10-07T19:14:00Z" w16du:dateUtc="2026-10-07T14:14:00Z">
                <w:rPr/>
              </w:rPrChange>
            </w:rPr>
            <w:lastRenderedPageBreak/>
            <w:fldChar w:fldCharType="begin"/>
          </w:r>
          <w:r w:rsidRPr="00BF2BCA">
            <w:rPr>
              <w:u w:val="single"/>
              <w:rPrChange w:id="645" w:author="SHAHZAIB KHAN" w:date="2026-10-07T19:14:00Z" w16du:dateUtc="2026-10-07T14:14:00Z">
                <w:rPr/>
              </w:rPrChange>
            </w:rPr>
            <w:instrText>HYPERLINK \l "_Toc193890202"</w:instrText>
          </w:r>
          <w:r w:rsidRPr="00713BE8">
            <w:rPr>
              <w:u w:val="single"/>
            </w:rPr>
          </w:r>
          <w:r w:rsidRPr="00BF2BCA">
            <w:rPr>
              <w:u w:val="single"/>
              <w:rPrChange w:id="646" w:author="SHAHZAIB KHAN" w:date="2026-10-07T19:14:00Z" w16du:dateUtc="2026-10-07T14:14:00Z">
                <w:rPr/>
              </w:rPrChange>
            </w:rPr>
            <w:fldChar w:fldCharType="separate"/>
          </w:r>
          <w:r w:rsidRPr="00BF2BCA">
            <w:rPr>
              <w:rStyle w:val="Hyperlink"/>
              <w:rFonts w:ascii="Symbol" w:eastAsia="Times New Roman" w:hAnsi="Symbol" w:cs="Times New Roman"/>
              <w:bCs/>
              <w:noProof/>
            </w:rPr>
            <w:t></w:t>
          </w:r>
          <w:r w:rsidRPr="00BF2BCA">
            <w:rPr>
              <w:noProof/>
              <w:u w:val="single"/>
              <w:rPrChange w:id="647"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Reliability Requirements</w:t>
          </w:r>
          <w:r w:rsidRPr="00BF2BCA">
            <w:rPr>
              <w:noProof/>
              <w:webHidden/>
              <w:u w:val="single"/>
              <w:rPrChange w:id="648" w:author="SHAHZAIB KHAN" w:date="2026-10-07T19:14:00Z" w16du:dateUtc="2026-10-07T14:14:00Z">
                <w:rPr>
                  <w:noProof/>
                  <w:webHidden/>
                </w:rPr>
              </w:rPrChange>
            </w:rPr>
            <w:tab/>
          </w:r>
          <w:r w:rsidRPr="00BF2BCA">
            <w:rPr>
              <w:noProof/>
              <w:webHidden/>
              <w:u w:val="single"/>
              <w:rPrChange w:id="649" w:author="SHAHZAIB KHAN" w:date="2026-10-07T19:14:00Z" w16du:dateUtc="2026-10-07T14:14:00Z">
                <w:rPr>
                  <w:noProof/>
                  <w:webHidden/>
                </w:rPr>
              </w:rPrChange>
            </w:rPr>
            <w:fldChar w:fldCharType="begin"/>
          </w:r>
          <w:r w:rsidRPr="00BF2BCA">
            <w:rPr>
              <w:noProof/>
              <w:webHidden/>
              <w:u w:val="single"/>
              <w:rPrChange w:id="650" w:author="SHAHZAIB KHAN" w:date="2026-10-07T19:14:00Z" w16du:dateUtc="2026-10-07T14:14:00Z">
                <w:rPr>
                  <w:noProof/>
                  <w:webHidden/>
                </w:rPr>
              </w:rPrChange>
            </w:rPr>
            <w:instrText xml:space="preserve"> PAGEREF _Toc193890202 \h </w:instrText>
          </w:r>
          <w:r w:rsidRPr="00713BE8">
            <w:rPr>
              <w:noProof/>
              <w:webHidden/>
              <w:u w:val="single"/>
            </w:rPr>
          </w:r>
          <w:r w:rsidRPr="00BF2BCA">
            <w:rPr>
              <w:noProof/>
              <w:webHidden/>
              <w:u w:val="single"/>
              <w:rPrChange w:id="651" w:author="SHAHZAIB KHAN" w:date="2026-10-07T19:14:00Z" w16du:dateUtc="2026-10-07T14:14:00Z">
                <w:rPr>
                  <w:noProof/>
                  <w:webHidden/>
                </w:rPr>
              </w:rPrChange>
            </w:rPr>
            <w:fldChar w:fldCharType="separate"/>
          </w:r>
          <w:ins w:id="652" w:author="SHAHZAIB KHAN" w:date="2026-10-07T22:01:00Z" w16du:dateUtc="2026-10-07T17:01:00Z">
            <w:r w:rsidR="00CC552F">
              <w:rPr>
                <w:noProof/>
                <w:webHidden/>
                <w:u w:val="single"/>
              </w:rPr>
              <w:t>11</w:t>
            </w:r>
          </w:ins>
          <w:del w:id="653" w:author="SHAHZAIB KHAN" w:date="2026-10-07T22:01:00Z" w16du:dateUtc="2026-10-07T17:01:00Z">
            <w:r w:rsidRPr="00BF2BCA" w:rsidDel="00CC552F">
              <w:rPr>
                <w:noProof/>
                <w:webHidden/>
                <w:u w:val="single"/>
                <w:rPrChange w:id="654" w:author="SHAHZAIB KHAN" w:date="2026-10-07T19:14:00Z" w16du:dateUtc="2026-10-07T14:14:00Z">
                  <w:rPr>
                    <w:noProof/>
                    <w:webHidden/>
                  </w:rPr>
                </w:rPrChange>
              </w:rPr>
              <w:delText>19</w:delText>
            </w:r>
          </w:del>
          <w:r w:rsidRPr="00BF2BCA">
            <w:rPr>
              <w:noProof/>
              <w:webHidden/>
              <w:u w:val="single"/>
              <w:rPrChange w:id="655" w:author="SHAHZAIB KHAN" w:date="2026-10-07T19:14:00Z" w16du:dateUtc="2026-10-07T14:14:00Z">
                <w:rPr>
                  <w:noProof/>
                  <w:webHidden/>
                </w:rPr>
              </w:rPrChange>
            </w:rPr>
            <w:fldChar w:fldCharType="end"/>
          </w:r>
          <w:r w:rsidRPr="00BF2BCA">
            <w:rPr>
              <w:u w:val="single"/>
              <w:rPrChange w:id="656" w:author="SHAHZAIB KHAN" w:date="2026-10-07T19:14:00Z" w16du:dateUtc="2026-10-07T14:14:00Z">
                <w:rPr/>
              </w:rPrChange>
            </w:rPr>
            <w:fldChar w:fldCharType="end"/>
          </w:r>
        </w:p>
        <w:p w14:paraId="6ADA094D" w14:textId="1E431408" w:rsidR="0053165F" w:rsidRPr="00BF2BCA" w:rsidRDefault="0053165F">
          <w:pPr>
            <w:pStyle w:val="TOC2"/>
            <w:tabs>
              <w:tab w:val="left" w:pos="720"/>
              <w:tab w:val="right" w:leader="dot" w:pos="9350"/>
            </w:tabs>
            <w:rPr>
              <w:noProof/>
              <w:u w:val="single"/>
              <w:rPrChange w:id="657" w:author="SHAHZAIB KHAN" w:date="2026-10-07T19:14:00Z" w16du:dateUtc="2026-10-07T14:14:00Z">
                <w:rPr>
                  <w:noProof/>
                </w:rPr>
              </w:rPrChange>
            </w:rPr>
          </w:pPr>
          <w:r w:rsidRPr="00BF2BCA">
            <w:rPr>
              <w:u w:val="single"/>
              <w:rPrChange w:id="658" w:author="SHAHZAIB KHAN" w:date="2026-10-07T19:14:00Z" w16du:dateUtc="2026-10-07T14:14:00Z">
                <w:rPr/>
              </w:rPrChange>
            </w:rPr>
            <w:fldChar w:fldCharType="begin"/>
          </w:r>
          <w:r w:rsidRPr="00BF2BCA">
            <w:rPr>
              <w:u w:val="single"/>
              <w:rPrChange w:id="659" w:author="SHAHZAIB KHAN" w:date="2026-10-07T19:14:00Z" w16du:dateUtc="2026-10-07T14:14:00Z">
                <w:rPr/>
              </w:rPrChange>
            </w:rPr>
            <w:instrText>HYPERLINK \l "_Toc193890203"</w:instrText>
          </w:r>
          <w:r w:rsidRPr="00713BE8">
            <w:rPr>
              <w:u w:val="single"/>
            </w:rPr>
          </w:r>
          <w:r w:rsidRPr="00BF2BCA">
            <w:rPr>
              <w:u w:val="single"/>
              <w:rPrChange w:id="660" w:author="SHAHZAIB KHAN" w:date="2026-10-07T19:14:00Z" w16du:dateUtc="2026-10-07T14:14:00Z">
                <w:rPr/>
              </w:rPrChange>
            </w:rPr>
            <w:fldChar w:fldCharType="separate"/>
          </w:r>
          <w:r w:rsidRPr="00BF2BCA">
            <w:rPr>
              <w:rStyle w:val="Hyperlink"/>
              <w:rFonts w:ascii="Symbol" w:eastAsia="Times New Roman" w:hAnsi="Symbol" w:cs="Times New Roman"/>
              <w:bCs/>
              <w:noProof/>
            </w:rPr>
            <w:t></w:t>
          </w:r>
          <w:r w:rsidRPr="00BF2BCA">
            <w:rPr>
              <w:noProof/>
              <w:u w:val="single"/>
              <w:rPrChange w:id="661"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System Functions</w:t>
          </w:r>
          <w:r w:rsidRPr="00BF2BCA">
            <w:rPr>
              <w:noProof/>
              <w:webHidden/>
              <w:u w:val="single"/>
              <w:rPrChange w:id="662" w:author="SHAHZAIB KHAN" w:date="2026-10-07T19:14:00Z" w16du:dateUtc="2026-10-07T14:14:00Z">
                <w:rPr>
                  <w:noProof/>
                  <w:webHidden/>
                </w:rPr>
              </w:rPrChange>
            </w:rPr>
            <w:tab/>
          </w:r>
          <w:r w:rsidRPr="00BF2BCA">
            <w:rPr>
              <w:noProof/>
              <w:webHidden/>
              <w:u w:val="single"/>
              <w:rPrChange w:id="663" w:author="SHAHZAIB KHAN" w:date="2026-10-07T19:14:00Z" w16du:dateUtc="2026-10-07T14:14:00Z">
                <w:rPr>
                  <w:noProof/>
                  <w:webHidden/>
                </w:rPr>
              </w:rPrChange>
            </w:rPr>
            <w:fldChar w:fldCharType="begin"/>
          </w:r>
          <w:r w:rsidRPr="00BF2BCA">
            <w:rPr>
              <w:noProof/>
              <w:webHidden/>
              <w:u w:val="single"/>
              <w:rPrChange w:id="664" w:author="SHAHZAIB KHAN" w:date="2026-10-07T19:14:00Z" w16du:dateUtc="2026-10-07T14:14:00Z">
                <w:rPr>
                  <w:noProof/>
                  <w:webHidden/>
                </w:rPr>
              </w:rPrChange>
            </w:rPr>
            <w:instrText xml:space="preserve"> PAGEREF _Toc193890203 \h </w:instrText>
          </w:r>
          <w:r w:rsidRPr="00713BE8">
            <w:rPr>
              <w:noProof/>
              <w:webHidden/>
              <w:u w:val="single"/>
            </w:rPr>
          </w:r>
          <w:r w:rsidRPr="00BF2BCA">
            <w:rPr>
              <w:noProof/>
              <w:webHidden/>
              <w:u w:val="single"/>
              <w:rPrChange w:id="665" w:author="SHAHZAIB KHAN" w:date="2026-10-07T19:14:00Z" w16du:dateUtc="2026-10-07T14:14:00Z">
                <w:rPr>
                  <w:noProof/>
                  <w:webHidden/>
                </w:rPr>
              </w:rPrChange>
            </w:rPr>
            <w:fldChar w:fldCharType="separate"/>
          </w:r>
          <w:ins w:id="666" w:author="SHAHZAIB KHAN" w:date="2026-10-07T22:01:00Z" w16du:dateUtc="2026-10-07T17:01:00Z">
            <w:r w:rsidR="00CC552F">
              <w:rPr>
                <w:noProof/>
                <w:webHidden/>
                <w:u w:val="single"/>
              </w:rPr>
              <w:t>11</w:t>
            </w:r>
          </w:ins>
          <w:del w:id="667" w:author="SHAHZAIB KHAN" w:date="2026-10-07T22:01:00Z" w16du:dateUtc="2026-10-07T17:01:00Z">
            <w:r w:rsidRPr="00BF2BCA" w:rsidDel="00CC552F">
              <w:rPr>
                <w:noProof/>
                <w:webHidden/>
                <w:u w:val="single"/>
                <w:rPrChange w:id="668" w:author="SHAHZAIB KHAN" w:date="2026-10-07T19:14:00Z" w16du:dateUtc="2026-10-07T14:14:00Z">
                  <w:rPr>
                    <w:noProof/>
                    <w:webHidden/>
                  </w:rPr>
                </w:rPrChange>
              </w:rPr>
              <w:delText>19</w:delText>
            </w:r>
          </w:del>
          <w:r w:rsidRPr="00BF2BCA">
            <w:rPr>
              <w:noProof/>
              <w:webHidden/>
              <w:u w:val="single"/>
              <w:rPrChange w:id="669" w:author="SHAHZAIB KHAN" w:date="2026-10-07T19:14:00Z" w16du:dateUtc="2026-10-07T14:14:00Z">
                <w:rPr>
                  <w:noProof/>
                  <w:webHidden/>
                </w:rPr>
              </w:rPrChange>
            </w:rPr>
            <w:fldChar w:fldCharType="end"/>
          </w:r>
          <w:r w:rsidRPr="00BF2BCA">
            <w:rPr>
              <w:u w:val="single"/>
              <w:rPrChange w:id="670" w:author="SHAHZAIB KHAN" w:date="2026-10-07T19:14:00Z" w16du:dateUtc="2026-10-07T14:14:00Z">
                <w:rPr/>
              </w:rPrChange>
            </w:rPr>
            <w:fldChar w:fldCharType="end"/>
          </w:r>
        </w:p>
        <w:p w14:paraId="49A3ADC2" w14:textId="341C7EE1" w:rsidR="0053165F" w:rsidRPr="00BF2BCA" w:rsidRDefault="0053165F">
          <w:pPr>
            <w:pStyle w:val="TOC3"/>
            <w:tabs>
              <w:tab w:val="left" w:pos="960"/>
              <w:tab w:val="right" w:leader="dot" w:pos="9350"/>
            </w:tabs>
            <w:rPr>
              <w:noProof/>
              <w:u w:val="single"/>
              <w:rPrChange w:id="671" w:author="SHAHZAIB KHAN" w:date="2026-10-07T19:14:00Z" w16du:dateUtc="2026-10-07T14:14:00Z">
                <w:rPr>
                  <w:noProof/>
                </w:rPr>
              </w:rPrChange>
            </w:rPr>
          </w:pPr>
          <w:r w:rsidRPr="00BF2BCA">
            <w:rPr>
              <w:u w:val="single"/>
              <w:rPrChange w:id="672" w:author="SHAHZAIB KHAN" w:date="2026-10-07T19:14:00Z" w16du:dateUtc="2026-10-07T14:14:00Z">
                <w:rPr/>
              </w:rPrChange>
            </w:rPr>
            <w:fldChar w:fldCharType="begin"/>
          </w:r>
          <w:r w:rsidRPr="00BF2BCA">
            <w:rPr>
              <w:u w:val="single"/>
              <w:rPrChange w:id="673" w:author="SHAHZAIB KHAN" w:date="2026-10-07T19:14:00Z" w16du:dateUtc="2026-10-07T14:14:00Z">
                <w:rPr/>
              </w:rPrChange>
            </w:rPr>
            <w:instrText>HYPERLINK \l "_Toc193890204"</w:instrText>
          </w:r>
          <w:r w:rsidRPr="00713BE8">
            <w:rPr>
              <w:u w:val="single"/>
            </w:rPr>
          </w:r>
          <w:r w:rsidRPr="00BF2BCA">
            <w:rPr>
              <w:u w:val="single"/>
              <w:rPrChange w:id="674" w:author="SHAHZAIB KHAN" w:date="2026-10-07T19:14:00Z" w16du:dateUtc="2026-10-07T14:14:00Z">
                <w:rPr/>
              </w:rPrChange>
            </w:rPr>
            <w:fldChar w:fldCharType="separate"/>
          </w:r>
          <w:r w:rsidRPr="00BF2BCA">
            <w:rPr>
              <w:rStyle w:val="Hyperlink"/>
              <w:rFonts w:ascii="Symbol" w:eastAsiaTheme="majorEastAsia" w:hAnsi="Symbol" w:cstheme="majorBidi"/>
              <w:noProof/>
            </w:rPr>
            <w:t></w:t>
          </w:r>
          <w:r w:rsidRPr="00BF2BCA">
            <w:rPr>
              <w:noProof/>
              <w:u w:val="single"/>
              <w:rPrChange w:id="675"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Sub-Functions for Registration</w:t>
          </w:r>
          <w:r w:rsidRPr="00BF2BCA">
            <w:rPr>
              <w:noProof/>
              <w:webHidden/>
              <w:u w:val="single"/>
              <w:rPrChange w:id="676" w:author="SHAHZAIB KHAN" w:date="2026-10-07T19:14:00Z" w16du:dateUtc="2026-10-07T14:14:00Z">
                <w:rPr>
                  <w:noProof/>
                  <w:webHidden/>
                </w:rPr>
              </w:rPrChange>
            </w:rPr>
            <w:tab/>
          </w:r>
          <w:r w:rsidRPr="00BF2BCA">
            <w:rPr>
              <w:noProof/>
              <w:webHidden/>
              <w:u w:val="single"/>
              <w:rPrChange w:id="677" w:author="SHAHZAIB KHAN" w:date="2026-10-07T19:14:00Z" w16du:dateUtc="2026-10-07T14:14:00Z">
                <w:rPr>
                  <w:noProof/>
                  <w:webHidden/>
                </w:rPr>
              </w:rPrChange>
            </w:rPr>
            <w:fldChar w:fldCharType="begin"/>
          </w:r>
          <w:r w:rsidRPr="00BF2BCA">
            <w:rPr>
              <w:noProof/>
              <w:webHidden/>
              <w:u w:val="single"/>
              <w:rPrChange w:id="678" w:author="SHAHZAIB KHAN" w:date="2026-10-07T19:14:00Z" w16du:dateUtc="2026-10-07T14:14:00Z">
                <w:rPr>
                  <w:noProof/>
                  <w:webHidden/>
                </w:rPr>
              </w:rPrChange>
            </w:rPr>
            <w:instrText xml:space="preserve"> PAGEREF _Toc193890204 \h </w:instrText>
          </w:r>
          <w:r w:rsidRPr="00713BE8">
            <w:rPr>
              <w:noProof/>
              <w:webHidden/>
              <w:u w:val="single"/>
            </w:rPr>
          </w:r>
          <w:r w:rsidRPr="00BF2BCA">
            <w:rPr>
              <w:noProof/>
              <w:webHidden/>
              <w:u w:val="single"/>
              <w:rPrChange w:id="679" w:author="SHAHZAIB KHAN" w:date="2026-10-07T19:14:00Z" w16du:dateUtc="2026-10-07T14:14:00Z">
                <w:rPr>
                  <w:noProof/>
                  <w:webHidden/>
                </w:rPr>
              </w:rPrChange>
            </w:rPr>
            <w:fldChar w:fldCharType="separate"/>
          </w:r>
          <w:ins w:id="680" w:author="SHAHZAIB KHAN" w:date="2026-10-07T22:01:00Z" w16du:dateUtc="2026-10-07T17:01:00Z">
            <w:r w:rsidR="00CC552F">
              <w:rPr>
                <w:noProof/>
                <w:webHidden/>
                <w:u w:val="single"/>
              </w:rPr>
              <w:t>11</w:t>
            </w:r>
          </w:ins>
          <w:del w:id="681" w:author="SHAHZAIB KHAN" w:date="2026-10-07T22:01:00Z" w16du:dateUtc="2026-10-07T17:01:00Z">
            <w:r w:rsidRPr="00BF2BCA" w:rsidDel="00CC552F">
              <w:rPr>
                <w:noProof/>
                <w:webHidden/>
                <w:u w:val="single"/>
                <w:rPrChange w:id="682" w:author="SHAHZAIB KHAN" w:date="2026-10-07T19:14:00Z" w16du:dateUtc="2026-10-07T14:14:00Z">
                  <w:rPr>
                    <w:noProof/>
                    <w:webHidden/>
                  </w:rPr>
                </w:rPrChange>
              </w:rPr>
              <w:delText>19</w:delText>
            </w:r>
          </w:del>
          <w:r w:rsidRPr="00BF2BCA">
            <w:rPr>
              <w:noProof/>
              <w:webHidden/>
              <w:u w:val="single"/>
              <w:rPrChange w:id="683" w:author="SHAHZAIB KHAN" w:date="2026-10-07T19:14:00Z" w16du:dateUtc="2026-10-07T14:14:00Z">
                <w:rPr>
                  <w:noProof/>
                  <w:webHidden/>
                </w:rPr>
              </w:rPrChange>
            </w:rPr>
            <w:fldChar w:fldCharType="end"/>
          </w:r>
          <w:r w:rsidRPr="00BF2BCA">
            <w:rPr>
              <w:u w:val="single"/>
              <w:rPrChange w:id="684" w:author="SHAHZAIB KHAN" w:date="2026-10-07T19:14:00Z" w16du:dateUtc="2026-10-07T14:14:00Z">
                <w:rPr/>
              </w:rPrChange>
            </w:rPr>
            <w:fldChar w:fldCharType="end"/>
          </w:r>
        </w:p>
        <w:p w14:paraId="274DBCC7" w14:textId="61E12CBC" w:rsidR="0053165F" w:rsidRPr="00BF2BCA" w:rsidDel="00C726F4" w:rsidRDefault="0053165F">
          <w:pPr>
            <w:pStyle w:val="TOC3"/>
            <w:tabs>
              <w:tab w:val="left" w:pos="960"/>
              <w:tab w:val="right" w:leader="dot" w:pos="9350"/>
            </w:tabs>
            <w:rPr>
              <w:del w:id="685" w:author="SHAHZAIB KHAN" w:date="2026-10-07T22:06:00Z" w16du:dateUtc="2026-10-07T17:06:00Z"/>
              <w:noProof/>
              <w:u w:val="single"/>
              <w:rPrChange w:id="686" w:author="SHAHZAIB KHAN" w:date="2026-10-07T19:14:00Z" w16du:dateUtc="2026-10-07T14:14:00Z">
                <w:rPr>
                  <w:del w:id="687" w:author="SHAHZAIB KHAN" w:date="2026-10-07T22:06:00Z" w16du:dateUtc="2026-10-07T17:06:00Z"/>
                  <w:noProof/>
                </w:rPr>
              </w:rPrChange>
            </w:rPr>
          </w:pPr>
          <w:del w:id="688" w:author="SHAHZAIB KHAN" w:date="2026-10-07T22:06:00Z" w16du:dateUtc="2026-10-07T17:06:00Z">
            <w:r w:rsidRPr="00BF2BCA" w:rsidDel="00C726F4">
              <w:rPr>
                <w:u w:val="single"/>
                <w:rPrChange w:id="689" w:author="SHAHZAIB KHAN" w:date="2026-10-07T19:14:00Z" w16du:dateUtc="2026-10-07T14:14:00Z">
                  <w:rPr/>
                </w:rPrChange>
              </w:rPr>
              <w:fldChar w:fldCharType="begin"/>
            </w:r>
            <w:r w:rsidRPr="00BF2BCA" w:rsidDel="00C726F4">
              <w:rPr>
                <w:u w:val="single"/>
                <w:rPrChange w:id="690" w:author="SHAHZAIB KHAN" w:date="2026-10-07T19:14:00Z" w16du:dateUtc="2026-10-07T14:14:00Z">
                  <w:rPr/>
                </w:rPrChange>
              </w:rPr>
              <w:delInstrText>HYPERLINK \l "_Toc193890205"</w:delInstrText>
            </w:r>
            <w:r w:rsidRPr="00713BE8" w:rsidDel="00C726F4">
              <w:rPr>
                <w:u w:val="single"/>
              </w:rPr>
            </w:r>
            <w:r w:rsidRPr="00BF2BCA" w:rsidDel="00C726F4">
              <w:rPr>
                <w:u w:val="single"/>
                <w:rPrChange w:id="691" w:author="SHAHZAIB KHAN" w:date="2026-10-07T19:14:00Z" w16du:dateUtc="2026-10-07T14:14:00Z">
                  <w:rPr/>
                </w:rPrChange>
              </w:rPr>
              <w:fldChar w:fldCharType="separate"/>
            </w:r>
            <w:r w:rsidRPr="00BF2BCA" w:rsidDel="00C726F4">
              <w:rPr>
                <w:rStyle w:val="Hyperlink"/>
                <w:rFonts w:ascii="Courier New" w:eastAsia="Times New Roman" w:hAnsi="Courier New" w:cs="Times New Roman"/>
                <w:bCs/>
                <w:noProof/>
              </w:rPr>
              <w:delText>o</w:delText>
            </w:r>
            <w:r w:rsidRPr="00BF2BCA" w:rsidDel="00C726F4">
              <w:rPr>
                <w:noProof/>
                <w:u w:val="single"/>
                <w:rPrChange w:id="692" w:author="SHAHZAIB KHAN" w:date="2026-10-07T19:14:00Z" w16du:dateUtc="2026-10-07T14:14:00Z">
                  <w:rPr>
                    <w:noProof/>
                  </w:rPr>
                </w:rPrChange>
              </w:rPr>
              <w:tab/>
            </w:r>
            <w:r w:rsidRPr="00BF2BCA" w:rsidDel="00C726F4">
              <w:rPr>
                <w:rStyle w:val="Hyperlink"/>
                <w:rFonts w:ascii="Times New Roman" w:eastAsia="Times New Roman" w:hAnsi="Times New Roman" w:cs="Times New Roman"/>
                <w:b/>
                <w:bCs/>
                <w:noProof/>
              </w:rPr>
              <w:delText xml:space="preserve"> Sub-Functions for Project Management</w:delText>
            </w:r>
            <w:r w:rsidRPr="00BF2BCA" w:rsidDel="00C726F4">
              <w:rPr>
                <w:noProof/>
                <w:webHidden/>
                <w:u w:val="single"/>
                <w:rPrChange w:id="693" w:author="SHAHZAIB KHAN" w:date="2026-10-07T19:14:00Z" w16du:dateUtc="2026-10-07T14:14:00Z">
                  <w:rPr>
                    <w:noProof/>
                    <w:webHidden/>
                  </w:rPr>
                </w:rPrChange>
              </w:rPr>
              <w:tab/>
            </w:r>
            <w:r w:rsidRPr="00BF2BCA" w:rsidDel="00C726F4">
              <w:rPr>
                <w:noProof/>
                <w:webHidden/>
                <w:u w:val="single"/>
                <w:rPrChange w:id="694" w:author="SHAHZAIB KHAN" w:date="2026-10-07T19:14:00Z" w16du:dateUtc="2026-10-07T14:14:00Z">
                  <w:rPr>
                    <w:noProof/>
                    <w:webHidden/>
                  </w:rPr>
                </w:rPrChange>
              </w:rPr>
              <w:fldChar w:fldCharType="begin"/>
            </w:r>
            <w:r w:rsidRPr="00BF2BCA" w:rsidDel="00C726F4">
              <w:rPr>
                <w:noProof/>
                <w:webHidden/>
                <w:u w:val="single"/>
                <w:rPrChange w:id="695" w:author="SHAHZAIB KHAN" w:date="2026-10-07T19:14:00Z" w16du:dateUtc="2026-10-07T14:14:00Z">
                  <w:rPr>
                    <w:noProof/>
                    <w:webHidden/>
                  </w:rPr>
                </w:rPrChange>
              </w:rPr>
              <w:delInstrText xml:space="preserve"> PAGEREF _Toc193890205 \h </w:delInstrText>
            </w:r>
            <w:r w:rsidRPr="00713BE8" w:rsidDel="00C726F4">
              <w:rPr>
                <w:noProof/>
                <w:webHidden/>
                <w:u w:val="single"/>
              </w:rPr>
            </w:r>
            <w:r w:rsidRPr="00BF2BCA" w:rsidDel="00C726F4">
              <w:rPr>
                <w:noProof/>
                <w:webHidden/>
                <w:u w:val="single"/>
                <w:rPrChange w:id="696" w:author="SHAHZAIB KHAN" w:date="2026-10-07T19:14:00Z" w16du:dateUtc="2026-10-07T14:14:00Z">
                  <w:rPr>
                    <w:noProof/>
                    <w:webHidden/>
                  </w:rPr>
                </w:rPrChange>
              </w:rPr>
              <w:fldChar w:fldCharType="separate"/>
            </w:r>
          </w:del>
          <w:del w:id="697" w:author="SHAHZAIB KHAN" w:date="2026-10-07T22:01:00Z" w16du:dateUtc="2026-10-07T17:01:00Z">
            <w:r w:rsidRPr="00BF2BCA" w:rsidDel="00CC552F">
              <w:rPr>
                <w:noProof/>
                <w:webHidden/>
                <w:u w:val="single"/>
                <w:rPrChange w:id="698" w:author="SHAHZAIB KHAN" w:date="2026-10-07T19:14:00Z" w16du:dateUtc="2026-10-07T14:14:00Z">
                  <w:rPr>
                    <w:noProof/>
                    <w:webHidden/>
                  </w:rPr>
                </w:rPrChange>
              </w:rPr>
              <w:delText>19</w:delText>
            </w:r>
          </w:del>
          <w:del w:id="699" w:author="SHAHZAIB KHAN" w:date="2026-10-07T22:06:00Z" w16du:dateUtc="2026-10-07T17:06:00Z">
            <w:r w:rsidRPr="00BF2BCA" w:rsidDel="00C726F4">
              <w:rPr>
                <w:noProof/>
                <w:webHidden/>
                <w:u w:val="single"/>
                <w:rPrChange w:id="700" w:author="SHAHZAIB KHAN" w:date="2026-10-07T19:14:00Z" w16du:dateUtc="2026-10-07T14:14:00Z">
                  <w:rPr>
                    <w:noProof/>
                    <w:webHidden/>
                  </w:rPr>
                </w:rPrChange>
              </w:rPr>
              <w:fldChar w:fldCharType="end"/>
            </w:r>
            <w:r w:rsidRPr="00BF2BCA" w:rsidDel="00C726F4">
              <w:rPr>
                <w:u w:val="single"/>
                <w:rPrChange w:id="701" w:author="SHAHZAIB KHAN" w:date="2026-10-07T19:14:00Z" w16du:dateUtc="2026-10-07T14:14:00Z">
                  <w:rPr/>
                </w:rPrChange>
              </w:rPr>
              <w:fldChar w:fldCharType="end"/>
            </w:r>
          </w:del>
        </w:p>
        <w:p w14:paraId="6C4FD4D7" w14:textId="0D680C8E" w:rsidR="0053165F" w:rsidRPr="00BF2BCA" w:rsidRDefault="0053165F">
          <w:pPr>
            <w:pStyle w:val="TOC3"/>
            <w:tabs>
              <w:tab w:val="left" w:pos="960"/>
              <w:tab w:val="right" w:leader="dot" w:pos="9350"/>
            </w:tabs>
            <w:rPr>
              <w:noProof/>
              <w:u w:val="single"/>
              <w:rPrChange w:id="702" w:author="SHAHZAIB KHAN" w:date="2026-10-07T19:14:00Z" w16du:dateUtc="2026-10-07T14:14:00Z">
                <w:rPr>
                  <w:noProof/>
                </w:rPr>
              </w:rPrChange>
            </w:rPr>
          </w:pPr>
          <w:r w:rsidRPr="00BF2BCA">
            <w:rPr>
              <w:u w:val="single"/>
              <w:rPrChange w:id="703" w:author="SHAHZAIB KHAN" w:date="2026-10-07T19:14:00Z" w16du:dateUtc="2026-10-07T14:14:00Z">
                <w:rPr/>
              </w:rPrChange>
            </w:rPr>
            <w:fldChar w:fldCharType="begin"/>
          </w:r>
          <w:r w:rsidRPr="00BF2BCA">
            <w:rPr>
              <w:u w:val="single"/>
              <w:rPrChange w:id="704" w:author="SHAHZAIB KHAN" w:date="2026-10-07T19:14:00Z" w16du:dateUtc="2026-10-07T14:14:00Z">
                <w:rPr/>
              </w:rPrChange>
            </w:rPr>
            <w:instrText>HYPERLINK \l "_Toc193890206"</w:instrText>
          </w:r>
          <w:r w:rsidRPr="00713BE8">
            <w:rPr>
              <w:u w:val="single"/>
            </w:rPr>
          </w:r>
          <w:r w:rsidRPr="00BF2BCA">
            <w:rPr>
              <w:u w:val="single"/>
              <w:rPrChange w:id="705" w:author="SHAHZAIB KHAN" w:date="2026-10-07T19:14:00Z" w16du:dateUtc="2026-10-07T14:14:00Z">
                <w:rPr/>
              </w:rPrChange>
            </w:rPr>
            <w:fldChar w:fldCharType="separate"/>
          </w:r>
          <w:r w:rsidRPr="00BF2BCA">
            <w:rPr>
              <w:rStyle w:val="Hyperlink"/>
              <w:rFonts w:ascii="Courier New" w:eastAsia="Times New Roman" w:hAnsi="Courier New" w:cs="Courier New"/>
              <w:bCs/>
              <w:noProof/>
            </w:rPr>
            <w:t>o</w:t>
          </w:r>
          <w:r w:rsidRPr="00BF2BCA">
            <w:rPr>
              <w:noProof/>
              <w:u w:val="single"/>
              <w:rPrChange w:id="706" w:author="SHAHZAIB KHAN" w:date="2026-10-07T19:14:00Z" w16du:dateUtc="2026-10-07T14:14:00Z">
                <w:rPr>
                  <w:noProof/>
                </w:rPr>
              </w:rPrChange>
            </w:rPr>
            <w:tab/>
          </w:r>
          <w:r w:rsidRPr="00BF2BCA">
            <w:rPr>
              <w:rStyle w:val="Hyperlink"/>
              <w:rFonts w:asciiTheme="majorHAnsi" w:eastAsiaTheme="majorEastAsia" w:hAnsiTheme="majorHAnsi" w:cstheme="majorBidi"/>
              <w:noProof/>
            </w:rPr>
            <w:t xml:space="preserve"> Sub-Functions for Work Product Upload and Version Control</w:t>
          </w:r>
          <w:r w:rsidRPr="00BF2BCA">
            <w:rPr>
              <w:noProof/>
              <w:webHidden/>
              <w:u w:val="single"/>
              <w:rPrChange w:id="707" w:author="SHAHZAIB KHAN" w:date="2026-10-07T19:14:00Z" w16du:dateUtc="2026-10-07T14:14:00Z">
                <w:rPr>
                  <w:noProof/>
                  <w:webHidden/>
                </w:rPr>
              </w:rPrChange>
            </w:rPr>
            <w:tab/>
          </w:r>
          <w:r w:rsidRPr="00BF2BCA">
            <w:rPr>
              <w:noProof/>
              <w:webHidden/>
              <w:u w:val="single"/>
              <w:rPrChange w:id="708" w:author="SHAHZAIB KHAN" w:date="2026-10-07T19:14:00Z" w16du:dateUtc="2026-10-07T14:14:00Z">
                <w:rPr>
                  <w:noProof/>
                  <w:webHidden/>
                </w:rPr>
              </w:rPrChange>
            </w:rPr>
            <w:fldChar w:fldCharType="begin"/>
          </w:r>
          <w:r w:rsidRPr="00BF2BCA">
            <w:rPr>
              <w:noProof/>
              <w:webHidden/>
              <w:u w:val="single"/>
              <w:rPrChange w:id="709" w:author="SHAHZAIB KHAN" w:date="2026-10-07T19:14:00Z" w16du:dateUtc="2026-10-07T14:14:00Z">
                <w:rPr>
                  <w:noProof/>
                  <w:webHidden/>
                </w:rPr>
              </w:rPrChange>
            </w:rPr>
            <w:instrText xml:space="preserve"> PAGEREF _Toc193890206 \h </w:instrText>
          </w:r>
          <w:r w:rsidRPr="00713BE8">
            <w:rPr>
              <w:noProof/>
              <w:webHidden/>
              <w:u w:val="single"/>
            </w:rPr>
          </w:r>
          <w:r w:rsidRPr="00BF2BCA">
            <w:rPr>
              <w:noProof/>
              <w:webHidden/>
              <w:u w:val="single"/>
              <w:rPrChange w:id="710" w:author="SHAHZAIB KHAN" w:date="2026-10-07T19:14:00Z" w16du:dateUtc="2026-10-07T14:14:00Z">
                <w:rPr>
                  <w:noProof/>
                  <w:webHidden/>
                </w:rPr>
              </w:rPrChange>
            </w:rPr>
            <w:fldChar w:fldCharType="separate"/>
          </w:r>
          <w:ins w:id="711" w:author="SHAHZAIB KHAN" w:date="2026-10-07T22:01:00Z" w16du:dateUtc="2026-10-07T17:01:00Z">
            <w:r w:rsidR="00CC552F">
              <w:rPr>
                <w:noProof/>
                <w:webHidden/>
                <w:u w:val="single"/>
              </w:rPr>
              <w:t>11</w:t>
            </w:r>
          </w:ins>
          <w:del w:id="712" w:author="SHAHZAIB KHAN" w:date="2026-10-07T22:01:00Z" w16du:dateUtc="2026-10-07T17:01:00Z">
            <w:r w:rsidRPr="00BF2BCA" w:rsidDel="00CC552F">
              <w:rPr>
                <w:noProof/>
                <w:webHidden/>
                <w:u w:val="single"/>
                <w:rPrChange w:id="713" w:author="SHAHZAIB KHAN" w:date="2026-10-07T19:14:00Z" w16du:dateUtc="2026-10-07T14:14:00Z">
                  <w:rPr>
                    <w:noProof/>
                    <w:webHidden/>
                  </w:rPr>
                </w:rPrChange>
              </w:rPr>
              <w:delText>19</w:delText>
            </w:r>
          </w:del>
          <w:r w:rsidRPr="00BF2BCA">
            <w:rPr>
              <w:noProof/>
              <w:webHidden/>
              <w:u w:val="single"/>
              <w:rPrChange w:id="714" w:author="SHAHZAIB KHAN" w:date="2026-10-07T19:14:00Z" w16du:dateUtc="2026-10-07T14:14:00Z">
                <w:rPr>
                  <w:noProof/>
                  <w:webHidden/>
                </w:rPr>
              </w:rPrChange>
            </w:rPr>
            <w:fldChar w:fldCharType="end"/>
          </w:r>
          <w:r w:rsidRPr="00BF2BCA">
            <w:rPr>
              <w:u w:val="single"/>
              <w:rPrChange w:id="715" w:author="SHAHZAIB KHAN" w:date="2026-10-07T19:14:00Z" w16du:dateUtc="2026-10-07T14:14:00Z">
                <w:rPr/>
              </w:rPrChange>
            </w:rPr>
            <w:fldChar w:fldCharType="end"/>
          </w:r>
        </w:p>
        <w:p w14:paraId="4DA51EEF" w14:textId="4C50DCD4" w:rsidR="0053165F" w:rsidRPr="00BF2BCA" w:rsidRDefault="0053165F">
          <w:pPr>
            <w:pStyle w:val="TOC2"/>
            <w:tabs>
              <w:tab w:val="right" w:leader="dot" w:pos="9350"/>
            </w:tabs>
            <w:rPr>
              <w:noProof/>
              <w:u w:val="single"/>
              <w:rPrChange w:id="716" w:author="SHAHZAIB KHAN" w:date="2026-10-07T19:14:00Z" w16du:dateUtc="2026-10-07T14:14:00Z">
                <w:rPr>
                  <w:noProof/>
                </w:rPr>
              </w:rPrChange>
            </w:rPr>
          </w:pPr>
          <w:r w:rsidRPr="00BF2BCA">
            <w:rPr>
              <w:u w:val="single"/>
              <w:rPrChange w:id="717" w:author="SHAHZAIB KHAN" w:date="2026-10-07T19:14:00Z" w16du:dateUtc="2026-10-07T14:14:00Z">
                <w:rPr/>
              </w:rPrChange>
            </w:rPr>
            <w:fldChar w:fldCharType="begin"/>
          </w:r>
          <w:r w:rsidRPr="00BF2BCA">
            <w:rPr>
              <w:u w:val="single"/>
              <w:rPrChange w:id="718" w:author="SHAHZAIB KHAN" w:date="2026-10-07T19:14:00Z" w16du:dateUtc="2026-10-07T14:14:00Z">
                <w:rPr/>
              </w:rPrChange>
            </w:rPr>
            <w:instrText>HYPERLINK \l "_Toc193890207"</w:instrText>
          </w:r>
          <w:r w:rsidRPr="00713BE8">
            <w:rPr>
              <w:u w:val="single"/>
            </w:rPr>
          </w:r>
          <w:r w:rsidRPr="00BF2BCA">
            <w:rPr>
              <w:u w:val="single"/>
              <w:rPrChange w:id="719" w:author="SHAHZAIB KHAN" w:date="2026-10-07T19:14:00Z" w16du:dateUtc="2026-10-07T14:14:00Z">
                <w:rPr/>
              </w:rPrChange>
            </w:rPr>
            <w:fldChar w:fldCharType="separate"/>
          </w:r>
          <w:r w:rsidRPr="00BF2BCA">
            <w:rPr>
              <w:rStyle w:val="Hyperlink"/>
              <w:rFonts w:eastAsia="Times New Roman"/>
              <w:noProof/>
            </w:rPr>
            <w:t>Sub-Functions for Feedback Mechanism</w:t>
          </w:r>
          <w:r w:rsidRPr="00BF2BCA">
            <w:rPr>
              <w:noProof/>
              <w:webHidden/>
              <w:u w:val="single"/>
              <w:rPrChange w:id="720" w:author="SHAHZAIB KHAN" w:date="2026-10-07T19:14:00Z" w16du:dateUtc="2026-10-07T14:14:00Z">
                <w:rPr>
                  <w:noProof/>
                  <w:webHidden/>
                </w:rPr>
              </w:rPrChange>
            </w:rPr>
            <w:tab/>
          </w:r>
          <w:r w:rsidRPr="00BF2BCA">
            <w:rPr>
              <w:noProof/>
              <w:webHidden/>
              <w:u w:val="single"/>
              <w:rPrChange w:id="721" w:author="SHAHZAIB KHAN" w:date="2026-10-07T19:14:00Z" w16du:dateUtc="2026-10-07T14:14:00Z">
                <w:rPr>
                  <w:noProof/>
                  <w:webHidden/>
                </w:rPr>
              </w:rPrChange>
            </w:rPr>
            <w:fldChar w:fldCharType="begin"/>
          </w:r>
          <w:r w:rsidRPr="00BF2BCA">
            <w:rPr>
              <w:noProof/>
              <w:webHidden/>
              <w:u w:val="single"/>
              <w:rPrChange w:id="722" w:author="SHAHZAIB KHAN" w:date="2026-10-07T19:14:00Z" w16du:dateUtc="2026-10-07T14:14:00Z">
                <w:rPr>
                  <w:noProof/>
                  <w:webHidden/>
                </w:rPr>
              </w:rPrChange>
            </w:rPr>
            <w:instrText xml:space="preserve"> PAGEREF _Toc193890207 \h </w:instrText>
          </w:r>
          <w:r w:rsidRPr="00713BE8">
            <w:rPr>
              <w:noProof/>
              <w:webHidden/>
              <w:u w:val="single"/>
            </w:rPr>
          </w:r>
          <w:r w:rsidRPr="00BF2BCA">
            <w:rPr>
              <w:noProof/>
              <w:webHidden/>
              <w:u w:val="single"/>
              <w:rPrChange w:id="723" w:author="SHAHZAIB KHAN" w:date="2026-10-07T19:14:00Z" w16du:dateUtc="2026-10-07T14:14:00Z">
                <w:rPr>
                  <w:noProof/>
                  <w:webHidden/>
                </w:rPr>
              </w:rPrChange>
            </w:rPr>
            <w:fldChar w:fldCharType="separate"/>
          </w:r>
          <w:ins w:id="724" w:author="SHAHZAIB KHAN" w:date="2026-10-07T22:01:00Z" w16du:dateUtc="2026-10-07T17:01:00Z">
            <w:r w:rsidR="00CC552F">
              <w:rPr>
                <w:noProof/>
                <w:webHidden/>
                <w:u w:val="single"/>
              </w:rPr>
              <w:t>11</w:t>
            </w:r>
          </w:ins>
          <w:del w:id="725" w:author="SHAHZAIB KHAN" w:date="2026-10-07T22:01:00Z" w16du:dateUtc="2026-10-07T17:01:00Z">
            <w:r w:rsidRPr="00BF2BCA" w:rsidDel="00CC552F">
              <w:rPr>
                <w:noProof/>
                <w:webHidden/>
                <w:u w:val="single"/>
                <w:rPrChange w:id="726" w:author="SHAHZAIB KHAN" w:date="2026-10-07T19:14:00Z" w16du:dateUtc="2026-10-07T14:14:00Z">
                  <w:rPr>
                    <w:noProof/>
                    <w:webHidden/>
                  </w:rPr>
                </w:rPrChange>
              </w:rPr>
              <w:delText>20</w:delText>
            </w:r>
          </w:del>
          <w:r w:rsidRPr="00BF2BCA">
            <w:rPr>
              <w:noProof/>
              <w:webHidden/>
              <w:u w:val="single"/>
              <w:rPrChange w:id="727" w:author="SHAHZAIB KHAN" w:date="2026-10-07T19:14:00Z" w16du:dateUtc="2026-10-07T14:14:00Z">
                <w:rPr>
                  <w:noProof/>
                  <w:webHidden/>
                </w:rPr>
              </w:rPrChange>
            </w:rPr>
            <w:fldChar w:fldCharType="end"/>
          </w:r>
          <w:r w:rsidRPr="00BF2BCA">
            <w:rPr>
              <w:u w:val="single"/>
              <w:rPrChange w:id="728" w:author="SHAHZAIB KHAN" w:date="2026-10-07T19:14:00Z" w16du:dateUtc="2026-10-07T14:14:00Z">
                <w:rPr/>
              </w:rPrChange>
            </w:rPr>
            <w:fldChar w:fldCharType="end"/>
          </w:r>
        </w:p>
        <w:p w14:paraId="52A0A724" w14:textId="5F1E1E6E" w:rsidR="0053165F" w:rsidRPr="00BF2BCA" w:rsidRDefault="0053165F">
          <w:pPr>
            <w:pStyle w:val="TOC1"/>
            <w:tabs>
              <w:tab w:val="right" w:leader="dot" w:pos="9350"/>
            </w:tabs>
            <w:rPr>
              <w:noProof/>
              <w:u w:val="single"/>
              <w:rPrChange w:id="729" w:author="SHAHZAIB KHAN" w:date="2026-10-07T19:14:00Z" w16du:dateUtc="2026-10-07T14:14:00Z">
                <w:rPr>
                  <w:noProof/>
                </w:rPr>
              </w:rPrChange>
            </w:rPr>
          </w:pPr>
          <w:r w:rsidRPr="00BF2BCA">
            <w:rPr>
              <w:u w:val="single"/>
              <w:rPrChange w:id="730" w:author="SHAHZAIB KHAN" w:date="2026-10-07T19:14:00Z" w16du:dateUtc="2026-10-07T14:14:00Z">
                <w:rPr/>
              </w:rPrChange>
            </w:rPr>
            <w:fldChar w:fldCharType="begin"/>
          </w:r>
          <w:r w:rsidRPr="00BF2BCA">
            <w:rPr>
              <w:u w:val="single"/>
              <w:rPrChange w:id="731" w:author="SHAHZAIB KHAN" w:date="2026-10-07T19:14:00Z" w16du:dateUtc="2026-10-07T14:14:00Z">
                <w:rPr/>
              </w:rPrChange>
            </w:rPr>
            <w:instrText>HYPERLINK \l "_Toc193890208"</w:instrText>
          </w:r>
          <w:r w:rsidRPr="00713BE8">
            <w:rPr>
              <w:u w:val="single"/>
            </w:rPr>
          </w:r>
          <w:r w:rsidRPr="00BF2BCA">
            <w:rPr>
              <w:u w:val="single"/>
              <w:rPrChange w:id="732" w:author="SHAHZAIB KHAN" w:date="2026-10-07T19:14:00Z" w16du:dateUtc="2026-10-07T14:14:00Z">
                <w:rPr/>
              </w:rPrChange>
            </w:rPr>
            <w:fldChar w:fldCharType="separate"/>
          </w:r>
          <w:r w:rsidRPr="00BF2BCA">
            <w:rPr>
              <w:rStyle w:val="Hyperlink"/>
              <w:rFonts w:eastAsia="Times New Roman"/>
              <w:noProof/>
            </w:rPr>
            <w:t xml:space="preserve"> Performance Requirements</w:t>
          </w:r>
          <w:r w:rsidRPr="00BF2BCA">
            <w:rPr>
              <w:noProof/>
              <w:webHidden/>
              <w:u w:val="single"/>
              <w:rPrChange w:id="733" w:author="SHAHZAIB KHAN" w:date="2026-10-07T19:14:00Z" w16du:dateUtc="2026-10-07T14:14:00Z">
                <w:rPr>
                  <w:noProof/>
                  <w:webHidden/>
                </w:rPr>
              </w:rPrChange>
            </w:rPr>
            <w:tab/>
          </w:r>
          <w:r w:rsidRPr="00BF2BCA">
            <w:rPr>
              <w:noProof/>
              <w:webHidden/>
              <w:u w:val="single"/>
              <w:rPrChange w:id="734" w:author="SHAHZAIB KHAN" w:date="2026-10-07T19:14:00Z" w16du:dateUtc="2026-10-07T14:14:00Z">
                <w:rPr>
                  <w:noProof/>
                  <w:webHidden/>
                </w:rPr>
              </w:rPrChange>
            </w:rPr>
            <w:fldChar w:fldCharType="begin"/>
          </w:r>
          <w:r w:rsidRPr="00BF2BCA">
            <w:rPr>
              <w:noProof/>
              <w:webHidden/>
              <w:u w:val="single"/>
              <w:rPrChange w:id="735" w:author="SHAHZAIB KHAN" w:date="2026-10-07T19:14:00Z" w16du:dateUtc="2026-10-07T14:14:00Z">
                <w:rPr>
                  <w:noProof/>
                  <w:webHidden/>
                </w:rPr>
              </w:rPrChange>
            </w:rPr>
            <w:instrText xml:space="preserve"> PAGEREF _Toc193890208 \h </w:instrText>
          </w:r>
          <w:r w:rsidRPr="00713BE8">
            <w:rPr>
              <w:noProof/>
              <w:webHidden/>
              <w:u w:val="single"/>
            </w:rPr>
          </w:r>
          <w:r w:rsidRPr="00BF2BCA">
            <w:rPr>
              <w:noProof/>
              <w:webHidden/>
              <w:u w:val="single"/>
              <w:rPrChange w:id="736" w:author="SHAHZAIB KHAN" w:date="2026-10-07T19:14:00Z" w16du:dateUtc="2026-10-07T14:14:00Z">
                <w:rPr>
                  <w:noProof/>
                  <w:webHidden/>
                </w:rPr>
              </w:rPrChange>
            </w:rPr>
            <w:fldChar w:fldCharType="separate"/>
          </w:r>
          <w:ins w:id="737" w:author="SHAHZAIB KHAN" w:date="2026-10-07T22:01:00Z" w16du:dateUtc="2026-10-07T17:01:00Z">
            <w:r w:rsidR="00CC552F">
              <w:rPr>
                <w:noProof/>
                <w:webHidden/>
                <w:u w:val="single"/>
              </w:rPr>
              <w:t>11</w:t>
            </w:r>
          </w:ins>
          <w:del w:id="738" w:author="SHAHZAIB KHAN" w:date="2026-10-07T22:01:00Z" w16du:dateUtc="2026-10-07T17:01:00Z">
            <w:r w:rsidRPr="00BF2BCA" w:rsidDel="00CC552F">
              <w:rPr>
                <w:noProof/>
                <w:webHidden/>
                <w:u w:val="single"/>
                <w:rPrChange w:id="739" w:author="SHAHZAIB KHAN" w:date="2026-10-07T19:14:00Z" w16du:dateUtc="2026-10-07T14:14:00Z">
                  <w:rPr>
                    <w:noProof/>
                    <w:webHidden/>
                  </w:rPr>
                </w:rPrChange>
              </w:rPr>
              <w:delText>20</w:delText>
            </w:r>
          </w:del>
          <w:r w:rsidRPr="00BF2BCA">
            <w:rPr>
              <w:noProof/>
              <w:webHidden/>
              <w:u w:val="single"/>
              <w:rPrChange w:id="740" w:author="SHAHZAIB KHAN" w:date="2026-10-07T19:14:00Z" w16du:dateUtc="2026-10-07T14:14:00Z">
                <w:rPr>
                  <w:noProof/>
                  <w:webHidden/>
                </w:rPr>
              </w:rPrChange>
            </w:rPr>
            <w:fldChar w:fldCharType="end"/>
          </w:r>
          <w:r w:rsidRPr="00BF2BCA">
            <w:rPr>
              <w:u w:val="single"/>
              <w:rPrChange w:id="741" w:author="SHAHZAIB KHAN" w:date="2026-10-07T19:14:00Z" w16du:dateUtc="2026-10-07T14:14:00Z">
                <w:rPr/>
              </w:rPrChange>
            </w:rPr>
            <w:fldChar w:fldCharType="end"/>
          </w:r>
        </w:p>
        <w:p w14:paraId="7838F4A1" w14:textId="209E06B6" w:rsidR="0053165F" w:rsidRPr="00BF2BCA" w:rsidRDefault="0053165F">
          <w:pPr>
            <w:pStyle w:val="TOC1"/>
            <w:tabs>
              <w:tab w:val="right" w:leader="dot" w:pos="9350"/>
            </w:tabs>
            <w:rPr>
              <w:noProof/>
              <w:u w:val="single"/>
              <w:rPrChange w:id="742" w:author="SHAHZAIB KHAN" w:date="2026-10-07T19:14:00Z" w16du:dateUtc="2026-10-07T14:14:00Z">
                <w:rPr>
                  <w:noProof/>
                </w:rPr>
              </w:rPrChange>
            </w:rPr>
          </w:pPr>
          <w:r w:rsidRPr="00BF2BCA">
            <w:rPr>
              <w:u w:val="single"/>
              <w:rPrChange w:id="743" w:author="SHAHZAIB KHAN" w:date="2026-10-07T19:14:00Z" w16du:dateUtc="2026-10-07T14:14:00Z">
                <w:rPr/>
              </w:rPrChange>
            </w:rPr>
            <w:fldChar w:fldCharType="begin"/>
          </w:r>
          <w:r w:rsidRPr="00BF2BCA">
            <w:rPr>
              <w:u w:val="single"/>
              <w:rPrChange w:id="744" w:author="SHAHZAIB KHAN" w:date="2026-10-07T19:14:00Z" w16du:dateUtc="2026-10-07T14:14:00Z">
                <w:rPr/>
              </w:rPrChange>
            </w:rPr>
            <w:instrText>HYPERLINK \l "_Toc193890209"</w:instrText>
          </w:r>
          <w:r w:rsidRPr="00713BE8">
            <w:rPr>
              <w:u w:val="single"/>
            </w:rPr>
          </w:r>
          <w:r w:rsidRPr="00BF2BCA">
            <w:rPr>
              <w:u w:val="single"/>
              <w:rPrChange w:id="745" w:author="SHAHZAIB KHAN" w:date="2026-10-07T19:14:00Z" w16du:dateUtc="2026-10-07T14:14:00Z">
                <w:rPr/>
              </w:rPrChange>
            </w:rPr>
            <w:fldChar w:fldCharType="separate"/>
          </w:r>
          <w:r w:rsidRPr="00BF2BCA">
            <w:rPr>
              <w:rStyle w:val="Hyperlink"/>
              <w:rFonts w:eastAsia="Times New Roman"/>
              <w:noProof/>
            </w:rPr>
            <w:t>Data Dictionary</w:t>
          </w:r>
          <w:r w:rsidRPr="00BF2BCA">
            <w:rPr>
              <w:noProof/>
              <w:webHidden/>
              <w:u w:val="single"/>
              <w:rPrChange w:id="746" w:author="SHAHZAIB KHAN" w:date="2026-10-07T19:14:00Z" w16du:dateUtc="2026-10-07T14:14:00Z">
                <w:rPr>
                  <w:noProof/>
                  <w:webHidden/>
                </w:rPr>
              </w:rPrChange>
            </w:rPr>
            <w:tab/>
          </w:r>
          <w:r w:rsidRPr="00BF2BCA">
            <w:rPr>
              <w:noProof/>
              <w:webHidden/>
              <w:u w:val="single"/>
              <w:rPrChange w:id="747" w:author="SHAHZAIB KHAN" w:date="2026-10-07T19:14:00Z" w16du:dateUtc="2026-10-07T14:14:00Z">
                <w:rPr>
                  <w:noProof/>
                  <w:webHidden/>
                </w:rPr>
              </w:rPrChange>
            </w:rPr>
            <w:fldChar w:fldCharType="begin"/>
          </w:r>
          <w:r w:rsidRPr="00BF2BCA">
            <w:rPr>
              <w:noProof/>
              <w:webHidden/>
              <w:u w:val="single"/>
              <w:rPrChange w:id="748" w:author="SHAHZAIB KHAN" w:date="2026-10-07T19:14:00Z" w16du:dateUtc="2026-10-07T14:14:00Z">
                <w:rPr>
                  <w:noProof/>
                  <w:webHidden/>
                </w:rPr>
              </w:rPrChange>
            </w:rPr>
            <w:instrText xml:space="preserve"> PAGEREF _Toc193890209 \h </w:instrText>
          </w:r>
          <w:r w:rsidRPr="00713BE8">
            <w:rPr>
              <w:noProof/>
              <w:webHidden/>
              <w:u w:val="single"/>
            </w:rPr>
          </w:r>
          <w:r w:rsidRPr="00BF2BCA">
            <w:rPr>
              <w:noProof/>
              <w:webHidden/>
              <w:u w:val="single"/>
              <w:rPrChange w:id="749" w:author="SHAHZAIB KHAN" w:date="2026-10-07T19:14:00Z" w16du:dateUtc="2026-10-07T14:14:00Z">
                <w:rPr>
                  <w:noProof/>
                  <w:webHidden/>
                </w:rPr>
              </w:rPrChange>
            </w:rPr>
            <w:fldChar w:fldCharType="separate"/>
          </w:r>
          <w:ins w:id="750" w:author="SHAHZAIB KHAN" w:date="2026-10-07T22:01:00Z" w16du:dateUtc="2026-10-07T17:01:00Z">
            <w:r w:rsidR="00CC552F">
              <w:rPr>
                <w:noProof/>
                <w:webHidden/>
                <w:u w:val="single"/>
              </w:rPr>
              <w:t>11</w:t>
            </w:r>
          </w:ins>
          <w:del w:id="751" w:author="SHAHZAIB KHAN" w:date="2026-10-07T22:01:00Z" w16du:dateUtc="2026-10-07T17:01:00Z">
            <w:r w:rsidRPr="00BF2BCA" w:rsidDel="00CC552F">
              <w:rPr>
                <w:noProof/>
                <w:webHidden/>
                <w:u w:val="single"/>
                <w:rPrChange w:id="752" w:author="SHAHZAIB KHAN" w:date="2026-10-07T19:14:00Z" w16du:dateUtc="2026-10-07T14:14:00Z">
                  <w:rPr>
                    <w:noProof/>
                    <w:webHidden/>
                  </w:rPr>
                </w:rPrChange>
              </w:rPr>
              <w:delText>20</w:delText>
            </w:r>
          </w:del>
          <w:r w:rsidRPr="00BF2BCA">
            <w:rPr>
              <w:noProof/>
              <w:webHidden/>
              <w:u w:val="single"/>
              <w:rPrChange w:id="753" w:author="SHAHZAIB KHAN" w:date="2026-10-07T19:14:00Z" w16du:dateUtc="2026-10-07T14:14:00Z">
                <w:rPr>
                  <w:noProof/>
                  <w:webHidden/>
                </w:rPr>
              </w:rPrChange>
            </w:rPr>
            <w:fldChar w:fldCharType="end"/>
          </w:r>
          <w:r w:rsidRPr="00BF2BCA">
            <w:rPr>
              <w:u w:val="single"/>
              <w:rPrChange w:id="754" w:author="SHAHZAIB KHAN" w:date="2026-10-07T19:14:00Z" w16du:dateUtc="2026-10-07T14:14:00Z">
                <w:rPr/>
              </w:rPrChange>
            </w:rPr>
            <w:fldChar w:fldCharType="end"/>
          </w:r>
        </w:p>
        <w:p w14:paraId="3C0DBB8D" w14:textId="28A9BDAF" w:rsidR="0053165F" w:rsidRPr="00BF2BCA" w:rsidRDefault="0053165F">
          <w:pPr>
            <w:pStyle w:val="TOC1"/>
            <w:tabs>
              <w:tab w:val="right" w:leader="dot" w:pos="9350"/>
            </w:tabs>
            <w:rPr>
              <w:noProof/>
              <w:u w:val="single"/>
              <w:rPrChange w:id="755" w:author="SHAHZAIB KHAN" w:date="2026-10-07T19:14:00Z" w16du:dateUtc="2026-10-07T14:14:00Z">
                <w:rPr>
                  <w:noProof/>
                </w:rPr>
              </w:rPrChange>
            </w:rPr>
          </w:pPr>
          <w:r w:rsidRPr="00BF2BCA">
            <w:rPr>
              <w:u w:val="single"/>
              <w:rPrChange w:id="756" w:author="SHAHZAIB KHAN" w:date="2026-10-07T19:14:00Z" w16du:dateUtc="2026-10-07T14:14:00Z">
                <w:rPr/>
              </w:rPrChange>
            </w:rPr>
            <w:fldChar w:fldCharType="begin"/>
          </w:r>
          <w:r w:rsidRPr="00BF2BCA">
            <w:rPr>
              <w:u w:val="single"/>
              <w:rPrChange w:id="757" w:author="SHAHZAIB KHAN" w:date="2026-10-07T19:14:00Z" w16du:dateUtc="2026-10-07T14:14:00Z">
                <w:rPr/>
              </w:rPrChange>
            </w:rPr>
            <w:instrText>HYPERLINK \l "_Toc193890210"</w:instrText>
          </w:r>
          <w:r w:rsidRPr="00713BE8">
            <w:rPr>
              <w:u w:val="single"/>
            </w:rPr>
          </w:r>
          <w:r w:rsidRPr="00BF2BCA">
            <w:rPr>
              <w:u w:val="single"/>
              <w:rPrChange w:id="758" w:author="SHAHZAIB KHAN" w:date="2026-10-07T19:14:00Z" w16du:dateUtc="2026-10-07T14:14:00Z">
                <w:rPr/>
              </w:rPrChange>
            </w:rPr>
            <w:fldChar w:fldCharType="separate"/>
          </w:r>
          <w:r w:rsidRPr="00BF2BCA">
            <w:rPr>
              <w:rStyle w:val="Hyperlink"/>
              <w:noProof/>
            </w:rPr>
            <w:t>System Sequence Diagram</w:t>
          </w:r>
          <w:r w:rsidRPr="00BF2BCA">
            <w:rPr>
              <w:noProof/>
              <w:webHidden/>
              <w:u w:val="single"/>
              <w:rPrChange w:id="759" w:author="SHAHZAIB KHAN" w:date="2026-10-07T19:14:00Z" w16du:dateUtc="2026-10-07T14:14:00Z">
                <w:rPr>
                  <w:noProof/>
                  <w:webHidden/>
                </w:rPr>
              </w:rPrChange>
            </w:rPr>
            <w:tab/>
          </w:r>
          <w:r w:rsidRPr="00BF2BCA">
            <w:rPr>
              <w:noProof/>
              <w:webHidden/>
              <w:u w:val="single"/>
              <w:rPrChange w:id="760" w:author="SHAHZAIB KHAN" w:date="2026-10-07T19:14:00Z" w16du:dateUtc="2026-10-07T14:14:00Z">
                <w:rPr>
                  <w:noProof/>
                  <w:webHidden/>
                </w:rPr>
              </w:rPrChange>
            </w:rPr>
            <w:fldChar w:fldCharType="begin"/>
          </w:r>
          <w:r w:rsidRPr="00BF2BCA">
            <w:rPr>
              <w:noProof/>
              <w:webHidden/>
              <w:u w:val="single"/>
              <w:rPrChange w:id="761" w:author="SHAHZAIB KHAN" w:date="2026-10-07T19:14:00Z" w16du:dateUtc="2026-10-07T14:14:00Z">
                <w:rPr>
                  <w:noProof/>
                  <w:webHidden/>
                </w:rPr>
              </w:rPrChange>
            </w:rPr>
            <w:instrText xml:space="preserve"> PAGEREF _Toc193890210 \h </w:instrText>
          </w:r>
          <w:r w:rsidRPr="00713BE8">
            <w:rPr>
              <w:noProof/>
              <w:webHidden/>
              <w:u w:val="single"/>
            </w:rPr>
          </w:r>
          <w:r w:rsidRPr="00BF2BCA">
            <w:rPr>
              <w:noProof/>
              <w:webHidden/>
              <w:u w:val="single"/>
              <w:rPrChange w:id="762" w:author="SHAHZAIB KHAN" w:date="2026-10-07T19:14:00Z" w16du:dateUtc="2026-10-07T14:14:00Z">
                <w:rPr>
                  <w:noProof/>
                  <w:webHidden/>
                </w:rPr>
              </w:rPrChange>
            </w:rPr>
            <w:fldChar w:fldCharType="separate"/>
          </w:r>
          <w:ins w:id="763" w:author="SHAHZAIB KHAN" w:date="2026-10-07T22:01:00Z" w16du:dateUtc="2026-10-07T17:01:00Z">
            <w:r w:rsidR="00CC552F">
              <w:rPr>
                <w:noProof/>
                <w:webHidden/>
                <w:u w:val="single"/>
              </w:rPr>
              <w:t>38</w:t>
            </w:r>
          </w:ins>
          <w:del w:id="764" w:author="SHAHZAIB KHAN" w:date="2026-10-07T22:01:00Z" w16du:dateUtc="2026-10-07T17:01:00Z">
            <w:r w:rsidRPr="00BF2BCA" w:rsidDel="00CC552F">
              <w:rPr>
                <w:noProof/>
                <w:webHidden/>
                <w:u w:val="single"/>
                <w:rPrChange w:id="765" w:author="SHAHZAIB KHAN" w:date="2026-10-07T19:14:00Z" w16du:dateUtc="2026-10-07T14:14:00Z">
                  <w:rPr>
                    <w:noProof/>
                    <w:webHidden/>
                  </w:rPr>
                </w:rPrChange>
              </w:rPr>
              <w:delText>22</w:delText>
            </w:r>
          </w:del>
          <w:r w:rsidRPr="00BF2BCA">
            <w:rPr>
              <w:noProof/>
              <w:webHidden/>
              <w:u w:val="single"/>
              <w:rPrChange w:id="766" w:author="SHAHZAIB KHAN" w:date="2026-10-07T19:14:00Z" w16du:dateUtc="2026-10-07T14:14:00Z">
                <w:rPr>
                  <w:noProof/>
                  <w:webHidden/>
                </w:rPr>
              </w:rPrChange>
            </w:rPr>
            <w:fldChar w:fldCharType="end"/>
          </w:r>
          <w:r w:rsidRPr="00BF2BCA">
            <w:rPr>
              <w:u w:val="single"/>
              <w:rPrChange w:id="767" w:author="SHAHZAIB KHAN" w:date="2026-10-07T19:14:00Z" w16du:dateUtc="2026-10-07T14:14:00Z">
                <w:rPr/>
              </w:rPrChange>
            </w:rPr>
            <w:fldChar w:fldCharType="end"/>
          </w:r>
        </w:p>
        <w:p w14:paraId="75E0DBD3" w14:textId="1D0AB3CA" w:rsidR="0053165F" w:rsidRPr="00BF2BCA" w:rsidDel="00780DA8" w:rsidRDefault="0053165F">
          <w:pPr>
            <w:pStyle w:val="TOC2"/>
            <w:tabs>
              <w:tab w:val="right" w:leader="dot" w:pos="9350"/>
            </w:tabs>
            <w:rPr>
              <w:del w:id="768" w:author="SHAHZAIB KHAN" w:date="2026-10-08T00:57:00Z" w16du:dateUtc="2026-10-07T19:57:00Z"/>
              <w:noProof/>
              <w:u w:val="single"/>
              <w:rPrChange w:id="769" w:author="SHAHZAIB KHAN" w:date="2026-10-07T19:14:00Z" w16du:dateUtc="2026-10-07T14:14:00Z">
                <w:rPr>
                  <w:del w:id="770" w:author="SHAHZAIB KHAN" w:date="2026-10-08T00:57:00Z" w16du:dateUtc="2026-10-07T19:57:00Z"/>
                  <w:noProof/>
                </w:rPr>
              </w:rPrChange>
            </w:rPr>
          </w:pPr>
          <w:del w:id="771" w:author="SHAHZAIB KHAN" w:date="2026-10-08T00:57:00Z" w16du:dateUtc="2026-10-07T19:57:00Z">
            <w:r w:rsidRPr="00BF2BCA" w:rsidDel="00780DA8">
              <w:rPr>
                <w:u w:val="single"/>
                <w:rPrChange w:id="772" w:author="SHAHZAIB KHAN" w:date="2026-10-07T19:14:00Z" w16du:dateUtc="2026-10-07T14:14:00Z">
                  <w:rPr/>
                </w:rPrChange>
              </w:rPr>
              <w:fldChar w:fldCharType="begin"/>
            </w:r>
            <w:r w:rsidRPr="00BF2BCA" w:rsidDel="00780DA8">
              <w:rPr>
                <w:u w:val="single"/>
                <w:rPrChange w:id="773" w:author="SHAHZAIB KHAN" w:date="2026-10-07T19:14:00Z" w16du:dateUtc="2026-10-07T14:14:00Z">
                  <w:rPr/>
                </w:rPrChange>
              </w:rPr>
              <w:delInstrText>HYPERLINK \l "_Toc193890211"</w:delInstrText>
            </w:r>
            <w:r w:rsidRPr="00713BE8" w:rsidDel="00780DA8">
              <w:rPr>
                <w:u w:val="single"/>
              </w:rPr>
            </w:r>
            <w:r w:rsidRPr="00BF2BCA" w:rsidDel="00780DA8">
              <w:rPr>
                <w:u w:val="single"/>
                <w:rPrChange w:id="774" w:author="SHAHZAIB KHAN" w:date="2026-10-07T19:14:00Z" w16du:dateUtc="2026-10-07T14:14:00Z">
                  <w:rPr/>
                </w:rPrChange>
              </w:rPr>
              <w:fldChar w:fldCharType="separate"/>
            </w:r>
            <w:r w:rsidRPr="00BF2BCA" w:rsidDel="00780DA8">
              <w:rPr>
                <w:rStyle w:val="Hyperlink"/>
                <w:noProof/>
              </w:rPr>
              <w:delText>UC 01:Offer projects and assign Supervisor</w:delText>
            </w:r>
            <w:r w:rsidRPr="00BF2BCA" w:rsidDel="00780DA8">
              <w:rPr>
                <w:noProof/>
                <w:webHidden/>
                <w:u w:val="single"/>
                <w:rPrChange w:id="775" w:author="SHAHZAIB KHAN" w:date="2026-10-07T19:14:00Z" w16du:dateUtc="2026-10-07T14:14:00Z">
                  <w:rPr>
                    <w:noProof/>
                    <w:webHidden/>
                  </w:rPr>
                </w:rPrChange>
              </w:rPr>
              <w:tab/>
            </w:r>
            <w:r w:rsidRPr="00BF2BCA" w:rsidDel="00780DA8">
              <w:rPr>
                <w:noProof/>
                <w:webHidden/>
                <w:u w:val="single"/>
                <w:rPrChange w:id="776" w:author="SHAHZAIB KHAN" w:date="2026-10-07T19:14:00Z" w16du:dateUtc="2026-10-07T14:14:00Z">
                  <w:rPr>
                    <w:noProof/>
                    <w:webHidden/>
                  </w:rPr>
                </w:rPrChange>
              </w:rPr>
              <w:fldChar w:fldCharType="begin"/>
            </w:r>
            <w:r w:rsidRPr="00BF2BCA" w:rsidDel="00780DA8">
              <w:rPr>
                <w:noProof/>
                <w:webHidden/>
                <w:u w:val="single"/>
                <w:rPrChange w:id="777" w:author="SHAHZAIB KHAN" w:date="2026-10-07T19:14:00Z" w16du:dateUtc="2026-10-07T14:14:00Z">
                  <w:rPr>
                    <w:noProof/>
                    <w:webHidden/>
                  </w:rPr>
                </w:rPrChange>
              </w:rPr>
              <w:delInstrText xml:space="preserve"> PAGEREF _Toc193890211 \h </w:delInstrText>
            </w:r>
            <w:r w:rsidRPr="00713BE8" w:rsidDel="00780DA8">
              <w:rPr>
                <w:noProof/>
                <w:webHidden/>
                <w:u w:val="single"/>
              </w:rPr>
            </w:r>
            <w:r w:rsidRPr="00BF2BCA" w:rsidDel="00780DA8">
              <w:rPr>
                <w:noProof/>
                <w:webHidden/>
                <w:u w:val="single"/>
                <w:rPrChange w:id="778" w:author="SHAHZAIB KHAN" w:date="2026-10-07T19:14:00Z" w16du:dateUtc="2026-10-07T14:14:00Z">
                  <w:rPr>
                    <w:noProof/>
                    <w:webHidden/>
                  </w:rPr>
                </w:rPrChange>
              </w:rPr>
              <w:fldChar w:fldCharType="separate"/>
            </w:r>
          </w:del>
          <w:del w:id="779" w:author="SHAHZAIB KHAN" w:date="2026-10-07T22:01:00Z" w16du:dateUtc="2026-10-07T17:01:00Z">
            <w:r w:rsidRPr="00BF2BCA" w:rsidDel="00CC552F">
              <w:rPr>
                <w:noProof/>
                <w:webHidden/>
                <w:u w:val="single"/>
                <w:rPrChange w:id="780" w:author="SHAHZAIB KHAN" w:date="2026-10-07T19:14:00Z" w16du:dateUtc="2026-10-07T14:14:00Z">
                  <w:rPr>
                    <w:noProof/>
                    <w:webHidden/>
                  </w:rPr>
                </w:rPrChange>
              </w:rPr>
              <w:delText>23</w:delText>
            </w:r>
          </w:del>
          <w:del w:id="781" w:author="SHAHZAIB KHAN" w:date="2026-10-08T00:57:00Z" w16du:dateUtc="2026-10-07T19:57:00Z">
            <w:r w:rsidRPr="00BF2BCA" w:rsidDel="00780DA8">
              <w:rPr>
                <w:noProof/>
                <w:webHidden/>
                <w:u w:val="single"/>
                <w:rPrChange w:id="782" w:author="SHAHZAIB KHAN" w:date="2026-10-07T19:14:00Z" w16du:dateUtc="2026-10-07T14:14:00Z">
                  <w:rPr>
                    <w:noProof/>
                    <w:webHidden/>
                  </w:rPr>
                </w:rPrChange>
              </w:rPr>
              <w:fldChar w:fldCharType="end"/>
            </w:r>
            <w:r w:rsidRPr="00BF2BCA" w:rsidDel="00780DA8">
              <w:rPr>
                <w:u w:val="single"/>
                <w:rPrChange w:id="783" w:author="SHAHZAIB KHAN" w:date="2026-10-07T19:14:00Z" w16du:dateUtc="2026-10-07T14:14:00Z">
                  <w:rPr/>
                </w:rPrChange>
              </w:rPr>
              <w:fldChar w:fldCharType="end"/>
            </w:r>
          </w:del>
        </w:p>
        <w:p w14:paraId="4E5E120E" w14:textId="521A53BE" w:rsidR="0053165F" w:rsidRPr="00BF2BCA" w:rsidDel="00780DA8" w:rsidRDefault="0053165F">
          <w:pPr>
            <w:pStyle w:val="TOC2"/>
            <w:tabs>
              <w:tab w:val="right" w:leader="dot" w:pos="9350"/>
            </w:tabs>
            <w:rPr>
              <w:del w:id="784" w:author="SHAHZAIB KHAN" w:date="2026-10-08T00:57:00Z" w16du:dateUtc="2026-10-07T19:57:00Z"/>
              <w:noProof/>
              <w:u w:val="single"/>
              <w:rPrChange w:id="785" w:author="SHAHZAIB KHAN" w:date="2026-10-07T19:14:00Z" w16du:dateUtc="2026-10-07T14:14:00Z">
                <w:rPr>
                  <w:del w:id="786" w:author="SHAHZAIB KHAN" w:date="2026-10-08T00:57:00Z" w16du:dateUtc="2026-10-07T19:57:00Z"/>
                  <w:noProof/>
                </w:rPr>
              </w:rPrChange>
            </w:rPr>
          </w:pPr>
          <w:del w:id="787" w:author="SHAHZAIB KHAN" w:date="2026-10-08T00:57:00Z" w16du:dateUtc="2026-10-07T19:57:00Z">
            <w:r w:rsidRPr="00BF2BCA" w:rsidDel="00780DA8">
              <w:rPr>
                <w:u w:val="single"/>
                <w:rPrChange w:id="788" w:author="SHAHZAIB KHAN" w:date="2026-10-07T19:14:00Z" w16du:dateUtc="2026-10-07T14:14:00Z">
                  <w:rPr/>
                </w:rPrChange>
              </w:rPr>
              <w:fldChar w:fldCharType="begin"/>
            </w:r>
            <w:r w:rsidRPr="00BF2BCA" w:rsidDel="00780DA8">
              <w:rPr>
                <w:u w:val="single"/>
                <w:rPrChange w:id="789" w:author="SHAHZAIB KHAN" w:date="2026-10-07T19:14:00Z" w16du:dateUtc="2026-10-07T14:14:00Z">
                  <w:rPr/>
                </w:rPrChange>
              </w:rPr>
              <w:delInstrText>HYPERLINK \l "_Toc193890212"</w:delInstrText>
            </w:r>
            <w:r w:rsidRPr="00713BE8" w:rsidDel="00780DA8">
              <w:rPr>
                <w:u w:val="single"/>
              </w:rPr>
            </w:r>
            <w:r w:rsidRPr="00BF2BCA" w:rsidDel="00780DA8">
              <w:rPr>
                <w:u w:val="single"/>
                <w:rPrChange w:id="790" w:author="SHAHZAIB KHAN" w:date="2026-10-07T19:14:00Z" w16du:dateUtc="2026-10-07T14:14:00Z">
                  <w:rPr/>
                </w:rPrChange>
              </w:rPr>
              <w:fldChar w:fldCharType="separate"/>
            </w:r>
            <w:r w:rsidRPr="00BF2BCA" w:rsidDel="00780DA8">
              <w:rPr>
                <w:rStyle w:val="Hyperlink"/>
                <w:noProof/>
              </w:rPr>
              <w:delText>UC 02: Project Registration</w:delText>
            </w:r>
            <w:r w:rsidRPr="00BF2BCA" w:rsidDel="00780DA8">
              <w:rPr>
                <w:noProof/>
                <w:webHidden/>
                <w:u w:val="single"/>
                <w:rPrChange w:id="791" w:author="SHAHZAIB KHAN" w:date="2026-10-07T19:14:00Z" w16du:dateUtc="2026-10-07T14:14:00Z">
                  <w:rPr>
                    <w:noProof/>
                    <w:webHidden/>
                  </w:rPr>
                </w:rPrChange>
              </w:rPr>
              <w:tab/>
            </w:r>
            <w:r w:rsidRPr="00BF2BCA" w:rsidDel="00780DA8">
              <w:rPr>
                <w:noProof/>
                <w:webHidden/>
                <w:u w:val="single"/>
                <w:rPrChange w:id="792" w:author="SHAHZAIB KHAN" w:date="2026-10-07T19:14:00Z" w16du:dateUtc="2026-10-07T14:14:00Z">
                  <w:rPr>
                    <w:noProof/>
                    <w:webHidden/>
                  </w:rPr>
                </w:rPrChange>
              </w:rPr>
              <w:fldChar w:fldCharType="begin"/>
            </w:r>
            <w:r w:rsidRPr="00BF2BCA" w:rsidDel="00780DA8">
              <w:rPr>
                <w:noProof/>
                <w:webHidden/>
                <w:u w:val="single"/>
                <w:rPrChange w:id="793" w:author="SHAHZAIB KHAN" w:date="2026-10-07T19:14:00Z" w16du:dateUtc="2026-10-07T14:14:00Z">
                  <w:rPr>
                    <w:noProof/>
                    <w:webHidden/>
                  </w:rPr>
                </w:rPrChange>
              </w:rPr>
              <w:delInstrText xml:space="preserve"> PAGEREF _Toc193890212 \h </w:delInstrText>
            </w:r>
            <w:r w:rsidRPr="00713BE8" w:rsidDel="00780DA8">
              <w:rPr>
                <w:noProof/>
                <w:webHidden/>
                <w:u w:val="single"/>
              </w:rPr>
            </w:r>
            <w:r w:rsidRPr="00BF2BCA" w:rsidDel="00780DA8">
              <w:rPr>
                <w:noProof/>
                <w:webHidden/>
                <w:u w:val="single"/>
                <w:rPrChange w:id="794" w:author="SHAHZAIB KHAN" w:date="2026-10-07T19:14:00Z" w16du:dateUtc="2026-10-07T14:14:00Z">
                  <w:rPr>
                    <w:noProof/>
                    <w:webHidden/>
                  </w:rPr>
                </w:rPrChange>
              </w:rPr>
              <w:fldChar w:fldCharType="separate"/>
            </w:r>
          </w:del>
          <w:del w:id="795" w:author="SHAHZAIB KHAN" w:date="2026-10-07T22:01:00Z" w16du:dateUtc="2026-10-07T17:01:00Z">
            <w:r w:rsidRPr="00BF2BCA" w:rsidDel="00CC552F">
              <w:rPr>
                <w:noProof/>
                <w:webHidden/>
                <w:u w:val="single"/>
                <w:rPrChange w:id="796" w:author="SHAHZAIB KHAN" w:date="2026-10-07T19:14:00Z" w16du:dateUtc="2026-10-07T14:14:00Z">
                  <w:rPr>
                    <w:noProof/>
                    <w:webHidden/>
                  </w:rPr>
                </w:rPrChange>
              </w:rPr>
              <w:delText>24</w:delText>
            </w:r>
          </w:del>
          <w:del w:id="797" w:author="SHAHZAIB KHAN" w:date="2026-10-08T00:57:00Z" w16du:dateUtc="2026-10-07T19:57:00Z">
            <w:r w:rsidRPr="00BF2BCA" w:rsidDel="00780DA8">
              <w:rPr>
                <w:noProof/>
                <w:webHidden/>
                <w:u w:val="single"/>
                <w:rPrChange w:id="798" w:author="SHAHZAIB KHAN" w:date="2026-10-07T19:14:00Z" w16du:dateUtc="2026-10-07T14:14:00Z">
                  <w:rPr>
                    <w:noProof/>
                    <w:webHidden/>
                  </w:rPr>
                </w:rPrChange>
              </w:rPr>
              <w:fldChar w:fldCharType="end"/>
            </w:r>
            <w:r w:rsidRPr="00BF2BCA" w:rsidDel="00780DA8">
              <w:rPr>
                <w:u w:val="single"/>
                <w:rPrChange w:id="799" w:author="SHAHZAIB KHAN" w:date="2026-10-07T19:14:00Z" w16du:dateUtc="2026-10-07T14:14:00Z">
                  <w:rPr/>
                </w:rPrChange>
              </w:rPr>
              <w:fldChar w:fldCharType="end"/>
            </w:r>
          </w:del>
        </w:p>
        <w:p w14:paraId="09E78C37" w14:textId="1AF8AA69" w:rsidR="0053165F" w:rsidRPr="00BF2BCA" w:rsidDel="00780DA8" w:rsidRDefault="0053165F">
          <w:pPr>
            <w:pStyle w:val="TOC2"/>
            <w:tabs>
              <w:tab w:val="right" w:leader="dot" w:pos="9350"/>
            </w:tabs>
            <w:rPr>
              <w:del w:id="800" w:author="SHAHZAIB KHAN" w:date="2026-10-08T00:57:00Z" w16du:dateUtc="2026-10-07T19:57:00Z"/>
              <w:noProof/>
              <w:u w:val="single"/>
              <w:rPrChange w:id="801" w:author="SHAHZAIB KHAN" w:date="2026-10-07T19:14:00Z" w16du:dateUtc="2026-10-07T14:14:00Z">
                <w:rPr>
                  <w:del w:id="802" w:author="SHAHZAIB KHAN" w:date="2026-10-08T00:57:00Z" w16du:dateUtc="2026-10-07T19:57:00Z"/>
                  <w:noProof/>
                </w:rPr>
              </w:rPrChange>
            </w:rPr>
          </w:pPr>
          <w:del w:id="803" w:author="SHAHZAIB KHAN" w:date="2026-10-08T00:57:00Z" w16du:dateUtc="2026-10-07T19:57:00Z">
            <w:r w:rsidRPr="00BF2BCA" w:rsidDel="00780DA8">
              <w:rPr>
                <w:u w:val="single"/>
                <w:rPrChange w:id="804" w:author="SHAHZAIB KHAN" w:date="2026-10-07T19:14:00Z" w16du:dateUtc="2026-10-07T14:14:00Z">
                  <w:rPr/>
                </w:rPrChange>
              </w:rPr>
              <w:fldChar w:fldCharType="begin"/>
            </w:r>
            <w:r w:rsidRPr="00BF2BCA" w:rsidDel="00780DA8">
              <w:rPr>
                <w:u w:val="single"/>
                <w:rPrChange w:id="805" w:author="SHAHZAIB KHAN" w:date="2026-10-07T19:14:00Z" w16du:dateUtc="2026-10-07T14:14:00Z">
                  <w:rPr/>
                </w:rPrChange>
              </w:rPr>
              <w:delInstrText>HYPERLINK \l "_Toc193890213"</w:delInstrText>
            </w:r>
            <w:r w:rsidRPr="00713BE8" w:rsidDel="00780DA8">
              <w:rPr>
                <w:u w:val="single"/>
              </w:rPr>
            </w:r>
            <w:r w:rsidRPr="00BF2BCA" w:rsidDel="00780DA8">
              <w:rPr>
                <w:u w:val="single"/>
                <w:rPrChange w:id="806" w:author="SHAHZAIB KHAN" w:date="2026-10-07T19:14:00Z" w16du:dateUtc="2026-10-07T14:14:00Z">
                  <w:rPr/>
                </w:rPrChange>
              </w:rPr>
              <w:fldChar w:fldCharType="separate"/>
            </w:r>
            <w:r w:rsidRPr="00BF2BCA" w:rsidDel="00780DA8">
              <w:rPr>
                <w:rStyle w:val="Hyperlink"/>
                <w:noProof/>
              </w:rPr>
              <w:delText>UC 03: Project Approval</w:delText>
            </w:r>
            <w:r w:rsidRPr="00BF2BCA" w:rsidDel="00780DA8">
              <w:rPr>
                <w:noProof/>
                <w:webHidden/>
                <w:u w:val="single"/>
                <w:rPrChange w:id="807" w:author="SHAHZAIB KHAN" w:date="2026-10-07T19:14:00Z" w16du:dateUtc="2026-10-07T14:14:00Z">
                  <w:rPr>
                    <w:noProof/>
                    <w:webHidden/>
                  </w:rPr>
                </w:rPrChange>
              </w:rPr>
              <w:tab/>
            </w:r>
            <w:r w:rsidRPr="00BF2BCA" w:rsidDel="00780DA8">
              <w:rPr>
                <w:noProof/>
                <w:webHidden/>
                <w:u w:val="single"/>
                <w:rPrChange w:id="808" w:author="SHAHZAIB KHAN" w:date="2026-10-07T19:14:00Z" w16du:dateUtc="2026-10-07T14:14:00Z">
                  <w:rPr>
                    <w:noProof/>
                    <w:webHidden/>
                  </w:rPr>
                </w:rPrChange>
              </w:rPr>
              <w:fldChar w:fldCharType="begin"/>
            </w:r>
            <w:r w:rsidRPr="00BF2BCA" w:rsidDel="00780DA8">
              <w:rPr>
                <w:noProof/>
                <w:webHidden/>
                <w:u w:val="single"/>
                <w:rPrChange w:id="809" w:author="SHAHZAIB KHAN" w:date="2026-10-07T19:14:00Z" w16du:dateUtc="2026-10-07T14:14:00Z">
                  <w:rPr>
                    <w:noProof/>
                    <w:webHidden/>
                  </w:rPr>
                </w:rPrChange>
              </w:rPr>
              <w:delInstrText xml:space="preserve"> PAGEREF _Toc193890213 \h </w:delInstrText>
            </w:r>
            <w:r w:rsidRPr="00713BE8" w:rsidDel="00780DA8">
              <w:rPr>
                <w:noProof/>
                <w:webHidden/>
                <w:u w:val="single"/>
              </w:rPr>
            </w:r>
            <w:r w:rsidRPr="00BF2BCA" w:rsidDel="00780DA8">
              <w:rPr>
                <w:noProof/>
                <w:webHidden/>
                <w:u w:val="single"/>
                <w:rPrChange w:id="810" w:author="SHAHZAIB KHAN" w:date="2026-10-07T19:14:00Z" w16du:dateUtc="2026-10-07T14:14:00Z">
                  <w:rPr>
                    <w:noProof/>
                    <w:webHidden/>
                  </w:rPr>
                </w:rPrChange>
              </w:rPr>
              <w:fldChar w:fldCharType="separate"/>
            </w:r>
          </w:del>
          <w:del w:id="811" w:author="SHAHZAIB KHAN" w:date="2026-10-07T22:01:00Z" w16du:dateUtc="2026-10-07T17:01:00Z">
            <w:r w:rsidRPr="00BF2BCA" w:rsidDel="00CC552F">
              <w:rPr>
                <w:noProof/>
                <w:webHidden/>
                <w:u w:val="single"/>
                <w:rPrChange w:id="812" w:author="SHAHZAIB KHAN" w:date="2026-10-07T19:14:00Z" w16du:dateUtc="2026-10-07T14:14:00Z">
                  <w:rPr>
                    <w:noProof/>
                    <w:webHidden/>
                  </w:rPr>
                </w:rPrChange>
              </w:rPr>
              <w:delText>24</w:delText>
            </w:r>
          </w:del>
          <w:del w:id="813" w:author="SHAHZAIB KHAN" w:date="2026-10-08T00:57:00Z" w16du:dateUtc="2026-10-07T19:57:00Z">
            <w:r w:rsidRPr="00BF2BCA" w:rsidDel="00780DA8">
              <w:rPr>
                <w:noProof/>
                <w:webHidden/>
                <w:u w:val="single"/>
                <w:rPrChange w:id="814" w:author="SHAHZAIB KHAN" w:date="2026-10-07T19:14:00Z" w16du:dateUtc="2026-10-07T14:14:00Z">
                  <w:rPr>
                    <w:noProof/>
                    <w:webHidden/>
                  </w:rPr>
                </w:rPrChange>
              </w:rPr>
              <w:fldChar w:fldCharType="end"/>
            </w:r>
            <w:r w:rsidRPr="00BF2BCA" w:rsidDel="00780DA8">
              <w:rPr>
                <w:u w:val="single"/>
                <w:rPrChange w:id="815" w:author="SHAHZAIB KHAN" w:date="2026-10-07T19:14:00Z" w16du:dateUtc="2026-10-07T14:14:00Z">
                  <w:rPr/>
                </w:rPrChange>
              </w:rPr>
              <w:fldChar w:fldCharType="end"/>
            </w:r>
          </w:del>
        </w:p>
        <w:p w14:paraId="12FAC764" w14:textId="7DE431A8" w:rsidR="0053165F" w:rsidRPr="00BF2BCA" w:rsidDel="00780DA8" w:rsidRDefault="0053165F">
          <w:pPr>
            <w:pStyle w:val="TOC2"/>
            <w:tabs>
              <w:tab w:val="right" w:leader="dot" w:pos="9350"/>
            </w:tabs>
            <w:rPr>
              <w:del w:id="816" w:author="SHAHZAIB KHAN" w:date="2026-10-08T00:57:00Z" w16du:dateUtc="2026-10-07T19:57:00Z"/>
              <w:noProof/>
              <w:u w:val="single"/>
              <w:rPrChange w:id="817" w:author="SHAHZAIB KHAN" w:date="2026-10-07T19:14:00Z" w16du:dateUtc="2026-10-07T14:14:00Z">
                <w:rPr>
                  <w:del w:id="818" w:author="SHAHZAIB KHAN" w:date="2026-10-08T00:57:00Z" w16du:dateUtc="2026-10-07T19:57:00Z"/>
                  <w:noProof/>
                </w:rPr>
              </w:rPrChange>
            </w:rPr>
          </w:pPr>
          <w:del w:id="819" w:author="SHAHZAIB KHAN" w:date="2026-10-08T00:57:00Z" w16du:dateUtc="2026-10-07T19:57:00Z">
            <w:r w:rsidRPr="00BF2BCA" w:rsidDel="00780DA8">
              <w:rPr>
                <w:u w:val="single"/>
                <w:rPrChange w:id="820" w:author="SHAHZAIB KHAN" w:date="2026-10-07T19:14:00Z" w16du:dateUtc="2026-10-07T14:14:00Z">
                  <w:rPr/>
                </w:rPrChange>
              </w:rPr>
              <w:fldChar w:fldCharType="begin"/>
            </w:r>
            <w:r w:rsidRPr="00BF2BCA" w:rsidDel="00780DA8">
              <w:rPr>
                <w:u w:val="single"/>
                <w:rPrChange w:id="821" w:author="SHAHZAIB KHAN" w:date="2026-10-07T19:14:00Z" w16du:dateUtc="2026-10-07T14:14:00Z">
                  <w:rPr/>
                </w:rPrChange>
              </w:rPr>
              <w:delInstrText>HYPERLINK \l "_Toc193890214"</w:delInstrText>
            </w:r>
            <w:r w:rsidRPr="00713BE8" w:rsidDel="00780DA8">
              <w:rPr>
                <w:u w:val="single"/>
              </w:rPr>
            </w:r>
            <w:r w:rsidRPr="00BF2BCA" w:rsidDel="00780DA8">
              <w:rPr>
                <w:u w:val="single"/>
                <w:rPrChange w:id="822" w:author="SHAHZAIB KHAN" w:date="2026-10-07T19:14:00Z" w16du:dateUtc="2026-10-07T14:14:00Z">
                  <w:rPr/>
                </w:rPrChange>
              </w:rPr>
              <w:fldChar w:fldCharType="separate"/>
            </w:r>
            <w:r w:rsidRPr="00BF2BCA" w:rsidDel="00780DA8">
              <w:rPr>
                <w:rStyle w:val="Hyperlink"/>
                <w:noProof/>
              </w:rPr>
              <w:delText>UC 04: Upload work product</w:delText>
            </w:r>
            <w:r w:rsidRPr="00BF2BCA" w:rsidDel="00780DA8">
              <w:rPr>
                <w:noProof/>
                <w:webHidden/>
                <w:u w:val="single"/>
                <w:rPrChange w:id="823" w:author="SHAHZAIB KHAN" w:date="2026-10-07T19:14:00Z" w16du:dateUtc="2026-10-07T14:14:00Z">
                  <w:rPr>
                    <w:noProof/>
                    <w:webHidden/>
                  </w:rPr>
                </w:rPrChange>
              </w:rPr>
              <w:tab/>
            </w:r>
            <w:r w:rsidRPr="00BF2BCA" w:rsidDel="00780DA8">
              <w:rPr>
                <w:noProof/>
                <w:webHidden/>
                <w:u w:val="single"/>
                <w:rPrChange w:id="824" w:author="SHAHZAIB KHAN" w:date="2026-10-07T19:14:00Z" w16du:dateUtc="2026-10-07T14:14:00Z">
                  <w:rPr>
                    <w:noProof/>
                    <w:webHidden/>
                  </w:rPr>
                </w:rPrChange>
              </w:rPr>
              <w:fldChar w:fldCharType="begin"/>
            </w:r>
            <w:r w:rsidRPr="00BF2BCA" w:rsidDel="00780DA8">
              <w:rPr>
                <w:noProof/>
                <w:webHidden/>
                <w:u w:val="single"/>
                <w:rPrChange w:id="825" w:author="SHAHZAIB KHAN" w:date="2026-10-07T19:14:00Z" w16du:dateUtc="2026-10-07T14:14:00Z">
                  <w:rPr>
                    <w:noProof/>
                    <w:webHidden/>
                  </w:rPr>
                </w:rPrChange>
              </w:rPr>
              <w:delInstrText xml:space="preserve"> PAGEREF _Toc193890214 \h </w:delInstrText>
            </w:r>
            <w:r w:rsidRPr="00713BE8" w:rsidDel="00780DA8">
              <w:rPr>
                <w:noProof/>
                <w:webHidden/>
                <w:u w:val="single"/>
              </w:rPr>
            </w:r>
            <w:r w:rsidRPr="00BF2BCA" w:rsidDel="00780DA8">
              <w:rPr>
                <w:noProof/>
                <w:webHidden/>
                <w:u w:val="single"/>
                <w:rPrChange w:id="826" w:author="SHAHZAIB KHAN" w:date="2026-10-07T19:14:00Z" w16du:dateUtc="2026-10-07T14:14:00Z">
                  <w:rPr>
                    <w:noProof/>
                    <w:webHidden/>
                  </w:rPr>
                </w:rPrChange>
              </w:rPr>
              <w:fldChar w:fldCharType="separate"/>
            </w:r>
          </w:del>
          <w:del w:id="827" w:author="SHAHZAIB KHAN" w:date="2026-10-07T22:01:00Z" w16du:dateUtc="2026-10-07T17:01:00Z">
            <w:r w:rsidRPr="00BF2BCA" w:rsidDel="00CC552F">
              <w:rPr>
                <w:noProof/>
                <w:webHidden/>
                <w:u w:val="single"/>
                <w:rPrChange w:id="828" w:author="SHAHZAIB KHAN" w:date="2026-10-07T19:14:00Z" w16du:dateUtc="2026-10-07T14:14:00Z">
                  <w:rPr>
                    <w:noProof/>
                    <w:webHidden/>
                  </w:rPr>
                </w:rPrChange>
              </w:rPr>
              <w:delText>25</w:delText>
            </w:r>
          </w:del>
          <w:del w:id="829" w:author="SHAHZAIB KHAN" w:date="2026-10-08T00:57:00Z" w16du:dateUtc="2026-10-07T19:57:00Z">
            <w:r w:rsidRPr="00BF2BCA" w:rsidDel="00780DA8">
              <w:rPr>
                <w:noProof/>
                <w:webHidden/>
                <w:u w:val="single"/>
                <w:rPrChange w:id="830" w:author="SHAHZAIB KHAN" w:date="2026-10-07T19:14:00Z" w16du:dateUtc="2026-10-07T14:14:00Z">
                  <w:rPr>
                    <w:noProof/>
                    <w:webHidden/>
                  </w:rPr>
                </w:rPrChange>
              </w:rPr>
              <w:fldChar w:fldCharType="end"/>
            </w:r>
            <w:r w:rsidRPr="00BF2BCA" w:rsidDel="00780DA8">
              <w:rPr>
                <w:u w:val="single"/>
                <w:rPrChange w:id="831" w:author="SHAHZAIB KHAN" w:date="2026-10-07T19:14:00Z" w16du:dateUtc="2026-10-07T14:14:00Z">
                  <w:rPr/>
                </w:rPrChange>
              </w:rPr>
              <w:fldChar w:fldCharType="end"/>
            </w:r>
          </w:del>
        </w:p>
        <w:p w14:paraId="39BFFDA7" w14:textId="39C10127" w:rsidR="0053165F" w:rsidRPr="00BF2BCA" w:rsidDel="00780DA8" w:rsidRDefault="0053165F">
          <w:pPr>
            <w:pStyle w:val="TOC2"/>
            <w:tabs>
              <w:tab w:val="right" w:leader="dot" w:pos="9350"/>
            </w:tabs>
            <w:rPr>
              <w:del w:id="832" w:author="SHAHZAIB KHAN" w:date="2026-10-08T00:57:00Z" w16du:dateUtc="2026-10-07T19:57:00Z"/>
              <w:noProof/>
              <w:u w:val="single"/>
              <w:rPrChange w:id="833" w:author="SHAHZAIB KHAN" w:date="2026-10-07T19:14:00Z" w16du:dateUtc="2026-10-07T14:14:00Z">
                <w:rPr>
                  <w:del w:id="834" w:author="SHAHZAIB KHAN" w:date="2026-10-08T00:57:00Z" w16du:dateUtc="2026-10-07T19:57:00Z"/>
                  <w:noProof/>
                </w:rPr>
              </w:rPrChange>
            </w:rPr>
          </w:pPr>
          <w:del w:id="835" w:author="SHAHZAIB KHAN" w:date="2026-10-08T00:57:00Z" w16du:dateUtc="2026-10-07T19:57:00Z">
            <w:r w:rsidRPr="00BF2BCA" w:rsidDel="00780DA8">
              <w:rPr>
                <w:u w:val="single"/>
                <w:rPrChange w:id="836" w:author="SHAHZAIB KHAN" w:date="2026-10-07T19:14:00Z" w16du:dateUtc="2026-10-07T14:14:00Z">
                  <w:rPr/>
                </w:rPrChange>
              </w:rPr>
              <w:fldChar w:fldCharType="begin"/>
            </w:r>
            <w:r w:rsidRPr="00BF2BCA" w:rsidDel="00780DA8">
              <w:rPr>
                <w:u w:val="single"/>
                <w:rPrChange w:id="837" w:author="SHAHZAIB KHAN" w:date="2026-10-07T19:14:00Z" w16du:dateUtc="2026-10-07T14:14:00Z">
                  <w:rPr/>
                </w:rPrChange>
              </w:rPr>
              <w:delInstrText>HYPERLINK \l "_Toc193890215"</w:delInstrText>
            </w:r>
            <w:r w:rsidRPr="00713BE8" w:rsidDel="00780DA8">
              <w:rPr>
                <w:u w:val="single"/>
              </w:rPr>
            </w:r>
            <w:r w:rsidRPr="00BF2BCA" w:rsidDel="00780DA8">
              <w:rPr>
                <w:u w:val="single"/>
                <w:rPrChange w:id="838" w:author="SHAHZAIB KHAN" w:date="2026-10-07T19:14:00Z" w16du:dateUtc="2026-10-07T14:14:00Z">
                  <w:rPr/>
                </w:rPrChange>
              </w:rPr>
              <w:fldChar w:fldCharType="separate"/>
            </w:r>
            <w:r w:rsidRPr="00BF2BCA" w:rsidDel="00780DA8">
              <w:rPr>
                <w:rStyle w:val="Hyperlink"/>
                <w:noProof/>
              </w:rPr>
              <w:delText>UC 05: View work product</w:delText>
            </w:r>
            <w:r w:rsidRPr="00BF2BCA" w:rsidDel="00780DA8">
              <w:rPr>
                <w:noProof/>
                <w:webHidden/>
                <w:u w:val="single"/>
                <w:rPrChange w:id="839" w:author="SHAHZAIB KHAN" w:date="2026-10-07T19:14:00Z" w16du:dateUtc="2026-10-07T14:14:00Z">
                  <w:rPr>
                    <w:noProof/>
                    <w:webHidden/>
                  </w:rPr>
                </w:rPrChange>
              </w:rPr>
              <w:tab/>
            </w:r>
            <w:r w:rsidRPr="00BF2BCA" w:rsidDel="00780DA8">
              <w:rPr>
                <w:noProof/>
                <w:webHidden/>
                <w:u w:val="single"/>
                <w:rPrChange w:id="840" w:author="SHAHZAIB KHAN" w:date="2026-10-07T19:14:00Z" w16du:dateUtc="2026-10-07T14:14:00Z">
                  <w:rPr>
                    <w:noProof/>
                    <w:webHidden/>
                  </w:rPr>
                </w:rPrChange>
              </w:rPr>
              <w:fldChar w:fldCharType="begin"/>
            </w:r>
            <w:r w:rsidRPr="00BF2BCA" w:rsidDel="00780DA8">
              <w:rPr>
                <w:noProof/>
                <w:webHidden/>
                <w:u w:val="single"/>
                <w:rPrChange w:id="841" w:author="SHAHZAIB KHAN" w:date="2026-10-07T19:14:00Z" w16du:dateUtc="2026-10-07T14:14:00Z">
                  <w:rPr>
                    <w:noProof/>
                    <w:webHidden/>
                  </w:rPr>
                </w:rPrChange>
              </w:rPr>
              <w:delInstrText xml:space="preserve"> PAGEREF _Toc193890215 \h </w:delInstrText>
            </w:r>
            <w:r w:rsidRPr="00713BE8" w:rsidDel="00780DA8">
              <w:rPr>
                <w:noProof/>
                <w:webHidden/>
                <w:u w:val="single"/>
              </w:rPr>
            </w:r>
            <w:r w:rsidRPr="00BF2BCA" w:rsidDel="00780DA8">
              <w:rPr>
                <w:noProof/>
                <w:webHidden/>
                <w:u w:val="single"/>
                <w:rPrChange w:id="842" w:author="SHAHZAIB KHAN" w:date="2026-10-07T19:14:00Z" w16du:dateUtc="2026-10-07T14:14:00Z">
                  <w:rPr>
                    <w:noProof/>
                    <w:webHidden/>
                  </w:rPr>
                </w:rPrChange>
              </w:rPr>
              <w:fldChar w:fldCharType="separate"/>
            </w:r>
          </w:del>
          <w:del w:id="843" w:author="SHAHZAIB KHAN" w:date="2026-10-07T22:01:00Z" w16du:dateUtc="2026-10-07T17:01:00Z">
            <w:r w:rsidRPr="00BF2BCA" w:rsidDel="00CC552F">
              <w:rPr>
                <w:noProof/>
                <w:webHidden/>
                <w:u w:val="single"/>
                <w:rPrChange w:id="844" w:author="SHAHZAIB KHAN" w:date="2026-10-07T19:14:00Z" w16du:dateUtc="2026-10-07T14:14:00Z">
                  <w:rPr>
                    <w:noProof/>
                    <w:webHidden/>
                  </w:rPr>
                </w:rPrChange>
              </w:rPr>
              <w:delText>26</w:delText>
            </w:r>
          </w:del>
          <w:del w:id="845" w:author="SHAHZAIB KHAN" w:date="2026-10-08T00:57:00Z" w16du:dateUtc="2026-10-07T19:57:00Z">
            <w:r w:rsidRPr="00BF2BCA" w:rsidDel="00780DA8">
              <w:rPr>
                <w:noProof/>
                <w:webHidden/>
                <w:u w:val="single"/>
                <w:rPrChange w:id="846" w:author="SHAHZAIB KHAN" w:date="2026-10-07T19:14:00Z" w16du:dateUtc="2026-10-07T14:14:00Z">
                  <w:rPr>
                    <w:noProof/>
                    <w:webHidden/>
                  </w:rPr>
                </w:rPrChange>
              </w:rPr>
              <w:fldChar w:fldCharType="end"/>
            </w:r>
            <w:r w:rsidRPr="00BF2BCA" w:rsidDel="00780DA8">
              <w:rPr>
                <w:u w:val="single"/>
                <w:rPrChange w:id="847" w:author="SHAHZAIB KHAN" w:date="2026-10-07T19:14:00Z" w16du:dateUtc="2026-10-07T14:14:00Z">
                  <w:rPr/>
                </w:rPrChange>
              </w:rPr>
              <w:fldChar w:fldCharType="end"/>
            </w:r>
          </w:del>
        </w:p>
        <w:p w14:paraId="1572BD99" w14:textId="5392CE74" w:rsidR="0053165F" w:rsidRPr="00BF2BCA" w:rsidDel="00780DA8" w:rsidRDefault="0053165F">
          <w:pPr>
            <w:pStyle w:val="TOC2"/>
            <w:tabs>
              <w:tab w:val="right" w:leader="dot" w:pos="9350"/>
            </w:tabs>
            <w:rPr>
              <w:del w:id="848" w:author="SHAHZAIB KHAN" w:date="2026-10-08T00:57:00Z" w16du:dateUtc="2026-10-07T19:57:00Z"/>
              <w:noProof/>
              <w:u w:val="single"/>
              <w:rPrChange w:id="849" w:author="SHAHZAIB KHAN" w:date="2026-10-07T19:14:00Z" w16du:dateUtc="2026-10-07T14:14:00Z">
                <w:rPr>
                  <w:del w:id="850" w:author="SHAHZAIB KHAN" w:date="2026-10-08T00:57:00Z" w16du:dateUtc="2026-10-07T19:57:00Z"/>
                  <w:noProof/>
                </w:rPr>
              </w:rPrChange>
            </w:rPr>
          </w:pPr>
          <w:del w:id="851" w:author="SHAHZAIB KHAN" w:date="2026-10-08T00:57:00Z" w16du:dateUtc="2026-10-07T19:57:00Z">
            <w:r w:rsidRPr="00BF2BCA" w:rsidDel="00780DA8">
              <w:rPr>
                <w:u w:val="single"/>
                <w:rPrChange w:id="852" w:author="SHAHZAIB KHAN" w:date="2026-10-07T19:14:00Z" w16du:dateUtc="2026-10-07T14:14:00Z">
                  <w:rPr/>
                </w:rPrChange>
              </w:rPr>
              <w:fldChar w:fldCharType="begin"/>
            </w:r>
            <w:r w:rsidRPr="00BF2BCA" w:rsidDel="00780DA8">
              <w:rPr>
                <w:u w:val="single"/>
                <w:rPrChange w:id="853" w:author="SHAHZAIB KHAN" w:date="2026-10-07T19:14:00Z" w16du:dateUtc="2026-10-07T14:14:00Z">
                  <w:rPr/>
                </w:rPrChange>
              </w:rPr>
              <w:delInstrText>HYPERLINK \l "_Toc193890216"</w:delInstrText>
            </w:r>
            <w:r w:rsidRPr="00713BE8" w:rsidDel="00780DA8">
              <w:rPr>
                <w:u w:val="single"/>
              </w:rPr>
            </w:r>
            <w:r w:rsidRPr="00BF2BCA" w:rsidDel="00780DA8">
              <w:rPr>
                <w:u w:val="single"/>
                <w:rPrChange w:id="854" w:author="SHAHZAIB KHAN" w:date="2026-10-07T19:14:00Z" w16du:dateUtc="2026-10-07T14:14:00Z">
                  <w:rPr/>
                </w:rPrChange>
              </w:rPr>
              <w:fldChar w:fldCharType="separate"/>
            </w:r>
            <w:r w:rsidRPr="00BF2BCA" w:rsidDel="00780DA8">
              <w:rPr>
                <w:rStyle w:val="Hyperlink"/>
                <w:noProof/>
              </w:rPr>
              <w:delText>UC 06: Give Feedback</w:delText>
            </w:r>
            <w:r w:rsidRPr="00BF2BCA" w:rsidDel="00780DA8">
              <w:rPr>
                <w:noProof/>
                <w:webHidden/>
                <w:u w:val="single"/>
                <w:rPrChange w:id="855" w:author="SHAHZAIB KHAN" w:date="2026-10-07T19:14:00Z" w16du:dateUtc="2026-10-07T14:14:00Z">
                  <w:rPr>
                    <w:noProof/>
                    <w:webHidden/>
                  </w:rPr>
                </w:rPrChange>
              </w:rPr>
              <w:tab/>
            </w:r>
            <w:r w:rsidRPr="00BF2BCA" w:rsidDel="00780DA8">
              <w:rPr>
                <w:noProof/>
                <w:webHidden/>
                <w:u w:val="single"/>
                <w:rPrChange w:id="856" w:author="SHAHZAIB KHAN" w:date="2026-10-07T19:14:00Z" w16du:dateUtc="2026-10-07T14:14:00Z">
                  <w:rPr>
                    <w:noProof/>
                    <w:webHidden/>
                  </w:rPr>
                </w:rPrChange>
              </w:rPr>
              <w:fldChar w:fldCharType="begin"/>
            </w:r>
            <w:r w:rsidRPr="00BF2BCA" w:rsidDel="00780DA8">
              <w:rPr>
                <w:noProof/>
                <w:webHidden/>
                <w:u w:val="single"/>
                <w:rPrChange w:id="857" w:author="SHAHZAIB KHAN" w:date="2026-10-07T19:14:00Z" w16du:dateUtc="2026-10-07T14:14:00Z">
                  <w:rPr>
                    <w:noProof/>
                    <w:webHidden/>
                  </w:rPr>
                </w:rPrChange>
              </w:rPr>
              <w:delInstrText xml:space="preserve"> PAGEREF _Toc193890216 \h </w:delInstrText>
            </w:r>
            <w:r w:rsidRPr="00713BE8" w:rsidDel="00780DA8">
              <w:rPr>
                <w:noProof/>
                <w:webHidden/>
                <w:u w:val="single"/>
              </w:rPr>
            </w:r>
            <w:r w:rsidRPr="00BF2BCA" w:rsidDel="00780DA8">
              <w:rPr>
                <w:noProof/>
                <w:webHidden/>
                <w:u w:val="single"/>
                <w:rPrChange w:id="858" w:author="SHAHZAIB KHAN" w:date="2026-10-07T19:14:00Z" w16du:dateUtc="2026-10-07T14:14:00Z">
                  <w:rPr>
                    <w:noProof/>
                    <w:webHidden/>
                  </w:rPr>
                </w:rPrChange>
              </w:rPr>
              <w:fldChar w:fldCharType="separate"/>
            </w:r>
          </w:del>
          <w:del w:id="859" w:author="SHAHZAIB KHAN" w:date="2026-10-07T22:01:00Z" w16du:dateUtc="2026-10-07T17:01:00Z">
            <w:r w:rsidRPr="00BF2BCA" w:rsidDel="00CC552F">
              <w:rPr>
                <w:noProof/>
                <w:webHidden/>
                <w:u w:val="single"/>
                <w:rPrChange w:id="860" w:author="SHAHZAIB KHAN" w:date="2026-10-07T19:14:00Z" w16du:dateUtc="2026-10-07T14:14:00Z">
                  <w:rPr>
                    <w:noProof/>
                    <w:webHidden/>
                  </w:rPr>
                </w:rPrChange>
              </w:rPr>
              <w:delText>26</w:delText>
            </w:r>
          </w:del>
          <w:del w:id="861" w:author="SHAHZAIB KHAN" w:date="2026-10-08T00:57:00Z" w16du:dateUtc="2026-10-07T19:57:00Z">
            <w:r w:rsidRPr="00BF2BCA" w:rsidDel="00780DA8">
              <w:rPr>
                <w:noProof/>
                <w:webHidden/>
                <w:u w:val="single"/>
                <w:rPrChange w:id="862" w:author="SHAHZAIB KHAN" w:date="2026-10-07T19:14:00Z" w16du:dateUtc="2026-10-07T14:14:00Z">
                  <w:rPr>
                    <w:noProof/>
                    <w:webHidden/>
                  </w:rPr>
                </w:rPrChange>
              </w:rPr>
              <w:fldChar w:fldCharType="end"/>
            </w:r>
            <w:r w:rsidRPr="00BF2BCA" w:rsidDel="00780DA8">
              <w:rPr>
                <w:u w:val="single"/>
                <w:rPrChange w:id="863" w:author="SHAHZAIB KHAN" w:date="2026-10-07T19:14:00Z" w16du:dateUtc="2026-10-07T14:14:00Z">
                  <w:rPr/>
                </w:rPrChange>
              </w:rPr>
              <w:fldChar w:fldCharType="end"/>
            </w:r>
          </w:del>
        </w:p>
        <w:p w14:paraId="6DE04675" w14:textId="6C1494C9" w:rsidR="0053165F" w:rsidRPr="00BF2BCA" w:rsidDel="00780DA8" w:rsidRDefault="0053165F">
          <w:pPr>
            <w:pStyle w:val="TOC2"/>
            <w:tabs>
              <w:tab w:val="right" w:leader="dot" w:pos="9350"/>
            </w:tabs>
            <w:rPr>
              <w:del w:id="864" w:author="SHAHZAIB KHAN" w:date="2026-10-08T00:57:00Z" w16du:dateUtc="2026-10-07T19:57:00Z"/>
              <w:noProof/>
              <w:u w:val="single"/>
              <w:rPrChange w:id="865" w:author="SHAHZAIB KHAN" w:date="2026-10-07T19:14:00Z" w16du:dateUtc="2026-10-07T14:14:00Z">
                <w:rPr>
                  <w:del w:id="866" w:author="SHAHZAIB KHAN" w:date="2026-10-08T00:57:00Z" w16du:dateUtc="2026-10-07T19:57:00Z"/>
                  <w:noProof/>
                </w:rPr>
              </w:rPrChange>
            </w:rPr>
          </w:pPr>
          <w:del w:id="867" w:author="SHAHZAIB KHAN" w:date="2026-10-08T00:57:00Z" w16du:dateUtc="2026-10-07T19:57:00Z">
            <w:r w:rsidRPr="00BF2BCA" w:rsidDel="00780DA8">
              <w:rPr>
                <w:u w:val="single"/>
                <w:rPrChange w:id="868" w:author="SHAHZAIB KHAN" w:date="2026-10-07T19:14:00Z" w16du:dateUtc="2026-10-07T14:14:00Z">
                  <w:rPr/>
                </w:rPrChange>
              </w:rPr>
              <w:fldChar w:fldCharType="begin"/>
            </w:r>
            <w:r w:rsidRPr="00BF2BCA" w:rsidDel="00780DA8">
              <w:rPr>
                <w:u w:val="single"/>
                <w:rPrChange w:id="869" w:author="SHAHZAIB KHAN" w:date="2026-10-07T19:14:00Z" w16du:dateUtc="2026-10-07T14:14:00Z">
                  <w:rPr/>
                </w:rPrChange>
              </w:rPr>
              <w:delInstrText>HYPERLINK \l "_Toc193890217"</w:delInstrText>
            </w:r>
            <w:r w:rsidRPr="00713BE8" w:rsidDel="00780DA8">
              <w:rPr>
                <w:u w:val="single"/>
              </w:rPr>
            </w:r>
            <w:r w:rsidRPr="00BF2BCA" w:rsidDel="00780DA8">
              <w:rPr>
                <w:u w:val="single"/>
                <w:rPrChange w:id="870" w:author="SHAHZAIB KHAN" w:date="2026-10-07T19:14:00Z" w16du:dateUtc="2026-10-07T14:14:00Z">
                  <w:rPr/>
                </w:rPrChange>
              </w:rPr>
              <w:fldChar w:fldCharType="separate"/>
            </w:r>
            <w:r w:rsidRPr="00BF2BCA" w:rsidDel="00780DA8">
              <w:rPr>
                <w:rStyle w:val="Hyperlink"/>
                <w:noProof/>
              </w:rPr>
              <w:delText>UC 07: View Feedback</w:delText>
            </w:r>
            <w:r w:rsidRPr="00BF2BCA" w:rsidDel="00780DA8">
              <w:rPr>
                <w:noProof/>
                <w:webHidden/>
                <w:u w:val="single"/>
                <w:rPrChange w:id="871" w:author="SHAHZAIB KHAN" w:date="2026-10-07T19:14:00Z" w16du:dateUtc="2026-10-07T14:14:00Z">
                  <w:rPr>
                    <w:noProof/>
                    <w:webHidden/>
                  </w:rPr>
                </w:rPrChange>
              </w:rPr>
              <w:tab/>
            </w:r>
            <w:r w:rsidRPr="00BF2BCA" w:rsidDel="00780DA8">
              <w:rPr>
                <w:noProof/>
                <w:webHidden/>
                <w:u w:val="single"/>
                <w:rPrChange w:id="872" w:author="SHAHZAIB KHAN" w:date="2026-10-07T19:14:00Z" w16du:dateUtc="2026-10-07T14:14:00Z">
                  <w:rPr>
                    <w:noProof/>
                    <w:webHidden/>
                  </w:rPr>
                </w:rPrChange>
              </w:rPr>
              <w:fldChar w:fldCharType="begin"/>
            </w:r>
            <w:r w:rsidRPr="00BF2BCA" w:rsidDel="00780DA8">
              <w:rPr>
                <w:noProof/>
                <w:webHidden/>
                <w:u w:val="single"/>
                <w:rPrChange w:id="873" w:author="SHAHZAIB KHAN" w:date="2026-10-07T19:14:00Z" w16du:dateUtc="2026-10-07T14:14:00Z">
                  <w:rPr>
                    <w:noProof/>
                    <w:webHidden/>
                  </w:rPr>
                </w:rPrChange>
              </w:rPr>
              <w:delInstrText xml:space="preserve"> PAGEREF _Toc193890217 \h </w:delInstrText>
            </w:r>
            <w:r w:rsidRPr="00713BE8" w:rsidDel="00780DA8">
              <w:rPr>
                <w:noProof/>
                <w:webHidden/>
                <w:u w:val="single"/>
              </w:rPr>
            </w:r>
            <w:r w:rsidRPr="00BF2BCA" w:rsidDel="00780DA8">
              <w:rPr>
                <w:noProof/>
                <w:webHidden/>
                <w:u w:val="single"/>
                <w:rPrChange w:id="874" w:author="SHAHZAIB KHAN" w:date="2026-10-07T19:14:00Z" w16du:dateUtc="2026-10-07T14:14:00Z">
                  <w:rPr>
                    <w:noProof/>
                    <w:webHidden/>
                  </w:rPr>
                </w:rPrChange>
              </w:rPr>
              <w:fldChar w:fldCharType="separate"/>
            </w:r>
          </w:del>
          <w:del w:id="875" w:author="SHAHZAIB KHAN" w:date="2026-10-07T22:01:00Z" w16du:dateUtc="2026-10-07T17:01:00Z">
            <w:r w:rsidRPr="00BF2BCA" w:rsidDel="00CC552F">
              <w:rPr>
                <w:noProof/>
                <w:webHidden/>
                <w:u w:val="single"/>
                <w:rPrChange w:id="876" w:author="SHAHZAIB KHAN" w:date="2026-10-07T19:14:00Z" w16du:dateUtc="2026-10-07T14:14:00Z">
                  <w:rPr>
                    <w:noProof/>
                    <w:webHidden/>
                  </w:rPr>
                </w:rPrChange>
              </w:rPr>
              <w:delText>27</w:delText>
            </w:r>
          </w:del>
          <w:del w:id="877" w:author="SHAHZAIB KHAN" w:date="2026-10-08T00:57:00Z" w16du:dateUtc="2026-10-07T19:57:00Z">
            <w:r w:rsidRPr="00BF2BCA" w:rsidDel="00780DA8">
              <w:rPr>
                <w:noProof/>
                <w:webHidden/>
                <w:u w:val="single"/>
                <w:rPrChange w:id="878" w:author="SHAHZAIB KHAN" w:date="2026-10-07T19:14:00Z" w16du:dateUtc="2026-10-07T14:14:00Z">
                  <w:rPr>
                    <w:noProof/>
                    <w:webHidden/>
                  </w:rPr>
                </w:rPrChange>
              </w:rPr>
              <w:fldChar w:fldCharType="end"/>
            </w:r>
            <w:r w:rsidRPr="00BF2BCA" w:rsidDel="00780DA8">
              <w:rPr>
                <w:u w:val="single"/>
                <w:rPrChange w:id="879" w:author="SHAHZAIB KHAN" w:date="2026-10-07T19:14:00Z" w16du:dateUtc="2026-10-07T14:14:00Z">
                  <w:rPr/>
                </w:rPrChange>
              </w:rPr>
              <w:fldChar w:fldCharType="end"/>
            </w:r>
          </w:del>
        </w:p>
        <w:p w14:paraId="4FFBF954" w14:textId="724829F9" w:rsidR="0053165F" w:rsidRPr="00BF2BCA" w:rsidRDefault="0053165F">
          <w:pPr>
            <w:pStyle w:val="TOC1"/>
            <w:tabs>
              <w:tab w:val="right" w:leader="dot" w:pos="9350"/>
            </w:tabs>
            <w:rPr>
              <w:noProof/>
              <w:u w:val="single"/>
              <w:rPrChange w:id="880" w:author="SHAHZAIB KHAN" w:date="2026-10-07T19:14:00Z" w16du:dateUtc="2026-10-07T14:14:00Z">
                <w:rPr>
                  <w:noProof/>
                </w:rPr>
              </w:rPrChange>
            </w:rPr>
          </w:pPr>
          <w:r w:rsidRPr="00BF2BCA">
            <w:rPr>
              <w:u w:val="single"/>
              <w:rPrChange w:id="881" w:author="SHAHZAIB KHAN" w:date="2026-10-07T19:14:00Z" w16du:dateUtc="2026-10-07T14:14:00Z">
                <w:rPr/>
              </w:rPrChange>
            </w:rPr>
            <w:fldChar w:fldCharType="begin"/>
          </w:r>
          <w:r w:rsidRPr="00BF2BCA">
            <w:rPr>
              <w:u w:val="single"/>
              <w:rPrChange w:id="882" w:author="SHAHZAIB KHAN" w:date="2026-10-07T19:14:00Z" w16du:dateUtc="2026-10-07T14:14:00Z">
                <w:rPr/>
              </w:rPrChange>
            </w:rPr>
            <w:instrText>HYPERLINK \l "_Toc193890218"</w:instrText>
          </w:r>
          <w:r w:rsidRPr="00713BE8">
            <w:rPr>
              <w:u w:val="single"/>
            </w:rPr>
          </w:r>
          <w:r w:rsidRPr="00BF2BCA">
            <w:rPr>
              <w:u w:val="single"/>
              <w:rPrChange w:id="883" w:author="SHAHZAIB KHAN" w:date="2026-10-07T19:14:00Z" w16du:dateUtc="2026-10-07T14:14:00Z">
                <w:rPr/>
              </w:rPrChange>
            </w:rPr>
            <w:fldChar w:fldCharType="separate"/>
          </w:r>
          <w:r w:rsidRPr="00BF2BCA">
            <w:rPr>
              <w:rStyle w:val="Hyperlink"/>
              <w:noProof/>
            </w:rPr>
            <w:t>Domain Model</w:t>
          </w:r>
          <w:r w:rsidRPr="00BF2BCA">
            <w:rPr>
              <w:noProof/>
              <w:webHidden/>
              <w:u w:val="single"/>
              <w:rPrChange w:id="884" w:author="SHAHZAIB KHAN" w:date="2026-10-07T19:14:00Z" w16du:dateUtc="2026-10-07T14:14:00Z">
                <w:rPr>
                  <w:noProof/>
                  <w:webHidden/>
                </w:rPr>
              </w:rPrChange>
            </w:rPr>
            <w:tab/>
          </w:r>
          <w:r w:rsidRPr="00BF2BCA">
            <w:rPr>
              <w:noProof/>
              <w:webHidden/>
              <w:u w:val="single"/>
              <w:rPrChange w:id="885" w:author="SHAHZAIB KHAN" w:date="2026-10-07T19:14:00Z" w16du:dateUtc="2026-10-07T14:14:00Z">
                <w:rPr>
                  <w:noProof/>
                  <w:webHidden/>
                </w:rPr>
              </w:rPrChange>
            </w:rPr>
            <w:fldChar w:fldCharType="begin"/>
          </w:r>
          <w:r w:rsidRPr="00BF2BCA">
            <w:rPr>
              <w:noProof/>
              <w:webHidden/>
              <w:u w:val="single"/>
              <w:rPrChange w:id="886" w:author="SHAHZAIB KHAN" w:date="2026-10-07T19:14:00Z" w16du:dateUtc="2026-10-07T14:14:00Z">
                <w:rPr>
                  <w:noProof/>
                  <w:webHidden/>
                </w:rPr>
              </w:rPrChange>
            </w:rPr>
            <w:instrText xml:space="preserve"> PAGEREF _Toc193890218 \h </w:instrText>
          </w:r>
          <w:r w:rsidRPr="00713BE8">
            <w:rPr>
              <w:noProof/>
              <w:webHidden/>
              <w:u w:val="single"/>
            </w:rPr>
          </w:r>
          <w:r w:rsidRPr="00BF2BCA">
            <w:rPr>
              <w:noProof/>
              <w:webHidden/>
              <w:u w:val="single"/>
              <w:rPrChange w:id="887" w:author="SHAHZAIB KHAN" w:date="2026-10-07T19:14:00Z" w16du:dateUtc="2026-10-07T14:14:00Z">
                <w:rPr>
                  <w:noProof/>
                  <w:webHidden/>
                </w:rPr>
              </w:rPrChange>
            </w:rPr>
            <w:fldChar w:fldCharType="separate"/>
          </w:r>
          <w:ins w:id="888" w:author="SHAHZAIB KHAN" w:date="2026-10-07T22:01:00Z" w16du:dateUtc="2026-10-07T17:01:00Z">
            <w:r w:rsidR="00CC552F">
              <w:rPr>
                <w:noProof/>
                <w:webHidden/>
                <w:u w:val="single"/>
              </w:rPr>
              <w:t>38</w:t>
            </w:r>
          </w:ins>
          <w:del w:id="889" w:author="SHAHZAIB KHAN" w:date="2026-10-07T22:01:00Z" w16du:dateUtc="2026-10-07T17:01:00Z">
            <w:r w:rsidRPr="00BF2BCA" w:rsidDel="00CC552F">
              <w:rPr>
                <w:noProof/>
                <w:webHidden/>
                <w:u w:val="single"/>
                <w:rPrChange w:id="890" w:author="SHAHZAIB KHAN" w:date="2026-10-07T19:14:00Z" w16du:dateUtc="2026-10-07T14:14:00Z">
                  <w:rPr>
                    <w:noProof/>
                    <w:webHidden/>
                  </w:rPr>
                </w:rPrChange>
              </w:rPr>
              <w:delText>28</w:delText>
            </w:r>
          </w:del>
          <w:r w:rsidRPr="00BF2BCA">
            <w:rPr>
              <w:noProof/>
              <w:webHidden/>
              <w:u w:val="single"/>
              <w:rPrChange w:id="891" w:author="SHAHZAIB KHAN" w:date="2026-10-07T19:14:00Z" w16du:dateUtc="2026-10-07T14:14:00Z">
                <w:rPr>
                  <w:noProof/>
                  <w:webHidden/>
                </w:rPr>
              </w:rPrChange>
            </w:rPr>
            <w:fldChar w:fldCharType="end"/>
          </w:r>
          <w:r w:rsidRPr="00BF2BCA">
            <w:rPr>
              <w:u w:val="single"/>
              <w:rPrChange w:id="892" w:author="SHAHZAIB KHAN" w:date="2026-10-07T19:14:00Z" w16du:dateUtc="2026-10-07T14:14:00Z">
                <w:rPr/>
              </w:rPrChange>
            </w:rPr>
            <w:fldChar w:fldCharType="end"/>
          </w:r>
        </w:p>
        <w:p w14:paraId="1098EB0D" w14:textId="0C2EE6A9" w:rsidR="0053165F" w:rsidRPr="00BF2BCA" w:rsidRDefault="0053165F">
          <w:pPr>
            <w:pStyle w:val="TOC1"/>
            <w:tabs>
              <w:tab w:val="right" w:leader="dot" w:pos="9350"/>
            </w:tabs>
            <w:rPr>
              <w:noProof/>
              <w:u w:val="single"/>
              <w:rPrChange w:id="893" w:author="SHAHZAIB KHAN" w:date="2026-10-07T19:14:00Z" w16du:dateUtc="2026-10-07T14:14:00Z">
                <w:rPr>
                  <w:noProof/>
                </w:rPr>
              </w:rPrChange>
            </w:rPr>
          </w:pPr>
          <w:r w:rsidRPr="00BF2BCA">
            <w:rPr>
              <w:u w:val="single"/>
              <w:rPrChange w:id="894" w:author="SHAHZAIB KHAN" w:date="2026-10-07T19:14:00Z" w16du:dateUtc="2026-10-07T14:14:00Z">
                <w:rPr/>
              </w:rPrChange>
            </w:rPr>
            <w:fldChar w:fldCharType="begin"/>
          </w:r>
          <w:r w:rsidRPr="00BF2BCA">
            <w:rPr>
              <w:u w:val="single"/>
              <w:rPrChange w:id="895" w:author="SHAHZAIB KHAN" w:date="2026-10-07T19:14:00Z" w16du:dateUtc="2026-10-07T14:14:00Z">
                <w:rPr/>
              </w:rPrChange>
            </w:rPr>
            <w:instrText>HYPERLINK \l "_Toc193890219"</w:instrText>
          </w:r>
          <w:r w:rsidRPr="00713BE8">
            <w:rPr>
              <w:u w:val="single"/>
            </w:rPr>
          </w:r>
          <w:r w:rsidRPr="00BF2BCA">
            <w:rPr>
              <w:u w:val="single"/>
              <w:rPrChange w:id="896" w:author="SHAHZAIB KHAN" w:date="2026-10-07T19:14:00Z" w16du:dateUtc="2026-10-07T14:14:00Z">
                <w:rPr/>
              </w:rPrChange>
            </w:rPr>
            <w:fldChar w:fldCharType="separate"/>
          </w:r>
          <w:r w:rsidRPr="00BF2BCA">
            <w:rPr>
              <w:rStyle w:val="Hyperlink"/>
              <w:noProof/>
            </w:rPr>
            <w:t>Use-case Diagram</w:t>
          </w:r>
          <w:r w:rsidRPr="00BF2BCA">
            <w:rPr>
              <w:noProof/>
              <w:webHidden/>
              <w:u w:val="single"/>
              <w:rPrChange w:id="897" w:author="SHAHZAIB KHAN" w:date="2026-10-07T19:14:00Z" w16du:dateUtc="2026-10-07T14:14:00Z">
                <w:rPr>
                  <w:noProof/>
                  <w:webHidden/>
                </w:rPr>
              </w:rPrChange>
            </w:rPr>
            <w:tab/>
          </w:r>
          <w:r w:rsidRPr="00BF2BCA">
            <w:rPr>
              <w:noProof/>
              <w:webHidden/>
              <w:u w:val="single"/>
              <w:rPrChange w:id="898" w:author="SHAHZAIB KHAN" w:date="2026-10-07T19:14:00Z" w16du:dateUtc="2026-10-07T14:14:00Z">
                <w:rPr>
                  <w:noProof/>
                  <w:webHidden/>
                </w:rPr>
              </w:rPrChange>
            </w:rPr>
            <w:fldChar w:fldCharType="begin"/>
          </w:r>
          <w:r w:rsidRPr="00BF2BCA">
            <w:rPr>
              <w:noProof/>
              <w:webHidden/>
              <w:u w:val="single"/>
              <w:rPrChange w:id="899" w:author="SHAHZAIB KHAN" w:date="2026-10-07T19:14:00Z" w16du:dateUtc="2026-10-07T14:14:00Z">
                <w:rPr>
                  <w:noProof/>
                  <w:webHidden/>
                </w:rPr>
              </w:rPrChange>
            </w:rPr>
            <w:instrText xml:space="preserve"> PAGEREF _Toc193890219 \h </w:instrText>
          </w:r>
          <w:r w:rsidRPr="00713BE8">
            <w:rPr>
              <w:noProof/>
              <w:webHidden/>
              <w:u w:val="single"/>
            </w:rPr>
          </w:r>
          <w:r w:rsidRPr="00BF2BCA">
            <w:rPr>
              <w:noProof/>
              <w:webHidden/>
              <w:u w:val="single"/>
              <w:rPrChange w:id="900" w:author="SHAHZAIB KHAN" w:date="2026-10-07T19:14:00Z" w16du:dateUtc="2026-10-07T14:14:00Z">
                <w:rPr>
                  <w:noProof/>
                  <w:webHidden/>
                </w:rPr>
              </w:rPrChange>
            </w:rPr>
            <w:fldChar w:fldCharType="separate"/>
          </w:r>
          <w:ins w:id="901" w:author="SHAHZAIB KHAN" w:date="2026-10-07T22:01:00Z" w16du:dateUtc="2026-10-07T17:01:00Z">
            <w:r w:rsidR="00CC552F">
              <w:rPr>
                <w:noProof/>
                <w:webHidden/>
                <w:u w:val="single"/>
              </w:rPr>
              <w:t>38</w:t>
            </w:r>
          </w:ins>
          <w:del w:id="902" w:author="SHAHZAIB KHAN" w:date="2026-10-07T22:01:00Z" w16du:dateUtc="2026-10-07T17:01:00Z">
            <w:r w:rsidRPr="00BF2BCA" w:rsidDel="00CC552F">
              <w:rPr>
                <w:noProof/>
                <w:webHidden/>
                <w:u w:val="single"/>
                <w:rPrChange w:id="903" w:author="SHAHZAIB KHAN" w:date="2026-10-07T19:14:00Z" w16du:dateUtc="2026-10-07T14:14:00Z">
                  <w:rPr>
                    <w:noProof/>
                    <w:webHidden/>
                  </w:rPr>
                </w:rPrChange>
              </w:rPr>
              <w:delText>29</w:delText>
            </w:r>
          </w:del>
          <w:r w:rsidRPr="00BF2BCA">
            <w:rPr>
              <w:noProof/>
              <w:webHidden/>
              <w:u w:val="single"/>
              <w:rPrChange w:id="904" w:author="SHAHZAIB KHAN" w:date="2026-10-07T19:14:00Z" w16du:dateUtc="2026-10-07T14:14:00Z">
                <w:rPr>
                  <w:noProof/>
                  <w:webHidden/>
                </w:rPr>
              </w:rPrChange>
            </w:rPr>
            <w:fldChar w:fldCharType="end"/>
          </w:r>
          <w:r w:rsidRPr="00BF2BCA">
            <w:rPr>
              <w:u w:val="single"/>
              <w:rPrChange w:id="905" w:author="SHAHZAIB KHAN" w:date="2026-10-07T19:14:00Z" w16du:dateUtc="2026-10-07T14:14:00Z">
                <w:rPr/>
              </w:rPrChange>
            </w:rPr>
            <w:fldChar w:fldCharType="end"/>
          </w:r>
        </w:p>
        <w:p w14:paraId="5F1A6094" w14:textId="4502F900" w:rsidR="0053165F" w:rsidRPr="00BF2BCA" w:rsidRDefault="0053165F">
          <w:pPr>
            <w:rPr>
              <w:u w:val="single"/>
              <w:rPrChange w:id="906" w:author="SHAHZAIB KHAN" w:date="2026-10-07T19:14:00Z" w16du:dateUtc="2026-10-07T14:14:00Z">
                <w:rPr/>
              </w:rPrChange>
            </w:rPr>
          </w:pPr>
          <w:r w:rsidRPr="00BF2BCA">
            <w:rPr>
              <w:b/>
              <w:bCs/>
              <w:noProof/>
              <w:u w:val="single"/>
              <w:rPrChange w:id="907" w:author="SHAHZAIB KHAN" w:date="2026-10-07T19:14:00Z" w16du:dateUtc="2026-10-07T14:14:00Z">
                <w:rPr>
                  <w:b/>
                  <w:bCs/>
                  <w:noProof/>
                </w:rPr>
              </w:rPrChange>
            </w:rPr>
            <w:fldChar w:fldCharType="end"/>
          </w:r>
        </w:p>
      </w:sdtContent>
    </w:sdt>
    <w:p w14:paraId="20F0A06F" w14:textId="4128D1F1" w:rsidR="00A408CF" w:rsidRPr="00DA3C05" w:rsidRDefault="6579BE34" w:rsidP="1A775A4C">
      <w:pPr>
        <w:spacing w:beforeAutospacing="1" w:afterAutospacing="1" w:line="240" w:lineRule="auto"/>
        <w:rPr>
          <w:rFonts w:eastAsia="Times New Roman"/>
          <w:sz w:val="48"/>
          <w:szCs w:val="48"/>
        </w:rPr>
      </w:pPr>
      <w:bookmarkStart w:id="908" w:name="_Toc193890174"/>
      <w:r w:rsidRPr="00DA3C05">
        <w:rPr>
          <w:rFonts w:eastAsia="Times New Roman"/>
        </w:rPr>
        <w:t>Introduction</w:t>
      </w:r>
      <w:bookmarkEnd w:id="908"/>
    </w:p>
    <w:p w14:paraId="45134EAE" w14:textId="7D773EE7" w:rsidR="00A408CF" w:rsidRDefault="6579BE34" w:rsidP="1A775A4C">
      <w:pPr>
        <w:spacing w:before="100" w:beforeAutospacing="1" w:after="100" w:afterAutospacing="1" w:line="240" w:lineRule="auto"/>
        <w:rPr>
          <w:rFonts w:ascii="Times New Roman" w:eastAsia="Times New Roman" w:hAnsi="Times New Roman" w:cs="Times New Roman"/>
          <w:sz w:val="24"/>
          <w:szCs w:val="24"/>
          <w:u w:val="single"/>
        </w:rPr>
      </w:pPr>
      <w:del w:id="909" w:author="SHAHZAIB KHAN" w:date="2026-10-07T18:38:00Z" w16du:dateUtc="2026-10-07T13:38:00Z">
        <w:r w:rsidRPr="00BF2BCA" w:rsidDel="00F47071">
          <w:rPr>
            <w:rFonts w:ascii="Times New Roman" w:eastAsia="Times New Roman" w:hAnsi="Times New Roman" w:cs="Times New Roman"/>
            <w:sz w:val="24"/>
            <w:szCs w:val="24"/>
            <w:u w:val="single"/>
            <w:rPrChange w:id="910" w:author="SHAHZAIB KHAN" w:date="2026-10-07T19:14:00Z" w16du:dateUtc="2026-10-07T14:14:00Z">
              <w:rPr>
                <w:rFonts w:ascii="Times New Roman" w:eastAsia="Times New Roman" w:hAnsi="Times New Roman" w:cs="Times New Roman"/>
                <w:sz w:val="24"/>
                <w:szCs w:val="24"/>
              </w:rPr>
            </w:rPrChange>
          </w:rPr>
          <w:delText>This Software Requirements Specification (SRS) document defines the functional and non-functional requirements for the Project Management System, hereafter referred to as "Project Management." Project Management system is designed to facilitate seamless communication between students and their project supervisors throughout the final semester. It provides a centralized platform where projects can be registered, managed, and continuously updated with work product submissions and feedback. This document is intended for use by the development team, project supervisors, students, and other stakeholders to ensure a clear understanding of the system’s capabilities and limitations.</w:delText>
        </w:r>
      </w:del>
    </w:p>
    <w:p w14:paraId="4EB1B968" w14:textId="73FBADE9" w:rsidR="002413B4" w:rsidRPr="002413B4" w:rsidRDefault="002413B4" w:rsidP="002413B4">
      <w:pPr>
        <w:spacing w:before="100" w:beforeAutospacing="1" w:after="100" w:afterAutospacing="1" w:line="240" w:lineRule="auto"/>
        <w:rPr>
          <w:rFonts w:ascii="Times New Roman" w:eastAsia="Times New Roman" w:hAnsi="Times New Roman" w:cs="Times New Roman"/>
          <w:color w:val="EE0000"/>
          <w:sz w:val="24"/>
          <w:szCs w:val="24"/>
          <w:u w:val="single"/>
        </w:rPr>
      </w:pPr>
    </w:p>
    <w:p w14:paraId="1322B9D4" w14:textId="2E603CFD" w:rsidR="002413B4" w:rsidRPr="002413B4" w:rsidRDefault="002413B4" w:rsidP="002413B4">
      <w:pPr>
        <w:spacing w:before="100" w:beforeAutospacing="1" w:after="100" w:afterAutospacing="1" w:line="240" w:lineRule="auto"/>
        <w:rPr>
          <w:rFonts w:ascii="Times New Roman" w:eastAsia="Times New Roman" w:hAnsi="Times New Roman" w:cs="Times New Roman"/>
          <w:color w:val="EE0000"/>
          <w:sz w:val="24"/>
          <w:szCs w:val="24"/>
          <w:u w:val="single"/>
        </w:rPr>
      </w:pPr>
      <w:r w:rsidRPr="002413B4">
        <w:rPr>
          <w:rFonts w:ascii="Times New Roman" w:eastAsia="Times New Roman" w:hAnsi="Times New Roman" w:cs="Times New Roman"/>
          <w:color w:val="EE0000"/>
          <w:sz w:val="24"/>
          <w:szCs w:val="24"/>
          <w:u w:val="single"/>
        </w:rPr>
        <w:t xml:space="preserve">This case study describes an online bakery ordering website that </w:t>
      </w:r>
      <w:proofErr w:type="gramStart"/>
      <w:r w:rsidRPr="002413B4">
        <w:rPr>
          <w:rFonts w:ascii="Times New Roman" w:eastAsia="Times New Roman" w:hAnsi="Times New Roman" w:cs="Times New Roman"/>
          <w:color w:val="EE0000"/>
          <w:sz w:val="24"/>
          <w:szCs w:val="24"/>
          <w:u w:val="single"/>
        </w:rPr>
        <w:t xml:space="preserve">allows </w:t>
      </w:r>
      <w:r>
        <w:rPr>
          <w:rFonts w:ascii="Times New Roman" w:eastAsia="Times New Roman" w:hAnsi="Times New Roman" w:cs="Times New Roman"/>
          <w:color w:val="EE0000"/>
          <w:sz w:val="24"/>
          <w:szCs w:val="24"/>
          <w:u w:val="single"/>
        </w:rPr>
        <w:t xml:space="preserve"> a</w:t>
      </w:r>
      <w:proofErr w:type="gramEnd"/>
      <w:r>
        <w:rPr>
          <w:rFonts w:ascii="Times New Roman" w:eastAsia="Times New Roman" w:hAnsi="Times New Roman" w:cs="Times New Roman"/>
          <w:color w:val="EE0000"/>
          <w:sz w:val="24"/>
          <w:szCs w:val="24"/>
          <w:u w:val="single"/>
        </w:rPr>
        <w:t xml:space="preserve"> </w:t>
      </w:r>
      <w:proofErr w:type="gramStart"/>
      <w:r w:rsidRPr="002413B4">
        <w:rPr>
          <w:rFonts w:ascii="Times New Roman" w:eastAsia="Times New Roman" w:hAnsi="Times New Roman" w:cs="Times New Roman"/>
          <w:color w:val="EE0000"/>
          <w:sz w:val="24"/>
          <w:szCs w:val="24"/>
          <w:u w:val="single"/>
        </w:rPr>
        <w:t>customers</w:t>
      </w:r>
      <w:proofErr w:type="gramEnd"/>
      <w:r w:rsidRPr="002413B4">
        <w:rPr>
          <w:rFonts w:ascii="Times New Roman" w:eastAsia="Times New Roman" w:hAnsi="Times New Roman" w:cs="Times New Roman"/>
          <w:color w:val="EE0000"/>
          <w:sz w:val="24"/>
          <w:szCs w:val="24"/>
          <w:u w:val="single"/>
        </w:rPr>
        <w:t xml:space="preserve"> to </w:t>
      </w:r>
      <w:proofErr w:type="gramStart"/>
      <w:r w:rsidRPr="002413B4">
        <w:rPr>
          <w:rFonts w:ascii="Times New Roman" w:eastAsia="Times New Roman" w:hAnsi="Times New Roman" w:cs="Times New Roman"/>
          <w:color w:val="EE0000"/>
          <w:sz w:val="24"/>
          <w:szCs w:val="24"/>
          <w:u w:val="single"/>
        </w:rPr>
        <w:t xml:space="preserve">order </w:t>
      </w:r>
      <w:r>
        <w:rPr>
          <w:rFonts w:ascii="Times New Roman" w:eastAsia="Times New Roman" w:hAnsi="Times New Roman" w:cs="Times New Roman"/>
          <w:color w:val="EE0000"/>
          <w:sz w:val="24"/>
          <w:szCs w:val="24"/>
          <w:u w:val="single"/>
        </w:rPr>
        <w:t xml:space="preserve"> the</w:t>
      </w:r>
      <w:proofErr w:type="gramEnd"/>
      <w:r>
        <w:rPr>
          <w:rFonts w:ascii="Times New Roman" w:eastAsia="Times New Roman" w:hAnsi="Times New Roman" w:cs="Times New Roman"/>
          <w:color w:val="EE0000"/>
          <w:sz w:val="24"/>
          <w:szCs w:val="24"/>
          <w:u w:val="single"/>
        </w:rPr>
        <w:t xml:space="preserve"> </w:t>
      </w:r>
      <w:r w:rsidRPr="002413B4">
        <w:rPr>
          <w:rFonts w:ascii="Times New Roman" w:eastAsia="Times New Roman" w:hAnsi="Times New Roman" w:cs="Times New Roman"/>
          <w:color w:val="EE0000"/>
          <w:sz w:val="24"/>
          <w:szCs w:val="24"/>
          <w:u w:val="single"/>
        </w:rPr>
        <w:t>bakery items conveniently. The customer can view different categories and select the required items from the available list. The system calculates the order total and can apply available discounts and package deals. Customers must also select a valid delivery area before placing an order. The system accepts payment through credit card and assigns a salesman for delivery after successful payment. It also supports advance booking of orders with a specified deadline.</w:t>
      </w:r>
    </w:p>
    <w:p w14:paraId="79B1F736" w14:textId="77777777" w:rsidR="002413B4" w:rsidRPr="00BF2BCA" w:rsidDel="00F47071" w:rsidRDefault="002413B4" w:rsidP="1A775A4C">
      <w:pPr>
        <w:spacing w:before="100" w:beforeAutospacing="1" w:after="100" w:afterAutospacing="1" w:line="240" w:lineRule="auto"/>
        <w:rPr>
          <w:del w:id="911" w:author="SHAHZAIB KHAN" w:date="2026-10-07T18:38:00Z" w16du:dateUtc="2026-10-07T13:38:00Z"/>
          <w:rFonts w:ascii="Times New Roman" w:eastAsia="Times New Roman" w:hAnsi="Times New Roman" w:cs="Times New Roman"/>
          <w:sz w:val="24"/>
          <w:szCs w:val="24"/>
          <w:u w:val="single"/>
          <w:rPrChange w:id="912" w:author="SHAHZAIB KHAN" w:date="2026-10-07T19:14:00Z" w16du:dateUtc="2026-10-07T14:14:00Z">
            <w:rPr>
              <w:del w:id="913" w:author="SHAHZAIB KHAN" w:date="2026-10-07T18:38:00Z" w16du:dateUtc="2026-10-07T13:38:00Z"/>
              <w:rFonts w:ascii="Times New Roman" w:eastAsia="Times New Roman" w:hAnsi="Times New Roman" w:cs="Times New Roman"/>
              <w:sz w:val="24"/>
              <w:szCs w:val="24"/>
            </w:rPr>
          </w:rPrChange>
        </w:rPr>
      </w:pPr>
    </w:p>
    <w:p w14:paraId="798CC8FB" w14:textId="03A19AE5" w:rsidR="00A408CF" w:rsidRPr="00BF2BCA" w:rsidRDefault="6579BE34" w:rsidP="1A775A4C">
      <w:pPr>
        <w:pStyle w:val="Heading2"/>
        <w:rPr>
          <w:rFonts w:eastAsia="Times New Roman"/>
          <w:sz w:val="24"/>
          <w:szCs w:val="24"/>
          <w:u w:val="single"/>
          <w:rPrChange w:id="914" w:author="SHAHZAIB KHAN" w:date="2026-10-07T19:14:00Z" w16du:dateUtc="2026-10-07T14:14:00Z">
            <w:rPr>
              <w:rFonts w:eastAsia="Times New Roman"/>
              <w:sz w:val="24"/>
              <w:szCs w:val="24"/>
            </w:rPr>
          </w:rPrChange>
        </w:rPr>
      </w:pPr>
      <w:bookmarkStart w:id="915" w:name="_Toc193890176"/>
      <w:r w:rsidRPr="00BF2BCA">
        <w:rPr>
          <w:rFonts w:eastAsia="Times New Roman"/>
          <w:u w:val="single"/>
          <w:rPrChange w:id="916" w:author="SHAHZAIB KHAN" w:date="2026-10-07T19:14:00Z" w16du:dateUtc="2026-10-07T14:14:00Z">
            <w:rPr>
              <w:rFonts w:eastAsia="Times New Roman"/>
            </w:rPr>
          </w:rPrChange>
        </w:rPr>
        <w:t>Scope</w:t>
      </w:r>
      <w:bookmarkEnd w:id="915"/>
    </w:p>
    <w:p w14:paraId="290744F0" w14:textId="14098369" w:rsidR="00A408CF" w:rsidRPr="00BF2BCA" w:rsidDel="002E30B8" w:rsidRDefault="6579BE34" w:rsidP="1A775A4C">
      <w:pPr>
        <w:spacing w:before="100" w:beforeAutospacing="1" w:after="100" w:afterAutospacing="1" w:line="240" w:lineRule="auto"/>
        <w:ind w:left="360"/>
        <w:rPr>
          <w:del w:id="917" w:author="SHAHZAIB KHAN" w:date="2026-10-07T18:46:00Z" w16du:dateUtc="2026-10-07T13:46:00Z"/>
          <w:rFonts w:ascii="Times New Roman" w:eastAsia="Times New Roman" w:hAnsi="Times New Roman" w:cs="Times New Roman"/>
          <w:sz w:val="24"/>
          <w:szCs w:val="24"/>
          <w:u w:val="single"/>
          <w:rPrChange w:id="918" w:author="SHAHZAIB KHAN" w:date="2026-10-07T19:14:00Z" w16du:dateUtc="2026-10-07T14:14:00Z">
            <w:rPr>
              <w:del w:id="919" w:author="SHAHZAIB KHAN" w:date="2026-10-07T18:46:00Z" w16du:dateUtc="2026-10-07T13:46:00Z"/>
              <w:rFonts w:ascii="Times New Roman" w:eastAsia="Times New Roman" w:hAnsi="Times New Roman" w:cs="Times New Roman"/>
              <w:sz w:val="24"/>
              <w:szCs w:val="24"/>
            </w:rPr>
          </w:rPrChange>
        </w:rPr>
      </w:pPr>
      <w:del w:id="920" w:author="SHAHZAIB KHAN" w:date="2026-10-07T18:46:00Z" w16du:dateUtc="2026-10-07T13:46:00Z">
        <w:r w:rsidRPr="00BF2BCA" w:rsidDel="002E30B8">
          <w:rPr>
            <w:rFonts w:ascii="Times New Roman" w:eastAsia="Times New Roman" w:hAnsi="Times New Roman" w:cs="Times New Roman"/>
            <w:sz w:val="24"/>
            <w:szCs w:val="24"/>
            <w:u w:val="single"/>
            <w:rPrChange w:id="921" w:author="SHAHZAIB KHAN" w:date="2026-10-07T19:14:00Z" w16du:dateUtc="2026-10-07T14:14:00Z">
              <w:rPr>
                <w:rFonts w:ascii="Times New Roman" w:eastAsia="Times New Roman" w:hAnsi="Times New Roman" w:cs="Times New Roman"/>
                <w:sz w:val="24"/>
                <w:szCs w:val="24"/>
              </w:rPr>
            </w:rPrChange>
          </w:rPr>
          <w:delText>Project Management system is a web-based project management system dedicated to enhancing the project lifecycle for final semester students within the Department of Computer Science. The system aims to streamline the registration of projects, enable effective communication between students and supervisors, and support the upload of multiple versions of work products along with supervisor feedback.</w:delText>
        </w:r>
      </w:del>
    </w:p>
    <w:p w14:paraId="3A761FBB" w14:textId="77777777" w:rsidR="002E30B8" w:rsidRPr="00BF2BCA" w:rsidRDefault="002E30B8" w:rsidP="002E30B8">
      <w:pPr>
        <w:spacing w:before="100" w:beforeAutospacing="1" w:after="100" w:afterAutospacing="1" w:line="240" w:lineRule="auto"/>
        <w:ind w:left="360"/>
        <w:rPr>
          <w:ins w:id="922" w:author="SHAHZAIB KHAN" w:date="2026-10-07T18:46:00Z" w16du:dateUtc="2026-10-07T13:46:00Z"/>
          <w:rFonts w:ascii="Times New Roman" w:eastAsia="Times New Roman" w:hAnsi="Times New Roman" w:cs="Times New Roman"/>
          <w:sz w:val="24"/>
          <w:szCs w:val="24"/>
          <w:u w:val="single"/>
          <w:rPrChange w:id="923" w:author="SHAHZAIB KHAN" w:date="2026-10-07T19:14:00Z" w16du:dateUtc="2026-10-07T14:14:00Z">
            <w:rPr>
              <w:ins w:id="924" w:author="SHAHZAIB KHAN" w:date="2026-10-07T18:46:00Z" w16du:dateUtc="2026-10-07T13:46:00Z"/>
              <w:rFonts w:ascii="Times New Roman" w:eastAsia="Times New Roman" w:hAnsi="Times New Roman" w:cs="Times New Roman"/>
              <w:sz w:val="24"/>
              <w:szCs w:val="24"/>
            </w:rPr>
          </w:rPrChange>
        </w:rPr>
      </w:pPr>
    </w:p>
    <w:p w14:paraId="3912B57E" w14:textId="0580D4F3" w:rsidR="002E30B8" w:rsidRPr="00BF2BCA" w:rsidRDefault="002E30B8" w:rsidP="002E30B8">
      <w:pPr>
        <w:spacing w:before="100" w:beforeAutospacing="1" w:after="100" w:afterAutospacing="1" w:line="240" w:lineRule="auto"/>
        <w:ind w:left="360"/>
        <w:rPr>
          <w:ins w:id="925" w:author="SHAHZAIB KHAN" w:date="2026-10-07T18:46:00Z"/>
          <w:rFonts w:ascii="Times New Roman" w:eastAsia="Times New Roman" w:hAnsi="Times New Roman" w:cs="Times New Roman"/>
          <w:sz w:val="24"/>
          <w:szCs w:val="24"/>
          <w:u w:val="single"/>
          <w:rPrChange w:id="926" w:author="SHAHZAIB KHAN" w:date="2026-10-07T19:14:00Z" w16du:dateUtc="2026-10-07T14:14:00Z">
            <w:rPr>
              <w:ins w:id="927" w:author="SHAHZAIB KHAN" w:date="2026-10-07T18:46:00Z"/>
              <w:rFonts w:ascii="Times New Roman" w:eastAsia="Times New Roman" w:hAnsi="Times New Roman" w:cs="Times New Roman"/>
              <w:sz w:val="24"/>
              <w:szCs w:val="24"/>
            </w:rPr>
          </w:rPrChange>
        </w:rPr>
      </w:pPr>
      <w:ins w:id="928" w:author="SHAHZAIB KHAN" w:date="2026-10-07T18:46:00Z">
        <w:r w:rsidRPr="00BF2BCA">
          <w:rPr>
            <w:rFonts w:ascii="Times New Roman" w:eastAsia="Times New Roman" w:hAnsi="Times New Roman" w:cs="Times New Roman"/>
            <w:sz w:val="24"/>
            <w:szCs w:val="24"/>
            <w:u w:val="single"/>
            <w:rPrChange w:id="929" w:author="SHAHZAIB KHAN" w:date="2026-10-07T19:14:00Z" w16du:dateUtc="2026-10-07T14:14:00Z">
              <w:rPr>
                <w:rFonts w:ascii="Times New Roman" w:eastAsia="Times New Roman" w:hAnsi="Times New Roman" w:cs="Times New Roman"/>
                <w:sz w:val="24"/>
                <w:szCs w:val="24"/>
              </w:rPr>
            </w:rPrChange>
          </w:rPr>
          <w:t xml:space="preserve">The Bakery online Ordering system will Cover the following </w:t>
        </w:r>
        <w:proofErr w:type="gramStart"/>
        <w:r w:rsidRPr="00BF2BCA">
          <w:rPr>
            <w:rFonts w:ascii="Times New Roman" w:eastAsia="Times New Roman" w:hAnsi="Times New Roman" w:cs="Times New Roman"/>
            <w:sz w:val="24"/>
            <w:szCs w:val="24"/>
            <w:u w:val="single"/>
            <w:rPrChange w:id="930" w:author="SHAHZAIB KHAN" w:date="2026-10-07T19:14:00Z" w16du:dateUtc="2026-10-07T14:14:00Z">
              <w:rPr>
                <w:rFonts w:ascii="Times New Roman" w:eastAsia="Times New Roman" w:hAnsi="Times New Roman" w:cs="Times New Roman"/>
                <w:sz w:val="24"/>
                <w:szCs w:val="24"/>
              </w:rPr>
            </w:rPrChange>
          </w:rPr>
          <w:t>parts :</w:t>
        </w:r>
        <w:proofErr w:type="gramEnd"/>
      </w:ins>
    </w:p>
    <w:p w14:paraId="1DC974E6" w14:textId="77777777" w:rsidR="002E30B8" w:rsidRPr="00BF2BCA" w:rsidRDefault="002E30B8" w:rsidP="002E30B8">
      <w:pPr>
        <w:numPr>
          <w:ilvl w:val="0"/>
          <w:numId w:val="39"/>
        </w:numPr>
        <w:spacing w:before="100" w:beforeAutospacing="1" w:after="100" w:afterAutospacing="1" w:line="240" w:lineRule="auto"/>
        <w:rPr>
          <w:ins w:id="931" w:author="SHAHZAIB KHAN" w:date="2026-10-07T18:46:00Z"/>
          <w:rFonts w:ascii="Times New Roman" w:eastAsia="Times New Roman" w:hAnsi="Times New Roman" w:cs="Times New Roman"/>
          <w:sz w:val="24"/>
          <w:szCs w:val="24"/>
          <w:u w:val="single"/>
          <w:rPrChange w:id="932" w:author="SHAHZAIB KHAN" w:date="2026-10-07T19:14:00Z" w16du:dateUtc="2026-10-07T14:14:00Z">
            <w:rPr>
              <w:ins w:id="933" w:author="SHAHZAIB KHAN" w:date="2026-10-07T18:46:00Z"/>
              <w:rFonts w:ascii="Times New Roman" w:eastAsia="Times New Roman" w:hAnsi="Times New Roman" w:cs="Times New Roman"/>
              <w:sz w:val="24"/>
              <w:szCs w:val="24"/>
            </w:rPr>
          </w:rPrChange>
        </w:rPr>
      </w:pPr>
      <w:ins w:id="934" w:author="SHAHZAIB KHAN" w:date="2026-10-07T18:46:00Z">
        <w:r w:rsidRPr="00BF2BCA">
          <w:rPr>
            <w:rFonts w:ascii="Times New Roman" w:eastAsia="Times New Roman" w:hAnsi="Times New Roman" w:cs="Times New Roman"/>
            <w:sz w:val="24"/>
            <w:szCs w:val="24"/>
            <w:u w:val="single"/>
            <w:rPrChange w:id="935" w:author="SHAHZAIB KHAN" w:date="2026-10-07T19:14:00Z" w16du:dateUtc="2026-10-07T14:14:00Z">
              <w:rPr>
                <w:rFonts w:ascii="Times New Roman" w:eastAsia="Times New Roman" w:hAnsi="Times New Roman" w:cs="Times New Roman"/>
                <w:sz w:val="24"/>
                <w:szCs w:val="24"/>
              </w:rPr>
            </w:rPrChange>
          </w:rPr>
          <w:t xml:space="preserve">Record and manage delivery details (e.g.: delivery </w:t>
        </w:r>
        <w:proofErr w:type="gramStart"/>
        <w:r w:rsidRPr="00BF2BCA">
          <w:rPr>
            <w:rFonts w:ascii="Times New Roman" w:eastAsia="Times New Roman" w:hAnsi="Times New Roman" w:cs="Times New Roman"/>
            <w:sz w:val="24"/>
            <w:szCs w:val="24"/>
            <w:u w:val="single"/>
            <w:rPrChange w:id="936" w:author="SHAHZAIB KHAN" w:date="2026-10-07T19:14:00Z" w16du:dateUtc="2026-10-07T14:14:00Z">
              <w:rPr>
                <w:rFonts w:ascii="Times New Roman" w:eastAsia="Times New Roman" w:hAnsi="Times New Roman" w:cs="Times New Roman"/>
                <w:sz w:val="24"/>
                <w:szCs w:val="24"/>
              </w:rPr>
            </w:rPrChange>
          </w:rPr>
          <w:t>number ,</w:t>
        </w:r>
        <w:proofErr w:type="gramEnd"/>
        <w:r w:rsidRPr="00BF2BCA">
          <w:rPr>
            <w:rFonts w:ascii="Times New Roman" w:eastAsia="Times New Roman" w:hAnsi="Times New Roman" w:cs="Times New Roman"/>
            <w:sz w:val="24"/>
            <w:szCs w:val="24"/>
            <w:u w:val="single"/>
            <w:rPrChange w:id="937" w:author="SHAHZAIB KHAN" w:date="2026-10-07T19:14:00Z" w16du:dateUtc="2026-10-07T14:14:00Z">
              <w:rPr>
                <w:rFonts w:ascii="Times New Roman" w:eastAsia="Times New Roman" w:hAnsi="Times New Roman" w:cs="Times New Roman"/>
                <w:sz w:val="24"/>
                <w:szCs w:val="24"/>
              </w:rPr>
            </w:rPrChange>
          </w:rPr>
          <w:t xml:space="preserve"> counts, order items, salesperson </w:t>
        </w:r>
        <w:proofErr w:type="gramStart"/>
        <w:r w:rsidRPr="00BF2BCA">
          <w:rPr>
            <w:rFonts w:ascii="Times New Roman" w:eastAsia="Times New Roman" w:hAnsi="Times New Roman" w:cs="Times New Roman"/>
            <w:sz w:val="24"/>
            <w:szCs w:val="24"/>
            <w:u w:val="single"/>
            <w:rPrChange w:id="938" w:author="SHAHZAIB KHAN" w:date="2026-10-07T19:14:00Z" w16du:dateUtc="2026-10-07T14:14:00Z">
              <w:rPr>
                <w:rFonts w:ascii="Times New Roman" w:eastAsia="Times New Roman" w:hAnsi="Times New Roman" w:cs="Times New Roman"/>
                <w:sz w:val="24"/>
                <w:szCs w:val="24"/>
              </w:rPr>
            </w:rPrChange>
          </w:rPr>
          <w:t>information ,</w:t>
        </w:r>
        <w:proofErr w:type="gramEnd"/>
        <w:r w:rsidRPr="00BF2BCA">
          <w:rPr>
            <w:rFonts w:ascii="Times New Roman" w:eastAsia="Times New Roman" w:hAnsi="Times New Roman" w:cs="Times New Roman"/>
            <w:sz w:val="24"/>
            <w:szCs w:val="24"/>
            <w:u w:val="single"/>
            <w:rPrChange w:id="939" w:author="SHAHZAIB KHAN" w:date="2026-10-07T19:14:00Z" w16du:dateUtc="2026-10-07T14:14:00Z">
              <w:rPr>
                <w:rFonts w:ascii="Times New Roman" w:eastAsia="Times New Roman" w:hAnsi="Times New Roman" w:cs="Times New Roman"/>
                <w:sz w:val="24"/>
                <w:szCs w:val="24"/>
              </w:rPr>
            </w:rPrChange>
          </w:rPr>
          <w:t xml:space="preserve"> </w:t>
        </w:r>
        <w:proofErr w:type="gramStart"/>
        <w:r w:rsidRPr="00BF2BCA">
          <w:rPr>
            <w:rFonts w:ascii="Times New Roman" w:eastAsia="Times New Roman" w:hAnsi="Times New Roman" w:cs="Times New Roman"/>
            <w:sz w:val="24"/>
            <w:szCs w:val="24"/>
            <w:u w:val="single"/>
            <w:rPrChange w:id="940" w:author="SHAHZAIB KHAN" w:date="2026-10-07T19:14:00Z" w16du:dateUtc="2026-10-07T14:14:00Z">
              <w:rPr>
                <w:rFonts w:ascii="Times New Roman" w:eastAsia="Times New Roman" w:hAnsi="Times New Roman" w:cs="Times New Roman"/>
                <w:sz w:val="24"/>
                <w:szCs w:val="24"/>
              </w:rPr>
            </w:rPrChange>
          </w:rPr>
          <w:t>deadline )</w:t>
        </w:r>
        <w:proofErr w:type="gramEnd"/>
        <w:r w:rsidRPr="00BF2BCA">
          <w:rPr>
            <w:rFonts w:ascii="Times New Roman" w:eastAsia="Times New Roman" w:hAnsi="Times New Roman" w:cs="Times New Roman"/>
            <w:sz w:val="24"/>
            <w:szCs w:val="24"/>
            <w:u w:val="single"/>
            <w:rPrChange w:id="941" w:author="SHAHZAIB KHAN" w:date="2026-10-07T19:14:00Z" w16du:dateUtc="2026-10-07T14:14:00Z">
              <w:rPr>
                <w:rFonts w:ascii="Times New Roman" w:eastAsia="Times New Roman" w:hAnsi="Times New Roman" w:cs="Times New Roman"/>
                <w:sz w:val="24"/>
                <w:szCs w:val="24"/>
              </w:rPr>
            </w:rPrChange>
          </w:rPr>
          <w:t>.</w:t>
        </w:r>
      </w:ins>
    </w:p>
    <w:p w14:paraId="54965207" w14:textId="77777777" w:rsidR="002E30B8" w:rsidRPr="00BF2BCA" w:rsidRDefault="002E30B8" w:rsidP="002E30B8">
      <w:pPr>
        <w:numPr>
          <w:ilvl w:val="0"/>
          <w:numId w:val="39"/>
        </w:numPr>
        <w:spacing w:before="100" w:beforeAutospacing="1" w:after="100" w:afterAutospacing="1" w:line="240" w:lineRule="auto"/>
        <w:rPr>
          <w:ins w:id="942" w:author="SHAHZAIB KHAN" w:date="2026-10-07T18:46:00Z"/>
          <w:rFonts w:ascii="Times New Roman" w:eastAsia="Times New Roman" w:hAnsi="Times New Roman" w:cs="Times New Roman"/>
          <w:sz w:val="24"/>
          <w:szCs w:val="24"/>
          <w:u w:val="single"/>
          <w:rPrChange w:id="943" w:author="SHAHZAIB KHAN" w:date="2026-10-07T19:14:00Z" w16du:dateUtc="2026-10-07T14:14:00Z">
            <w:rPr>
              <w:ins w:id="944" w:author="SHAHZAIB KHAN" w:date="2026-10-07T18:46:00Z"/>
              <w:rFonts w:ascii="Times New Roman" w:eastAsia="Times New Roman" w:hAnsi="Times New Roman" w:cs="Times New Roman"/>
              <w:sz w:val="24"/>
              <w:szCs w:val="24"/>
            </w:rPr>
          </w:rPrChange>
        </w:rPr>
      </w:pPr>
      <w:ins w:id="945" w:author="SHAHZAIB KHAN" w:date="2026-10-07T18:46:00Z">
        <w:r w:rsidRPr="00BF2BCA">
          <w:rPr>
            <w:rFonts w:ascii="Times New Roman" w:eastAsia="Times New Roman" w:hAnsi="Times New Roman" w:cs="Times New Roman"/>
            <w:sz w:val="24"/>
            <w:szCs w:val="24"/>
            <w:u w:val="single"/>
            <w:rPrChange w:id="946" w:author="SHAHZAIB KHAN" w:date="2026-10-07T19:14:00Z" w16du:dateUtc="2026-10-07T14:14:00Z">
              <w:rPr>
                <w:rFonts w:ascii="Times New Roman" w:eastAsia="Times New Roman" w:hAnsi="Times New Roman" w:cs="Times New Roman"/>
                <w:sz w:val="24"/>
                <w:szCs w:val="24"/>
              </w:rPr>
            </w:rPrChange>
          </w:rPr>
          <w:t>Managing the bakery categories and items.</w:t>
        </w:r>
      </w:ins>
    </w:p>
    <w:p w14:paraId="25D5B268" w14:textId="77777777" w:rsidR="002E30B8" w:rsidRPr="00BF2BCA" w:rsidRDefault="002E30B8" w:rsidP="002E30B8">
      <w:pPr>
        <w:numPr>
          <w:ilvl w:val="0"/>
          <w:numId w:val="39"/>
        </w:numPr>
        <w:spacing w:before="100" w:beforeAutospacing="1" w:after="100" w:afterAutospacing="1" w:line="240" w:lineRule="auto"/>
        <w:rPr>
          <w:ins w:id="947" w:author="SHAHZAIB KHAN" w:date="2026-10-07T18:46:00Z"/>
          <w:rFonts w:ascii="Times New Roman" w:eastAsia="Times New Roman" w:hAnsi="Times New Roman" w:cs="Times New Roman"/>
          <w:sz w:val="24"/>
          <w:szCs w:val="24"/>
          <w:u w:val="single"/>
          <w:rPrChange w:id="948" w:author="SHAHZAIB KHAN" w:date="2026-10-07T19:14:00Z" w16du:dateUtc="2026-10-07T14:14:00Z">
            <w:rPr>
              <w:ins w:id="949" w:author="SHAHZAIB KHAN" w:date="2026-10-07T18:46:00Z"/>
              <w:rFonts w:ascii="Times New Roman" w:eastAsia="Times New Roman" w:hAnsi="Times New Roman" w:cs="Times New Roman"/>
              <w:sz w:val="24"/>
              <w:szCs w:val="24"/>
            </w:rPr>
          </w:rPrChange>
        </w:rPr>
      </w:pPr>
      <w:ins w:id="950" w:author="SHAHZAIB KHAN" w:date="2026-10-07T18:46:00Z">
        <w:r w:rsidRPr="00BF2BCA">
          <w:rPr>
            <w:rFonts w:ascii="Times New Roman" w:eastAsia="Times New Roman" w:hAnsi="Times New Roman" w:cs="Times New Roman"/>
            <w:sz w:val="24"/>
            <w:szCs w:val="24"/>
            <w:u w:val="single"/>
            <w:rPrChange w:id="951" w:author="SHAHZAIB KHAN" w:date="2026-10-07T19:14:00Z" w16du:dateUtc="2026-10-07T14:14:00Z">
              <w:rPr>
                <w:rFonts w:ascii="Times New Roman" w:eastAsia="Times New Roman" w:hAnsi="Times New Roman" w:cs="Times New Roman"/>
                <w:sz w:val="24"/>
                <w:szCs w:val="24"/>
              </w:rPr>
            </w:rPrChange>
          </w:rPr>
          <w:t>Allowing the customer to select the items from the item list and location /area.</w:t>
        </w:r>
      </w:ins>
    </w:p>
    <w:p w14:paraId="122A0DC9" w14:textId="77777777" w:rsidR="002E30B8" w:rsidRPr="00BF2BCA" w:rsidRDefault="002E30B8" w:rsidP="002E30B8">
      <w:pPr>
        <w:numPr>
          <w:ilvl w:val="0"/>
          <w:numId w:val="39"/>
        </w:numPr>
        <w:spacing w:before="100" w:beforeAutospacing="1" w:after="100" w:afterAutospacing="1" w:line="240" w:lineRule="auto"/>
        <w:rPr>
          <w:ins w:id="952" w:author="SHAHZAIB KHAN" w:date="2026-10-07T18:46:00Z"/>
          <w:rFonts w:ascii="Times New Roman" w:eastAsia="Times New Roman" w:hAnsi="Times New Roman" w:cs="Times New Roman"/>
          <w:sz w:val="24"/>
          <w:szCs w:val="24"/>
          <w:u w:val="single"/>
          <w:rPrChange w:id="953" w:author="SHAHZAIB KHAN" w:date="2026-10-07T19:14:00Z" w16du:dateUtc="2026-10-07T14:14:00Z">
            <w:rPr>
              <w:ins w:id="954" w:author="SHAHZAIB KHAN" w:date="2026-10-07T18:46:00Z"/>
              <w:rFonts w:ascii="Times New Roman" w:eastAsia="Times New Roman" w:hAnsi="Times New Roman" w:cs="Times New Roman"/>
              <w:sz w:val="24"/>
              <w:szCs w:val="24"/>
            </w:rPr>
          </w:rPrChange>
        </w:rPr>
      </w:pPr>
      <w:proofErr w:type="gramStart"/>
      <w:ins w:id="955" w:author="SHAHZAIB KHAN" w:date="2026-10-07T18:46:00Z">
        <w:r w:rsidRPr="00BF2BCA">
          <w:rPr>
            <w:rFonts w:ascii="Times New Roman" w:eastAsia="Times New Roman" w:hAnsi="Times New Roman" w:cs="Times New Roman"/>
            <w:sz w:val="24"/>
            <w:szCs w:val="24"/>
            <w:u w:val="single"/>
            <w:rPrChange w:id="956" w:author="SHAHZAIB KHAN" w:date="2026-10-07T19:14:00Z" w16du:dateUtc="2026-10-07T14:14:00Z">
              <w:rPr>
                <w:rFonts w:ascii="Times New Roman" w:eastAsia="Times New Roman" w:hAnsi="Times New Roman" w:cs="Times New Roman"/>
                <w:sz w:val="24"/>
                <w:szCs w:val="24"/>
              </w:rPr>
            </w:rPrChange>
          </w:rPr>
          <w:t>Creating ,</w:t>
        </w:r>
        <w:proofErr w:type="gramEnd"/>
        <w:r w:rsidRPr="00BF2BCA">
          <w:rPr>
            <w:rFonts w:ascii="Times New Roman" w:eastAsia="Times New Roman" w:hAnsi="Times New Roman" w:cs="Times New Roman"/>
            <w:sz w:val="24"/>
            <w:szCs w:val="24"/>
            <w:u w:val="single"/>
            <w:rPrChange w:id="957" w:author="SHAHZAIB KHAN" w:date="2026-10-07T19:14:00Z" w16du:dateUtc="2026-10-07T14:14:00Z">
              <w:rPr>
                <w:rFonts w:ascii="Times New Roman" w:eastAsia="Times New Roman" w:hAnsi="Times New Roman" w:cs="Times New Roman"/>
                <w:sz w:val="24"/>
                <w:szCs w:val="24"/>
              </w:rPr>
            </w:rPrChange>
          </w:rPr>
          <w:t xml:space="preserve"> managing the orders and calculating the </w:t>
        </w:r>
        <w:proofErr w:type="gramStart"/>
        <w:r w:rsidRPr="00BF2BCA">
          <w:rPr>
            <w:rFonts w:ascii="Times New Roman" w:eastAsia="Times New Roman" w:hAnsi="Times New Roman" w:cs="Times New Roman"/>
            <w:sz w:val="24"/>
            <w:szCs w:val="24"/>
            <w:u w:val="single"/>
            <w:rPrChange w:id="958" w:author="SHAHZAIB KHAN" w:date="2026-10-07T19:14:00Z" w16du:dateUtc="2026-10-07T14:14:00Z">
              <w:rPr>
                <w:rFonts w:ascii="Times New Roman" w:eastAsia="Times New Roman" w:hAnsi="Times New Roman" w:cs="Times New Roman"/>
                <w:sz w:val="24"/>
                <w:szCs w:val="24"/>
              </w:rPr>
            </w:rPrChange>
          </w:rPr>
          <w:t>price  of</w:t>
        </w:r>
        <w:proofErr w:type="gramEnd"/>
        <w:r w:rsidRPr="00BF2BCA">
          <w:rPr>
            <w:rFonts w:ascii="Times New Roman" w:eastAsia="Times New Roman" w:hAnsi="Times New Roman" w:cs="Times New Roman"/>
            <w:sz w:val="24"/>
            <w:szCs w:val="24"/>
            <w:u w:val="single"/>
            <w:rPrChange w:id="959" w:author="SHAHZAIB KHAN" w:date="2026-10-07T19:14:00Z" w16du:dateUtc="2026-10-07T14:14:00Z">
              <w:rPr>
                <w:rFonts w:ascii="Times New Roman" w:eastAsia="Times New Roman" w:hAnsi="Times New Roman" w:cs="Times New Roman"/>
                <w:sz w:val="24"/>
                <w:szCs w:val="24"/>
              </w:rPr>
            </w:rPrChange>
          </w:rPr>
          <w:t xml:space="preserve"> customer orders.</w:t>
        </w:r>
      </w:ins>
    </w:p>
    <w:p w14:paraId="725F8EDD" w14:textId="77777777" w:rsidR="002E30B8" w:rsidRPr="00BF2BCA" w:rsidRDefault="002E30B8" w:rsidP="002E30B8">
      <w:pPr>
        <w:numPr>
          <w:ilvl w:val="0"/>
          <w:numId w:val="39"/>
        </w:numPr>
        <w:spacing w:before="100" w:beforeAutospacing="1" w:after="100" w:afterAutospacing="1" w:line="240" w:lineRule="auto"/>
        <w:rPr>
          <w:ins w:id="960" w:author="SHAHZAIB KHAN" w:date="2026-10-07T18:46:00Z"/>
          <w:rFonts w:ascii="Times New Roman" w:eastAsia="Times New Roman" w:hAnsi="Times New Roman" w:cs="Times New Roman"/>
          <w:sz w:val="24"/>
          <w:szCs w:val="24"/>
          <w:u w:val="single"/>
          <w:rPrChange w:id="961" w:author="SHAHZAIB KHAN" w:date="2026-10-07T19:14:00Z" w16du:dateUtc="2026-10-07T14:14:00Z">
            <w:rPr>
              <w:ins w:id="962" w:author="SHAHZAIB KHAN" w:date="2026-10-07T18:46:00Z"/>
              <w:rFonts w:ascii="Times New Roman" w:eastAsia="Times New Roman" w:hAnsi="Times New Roman" w:cs="Times New Roman"/>
              <w:sz w:val="24"/>
              <w:szCs w:val="24"/>
            </w:rPr>
          </w:rPrChange>
        </w:rPr>
      </w:pPr>
      <w:ins w:id="963" w:author="SHAHZAIB KHAN" w:date="2026-10-07T18:46:00Z">
        <w:r w:rsidRPr="00BF2BCA">
          <w:rPr>
            <w:rFonts w:ascii="Times New Roman" w:eastAsia="Times New Roman" w:hAnsi="Times New Roman" w:cs="Times New Roman"/>
            <w:sz w:val="24"/>
            <w:szCs w:val="24"/>
            <w:u w:val="single"/>
            <w:rPrChange w:id="964" w:author="SHAHZAIB KHAN" w:date="2026-10-07T19:14:00Z" w16du:dateUtc="2026-10-07T14:14:00Z">
              <w:rPr>
                <w:rFonts w:ascii="Times New Roman" w:eastAsia="Times New Roman" w:hAnsi="Times New Roman" w:cs="Times New Roman"/>
                <w:sz w:val="24"/>
                <w:szCs w:val="24"/>
              </w:rPr>
            </w:rPrChange>
          </w:rPr>
          <w:t xml:space="preserve">The system is processing </w:t>
        </w:r>
        <w:proofErr w:type="gramStart"/>
        <w:r w:rsidRPr="00BF2BCA">
          <w:rPr>
            <w:rFonts w:ascii="Times New Roman" w:eastAsia="Times New Roman" w:hAnsi="Times New Roman" w:cs="Times New Roman"/>
            <w:sz w:val="24"/>
            <w:szCs w:val="24"/>
            <w:u w:val="single"/>
            <w:rPrChange w:id="965" w:author="SHAHZAIB KHAN" w:date="2026-10-07T19:14:00Z" w16du:dateUtc="2026-10-07T14:14:00Z">
              <w:rPr>
                <w:rFonts w:ascii="Times New Roman" w:eastAsia="Times New Roman" w:hAnsi="Times New Roman" w:cs="Times New Roman"/>
                <w:sz w:val="24"/>
                <w:szCs w:val="24"/>
              </w:rPr>
            </w:rPrChange>
          </w:rPr>
          <w:t>the online</w:t>
        </w:r>
        <w:proofErr w:type="gramEnd"/>
        <w:r w:rsidRPr="00BF2BCA">
          <w:rPr>
            <w:rFonts w:ascii="Times New Roman" w:eastAsia="Times New Roman" w:hAnsi="Times New Roman" w:cs="Times New Roman"/>
            <w:sz w:val="24"/>
            <w:szCs w:val="24"/>
            <w:u w:val="single"/>
            <w:rPrChange w:id="966" w:author="SHAHZAIB KHAN" w:date="2026-10-07T19:14:00Z" w16du:dateUtc="2026-10-07T14:14:00Z">
              <w:rPr>
                <w:rFonts w:ascii="Times New Roman" w:eastAsia="Times New Roman" w:hAnsi="Times New Roman" w:cs="Times New Roman"/>
                <w:sz w:val="24"/>
                <w:szCs w:val="24"/>
              </w:rPr>
            </w:rPrChange>
          </w:rPr>
          <w:t xml:space="preserve"> credit card </w:t>
        </w:r>
        <w:proofErr w:type="gramStart"/>
        <w:r w:rsidRPr="00BF2BCA">
          <w:rPr>
            <w:rFonts w:ascii="Times New Roman" w:eastAsia="Times New Roman" w:hAnsi="Times New Roman" w:cs="Times New Roman"/>
            <w:sz w:val="24"/>
            <w:szCs w:val="24"/>
            <w:u w:val="single"/>
            <w:rPrChange w:id="967" w:author="SHAHZAIB KHAN" w:date="2026-10-07T19:14:00Z" w16du:dateUtc="2026-10-07T14:14:00Z">
              <w:rPr>
                <w:rFonts w:ascii="Times New Roman" w:eastAsia="Times New Roman" w:hAnsi="Times New Roman" w:cs="Times New Roman"/>
                <w:sz w:val="24"/>
                <w:szCs w:val="24"/>
              </w:rPr>
            </w:rPrChange>
          </w:rPr>
          <w:t>payment .</w:t>
        </w:r>
        <w:proofErr w:type="gramEnd"/>
      </w:ins>
    </w:p>
    <w:p w14:paraId="56F8B2FD" w14:textId="77777777" w:rsidR="002E30B8" w:rsidRPr="00BF2BCA" w:rsidRDefault="002E30B8" w:rsidP="002E30B8">
      <w:pPr>
        <w:numPr>
          <w:ilvl w:val="0"/>
          <w:numId w:val="39"/>
        </w:numPr>
        <w:spacing w:before="100" w:beforeAutospacing="1" w:after="100" w:afterAutospacing="1" w:line="240" w:lineRule="auto"/>
        <w:rPr>
          <w:ins w:id="968" w:author="SHAHZAIB KHAN" w:date="2026-10-07T18:46:00Z"/>
          <w:rFonts w:ascii="Times New Roman" w:eastAsia="Times New Roman" w:hAnsi="Times New Roman" w:cs="Times New Roman"/>
          <w:sz w:val="24"/>
          <w:szCs w:val="24"/>
          <w:u w:val="single"/>
          <w:rPrChange w:id="969" w:author="SHAHZAIB KHAN" w:date="2026-10-07T19:14:00Z" w16du:dateUtc="2026-10-07T14:14:00Z">
            <w:rPr>
              <w:ins w:id="970" w:author="SHAHZAIB KHAN" w:date="2026-10-07T18:46:00Z"/>
              <w:rFonts w:ascii="Times New Roman" w:eastAsia="Times New Roman" w:hAnsi="Times New Roman" w:cs="Times New Roman"/>
              <w:sz w:val="24"/>
              <w:szCs w:val="24"/>
            </w:rPr>
          </w:rPrChange>
        </w:rPr>
      </w:pPr>
      <w:ins w:id="971" w:author="SHAHZAIB KHAN" w:date="2026-10-07T18:46:00Z">
        <w:r w:rsidRPr="00BF2BCA">
          <w:rPr>
            <w:rFonts w:ascii="Times New Roman" w:eastAsia="Times New Roman" w:hAnsi="Times New Roman" w:cs="Times New Roman"/>
            <w:sz w:val="24"/>
            <w:szCs w:val="24"/>
            <w:u w:val="single"/>
            <w:rPrChange w:id="972" w:author="SHAHZAIB KHAN" w:date="2026-10-07T19:14:00Z" w16du:dateUtc="2026-10-07T14:14:00Z">
              <w:rPr>
                <w:rFonts w:ascii="Times New Roman" w:eastAsia="Times New Roman" w:hAnsi="Times New Roman" w:cs="Times New Roman"/>
                <w:sz w:val="24"/>
                <w:szCs w:val="24"/>
              </w:rPr>
            </w:rPrChange>
          </w:rPr>
          <w:t xml:space="preserve">Maintaining records of customers, </w:t>
        </w:r>
        <w:proofErr w:type="gramStart"/>
        <w:r w:rsidRPr="00BF2BCA">
          <w:rPr>
            <w:rFonts w:ascii="Times New Roman" w:eastAsia="Times New Roman" w:hAnsi="Times New Roman" w:cs="Times New Roman"/>
            <w:sz w:val="24"/>
            <w:szCs w:val="24"/>
            <w:u w:val="single"/>
            <w:rPrChange w:id="973" w:author="SHAHZAIB KHAN" w:date="2026-10-07T19:14:00Z" w16du:dateUtc="2026-10-07T14:14:00Z">
              <w:rPr>
                <w:rFonts w:ascii="Times New Roman" w:eastAsia="Times New Roman" w:hAnsi="Times New Roman" w:cs="Times New Roman"/>
                <w:sz w:val="24"/>
                <w:szCs w:val="24"/>
              </w:rPr>
            </w:rPrChange>
          </w:rPr>
          <w:t>orders ,</w:t>
        </w:r>
        <w:proofErr w:type="gramEnd"/>
        <w:r w:rsidRPr="00BF2BCA">
          <w:rPr>
            <w:rFonts w:ascii="Times New Roman" w:eastAsia="Times New Roman" w:hAnsi="Times New Roman" w:cs="Times New Roman"/>
            <w:sz w:val="24"/>
            <w:szCs w:val="24"/>
            <w:u w:val="single"/>
            <w:rPrChange w:id="974" w:author="SHAHZAIB KHAN" w:date="2026-10-07T19:14:00Z" w16du:dateUtc="2026-10-07T14:14:00Z">
              <w:rPr>
                <w:rFonts w:ascii="Times New Roman" w:eastAsia="Times New Roman" w:hAnsi="Times New Roman" w:cs="Times New Roman"/>
                <w:sz w:val="24"/>
                <w:szCs w:val="24"/>
              </w:rPr>
            </w:rPrChange>
          </w:rPr>
          <w:t xml:space="preserve"> payments and deliveries.</w:t>
        </w:r>
      </w:ins>
    </w:p>
    <w:p w14:paraId="376764AD" w14:textId="77777777" w:rsidR="002E30B8" w:rsidRPr="00BF2BCA" w:rsidRDefault="002E30B8" w:rsidP="1A775A4C">
      <w:pPr>
        <w:spacing w:before="100" w:beforeAutospacing="1" w:after="100" w:afterAutospacing="1" w:line="240" w:lineRule="auto"/>
        <w:ind w:left="360"/>
        <w:rPr>
          <w:ins w:id="975" w:author="SHAHZAIB KHAN" w:date="2026-10-07T18:46:00Z" w16du:dateUtc="2026-10-07T13:46:00Z"/>
          <w:rFonts w:ascii="Times New Roman" w:eastAsia="Times New Roman" w:hAnsi="Times New Roman" w:cs="Times New Roman"/>
          <w:sz w:val="24"/>
          <w:szCs w:val="24"/>
          <w:u w:val="single"/>
          <w:rPrChange w:id="976" w:author="SHAHZAIB KHAN" w:date="2026-10-07T19:14:00Z" w16du:dateUtc="2026-10-07T14:14:00Z">
            <w:rPr>
              <w:ins w:id="977" w:author="SHAHZAIB KHAN" w:date="2026-10-07T18:46:00Z" w16du:dateUtc="2026-10-07T13:46:00Z"/>
              <w:rFonts w:ascii="Times New Roman" w:eastAsia="Times New Roman" w:hAnsi="Times New Roman" w:cs="Times New Roman"/>
              <w:sz w:val="24"/>
              <w:szCs w:val="24"/>
            </w:rPr>
          </w:rPrChange>
        </w:rPr>
      </w:pPr>
    </w:p>
    <w:p w14:paraId="16EC797E" w14:textId="5A0ACAD7" w:rsidR="00A408CF" w:rsidRPr="00BF2BCA" w:rsidRDefault="6579BE34" w:rsidP="1A775A4C">
      <w:pPr>
        <w:pStyle w:val="ListParagraph"/>
        <w:numPr>
          <w:ilvl w:val="0"/>
          <w:numId w:val="27"/>
        </w:numPr>
        <w:spacing w:before="100" w:beforeAutospacing="1" w:after="100" w:afterAutospacing="1" w:line="240" w:lineRule="auto"/>
        <w:outlineLvl w:val="2"/>
        <w:rPr>
          <w:rStyle w:val="Heading2Char"/>
          <w:u w:val="single"/>
          <w:rPrChange w:id="978" w:author="SHAHZAIB KHAN" w:date="2026-10-07T19:14:00Z" w16du:dateUtc="2026-10-07T14:14:00Z">
            <w:rPr>
              <w:rStyle w:val="Heading2Char"/>
            </w:rPr>
          </w:rPrChange>
        </w:rPr>
      </w:pPr>
      <w:bookmarkStart w:id="979" w:name="_Toc193890177"/>
      <w:r w:rsidRPr="00BF2BCA">
        <w:rPr>
          <w:rStyle w:val="Heading2Char"/>
          <w:u w:val="single"/>
          <w:rPrChange w:id="980" w:author="SHAHZAIB KHAN" w:date="2026-10-07T19:14:00Z" w16du:dateUtc="2026-10-07T14:14:00Z">
            <w:rPr>
              <w:rStyle w:val="Heading2Char"/>
            </w:rPr>
          </w:rPrChange>
        </w:rPr>
        <w:t>Project Name</w:t>
      </w:r>
      <w:bookmarkEnd w:id="979"/>
    </w:p>
    <w:p w14:paraId="08FD8322" w14:textId="63A53B92" w:rsidR="00A408CF" w:rsidRPr="00BF2BCA" w:rsidDel="00F47071" w:rsidRDefault="6579BE34" w:rsidP="1A775A4C">
      <w:pPr>
        <w:spacing w:before="100" w:beforeAutospacing="1" w:after="100" w:afterAutospacing="1" w:line="240" w:lineRule="auto"/>
        <w:ind w:left="1440"/>
        <w:rPr>
          <w:del w:id="981" w:author="SHAHZAIB KHAN" w:date="2026-10-07T18:38:00Z" w16du:dateUtc="2026-10-07T13:38:00Z"/>
          <w:rFonts w:ascii="Times New Roman" w:eastAsia="Times New Roman" w:hAnsi="Times New Roman" w:cs="Times New Roman"/>
          <w:b/>
          <w:bCs/>
          <w:sz w:val="24"/>
          <w:szCs w:val="24"/>
          <w:u w:val="single"/>
          <w:rPrChange w:id="982" w:author="SHAHZAIB KHAN" w:date="2026-10-07T19:14:00Z" w16du:dateUtc="2026-10-07T14:14:00Z">
            <w:rPr>
              <w:del w:id="983" w:author="SHAHZAIB KHAN" w:date="2026-10-07T18:38:00Z" w16du:dateUtc="2026-10-07T13:38:00Z"/>
              <w:rFonts w:ascii="Times New Roman" w:eastAsia="Times New Roman" w:hAnsi="Times New Roman" w:cs="Times New Roman"/>
              <w:b/>
              <w:bCs/>
              <w:sz w:val="24"/>
              <w:szCs w:val="24"/>
            </w:rPr>
          </w:rPrChange>
        </w:rPr>
      </w:pPr>
      <w:del w:id="984" w:author="SHAHZAIB KHAN" w:date="2026-10-07T18:38:00Z" w16du:dateUtc="2026-10-07T13:38:00Z">
        <w:r w:rsidRPr="00BF2BCA" w:rsidDel="00F47071">
          <w:rPr>
            <w:rFonts w:ascii="Times New Roman" w:eastAsia="Times New Roman" w:hAnsi="Times New Roman" w:cs="Times New Roman"/>
            <w:b/>
            <w:bCs/>
            <w:sz w:val="24"/>
            <w:szCs w:val="24"/>
            <w:u w:val="single"/>
            <w:rPrChange w:id="985" w:author="SHAHZAIB KHAN" w:date="2026-10-07T19:14:00Z" w16du:dateUtc="2026-10-07T14:14:00Z">
              <w:rPr>
                <w:rFonts w:ascii="Times New Roman" w:eastAsia="Times New Roman" w:hAnsi="Times New Roman" w:cs="Times New Roman"/>
                <w:b/>
                <w:bCs/>
                <w:sz w:val="24"/>
                <w:szCs w:val="24"/>
              </w:rPr>
            </w:rPrChange>
          </w:rPr>
          <w:delText>Project Management system</w:delText>
        </w:r>
      </w:del>
    </w:p>
    <w:p w14:paraId="7ED55701" w14:textId="632C9CD9" w:rsidR="00F47071" w:rsidRPr="00BF2BCA" w:rsidRDefault="00F47071" w:rsidP="1A775A4C">
      <w:pPr>
        <w:spacing w:before="100" w:beforeAutospacing="1" w:after="100" w:afterAutospacing="1" w:line="240" w:lineRule="auto"/>
        <w:ind w:left="1440"/>
        <w:rPr>
          <w:ins w:id="986" w:author="SHAHZAIB KHAN" w:date="2026-10-07T18:38:00Z" w16du:dateUtc="2026-10-07T13:38:00Z"/>
          <w:rFonts w:ascii="Times New Roman" w:eastAsia="Times New Roman" w:hAnsi="Times New Roman" w:cs="Times New Roman"/>
          <w:sz w:val="24"/>
          <w:szCs w:val="24"/>
          <w:u w:val="single"/>
          <w:rPrChange w:id="987" w:author="SHAHZAIB KHAN" w:date="2026-10-07T19:14:00Z" w16du:dateUtc="2026-10-07T14:14:00Z">
            <w:rPr>
              <w:ins w:id="988" w:author="SHAHZAIB KHAN" w:date="2026-10-07T18:38:00Z" w16du:dateUtc="2026-10-07T13:38:00Z"/>
              <w:rFonts w:ascii="Times New Roman" w:eastAsia="Times New Roman" w:hAnsi="Times New Roman" w:cs="Times New Roman"/>
              <w:sz w:val="24"/>
              <w:szCs w:val="24"/>
            </w:rPr>
          </w:rPrChange>
        </w:rPr>
      </w:pPr>
      <w:ins w:id="989" w:author="SHAHZAIB KHAN" w:date="2026-10-07T18:38:00Z" w16du:dateUtc="2026-10-07T13:38:00Z">
        <w:r w:rsidRPr="00BF2BCA">
          <w:rPr>
            <w:rFonts w:ascii="Times New Roman" w:eastAsia="Times New Roman" w:hAnsi="Times New Roman" w:cs="Times New Roman"/>
            <w:b/>
            <w:bCs/>
            <w:sz w:val="24"/>
            <w:szCs w:val="24"/>
            <w:u w:val="single"/>
            <w:rPrChange w:id="990" w:author="SHAHZAIB KHAN" w:date="2026-10-07T19:14:00Z" w16du:dateUtc="2026-10-07T14:14:00Z">
              <w:rPr>
                <w:rFonts w:ascii="Times New Roman" w:eastAsia="Times New Roman" w:hAnsi="Times New Roman" w:cs="Times New Roman"/>
                <w:b/>
                <w:bCs/>
                <w:sz w:val="24"/>
                <w:szCs w:val="24"/>
              </w:rPr>
            </w:rPrChange>
          </w:rPr>
          <w:t>Online Ba</w:t>
        </w:r>
      </w:ins>
      <w:ins w:id="991" w:author="SHAHZAIB KHAN" w:date="2026-10-07T18:39:00Z" w16du:dateUtc="2026-10-07T13:39:00Z">
        <w:r w:rsidRPr="00BF2BCA">
          <w:rPr>
            <w:rFonts w:ascii="Times New Roman" w:eastAsia="Times New Roman" w:hAnsi="Times New Roman" w:cs="Times New Roman"/>
            <w:b/>
            <w:bCs/>
            <w:sz w:val="24"/>
            <w:szCs w:val="24"/>
            <w:u w:val="single"/>
            <w:rPrChange w:id="992" w:author="SHAHZAIB KHAN" w:date="2026-10-07T19:14:00Z" w16du:dateUtc="2026-10-07T14:14:00Z">
              <w:rPr>
                <w:rFonts w:ascii="Times New Roman" w:eastAsia="Times New Roman" w:hAnsi="Times New Roman" w:cs="Times New Roman"/>
                <w:b/>
                <w:bCs/>
                <w:sz w:val="24"/>
                <w:szCs w:val="24"/>
              </w:rPr>
            </w:rPrChange>
          </w:rPr>
          <w:t>kery Ordering System</w:t>
        </w:r>
      </w:ins>
    </w:p>
    <w:p w14:paraId="009C7736" w14:textId="54EB3C9C" w:rsidR="00A408CF" w:rsidRPr="00713BE8" w:rsidRDefault="6579BE34" w:rsidP="1A775A4C">
      <w:pPr>
        <w:pStyle w:val="ListParagraph"/>
        <w:numPr>
          <w:ilvl w:val="0"/>
          <w:numId w:val="28"/>
        </w:numPr>
        <w:spacing w:before="100" w:beforeAutospacing="1" w:after="100" w:afterAutospacing="1" w:line="240" w:lineRule="auto"/>
        <w:outlineLvl w:val="2"/>
        <w:rPr>
          <w:rStyle w:val="Heading2Char"/>
          <w:b/>
          <w:bCs/>
          <w:sz w:val="24"/>
          <w:szCs w:val="24"/>
          <w:u w:val="single"/>
          <w:rPrChange w:id="993" w:author="SHAHZAIB KHAN" w:date="2026-10-07T22:07:00Z" w16du:dateUtc="2026-10-07T17:07:00Z">
            <w:rPr>
              <w:rStyle w:val="Heading2Char"/>
            </w:rPr>
          </w:rPrChange>
        </w:rPr>
      </w:pPr>
      <w:bookmarkStart w:id="994" w:name="_Toc193890178"/>
      <w:del w:id="995" w:author="SHAHZAIB KHAN" w:date="2026-10-07T18:38:00Z" w16du:dateUtc="2026-10-07T13:38:00Z">
        <w:r w:rsidRPr="00713BE8" w:rsidDel="00F47071">
          <w:rPr>
            <w:rFonts w:ascii="Times New Roman" w:eastAsia="Times New Roman" w:hAnsi="Times New Roman" w:cs="Times New Roman"/>
            <w:b/>
            <w:bCs/>
            <w:sz w:val="24"/>
            <w:szCs w:val="24"/>
            <w:u w:val="single"/>
            <w:rPrChange w:id="996" w:author="SHAHZAIB KHAN" w:date="2026-10-07T22:07:00Z" w16du:dateUtc="2026-10-07T17:07:00Z">
              <w:rPr>
                <w:rFonts w:ascii="Times New Roman" w:eastAsia="Times New Roman" w:hAnsi="Times New Roman" w:cs="Times New Roman"/>
                <w:b/>
                <w:bCs/>
                <w:color w:val="0F4761" w:themeColor="accent1" w:themeShade="BF"/>
                <w:sz w:val="27"/>
                <w:szCs w:val="27"/>
              </w:rPr>
            </w:rPrChange>
          </w:rPr>
          <w:delText xml:space="preserve"> </w:delText>
        </w:r>
      </w:del>
      <w:r w:rsidRPr="00713BE8">
        <w:rPr>
          <w:rStyle w:val="Heading2Char"/>
          <w:b/>
          <w:bCs/>
          <w:sz w:val="24"/>
          <w:szCs w:val="24"/>
          <w:u w:val="single"/>
          <w:rPrChange w:id="997" w:author="SHAHZAIB KHAN" w:date="2026-10-07T22:07:00Z" w16du:dateUtc="2026-10-07T17:07:00Z">
            <w:rPr>
              <w:rStyle w:val="Heading2Char"/>
            </w:rPr>
          </w:rPrChange>
        </w:rPr>
        <w:t>Main Functionality</w:t>
      </w:r>
      <w:bookmarkEnd w:id="994"/>
    </w:p>
    <w:p w14:paraId="0D960D84" w14:textId="6E711162" w:rsidR="00A408CF" w:rsidRPr="00C726F4" w:rsidDel="00F47071" w:rsidRDefault="6579BE34" w:rsidP="1A775A4C">
      <w:pPr>
        <w:numPr>
          <w:ilvl w:val="0"/>
          <w:numId w:val="3"/>
        </w:numPr>
        <w:spacing w:before="100" w:beforeAutospacing="1" w:after="100" w:afterAutospacing="1" w:line="240" w:lineRule="auto"/>
        <w:rPr>
          <w:del w:id="998" w:author="SHAHZAIB KHAN" w:date="2026-10-07T18:39:00Z" w16du:dateUtc="2026-10-07T13:39:00Z"/>
          <w:rFonts w:ascii="Times New Roman" w:eastAsia="Times New Roman" w:hAnsi="Times New Roman" w:cs="Times New Roman"/>
          <w:sz w:val="24"/>
          <w:szCs w:val="24"/>
          <w:u w:val="single"/>
          <w:rPrChange w:id="999" w:author="SHAHZAIB KHAN" w:date="2026-10-07T22:07:00Z" w16du:dateUtc="2026-10-07T17:07:00Z">
            <w:rPr>
              <w:del w:id="1000" w:author="SHAHZAIB KHAN" w:date="2026-10-07T18:39:00Z" w16du:dateUtc="2026-10-07T13:39:00Z"/>
              <w:rFonts w:ascii="Times New Roman" w:eastAsia="Times New Roman" w:hAnsi="Times New Roman" w:cs="Times New Roman"/>
              <w:sz w:val="24"/>
              <w:szCs w:val="24"/>
            </w:rPr>
          </w:rPrChange>
        </w:rPr>
      </w:pPr>
      <w:del w:id="1001" w:author="SHAHZAIB KHAN" w:date="2026-10-07T18:39:00Z" w16du:dateUtc="2026-10-07T13:39:00Z">
        <w:r w:rsidRPr="00C726F4" w:rsidDel="00F47071">
          <w:rPr>
            <w:rFonts w:ascii="Times New Roman" w:eastAsia="Times New Roman" w:hAnsi="Times New Roman" w:cs="Times New Roman"/>
            <w:b/>
            <w:bCs/>
            <w:sz w:val="24"/>
            <w:szCs w:val="24"/>
            <w:u w:val="single"/>
            <w:rPrChange w:id="1002" w:author="SHAHZAIB KHAN" w:date="2026-10-07T22:07:00Z" w16du:dateUtc="2026-10-07T17:07:00Z">
              <w:rPr>
                <w:rFonts w:ascii="Times New Roman" w:eastAsia="Times New Roman" w:hAnsi="Times New Roman" w:cs="Times New Roman"/>
                <w:b/>
                <w:bCs/>
                <w:sz w:val="24"/>
                <w:szCs w:val="24"/>
              </w:rPr>
            </w:rPrChange>
          </w:rPr>
          <w:delText>Communication between Student and Supervisor:</w:delText>
        </w:r>
        <w:r w:rsidR="00A408CF" w:rsidRPr="00C726F4" w:rsidDel="00F47071">
          <w:rPr>
            <w:sz w:val="24"/>
            <w:szCs w:val="24"/>
            <w:u w:val="single"/>
            <w:rPrChange w:id="1003" w:author="SHAHZAIB KHAN" w:date="2026-10-07T22:07:00Z" w16du:dateUtc="2026-10-07T17:07:00Z">
              <w:rPr/>
            </w:rPrChange>
          </w:rPr>
          <w:br/>
        </w:r>
        <w:r w:rsidRPr="00C726F4" w:rsidDel="00F47071">
          <w:rPr>
            <w:rFonts w:ascii="Times New Roman" w:eastAsia="Times New Roman" w:hAnsi="Times New Roman" w:cs="Times New Roman"/>
            <w:sz w:val="24"/>
            <w:szCs w:val="24"/>
            <w:u w:val="single"/>
            <w:rPrChange w:id="1004" w:author="SHAHZAIB KHAN" w:date="2026-10-07T22:07:00Z" w16du:dateUtc="2026-10-07T17:07:00Z">
              <w:rPr>
                <w:rFonts w:ascii="Times New Roman" w:eastAsia="Times New Roman" w:hAnsi="Times New Roman" w:cs="Times New Roman"/>
                <w:sz w:val="24"/>
                <w:szCs w:val="24"/>
              </w:rPr>
            </w:rPrChange>
          </w:rPr>
          <w:delText>Project Management system allows real-time messaging and notifications to ensure that students and supervisors can discuss project details, clarify doubts, and provide timely guidance.</w:delText>
        </w:r>
      </w:del>
    </w:p>
    <w:p w14:paraId="50912B96" w14:textId="5FF60A5D" w:rsidR="00A408CF" w:rsidRPr="00C726F4" w:rsidDel="00F47071" w:rsidRDefault="00A408CF" w:rsidP="00A408CF">
      <w:pPr>
        <w:numPr>
          <w:ilvl w:val="0"/>
          <w:numId w:val="3"/>
        </w:numPr>
        <w:spacing w:before="100" w:beforeAutospacing="1" w:after="100" w:afterAutospacing="1" w:line="240" w:lineRule="auto"/>
        <w:rPr>
          <w:del w:id="1005" w:author="SHAHZAIB KHAN" w:date="2026-10-07T18:39:00Z" w16du:dateUtc="2026-10-07T13:39:00Z"/>
          <w:rFonts w:ascii="Times New Roman" w:eastAsia="Times New Roman" w:hAnsi="Times New Roman" w:cs="Times New Roman"/>
          <w:sz w:val="24"/>
          <w:szCs w:val="24"/>
          <w:u w:val="single"/>
          <w:rPrChange w:id="1006" w:author="SHAHZAIB KHAN" w:date="2026-10-07T22:07:00Z" w16du:dateUtc="2026-10-07T17:07:00Z">
            <w:rPr>
              <w:del w:id="1007" w:author="SHAHZAIB KHAN" w:date="2026-10-07T18:39:00Z" w16du:dateUtc="2026-10-07T13:39:00Z"/>
              <w:rFonts w:ascii="Times New Roman" w:eastAsia="Times New Roman" w:hAnsi="Times New Roman" w:cs="Times New Roman"/>
              <w:sz w:val="24"/>
              <w:szCs w:val="24"/>
            </w:rPr>
          </w:rPrChange>
        </w:rPr>
      </w:pPr>
      <w:del w:id="1008" w:author="SHAHZAIB KHAN" w:date="2026-10-07T18:39:00Z" w16du:dateUtc="2026-10-07T13:39:00Z">
        <w:r w:rsidRPr="00C726F4" w:rsidDel="00F47071">
          <w:rPr>
            <w:rFonts w:ascii="Times New Roman" w:eastAsia="Times New Roman" w:hAnsi="Times New Roman" w:cs="Times New Roman"/>
            <w:b/>
            <w:bCs/>
            <w:sz w:val="24"/>
            <w:szCs w:val="24"/>
            <w:u w:val="single"/>
            <w:rPrChange w:id="1009" w:author="SHAHZAIB KHAN" w:date="2026-10-07T22:07:00Z" w16du:dateUtc="2026-10-07T17:07:00Z">
              <w:rPr>
                <w:rFonts w:ascii="Times New Roman" w:eastAsia="Times New Roman" w:hAnsi="Times New Roman" w:cs="Times New Roman"/>
                <w:b/>
                <w:bCs/>
                <w:sz w:val="24"/>
                <w:szCs w:val="24"/>
              </w:rPr>
            </w:rPrChange>
          </w:rPr>
          <w:delText>Project Registration and Management:</w:delText>
        </w:r>
        <w:r w:rsidRPr="00C726F4" w:rsidDel="00F47071">
          <w:rPr>
            <w:rFonts w:ascii="Times New Roman" w:eastAsia="Times New Roman" w:hAnsi="Times New Roman" w:cs="Times New Roman"/>
            <w:sz w:val="24"/>
            <w:szCs w:val="24"/>
            <w:u w:val="single"/>
            <w:rPrChange w:id="1010" w:author="SHAHZAIB KHAN" w:date="2026-10-07T22:07:00Z" w16du:dateUtc="2026-10-07T17:07:00Z">
              <w:rPr>
                <w:rFonts w:ascii="Times New Roman" w:eastAsia="Times New Roman" w:hAnsi="Times New Roman" w:cs="Times New Roman"/>
                <w:sz w:val="24"/>
                <w:szCs w:val="24"/>
              </w:rPr>
            </w:rPrChange>
          </w:rPr>
          <w:br/>
          <w:delText>Students can register their projects by submitting essential details, while supervisors can be assigned to oversee each project. The system will maintain a central repository of all project records for easy tracking and management.</w:delText>
        </w:r>
      </w:del>
    </w:p>
    <w:p w14:paraId="6C420C64" w14:textId="6EAAC25E" w:rsidR="00A408CF" w:rsidRPr="00C726F4" w:rsidDel="00F47071" w:rsidRDefault="00A408CF" w:rsidP="00A408CF">
      <w:pPr>
        <w:numPr>
          <w:ilvl w:val="0"/>
          <w:numId w:val="3"/>
        </w:numPr>
        <w:spacing w:before="100" w:beforeAutospacing="1" w:after="100" w:afterAutospacing="1" w:line="240" w:lineRule="auto"/>
        <w:rPr>
          <w:del w:id="1011" w:author="SHAHZAIB KHAN" w:date="2026-10-07T18:39:00Z" w16du:dateUtc="2026-10-07T13:39:00Z"/>
          <w:rFonts w:ascii="Times New Roman" w:eastAsia="Times New Roman" w:hAnsi="Times New Roman" w:cs="Times New Roman"/>
          <w:sz w:val="24"/>
          <w:szCs w:val="24"/>
          <w:u w:val="single"/>
          <w:rPrChange w:id="1012" w:author="SHAHZAIB KHAN" w:date="2026-10-07T22:07:00Z" w16du:dateUtc="2026-10-07T17:07:00Z">
            <w:rPr>
              <w:del w:id="1013" w:author="SHAHZAIB KHAN" w:date="2026-10-07T18:39:00Z" w16du:dateUtc="2026-10-07T13:39:00Z"/>
              <w:rFonts w:ascii="Times New Roman" w:eastAsia="Times New Roman" w:hAnsi="Times New Roman" w:cs="Times New Roman"/>
              <w:sz w:val="24"/>
              <w:szCs w:val="24"/>
            </w:rPr>
          </w:rPrChange>
        </w:rPr>
      </w:pPr>
      <w:del w:id="1014" w:author="SHAHZAIB KHAN" w:date="2026-10-07T18:39:00Z" w16du:dateUtc="2026-10-07T13:39:00Z">
        <w:r w:rsidRPr="00C726F4" w:rsidDel="00F47071">
          <w:rPr>
            <w:rFonts w:ascii="Times New Roman" w:eastAsia="Times New Roman" w:hAnsi="Times New Roman" w:cs="Times New Roman"/>
            <w:b/>
            <w:bCs/>
            <w:sz w:val="24"/>
            <w:szCs w:val="24"/>
            <w:u w:val="single"/>
            <w:rPrChange w:id="1015" w:author="SHAHZAIB KHAN" w:date="2026-10-07T22:07:00Z" w16du:dateUtc="2026-10-07T17:07:00Z">
              <w:rPr>
                <w:rFonts w:ascii="Times New Roman" w:eastAsia="Times New Roman" w:hAnsi="Times New Roman" w:cs="Times New Roman"/>
                <w:b/>
                <w:bCs/>
                <w:sz w:val="24"/>
                <w:szCs w:val="24"/>
              </w:rPr>
            </w:rPrChange>
          </w:rPr>
          <w:delText>Work Product Submission with Version Control:</w:delText>
        </w:r>
        <w:r w:rsidRPr="00C726F4" w:rsidDel="00F47071">
          <w:rPr>
            <w:rFonts w:ascii="Times New Roman" w:eastAsia="Times New Roman" w:hAnsi="Times New Roman" w:cs="Times New Roman"/>
            <w:sz w:val="24"/>
            <w:szCs w:val="24"/>
            <w:u w:val="single"/>
            <w:rPrChange w:id="1016" w:author="SHAHZAIB KHAN" w:date="2026-10-07T22:07:00Z" w16du:dateUtc="2026-10-07T17:07:00Z">
              <w:rPr>
                <w:rFonts w:ascii="Times New Roman" w:eastAsia="Times New Roman" w:hAnsi="Times New Roman" w:cs="Times New Roman"/>
                <w:sz w:val="24"/>
                <w:szCs w:val="24"/>
              </w:rPr>
            </w:rPrChange>
          </w:rPr>
          <w:br/>
          <w:delText>Students can upload work products, with support for multiple versions of a single submission. This feature enables supervisors to review progress over time, compare versions, and provide iterative feedback.</w:delText>
        </w:r>
      </w:del>
    </w:p>
    <w:p w14:paraId="3CE25A41" w14:textId="164F4AE4" w:rsidR="00A408CF" w:rsidRPr="00C726F4" w:rsidDel="00F47071" w:rsidRDefault="6579BE34" w:rsidP="1A775A4C">
      <w:pPr>
        <w:pStyle w:val="ListParagraph"/>
        <w:numPr>
          <w:ilvl w:val="0"/>
          <w:numId w:val="29"/>
        </w:numPr>
        <w:spacing w:before="100" w:beforeAutospacing="1" w:after="100" w:afterAutospacing="1" w:line="240" w:lineRule="auto"/>
        <w:outlineLvl w:val="2"/>
        <w:rPr>
          <w:del w:id="1017" w:author="SHAHZAIB KHAN" w:date="2026-10-07T18:39:00Z" w16du:dateUtc="2026-10-07T13:39:00Z"/>
          <w:sz w:val="24"/>
          <w:szCs w:val="24"/>
          <w:u w:val="single"/>
          <w:rPrChange w:id="1018" w:author="SHAHZAIB KHAN" w:date="2026-10-07T22:07:00Z" w16du:dateUtc="2026-10-07T17:07:00Z">
            <w:rPr>
              <w:del w:id="1019" w:author="SHAHZAIB KHAN" w:date="2026-10-07T18:39:00Z" w16du:dateUtc="2026-10-07T13:39:00Z"/>
            </w:rPr>
          </w:rPrChange>
        </w:rPr>
      </w:pPr>
      <w:bookmarkStart w:id="1020" w:name="_Toc193890179"/>
      <w:del w:id="1021" w:author="SHAHZAIB KHAN" w:date="2026-10-07T18:39:00Z" w16du:dateUtc="2026-10-07T13:39:00Z">
        <w:r w:rsidRPr="00C726F4" w:rsidDel="00F47071">
          <w:rPr>
            <w:rFonts w:ascii="Times New Roman" w:eastAsia="Times New Roman" w:hAnsi="Times New Roman" w:cs="Times New Roman"/>
            <w:b/>
            <w:bCs/>
            <w:sz w:val="24"/>
            <w:szCs w:val="24"/>
            <w:u w:val="single"/>
            <w:rPrChange w:id="1022" w:author="SHAHZAIB KHAN" w:date="2026-10-07T22:07:00Z" w16du:dateUtc="2026-10-07T17:07:00Z">
              <w:rPr>
                <w:rFonts w:ascii="Times New Roman" w:eastAsia="Times New Roman" w:hAnsi="Times New Roman" w:cs="Times New Roman"/>
                <w:b/>
                <w:bCs/>
                <w:sz w:val="27"/>
                <w:szCs w:val="27"/>
              </w:rPr>
            </w:rPrChange>
          </w:rPr>
          <w:lastRenderedPageBreak/>
          <w:delText xml:space="preserve"> </w:delText>
        </w:r>
        <w:bookmarkEnd w:id="1020"/>
      </w:del>
    </w:p>
    <w:p w14:paraId="52AD4841" w14:textId="3C94FE75" w:rsidR="00A408CF" w:rsidRPr="00C726F4" w:rsidDel="00F47071" w:rsidRDefault="00A408CF" w:rsidP="00A408CF">
      <w:pPr>
        <w:numPr>
          <w:ilvl w:val="0"/>
          <w:numId w:val="4"/>
        </w:numPr>
        <w:spacing w:before="100" w:beforeAutospacing="1" w:after="100" w:afterAutospacing="1" w:line="240" w:lineRule="auto"/>
        <w:rPr>
          <w:del w:id="1023" w:author="SHAHZAIB KHAN" w:date="2026-10-07T18:39:00Z" w16du:dateUtc="2026-10-07T13:39:00Z"/>
          <w:rFonts w:ascii="Times New Roman" w:eastAsia="Times New Roman" w:hAnsi="Times New Roman" w:cs="Times New Roman"/>
          <w:sz w:val="24"/>
          <w:szCs w:val="24"/>
          <w:u w:val="single"/>
          <w:rPrChange w:id="1024" w:author="SHAHZAIB KHAN" w:date="2026-10-07T22:07:00Z" w16du:dateUtc="2026-10-07T17:07:00Z">
            <w:rPr>
              <w:del w:id="1025" w:author="SHAHZAIB KHAN" w:date="2026-10-07T18:39:00Z" w16du:dateUtc="2026-10-07T13:39:00Z"/>
              <w:rFonts w:ascii="Times New Roman" w:eastAsia="Times New Roman" w:hAnsi="Times New Roman" w:cs="Times New Roman"/>
              <w:sz w:val="24"/>
              <w:szCs w:val="24"/>
            </w:rPr>
          </w:rPrChange>
        </w:rPr>
      </w:pPr>
      <w:del w:id="1026" w:author="SHAHZAIB KHAN" w:date="2026-10-07T18:39:00Z" w16du:dateUtc="2026-10-07T13:39:00Z">
        <w:r w:rsidRPr="00C726F4" w:rsidDel="00F47071">
          <w:rPr>
            <w:rFonts w:ascii="Times New Roman" w:eastAsia="Times New Roman" w:hAnsi="Times New Roman" w:cs="Times New Roman"/>
            <w:b/>
            <w:bCs/>
            <w:sz w:val="24"/>
            <w:szCs w:val="24"/>
            <w:u w:val="single"/>
            <w:rPrChange w:id="1027" w:author="SHAHZAIB KHAN" w:date="2026-10-07T22:07:00Z" w16du:dateUtc="2026-10-07T17:07:00Z">
              <w:rPr>
                <w:rFonts w:ascii="Times New Roman" w:eastAsia="Times New Roman" w:hAnsi="Times New Roman" w:cs="Times New Roman"/>
                <w:b/>
                <w:bCs/>
                <w:sz w:val="24"/>
                <w:szCs w:val="24"/>
              </w:rPr>
            </w:rPrChange>
          </w:rPr>
          <w:delText>Enhanced Communication:</w:delText>
        </w:r>
        <w:r w:rsidRPr="00C726F4" w:rsidDel="00F47071">
          <w:rPr>
            <w:rFonts w:ascii="Times New Roman" w:eastAsia="Times New Roman" w:hAnsi="Times New Roman" w:cs="Times New Roman"/>
            <w:sz w:val="24"/>
            <w:szCs w:val="24"/>
            <w:u w:val="single"/>
            <w:rPrChange w:id="1028" w:author="SHAHZAIB KHAN" w:date="2026-10-07T22:07:00Z" w16du:dateUtc="2026-10-07T17:07:00Z">
              <w:rPr>
                <w:rFonts w:ascii="Times New Roman" w:eastAsia="Times New Roman" w:hAnsi="Times New Roman" w:cs="Times New Roman"/>
                <w:sz w:val="24"/>
                <w:szCs w:val="24"/>
              </w:rPr>
            </w:rPrChange>
          </w:rPr>
          <w:br/>
          <w:delText>Facilitate clear and efficient communication between students and supervisors to support academic progress and project quality.</w:delText>
        </w:r>
      </w:del>
    </w:p>
    <w:p w14:paraId="5CB9BAE1" w14:textId="215AC136" w:rsidR="00A408CF" w:rsidRPr="00C726F4" w:rsidDel="00F47071" w:rsidRDefault="00A408CF" w:rsidP="00A408CF">
      <w:pPr>
        <w:numPr>
          <w:ilvl w:val="0"/>
          <w:numId w:val="4"/>
        </w:numPr>
        <w:spacing w:before="100" w:beforeAutospacing="1" w:after="100" w:afterAutospacing="1" w:line="240" w:lineRule="auto"/>
        <w:rPr>
          <w:del w:id="1029" w:author="SHAHZAIB KHAN" w:date="2026-10-07T18:39:00Z" w16du:dateUtc="2026-10-07T13:39:00Z"/>
          <w:rFonts w:ascii="Times New Roman" w:eastAsia="Times New Roman" w:hAnsi="Times New Roman" w:cs="Times New Roman"/>
          <w:sz w:val="24"/>
          <w:szCs w:val="24"/>
          <w:u w:val="single"/>
          <w:rPrChange w:id="1030" w:author="SHAHZAIB KHAN" w:date="2026-10-07T22:07:00Z" w16du:dateUtc="2026-10-07T17:07:00Z">
            <w:rPr>
              <w:del w:id="1031" w:author="SHAHZAIB KHAN" w:date="2026-10-07T18:39:00Z" w16du:dateUtc="2026-10-07T13:39:00Z"/>
              <w:rFonts w:ascii="Times New Roman" w:eastAsia="Times New Roman" w:hAnsi="Times New Roman" w:cs="Times New Roman"/>
              <w:sz w:val="24"/>
              <w:szCs w:val="24"/>
            </w:rPr>
          </w:rPrChange>
        </w:rPr>
      </w:pPr>
      <w:del w:id="1032" w:author="SHAHZAIB KHAN" w:date="2026-10-07T18:39:00Z" w16du:dateUtc="2026-10-07T13:39:00Z">
        <w:r w:rsidRPr="00C726F4" w:rsidDel="00F47071">
          <w:rPr>
            <w:rFonts w:ascii="Times New Roman" w:eastAsia="Times New Roman" w:hAnsi="Times New Roman" w:cs="Times New Roman"/>
            <w:b/>
            <w:bCs/>
            <w:sz w:val="24"/>
            <w:szCs w:val="24"/>
            <w:u w:val="single"/>
            <w:rPrChange w:id="1033" w:author="SHAHZAIB KHAN" w:date="2026-10-07T22:07:00Z" w16du:dateUtc="2026-10-07T17:07:00Z">
              <w:rPr>
                <w:rFonts w:ascii="Times New Roman" w:eastAsia="Times New Roman" w:hAnsi="Times New Roman" w:cs="Times New Roman"/>
                <w:b/>
                <w:bCs/>
                <w:sz w:val="24"/>
                <w:szCs w:val="24"/>
              </w:rPr>
            </w:rPrChange>
          </w:rPr>
          <w:delText>Streamlined Project Registration:</w:delText>
        </w:r>
        <w:r w:rsidRPr="00C726F4" w:rsidDel="00F47071">
          <w:rPr>
            <w:rFonts w:ascii="Times New Roman" w:eastAsia="Times New Roman" w:hAnsi="Times New Roman" w:cs="Times New Roman"/>
            <w:sz w:val="24"/>
            <w:szCs w:val="24"/>
            <w:u w:val="single"/>
            <w:rPrChange w:id="1034" w:author="SHAHZAIB KHAN" w:date="2026-10-07T22:07:00Z" w16du:dateUtc="2026-10-07T17:07:00Z">
              <w:rPr>
                <w:rFonts w:ascii="Times New Roman" w:eastAsia="Times New Roman" w:hAnsi="Times New Roman" w:cs="Times New Roman"/>
                <w:sz w:val="24"/>
                <w:szCs w:val="24"/>
              </w:rPr>
            </w:rPrChange>
          </w:rPr>
          <w:br/>
          <w:delText>Simplify the process of project registration and management, ensuring that each project is tracked from initiation through completion.</w:delText>
        </w:r>
      </w:del>
    </w:p>
    <w:p w14:paraId="5C433EB3" w14:textId="1C301125" w:rsidR="00A408CF" w:rsidRPr="00C726F4" w:rsidDel="00F47071" w:rsidRDefault="00A408CF" w:rsidP="00A408CF">
      <w:pPr>
        <w:numPr>
          <w:ilvl w:val="0"/>
          <w:numId w:val="4"/>
        </w:numPr>
        <w:spacing w:before="100" w:beforeAutospacing="1" w:after="100" w:afterAutospacing="1" w:line="240" w:lineRule="auto"/>
        <w:rPr>
          <w:del w:id="1035" w:author="SHAHZAIB KHAN" w:date="2026-10-07T18:39:00Z" w16du:dateUtc="2026-10-07T13:39:00Z"/>
          <w:rFonts w:ascii="Times New Roman" w:eastAsia="Times New Roman" w:hAnsi="Times New Roman" w:cs="Times New Roman"/>
          <w:sz w:val="24"/>
          <w:szCs w:val="24"/>
          <w:u w:val="single"/>
          <w:rPrChange w:id="1036" w:author="SHAHZAIB KHAN" w:date="2026-10-07T22:07:00Z" w16du:dateUtc="2026-10-07T17:07:00Z">
            <w:rPr>
              <w:del w:id="1037" w:author="SHAHZAIB KHAN" w:date="2026-10-07T18:39:00Z" w16du:dateUtc="2026-10-07T13:39:00Z"/>
              <w:rFonts w:ascii="Times New Roman" w:eastAsia="Times New Roman" w:hAnsi="Times New Roman" w:cs="Times New Roman"/>
              <w:sz w:val="24"/>
              <w:szCs w:val="24"/>
            </w:rPr>
          </w:rPrChange>
        </w:rPr>
      </w:pPr>
      <w:del w:id="1038" w:author="SHAHZAIB KHAN" w:date="2026-10-07T18:39:00Z" w16du:dateUtc="2026-10-07T13:39:00Z">
        <w:r w:rsidRPr="00C726F4" w:rsidDel="00F47071">
          <w:rPr>
            <w:rFonts w:ascii="Times New Roman" w:eastAsia="Times New Roman" w:hAnsi="Times New Roman" w:cs="Times New Roman"/>
            <w:b/>
            <w:bCs/>
            <w:sz w:val="24"/>
            <w:szCs w:val="24"/>
            <w:u w:val="single"/>
            <w:rPrChange w:id="1039" w:author="SHAHZAIB KHAN" w:date="2026-10-07T22:07:00Z" w16du:dateUtc="2026-10-07T17:07:00Z">
              <w:rPr>
                <w:rFonts w:ascii="Times New Roman" w:eastAsia="Times New Roman" w:hAnsi="Times New Roman" w:cs="Times New Roman"/>
                <w:b/>
                <w:bCs/>
                <w:sz w:val="24"/>
                <w:szCs w:val="24"/>
              </w:rPr>
            </w:rPrChange>
          </w:rPr>
          <w:delText>Robust Version Control:</w:delText>
        </w:r>
        <w:r w:rsidRPr="00C726F4" w:rsidDel="00F47071">
          <w:rPr>
            <w:rFonts w:ascii="Times New Roman" w:eastAsia="Times New Roman" w:hAnsi="Times New Roman" w:cs="Times New Roman"/>
            <w:sz w:val="24"/>
            <w:szCs w:val="24"/>
            <w:u w:val="single"/>
            <w:rPrChange w:id="1040" w:author="SHAHZAIB KHAN" w:date="2026-10-07T22:07:00Z" w16du:dateUtc="2026-10-07T17:07:00Z">
              <w:rPr>
                <w:rFonts w:ascii="Times New Roman" w:eastAsia="Times New Roman" w:hAnsi="Times New Roman" w:cs="Times New Roman"/>
                <w:sz w:val="24"/>
                <w:szCs w:val="24"/>
              </w:rPr>
            </w:rPrChange>
          </w:rPr>
          <w:br/>
          <w:delText>Enable students to submit multiple versions of work products, ensuring that supervisors can access and review historical data and progress updates.</w:delText>
        </w:r>
      </w:del>
    </w:p>
    <w:p w14:paraId="1AC947A0" w14:textId="20AE819E" w:rsidR="00A408CF" w:rsidRPr="00C726F4" w:rsidDel="00F47071" w:rsidRDefault="00A408CF" w:rsidP="00A408CF">
      <w:pPr>
        <w:numPr>
          <w:ilvl w:val="0"/>
          <w:numId w:val="4"/>
        </w:numPr>
        <w:spacing w:before="100" w:beforeAutospacing="1" w:after="100" w:afterAutospacing="1" w:line="240" w:lineRule="auto"/>
        <w:rPr>
          <w:del w:id="1041" w:author="SHAHZAIB KHAN" w:date="2026-10-07T18:39:00Z" w16du:dateUtc="2026-10-07T13:39:00Z"/>
          <w:rFonts w:ascii="Times New Roman" w:eastAsia="Times New Roman" w:hAnsi="Times New Roman" w:cs="Times New Roman"/>
          <w:sz w:val="24"/>
          <w:szCs w:val="24"/>
          <w:u w:val="single"/>
          <w:rPrChange w:id="1042" w:author="SHAHZAIB KHAN" w:date="2026-10-07T22:07:00Z" w16du:dateUtc="2026-10-07T17:07:00Z">
            <w:rPr>
              <w:del w:id="1043" w:author="SHAHZAIB KHAN" w:date="2026-10-07T18:39:00Z" w16du:dateUtc="2026-10-07T13:39:00Z"/>
              <w:rFonts w:ascii="Times New Roman" w:eastAsia="Times New Roman" w:hAnsi="Times New Roman" w:cs="Times New Roman"/>
              <w:sz w:val="24"/>
              <w:szCs w:val="24"/>
            </w:rPr>
          </w:rPrChange>
        </w:rPr>
      </w:pPr>
      <w:del w:id="1044" w:author="SHAHZAIB KHAN" w:date="2026-10-07T18:39:00Z" w16du:dateUtc="2026-10-07T13:39:00Z">
        <w:r w:rsidRPr="00C726F4" w:rsidDel="00F47071">
          <w:rPr>
            <w:rFonts w:ascii="Times New Roman" w:eastAsia="Times New Roman" w:hAnsi="Times New Roman" w:cs="Times New Roman"/>
            <w:b/>
            <w:bCs/>
            <w:sz w:val="24"/>
            <w:szCs w:val="24"/>
            <w:u w:val="single"/>
            <w:rPrChange w:id="1045" w:author="SHAHZAIB KHAN" w:date="2026-10-07T22:07:00Z" w16du:dateUtc="2026-10-07T17:07:00Z">
              <w:rPr>
                <w:rFonts w:ascii="Times New Roman" w:eastAsia="Times New Roman" w:hAnsi="Times New Roman" w:cs="Times New Roman"/>
                <w:b/>
                <w:bCs/>
                <w:sz w:val="24"/>
                <w:szCs w:val="24"/>
              </w:rPr>
            </w:rPrChange>
          </w:rPr>
          <w:delText>Timely Feedback Mechanism:</w:delText>
        </w:r>
        <w:r w:rsidRPr="00C726F4" w:rsidDel="00F47071">
          <w:rPr>
            <w:rFonts w:ascii="Times New Roman" w:eastAsia="Times New Roman" w:hAnsi="Times New Roman" w:cs="Times New Roman"/>
            <w:sz w:val="24"/>
            <w:szCs w:val="24"/>
            <w:u w:val="single"/>
            <w:rPrChange w:id="1046" w:author="SHAHZAIB KHAN" w:date="2026-10-07T22:07:00Z" w16du:dateUtc="2026-10-07T17:07:00Z">
              <w:rPr>
                <w:rFonts w:ascii="Times New Roman" w:eastAsia="Times New Roman" w:hAnsi="Times New Roman" w:cs="Times New Roman"/>
                <w:sz w:val="24"/>
                <w:szCs w:val="24"/>
              </w:rPr>
            </w:rPrChange>
          </w:rPr>
          <w:br/>
          <w:delText>Provide a mechanism for supervisors to deliver prompt feedback on submitted work products, aiding in continuous improvement.</w:delText>
        </w:r>
      </w:del>
    </w:p>
    <w:p w14:paraId="62DACBAD" w14:textId="36368F9E" w:rsidR="00A408CF" w:rsidRPr="00C726F4" w:rsidDel="00E154F8" w:rsidRDefault="6579BE34" w:rsidP="1A775A4C">
      <w:pPr>
        <w:numPr>
          <w:ilvl w:val="0"/>
          <w:numId w:val="4"/>
        </w:numPr>
        <w:spacing w:before="100" w:beforeAutospacing="1" w:after="100" w:afterAutospacing="1" w:line="240" w:lineRule="auto"/>
        <w:rPr>
          <w:del w:id="1047" w:author="SHAHZAIB KHAN" w:date="2026-10-07T18:39:00Z" w16du:dateUtc="2026-10-07T13:39:00Z"/>
          <w:rFonts w:ascii="Times New Roman" w:eastAsia="Times New Roman" w:hAnsi="Times New Roman" w:cs="Times New Roman"/>
          <w:sz w:val="24"/>
          <w:szCs w:val="24"/>
          <w:u w:val="single"/>
          <w:rPrChange w:id="1048" w:author="SHAHZAIB KHAN" w:date="2026-10-07T22:07:00Z" w16du:dateUtc="2026-10-07T17:07:00Z">
            <w:rPr>
              <w:del w:id="1049" w:author="SHAHZAIB KHAN" w:date="2026-10-07T18:39:00Z" w16du:dateUtc="2026-10-07T13:39:00Z"/>
              <w:rFonts w:ascii="Times New Roman" w:eastAsia="Times New Roman" w:hAnsi="Times New Roman" w:cs="Times New Roman"/>
              <w:sz w:val="24"/>
              <w:szCs w:val="24"/>
            </w:rPr>
          </w:rPrChange>
        </w:rPr>
      </w:pPr>
      <w:del w:id="1050" w:author="SHAHZAIB KHAN" w:date="2026-10-07T18:39:00Z" w16du:dateUtc="2026-10-07T13:39:00Z">
        <w:r w:rsidRPr="00C726F4" w:rsidDel="00F47071">
          <w:rPr>
            <w:rFonts w:ascii="Times New Roman" w:eastAsia="Times New Roman" w:hAnsi="Times New Roman" w:cs="Times New Roman"/>
            <w:b/>
            <w:bCs/>
            <w:sz w:val="24"/>
            <w:szCs w:val="24"/>
            <w:u w:val="single"/>
            <w:rPrChange w:id="1051" w:author="SHAHZAIB KHAN" w:date="2026-10-07T22:07:00Z" w16du:dateUtc="2026-10-07T17:07:00Z">
              <w:rPr>
                <w:rFonts w:ascii="Times New Roman" w:eastAsia="Times New Roman" w:hAnsi="Times New Roman" w:cs="Times New Roman"/>
                <w:b/>
                <w:bCs/>
                <w:sz w:val="24"/>
                <w:szCs w:val="24"/>
              </w:rPr>
            </w:rPrChange>
          </w:rPr>
          <w:delText>User-Friendly Interface:</w:delText>
        </w:r>
        <w:r w:rsidR="00A408CF" w:rsidRPr="00C726F4" w:rsidDel="00F47071">
          <w:rPr>
            <w:sz w:val="24"/>
            <w:szCs w:val="24"/>
            <w:u w:val="single"/>
            <w:rPrChange w:id="1052" w:author="SHAHZAIB KHAN" w:date="2026-10-07T22:07:00Z" w16du:dateUtc="2026-10-07T17:07:00Z">
              <w:rPr/>
            </w:rPrChange>
          </w:rPr>
          <w:br/>
        </w:r>
        <w:r w:rsidRPr="00C726F4" w:rsidDel="00F47071">
          <w:rPr>
            <w:rFonts w:ascii="Times New Roman" w:eastAsia="Times New Roman" w:hAnsi="Times New Roman" w:cs="Times New Roman"/>
            <w:sz w:val="24"/>
            <w:szCs w:val="24"/>
            <w:u w:val="single"/>
            <w:rPrChange w:id="1053" w:author="SHAHZAIB KHAN" w:date="2026-10-07T22:07:00Z" w16du:dateUtc="2026-10-07T17:07:00Z">
              <w:rPr>
                <w:rFonts w:ascii="Times New Roman" w:eastAsia="Times New Roman" w:hAnsi="Times New Roman" w:cs="Times New Roman"/>
                <w:sz w:val="24"/>
                <w:szCs w:val="24"/>
              </w:rPr>
            </w:rPrChange>
          </w:rPr>
          <w:delText>Develop an intuitive and accessible user interface that can be used by both students and supervisors with minimal training.</w:delText>
        </w:r>
      </w:del>
      <w:ins w:id="1054" w:author="SHAHZAIB KHAN" w:date="2026-10-07T19:01:00Z" w16du:dateUtc="2026-10-07T14:01:00Z">
        <w:r w:rsidR="00D45718" w:rsidRPr="00C726F4">
          <w:rPr>
            <w:rFonts w:ascii="Times New Roman" w:eastAsia="Times New Roman" w:hAnsi="Times New Roman" w:cs="Times New Roman"/>
            <w:sz w:val="24"/>
            <w:szCs w:val="24"/>
            <w:u w:val="single"/>
            <w:rPrChange w:id="1055" w:author="SHAHZAIB KHAN" w:date="2026-10-07T22:07:00Z" w16du:dateUtc="2026-10-07T17:07:00Z">
              <w:rPr>
                <w:rFonts w:ascii="Times New Roman" w:eastAsia="Times New Roman" w:hAnsi="Times New Roman" w:cs="Times New Roman"/>
                <w:sz w:val="24"/>
                <w:szCs w:val="24"/>
              </w:rPr>
            </w:rPrChange>
          </w:rPr>
          <w:t xml:space="preserve"> </w:t>
        </w:r>
      </w:ins>
    </w:p>
    <w:p w14:paraId="3B7A08DA" w14:textId="77777777" w:rsidR="00E154F8" w:rsidRPr="00C726F4" w:rsidRDefault="00E154F8">
      <w:pPr>
        <w:spacing w:before="100" w:beforeAutospacing="1" w:after="100" w:afterAutospacing="1" w:line="240" w:lineRule="auto"/>
        <w:rPr>
          <w:ins w:id="1056" w:author="SHAHZAIB KHAN" w:date="2026-10-07T19:06:00Z" w16du:dateUtc="2026-10-07T14:06:00Z"/>
          <w:rFonts w:ascii="Times New Roman" w:eastAsia="Times New Roman" w:hAnsi="Times New Roman" w:cs="Times New Roman"/>
          <w:sz w:val="24"/>
          <w:szCs w:val="24"/>
          <w:u w:val="single"/>
          <w:rPrChange w:id="1057" w:author="SHAHZAIB KHAN" w:date="2026-10-07T22:07:00Z" w16du:dateUtc="2026-10-07T17:07:00Z">
            <w:rPr>
              <w:ins w:id="1058" w:author="SHAHZAIB KHAN" w:date="2026-10-07T19:06:00Z" w16du:dateUtc="2026-10-07T14:06:00Z"/>
              <w:rFonts w:ascii="Times New Roman" w:eastAsia="Times New Roman" w:hAnsi="Times New Roman" w:cs="Times New Roman"/>
              <w:sz w:val="24"/>
              <w:szCs w:val="24"/>
            </w:rPr>
          </w:rPrChange>
        </w:rPr>
        <w:pPrChange w:id="1059" w:author="SHAHZAIB KHAN" w:date="2026-10-07T19:06:00Z" w16du:dateUtc="2026-10-07T14:06:00Z">
          <w:pPr>
            <w:numPr>
              <w:numId w:val="4"/>
            </w:numPr>
            <w:tabs>
              <w:tab w:val="num" w:pos="720"/>
            </w:tabs>
            <w:spacing w:before="100" w:beforeAutospacing="1" w:after="100" w:afterAutospacing="1" w:line="240" w:lineRule="auto"/>
            <w:ind w:left="720" w:hanging="360"/>
          </w:pPr>
        </w:pPrChange>
      </w:pPr>
    </w:p>
    <w:p w14:paraId="1D418636" w14:textId="77777777" w:rsidR="00E154F8" w:rsidRPr="00C726F4" w:rsidRDefault="00E154F8" w:rsidP="00E154F8">
      <w:pPr>
        <w:pStyle w:val="ListParagraph"/>
        <w:numPr>
          <w:ilvl w:val="0"/>
          <w:numId w:val="4"/>
        </w:numPr>
        <w:spacing w:after="0" w:line="240" w:lineRule="auto"/>
        <w:rPr>
          <w:ins w:id="1060" w:author="SHAHZAIB KHAN" w:date="2026-10-07T19:05:00Z" w16du:dateUtc="2026-10-07T14:05:00Z"/>
          <w:rFonts w:ascii="Times New Roman" w:eastAsia="Times New Roman" w:hAnsi="Times New Roman" w:cs="Times New Roman"/>
          <w:kern w:val="0"/>
          <w:sz w:val="24"/>
          <w:szCs w:val="24"/>
          <w:u w:val="single"/>
          <w14:ligatures w14:val="none"/>
          <w:rPrChange w:id="1061" w:author="SHAHZAIB KHAN" w:date="2026-10-07T22:07:00Z" w16du:dateUtc="2026-10-07T17:07:00Z">
            <w:rPr>
              <w:ins w:id="1062"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063" w:author="SHAHZAIB KHAN" w:date="2026-10-07T19:05:00Z" w16du:dateUtc="2026-10-07T14:05:00Z">
        <w:r w:rsidRPr="00C726F4">
          <w:rPr>
            <w:rFonts w:ascii="Times New Roman" w:eastAsia="Times New Roman" w:hAnsi="Symbol" w:cs="Times New Roman"/>
            <w:kern w:val="0"/>
            <w:sz w:val="24"/>
            <w:szCs w:val="24"/>
            <w:u w:val="single"/>
            <w14:ligatures w14:val="none"/>
            <w:rPrChange w:id="1064" w:author="SHAHZAIB KHAN" w:date="2026-10-07T22:07:00Z" w16du:dateUtc="2026-10-07T17:07:00Z">
              <w:rPr>
                <w:rFonts w:ascii="Times New Roman" w:eastAsia="Times New Roman" w:hAnsi="Symbol" w:cs="Times New Roman"/>
                <w:kern w:val="0"/>
                <w:sz w:val="24"/>
                <w:szCs w:val="24"/>
                <w14:ligatures w14:val="none"/>
              </w:rPr>
            </w:rPrChange>
          </w:rPr>
          <w:t></w:t>
        </w:r>
        <w:r w:rsidRPr="00C726F4">
          <w:rPr>
            <w:rFonts w:ascii="Times New Roman" w:eastAsia="Times New Roman" w:hAnsi="Times New Roman" w:cs="Times New Roman"/>
            <w:kern w:val="0"/>
            <w:sz w:val="24"/>
            <w:szCs w:val="24"/>
            <w:u w:val="single"/>
            <w14:ligatures w14:val="none"/>
            <w:rPrChange w:id="1065" w:author="SHAHZAIB KHAN" w:date="2026-10-07T22:07:00Z" w16du:dateUtc="2026-10-07T17:07:00Z">
              <w:rPr>
                <w:rFonts w:ascii="Times New Roman" w:eastAsia="Times New Roman" w:hAnsi="Times New Roman" w:cs="Times New Roman"/>
                <w:kern w:val="0"/>
                <w:sz w:val="24"/>
                <w:szCs w:val="24"/>
                <w14:ligatures w14:val="none"/>
              </w:rPr>
            </w:rPrChange>
          </w:rPr>
          <w:t xml:space="preserve">  View</w:t>
        </w:r>
        <w:proofErr w:type="gramEnd"/>
        <w:r w:rsidRPr="00C726F4">
          <w:rPr>
            <w:rFonts w:ascii="Times New Roman" w:eastAsia="Times New Roman" w:hAnsi="Times New Roman" w:cs="Times New Roman"/>
            <w:kern w:val="0"/>
            <w:sz w:val="24"/>
            <w:szCs w:val="24"/>
            <w:u w:val="single"/>
            <w14:ligatures w14:val="none"/>
            <w:rPrChange w:id="1066" w:author="SHAHZAIB KHAN" w:date="2026-10-07T22:07:00Z" w16du:dateUtc="2026-10-07T17:07:00Z">
              <w:rPr>
                <w:rFonts w:ascii="Times New Roman" w:eastAsia="Times New Roman" w:hAnsi="Times New Roman" w:cs="Times New Roman"/>
                <w:kern w:val="0"/>
                <w:sz w:val="24"/>
                <w:szCs w:val="24"/>
                <w14:ligatures w14:val="none"/>
              </w:rPr>
            </w:rPrChange>
          </w:rPr>
          <w:t xml:space="preserve"> Bakery Categories and Items</w:t>
        </w:r>
        <w:r w:rsidRPr="00C726F4">
          <w:rPr>
            <w:rFonts w:ascii="Times New Roman" w:eastAsia="Times New Roman" w:hAnsi="Times New Roman" w:cs="Times New Roman"/>
            <w:kern w:val="0"/>
            <w:sz w:val="24"/>
            <w:szCs w:val="24"/>
            <w:u w:val="single"/>
            <w14:ligatures w14:val="none"/>
            <w:rPrChange w:id="1067" w:author="SHAHZAIB KHAN" w:date="2026-10-07T22:07:00Z" w16du:dateUtc="2026-10-07T17:07:00Z">
              <w:rPr>
                <w:rFonts w:ascii="Times New Roman" w:eastAsia="Times New Roman" w:hAnsi="Times New Roman" w:cs="Times New Roman"/>
                <w:kern w:val="0"/>
                <w:sz w:val="24"/>
                <w:szCs w:val="24"/>
                <w14:ligatures w14:val="none"/>
              </w:rPr>
            </w:rPrChange>
          </w:rPr>
          <w:br/>
          <w:t xml:space="preserve">The customer can view different bakery categories and see the available items with their prices. </w:t>
        </w:r>
      </w:ins>
    </w:p>
    <w:p w14:paraId="75C694D0" w14:textId="77777777" w:rsidR="00E154F8" w:rsidRPr="00C726F4" w:rsidRDefault="00E154F8" w:rsidP="00E154F8">
      <w:pPr>
        <w:pStyle w:val="ListParagraph"/>
        <w:numPr>
          <w:ilvl w:val="0"/>
          <w:numId w:val="4"/>
        </w:numPr>
        <w:spacing w:after="0" w:line="240" w:lineRule="auto"/>
        <w:rPr>
          <w:ins w:id="1068" w:author="SHAHZAIB KHAN" w:date="2026-10-07T19:05:00Z" w16du:dateUtc="2026-10-07T14:05:00Z"/>
          <w:rFonts w:ascii="Times New Roman" w:eastAsia="Times New Roman" w:hAnsi="Times New Roman" w:cs="Times New Roman"/>
          <w:kern w:val="0"/>
          <w:sz w:val="24"/>
          <w:szCs w:val="24"/>
          <w:u w:val="single"/>
          <w14:ligatures w14:val="none"/>
          <w:rPrChange w:id="1069" w:author="SHAHZAIB KHAN" w:date="2026-10-07T22:07:00Z" w16du:dateUtc="2026-10-07T17:07:00Z">
            <w:rPr>
              <w:ins w:id="1070"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071" w:author="SHAHZAIB KHAN" w:date="2026-10-07T19:05:00Z" w16du:dateUtc="2026-10-07T14:05:00Z">
        <w:r w:rsidRPr="00C726F4">
          <w:rPr>
            <w:rFonts w:ascii="Times New Roman" w:eastAsia="Times New Roman" w:hAnsi="Symbol" w:cs="Times New Roman"/>
            <w:kern w:val="0"/>
            <w:sz w:val="24"/>
            <w:szCs w:val="24"/>
            <w:u w:val="single"/>
            <w14:ligatures w14:val="none"/>
            <w:rPrChange w:id="1072" w:author="SHAHZAIB KHAN" w:date="2026-10-07T22:07:00Z" w16du:dateUtc="2026-10-07T17:07:00Z">
              <w:rPr>
                <w:rFonts w:ascii="Times New Roman" w:eastAsia="Times New Roman" w:hAnsi="Symbol" w:cs="Times New Roman"/>
                <w:kern w:val="0"/>
                <w:sz w:val="24"/>
                <w:szCs w:val="24"/>
                <w14:ligatures w14:val="none"/>
              </w:rPr>
            </w:rPrChange>
          </w:rPr>
          <w:t></w:t>
        </w:r>
        <w:r w:rsidRPr="00C726F4">
          <w:rPr>
            <w:rFonts w:ascii="Times New Roman" w:eastAsia="Times New Roman" w:hAnsi="Times New Roman" w:cs="Times New Roman"/>
            <w:kern w:val="0"/>
            <w:sz w:val="24"/>
            <w:szCs w:val="24"/>
            <w:u w:val="single"/>
            <w14:ligatures w14:val="none"/>
            <w:rPrChange w:id="1073" w:author="SHAHZAIB KHAN" w:date="2026-10-07T22:07:00Z" w16du:dateUtc="2026-10-07T17:07:00Z">
              <w:rPr>
                <w:rFonts w:ascii="Times New Roman" w:eastAsia="Times New Roman" w:hAnsi="Times New Roman" w:cs="Times New Roman"/>
                <w:kern w:val="0"/>
                <w:sz w:val="24"/>
                <w:szCs w:val="24"/>
                <w14:ligatures w14:val="none"/>
              </w:rPr>
            </w:rPrChange>
          </w:rPr>
          <w:t xml:space="preserve">  Select</w:t>
        </w:r>
        <w:proofErr w:type="gramEnd"/>
        <w:r w:rsidRPr="00C726F4">
          <w:rPr>
            <w:rFonts w:ascii="Times New Roman" w:eastAsia="Times New Roman" w:hAnsi="Times New Roman" w:cs="Times New Roman"/>
            <w:kern w:val="0"/>
            <w:sz w:val="24"/>
            <w:szCs w:val="24"/>
            <w:u w:val="single"/>
            <w14:ligatures w14:val="none"/>
            <w:rPrChange w:id="1074" w:author="SHAHZAIB KHAN" w:date="2026-10-07T22:07:00Z" w16du:dateUtc="2026-10-07T17:07:00Z">
              <w:rPr>
                <w:rFonts w:ascii="Times New Roman" w:eastAsia="Times New Roman" w:hAnsi="Times New Roman" w:cs="Times New Roman"/>
                <w:kern w:val="0"/>
                <w:sz w:val="24"/>
                <w:szCs w:val="24"/>
                <w14:ligatures w14:val="none"/>
              </w:rPr>
            </w:rPrChange>
          </w:rPr>
          <w:t xml:space="preserve"> Bakery Items</w:t>
        </w:r>
        <w:r w:rsidRPr="00C726F4">
          <w:rPr>
            <w:rFonts w:ascii="Times New Roman" w:eastAsia="Times New Roman" w:hAnsi="Times New Roman" w:cs="Times New Roman"/>
            <w:kern w:val="0"/>
            <w:sz w:val="24"/>
            <w:szCs w:val="24"/>
            <w:u w:val="single"/>
            <w14:ligatures w14:val="none"/>
            <w:rPrChange w:id="1075" w:author="SHAHZAIB KHAN" w:date="2026-10-07T22:07:00Z" w16du:dateUtc="2026-10-07T17:07:00Z">
              <w:rPr>
                <w:rFonts w:ascii="Times New Roman" w:eastAsia="Times New Roman" w:hAnsi="Times New Roman" w:cs="Times New Roman"/>
                <w:kern w:val="0"/>
                <w:sz w:val="24"/>
                <w:szCs w:val="24"/>
                <w14:ligatures w14:val="none"/>
              </w:rPr>
            </w:rPrChange>
          </w:rPr>
          <w:br/>
          <w:t xml:space="preserve">The customer can select the required bakery items and enter the quantity they want to order. </w:t>
        </w:r>
      </w:ins>
    </w:p>
    <w:p w14:paraId="5E47EF8A" w14:textId="77777777" w:rsidR="00E154F8" w:rsidRPr="00C726F4" w:rsidRDefault="00E154F8" w:rsidP="00E154F8">
      <w:pPr>
        <w:pStyle w:val="ListParagraph"/>
        <w:numPr>
          <w:ilvl w:val="0"/>
          <w:numId w:val="4"/>
        </w:numPr>
        <w:spacing w:after="0" w:line="240" w:lineRule="auto"/>
        <w:rPr>
          <w:ins w:id="1076" w:author="SHAHZAIB KHAN" w:date="2026-10-07T19:05:00Z" w16du:dateUtc="2026-10-07T14:05:00Z"/>
          <w:rFonts w:ascii="Times New Roman" w:eastAsia="Times New Roman" w:hAnsi="Times New Roman" w:cs="Times New Roman"/>
          <w:kern w:val="0"/>
          <w:sz w:val="24"/>
          <w:szCs w:val="24"/>
          <w:u w:val="single"/>
          <w14:ligatures w14:val="none"/>
          <w:rPrChange w:id="1077" w:author="SHAHZAIB KHAN" w:date="2026-10-07T22:07:00Z" w16du:dateUtc="2026-10-07T17:07:00Z">
            <w:rPr>
              <w:ins w:id="1078"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079" w:author="SHAHZAIB KHAN" w:date="2026-10-07T19:05:00Z" w16du:dateUtc="2026-10-07T14:05:00Z">
        <w:r w:rsidRPr="00C726F4">
          <w:rPr>
            <w:rFonts w:ascii="Times New Roman" w:eastAsia="Times New Roman" w:hAnsi="Symbol" w:cs="Times New Roman"/>
            <w:kern w:val="0"/>
            <w:sz w:val="24"/>
            <w:szCs w:val="24"/>
            <w:u w:val="single"/>
            <w14:ligatures w14:val="none"/>
            <w:rPrChange w:id="1080" w:author="SHAHZAIB KHAN" w:date="2026-10-07T22:07:00Z" w16du:dateUtc="2026-10-07T17:07:00Z">
              <w:rPr>
                <w:rFonts w:ascii="Times New Roman" w:eastAsia="Times New Roman" w:hAnsi="Symbol" w:cs="Times New Roman"/>
                <w:kern w:val="0"/>
                <w:sz w:val="24"/>
                <w:szCs w:val="24"/>
                <w14:ligatures w14:val="none"/>
              </w:rPr>
            </w:rPrChange>
          </w:rPr>
          <w:t></w:t>
        </w:r>
        <w:r w:rsidRPr="00C726F4">
          <w:rPr>
            <w:rFonts w:ascii="Times New Roman" w:eastAsia="Times New Roman" w:hAnsi="Times New Roman" w:cs="Times New Roman"/>
            <w:kern w:val="0"/>
            <w:sz w:val="24"/>
            <w:szCs w:val="24"/>
            <w:u w:val="single"/>
            <w14:ligatures w14:val="none"/>
            <w:rPrChange w:id="1081" w:author="SHAHZAIB KHAN" w:date="2026-10-07T22:07:00Z" w16du:dateUtc="2026-10-07T17:07:00Z">
              <w:rPr>
                <w:rFonts w:ascii="Times New Roman" w:eastAsia="Times New Roman" w:hAnsi="Times New Roman" w:cs="Times New Roman"/>
                <w:kern w:val="0"/>
                <w:sz w:val="24"/>
                <w:szCs w:val="24"/>
                <w14:ligatures w14:val="none"/>
              </w:rPr>
            </w:rPrChange>
          </w:rPr>
          <w:t xml:space="preserve">  Calculate</w:t>
        </w:r>
        <w:proofErr w:type="gramEnd"/>
        <w:r w:rsidRPr="00C726F4">
          <w:rPr>
            <w:rFonts w:ascii="Times New Roman" w:eastAsia="Times New Roman" w:hAnsi="Times New Roman" w:cs="Times New Roman"/>
            <w:kern w:val="0"/>
            <w:sz w:val="24"/>
            <w:szCs w:val="24"/>
            <w:u w:val="single"/>
            <w14:ligatures w14:val="none"/>
            <w:rPrChange w:id="1082" w:author="SHAHZAIB KHAN" w:date="2026-10-07T22:07:00Z" w16du:dateUtc="2026-10-07T17:07:00Z">
              <w:rPr>
                <w:rFonts w:ascii="Times New Roman" w:eastAsia="Times New Roman" w:hAnsi="Times New Roman" w:cs="Times New Roman"/>
                <w:kern w:val="0"/>
                <w:sz w:val="24"/>
                <w:szCs w:val="24"/>
                <w14:ligatures w14:val="none"/>
              </w:rPr>
            </w:rPrChange>
          </w:rPr>
          <w:t xml:space="preserve"> Order Total</w:t>
        </w:r>
        <w:r w:rsidRPr="00C726F4">
          <w:rPr>
            <w:rFonts w:ascii="Times New Roman" w:eastAsia="Times New Roman" w:hAnsi="Times New Roman" w:cs="Times New Roman"/>
            <w:kern w:val="0"/>
            <w:sz w:val="24"/>
            <w:szCs w:val="24"/>
            <w:u w:val="single"/>
            <w14:ligatures w14:val="none"/>
            <w:rPrChange w:id="1083" w:author="SHAHZAIB KHAN" w:date="2026-10-07T22:07:00Z" w16du:dateUtc="2026-10-07T17:07:00Z">
              <w:rPr>
                <w:rFonts w:ascii="Times New Roman" w:eastAsia="Times New Roman" w:hAnsi="Times New Roman" w:cs="Times New Roman"/>
                <w:kern w:val="0"/>
                <w:sz w:val="24"/>
                <w:szCs w:val="24"/>
                <w14:ligatures w14:val="none"/>
              </w:rPr>
            </w:rPrChange>
          </w:rPr>
          <w:br/>
          <w:t xml:space="preserve">The system calculates the total price of the selected items and updates the amount when the customer changes the quantity or removes an item. </w:t>
        </w:r>
      </w:ins>
    </w:p>
    <w:p w14:paraId="08BD6444" w14:textId="77777777" w:rsidR="00E154F8" w:rsidRPr="00C726F4" w:rsidRDefault="00E154F8" w:rsidP="00E154F8">
      <w:pPr>
        <w:pStyle w:val="ListParagraph"/>
        <w:numPr>
          <w:ilvl w:val="0"/>
          <w:numId w:val="4"/>
        </w:numPr>
        <w:spacing w:after="0" w:line="240" w:lineRule="auto"/>
        <w:rPr>
          <w:ins w:id="1084" w:author="SHAHZAIB KHAN" w:date="2026-10-07T19:05:00Z" w16du:dateUtc="2026-10-07T14:05:00Z"/>
          <w:rFonts w:ascii="Times New Roman" w:eastAsia="Times New Roman" w:hAnsi="Times New Roman" w:cs="Times New Roman"/>
          <w:kern w:val="0"/>
          <w:sz w:val="24"/>
          <w:szCs w:val="24"/>
          <w:u w:val="single"/>
          <w14:ligatures w14:val="none"/>
          <w:rPrChange w:id="1085" w:author="SHAHZAIB KHAN" w:date="2026-10-07T22:07:00Z" w16du:dateUtc="2026-10-07T17:07:00Z">
            <w:rPr>
              <w:ins w:id="1086"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087" w:author="SHAHZAIB KHAN" w:date="2026-10-07T19:05:00Z" w16du:dateUtc="2026-10-07T14:05:00Z">
        <w:r w:rsidRPr="00C726F4">
          <w:rPr>
            <w:rFonts w:ascii="Times New Roman" w:eastAsia="Times New Roman" w:hAnsi="Symbol" w:cs="Times New Roman"/>
            <w:kern w:val="0"/>
            <w:sz w:val="24"/>
            <w:szCs w:val="24"/>
            <w:u w:val="single"/>
            <w14:ligatures w14:val="none"/>
            <w:rPrChange w:id="1088" w:author="SHAHZAIB KHAN" w:date="2026-10-07T22:07:00Z" w16du:dateUtc="2026-10-07T17:07:00Z">
              <w:rPr>
                <w:rFonts w:ascii="Times New Roman" w:eastAsia="Times New Roman" w:hAnsi="Symbol" w:cs="Times New Roman"/>
                <w:kern w:val="0"/>
                <w:sz w:val="24"/>
                <w:szCs w:val="24"/>
                <w14:ligatures w14:val="none"/>
              </w:rPr>
            </w:rPrChange>
          </w:rPr>
          <w:t></w:t>
        </w:r>
        <w:r w:rsidRPr="00C726F4">
          <w:rPr>
            <w:rFonts w:ascii="Times New Roman" w:eastAsia="Times New Roman" w:hAnsi="Times New Roman" w:cs="Times New Roman"/>
            <w:kern w:val="0"/>
            <w:sz w:val="24"/>
            <w:szCs w:val="24"/>
            <w:u w:val="single"/>
            <w14:ligatures w14:val="none"/>
            <w:rPrChange w:id="1089" w:author="SHAHZAIB KHAN" w:date="2026-10-07T22:07:00Z" w16du:dateUtc="2026-10-07T17:07:00Z">
              <w:rPr>
                <w:rFonts w:ascii="Times New Roman" w:eastAsia="Times New Roman" w:hAnsi="Times New Roman" w:cs="Times New Roman"/>
                <w:kern w:val="0"/>
                <w:sz w:val="24"/>
                <w:szCs w:val="24"/>
                <w14:ligatures w14:val="none"/>
              </w:rPr>
            </w:rPrChange>
          </w:rPr>
          <w:t xml:space="preserve">  Apply</w:t>
        </w:r>
        <w:proofErr w:type="gramEnd"/>
        <w:r w:rsidRPr="00C726F4">
          <w:rPr>
            <w:rFonts w:ascii="Times New Roman" w:eastAsia="Times New Roman" w:hAnsi="Times New Roman" w:cs="Times New Roman"/>
            <w:kern w:val="0"/>
            <w:sz w:val="24"/>
            <w:szCs w:val="24"/>
            <w:u w:val="single"/>
            <w14:ligatures w14:val="none"/>
            <w:rPrChange w:id="1090" w:author="SHAHZAIB KHAN" w:date="2026-10-07T22:07:00Z" w16du:dateUtc="2026-10-07T17:07:00Z">
              <w:rPr>
                <w:rFonts w:ascii="Times New Roman" w:eastAsia="Times New Roman" w:hAnsi="Times New Roman" w:cs="Times New Roman"/>
                <w:kern w:val="0"/>
                <w:sz w:val="24"/>
                <w:szCs w:val="24"/>
                <w14:ligatures w14:val="none"/>
              </w:rPr>
            </w:rPrChange>
          </w:rPr>
          <w:t xml:space="preserve"> Discounts and Package Deals</w:t>
        </w:r>
        <w:r w:rsidRPr="00C726F4">
          <w:rPr>
            <w:rFonts w:ascii="Times New Roman" w:eastAsia="Times New Roman" w:hAnsi="Times New Roman" w:cs="Times New Roman"/>
            <w:kern w:val="0"/>
            <w:sz w:val="24"/>
            <w:szCs w:val="24"/>
            <w:u w:val="single"/>
            <w14:ligatures w14:val="none"/>
            <w:rPrChange w:id="1091" w:author="SHAHZAIB KHAN" w:date="2026-10-07T22:07:00Z" w16du:dateUtc="2026-10-07T17:07:00Z">
              <w:rPr>
                <w:rFonts w:ascii="Times New Roman" w:eastAsia="Times New Roman" w:hAnsi="Times New Roman" w:cs="Times New Roman"/>
                <w:kern w:val="0"/>
                <w:sz w:val="24"/>
                <w:szCs w:val="24"/>
                <w14:ligatures w14:val="none"/>
              </w:rPr>
            </w:rPrChange>
          </w:rPr>
          <w:br/>
          <w:t xml:space="preserve">The system checks whether the selected items are eligible for any discount or package deal and updates the total accordingly. </w:t>
        </w:r>
      </w:ins>
    </w:p>
    <w:p w14:paraId="64BC4417" w14:textId="77777777" w:rsidR="00E154F8" w:rsidRPr="00C726F4" w:rsidRDefault="00E154F8" w:rsidP="00E154F8">
      <w:pPr>
        <w:pStyle w:val="ListParagraph"/>
        <w:numPr>
          <w:ilvl w:val="0"/>
          <w:numId w:val="4"/>
        </w:numPr>
        <w:spacing w:after="0" w:line="240" w:lineRule="auto"/>
        <w:rPr>
          <w:ins w:id="1092" w:author="SHAHZAIB KHAN" w:date="2026-10-07T19:05:00Z" w16du:dateUtc="2026-10-07T14:05:00Z"/>
          <w:rFonts w:ascii="Times New Roman" w:eastAsia="Times New Roman" w:hAnsi="Times New Roman" w:cs="Times New Roman"/>
          <w:kern w:val="0"/>
          <w:sz w:val="24"/>
          <w:szCs w:val="24"/>
          <w:u w:val="single"/>
          <w14:ligatures w14:val="none"/>
          <w:rPrChange w:id="1093" w:author="SHAHZAIB KHAN" w:date="2026-10-07T22:07:00Z" w16du:dateUtc="2026-10-07T17:07:00Z">
            <w:rPr>
              <w:ins w:id="1094"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095" w:author="SHAHZAIB KHAN" w:date="2026-10-07T19:05:00Z" w16du:dateUtc="2026-10-07T14:05:00Z">
        <w:r w:rsidRPr="00C726F4">
          <w:rPr>
            <w:rFonts w:ascii="Times New Roman" w:eastAsia="Times New Roman" w:hAnsi="Symbol" w:cs="Times New Roman"/>
            <w:kern w:val="0"/>
            <w:sz w:val="24"/>
            <w:szCs w:val="24"/>
            <w:u w:val="single"/>
            <w14:ligatures w14:val="none"/>
            <w:rPrChange w:id="1096" w:author="SHAHZAIB KHAN" w:date="2026-10-07T22:07:00Z" w16du:dateUtc="2026-10-07T17:07:00Z">
              <w:rPr>
                <w:rFonts w:ascii="Times New Roman" w:eastAsia="Times New Roman" w:hAnsi="Symbol" w:cs="Times New Roman"/>
                <w:kern w:val="0"/>
                <w:sz w:val="24"/>
                <w:szCs w:val="24"/>
                <w14:ligatures w14:val="none"/>
              </w:rPr>
            </w:rPrChange>
          </w:rPr>
          <w:t></w:t>
        </w:r>
        <w:r w:rsidRPr="00C726F4">
          <w:rPr>
            <w:rFonts w:ascii="Times New Roman" w:eastAsia="Times New Roman" w:hAnsi="Times New Roman" w:cs="Times New Roman"/>
            <w:kern w:val="0"/>
            <w:sz w:val="24"/>
            <w:szCs w:val="24"/>
            <w:u w:val="single"/>
            <w14:ligatures w14:val="none"/>
            <w:rPrChange w:id="1097" w:author="SHAHZAIB KHAN" w:date="2026-10-07T22:07:00Z" w16du:dateUtc="2026-10-07T17:07:00Z">
              <w:rPr>
                <w:rFonts w:ascii="Times New Roman" w:eastAsia="Times New Roman" w:hAnsi="Times New Roman" w:cs="Times New Roman"/>
                <w:kern w:val="0"/>
                <w:sz w:val="24"/>
                <w:szCs w:val="24"/>
                <w14:ligatures w14:val="none"/>
              </w:rPr>
            </w:rPrChange>
          </w:rPr>
          <w:t xml:space="preserve">  Select</w:t>
        </w:r>
        <w:proofErr w:type="gramEnd"/>
        <w:r w:rsidRPr="00C726F4">
          <w:rPr>
            <w:rFonts w:ascii="Times New Roman" w:eastAsia="Times New Roman" w:hAnsi="Times New Roman" w:cs="Times New Roman"/>
            <w:kern w:val="0"/>
            <w:sz w:val="24"/>
            <w:szCs w:val="24"/>
            <w:u w:val="single"/>
            <w14:ligatures w14:val="none"/>
            <w:rPrChange w:id="1098" w:author="SHAHZAIB KHAN" w:date="2026-10-07T22:07:00Z" w16du:dateUtc="2026-10-07T17:07:00Z">
              <w:rPr>
                <w:rFonts w:ascii="Times New Roman" w:eastAsia="Times New Roman" w:hAnsi="Times New Roman" w:cs="Times New Roman"/>
                <w:kern w:val="0"/>
                <w:sz w:val="24"/>
                <w:szCs w:val="24"/>
                <w14:ligatures w14:val="none"/>
              </w:rPr>
            </w:rPrChange>
          </w:rPr>
          <w:t xml:space="preserve"> Delivery Area</w:t>
        </w:r>
        <w:r w:rsidRPr="00C726F4">
          <w:rPr>
            <w:rFonts w:ascii="Times New Roman" w:eastAsia="Times New Roman" w:hAnsi="Times New Roman" w:cs="Times New Roman"/>
            <w:kern w:val="0"/>
            <w:sz w:val="24"/>
            <w:szCs w:val="24"/>
            <w:u w:val="single"/>
            <w14:ligatures w14:val="none"/>
            <w:rPrChange w:id="1099" w:author="SHAHZAIB KHAN" w:date="2026-10-07T22:07:00Z" w16du:dateUtc="2026-10-07T17:07:00Z">
              <w:rPr>
                <w:rFonts w:ascii="Times New Roman" w:eastAsia="Times New Roman" w:hAnsi="Times New Roman" w:cs="Times New Roman"/>
                <w:kern w:val="0"/>
                <w:sz w:val="24"/>
                <w:szCs w:val="24"/>
                <w14:ligatures w14:val="none"/>
              </w:rPr>
            </w:rPrChange>
          </w:rPr>
          <w:br/>
          <w:t xml:space="preserve">The customer selects the area where the order needs to be delivered and provides the required address details. </w:t>
        </w:r>
      </w:ins>
    </w:p>
    <w:p w14:paraId="258D19D2" w14:textId="77777777" w:rsidR="00E154F8" w:rsidRPr="00BF2BCA" w:rsidRDefault="00E154F8" w:rsidP="00E154F8">
      <w:pPr>
        <w:pStyle w:val="ListParagraph"/>
        <w:numPr>
          <w:ilvl w:val="0"/>
          <w:numId w:val="4"/>
        </w:numPr>
        <w:spacing w:after="0" w:line="240" w:lineRule="auto"/>
        <w:rPr>
          <w:ins w:id="1100" w:author="SHAHZAIB KHAN" w:date="2026-10-07T19:05:00Z" w16du:dateUtc="2026-10-07T14:05:00Z"/>
          <w:rFonts w:ascii="Times New Roman" w:eastAsia="Times New Roman" w:hAnsi="Times New Roman" w:cs="Times New Roman"/>
          <w:kern w:val="0"/>
          <w:sz w:val="24"/>
          <w:szCs w:val="24"/>
          <w:u w:val="single"/>
          <w14:ligatures w14:val="none"/>
          <w:rPrChange w:id="1101" w:author="SHAHZAIB KHAN" w:date="2026-10-07T19:14:00Z" w16du:dateUtc="2026-10-07T14:14:00Z">
            <w:rPr>
              <w:ins w:id="1102"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103" w:author="SHAHZAIB KHAN" w:date="2026-10-07T19:05:00Z" w16du:dateUtc="2026-10-07T14:05:00Z">
        <w:r w:rsidRPr="00BF2BCA">
          <w:rPr>
            <w:rFonts w:ascii="Times New Roman" w:eastAsia="Times New Roman" w:hAnsi="Symbol" w:cs="Times New Roman"/>
            <w:kern w:val="0"/>
            <w:sz w:val="24"/>
            <w:szCs w:val="24"/>
            <w:u w:val="single"/>
            <w14:ligatures w14:val="none"/>
            <w:rPrChange w:id="1104" w:author="SHAHZAIB KHAN" w:date="2026-10-07T19:14:00Z" w16du:dateUtc="2026-10-07T14:14:00Z">
              <w:rPr>
                <w:rFonts w:ascii="Times New Roman" w:eastAsia="Times New Roman" w:hAnsi="Symbol" w:cs="Times New Roman"/>
                <w:kern w:val="0"/>
                <w:sz w:val="24"/>
                <w:szCs w:val="24"/>
                <w14:ligatures w14:val="none"/>
              </w:rPr>
            </w:rPrChange>
          </w:rPr>
          <w:t></w:t>
        </w:r>
        <w:r w:rsidRPr="00BF2BCA">
          <w:rPr>
            <w:rFonts w:ascii="Times New Roman" w:eastAsia="Times New Roman" w:hAnsi="Times New Roman" w:cs="Times New Roman"/>
            <w:kern w:val="0"/>
            <w:sz w:val="24"/>
            <w:szCs w:val="24"/>
            <w:u w:val="single"/>
            <w14:ligatures w14:val="none"/>
            <w:rPrChange w:id="1105" w:author="SHAHZAIB KHAN" w:date="2026-10-07T19:14:00Z" w16du:dateUtc="2026-10-07T14:14:00Z">
              <w:rPr>
                <w:rFonts w:ascii="Times New Roman" w:eastAsia="Times New Roman" w:hAnsi="Times New Roman" w:cs="Times New Roman"/>
                <w:kern w:val="0"/>
                <w:sz w:val="24"/>
                <w:szCs w:val="24"/>
                <w14:ligatures w14:val="none"/>
              </w:rPr>
            </w:rPrChange>
          </w:rPr>
          <w:t xml:space="preserve">  Validate</w:t>
        </w:r>
        <w:proofErr w:type="gramEnd"/>
        <w:r w:rsidRPr="00BF2BCA">
          <w:rPr>
            <w:rFonts w:ascii="Times New Roman" w:eastAsia="Times New Roman" w:hAnsi="Times New Roman" w:cs="Times New Roman"/>
            <w:kern w:val="0"/>
            <w:sz w:val="24"/>
            <w:szCs w:val="24"/>
            <w:u w:val="single"/>
            <w14:ligatures w14:val="none"/>
            <w:rPrChange w:id="1106" w:author="SHAHZAIB KHAN" w:date="2026-10-07T19:14:00Z" w16du:dateUtc="2026-10-07T14:14:00Z">
              <w:rPr>
                <w:rFonts w:ascii="Times New Roman" w:eastAsia="Times New Roman" w:hAnsi="Times New Roman" w:cs="Times New Roman"/>
                <w:kern w:val="0"/>
                <w:sz w:val="24"/>
                <w:szCs w:val="24"/>
                <w14:ligatures w14:val="none"/>
              </w:rPr>
            </w:rPrChange>
          </w:rPr>
          <w:t xml:space="preserve"> Delivery Area</w:t>
        </w:r>
        <w:r w:rsidRPr="00BF2BCA">
          <w:rPr>
            <w:rFonts w:ascii="Times New Roman" w:eastAsia="Times New Roman" w:hAnsi="Times New Roman" w:cs="Times New Roman"/>
            <w:kern w:val="0"/>
            <w:sz w:val="24"/>
            <w:szCs w:val="24"/>
            <w:u w:val="single"/>
            <w14:ligatures w14:val="none"/>
            <w:rPrChange w:id="1107" w:author="SHAHZAIB KHAN" w:date="2026-10-07T19:14:00Z" w16du:dateUtc="2026-10-07T14:14:00Z">
              <w:rPr>
                <w:rFonts w:ascii="Times New Roman" w:eastAsia="Times New Roman" w:hAnsi="Times New Roman" w:cs="Times New Roman"/>
                <w:kern w:val="0"/>
                <w:sz w:val="24"/>
                <w:szCs w:val="24"/>
                <w14:ligatures w14:val="none"/>
              </w:rPr>
            </w:rPrChange>
          </w:rPr>
          <w:br/>
          <w:t xml:space="preserve">The system checks whether the selected area is available for bakery delivery. If the area is not supported, the customer is asked to select another area. </w:t>
        </w:r>
      </w:ins>
    </w:p>
    <w:p w14:paraId="3124639C" w14:textId="77777777" w:rsidR="00E154F8" w:rsidRPr="00BF2BCA" w:rsidRDefault="00E154F8" w:rsidP="00E154F8">
      <w:pPr>
        <w:pStyle w:val="ListParagraph"/>
        <w:numPr>
          <w:ilvl w:val="0"/>
          <w:numId w:val="4"/>
        </w:numPr>
        <w:spacing w:after="0" w:line="240" w:lineRule="auto"/>
        <w:rPr>
          <w:ins w:id="1108" w:author="SHAHZAIB KHAN" w:date="2026-10-07T19:05:00Z" w16du:dateUtc="2026-10-07T14:05:00Z"/>
          <w:rFonts w:ascii="Times New Roman" w:eastAsia="Times New Roman" w:hAnsi="Times New Roman" w:cs="Times New Roman"/>
          <w:kern w:val="0"/>
          <w:sz w:val="24"/>
          <w:szCs w:val="24"/>
          <w:u w:val="single"/>
          <w14:ligatures w14:val="none"/>
          <w:rPrChange w:id="1109" w:author="SHAHZAIB KHAN" w:date="2026-10-07T19:14:00Z" w16du:dateUtc="2026-10-07T14:14:00Z">
            <w:rPr>
              <w:ins w:id="1110"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111" w:author="SHAHZAIB KHAN" w:date="2026-10-07T19:05:00Z" w16du:dateUtc="2026-10-07T14:05:00Z">
        <w:r w:rsidRPr="00BF2BCA">
          <w:rPr>
            <w:rFonts w:ascii="Times New Roman" w:eastAsia="Times New Roman" w:hAnsi="Symbol" w:cs="Times New Roman"/>
            <w:kern w:val="0"/>
            <w:sz w:val="24"/>
            <w:szCs w:val="24"/>
            <w:u w:val="single"/>
            <w14:ligatures w14:val="none"/>
            <w:rPrChange w:id="1112" w:author="SHAHZAIB KHAN" w:date="2026-10-07T19:14:00Z" w16du:dateUtc="2026-10-07T14:14:00Z">
              <w:rPr>
                <w:rFonts w:ascii="Times New Roman" w:eastAsia="Times New Roman" w:hAnsi="Symbol" w:cs="Times New Roman"/>
                <w:kern w:val="0"/>
                <w:sz w:val="24"/>
                <w:szCs w:val="24"/>
                <w14:ligatures w14:val="none"/>
              </w:rPr>
            </w:rPrChange>
          </w:rPr>
          <w:t></w:t>
        </w:r>
        <w:r w:rsidRPr="00BF2BCA">
          <w:rPr>
            <w:rFonts w:ascii="Times New Roman" w:eastAsia="Times New Roman" w:hAnsi="Times New Roman" w:cs="Times New Roman"/>
            <w:kern w:val="0"/>
            <w:sz w:val="24"/>
            <w:szCs w:val="24"/>
            <w:u w:val="single"/>
            <w14:ligatures w14:val="none"/>
            <w:rPrChange w:id="1113" w:author="SHAHZAIB KHAN" w:date="2026-10-07T19:14:00Z" w16du:dateUtc="2026-10-07T14:14:00Z">
              <w:rPr>
                <w:rFonts w:ascii="Times New Roman" w:eastAsia="Times New Roman" w:hAnsi="Times New Roman" w:cs="Times New Roman"/>
                <w:kern w:val="0"/>
                <w:sz w:val="24"/>
                <w:szCs w:val="24"/>
                <w14:ligatures w14:val="none"/>
              </w:rPr>
            </w:rPrChange>
          </w:rPr>
          <w:t xml:space="preserve">  Place</w:t>
        </w:r>
        <w:proofErr w:type="gramEnd"/>
        <w:r w:rsidRPr="00BF2BCA">
          <w:rPr>
            <w:rFonts w:ascii="Times New Roman" w:eastAsia="Times New Roman" w:hAnsi="Times New Roman" w:cs="Times New Roman"/>
            <w:kern w:val="0"/>
            <w:sz w:val="24"/>
            <w:szCs w:val="24"/>
            <w:u w:val="single"/>
            <w14:ligatures w14:val="none"/>
            <w:rPrChange w:id="1114" w:author="SHAHZAIB KHAN" w:date="2026-10-07T19:14:00Z" w16du:dateUtc="2026-10-07T14:14:00Z">
              <w:rPr>
                <w:rFonts w:ascii="Times New Roman" w:eastAsia="Times New Roman" w:hAnsi="Times New Roman" w:cs="Times New Roman"/>
                <w:kern w:val="0"/>
                <w:sz w:val="24"/>
                <w:szCs w:val="24"/>
                <w14:ligatures w14:val="none"/>
              </w:rPr>
            </w:rPrChange>
          </w:rPr>
          <w:t xml:space="preserve"> an Order</w:t>
        </w:r>
        <w:r w:rsidRPr="00BF2BCA">
          <w:rPr>
            <w:rFonts w:ascii="Times New Roman" w:eastAsia="Times New Roman" w:hAnsi="Times New Roman" w:cs="Times New Roman"/>
            <w:kern w:val="0"/>
            <w:sz w:val="24"/>
            <w:szCs w:val="24"/>
            <w:u w:val="single"/>
            <w14:ligatures w14:val="none"/>
            <w:rPrChange w:id="1115" w:author="SHAHZAIB KHAN" w:date="2026-10-07T19:14:00Z" w16du:dateUtc="2026-10-07T14:14:00Z">
              <w:rPr>
                <w:rFonts w:ascii="Times New Roman" w:eastAsia="Times New Roman" w:hAnsi="Times New Roman" w:cs="Times New Roman"/>
                <w:kern w:val="0"/>
                <w:sz w:val="24"/>
                <w:szCs w:val="24"/>
                <w14:ligatures w14:val="none"/>
              </w:rPr>
            </w:rPrChange>
          </w:rPr>
          <w:br/>
          <w:t xml:space="preserve">After selecting the items and delivery area, the customer can place the order in the system. </w:t>
        </w:r>
      </w:ins>
    </w:p>
    <w:p w14:paraId="5C0E14BD" w14:textId="77777777" w:rsidR="00E154F8" w:rsidRPr="00BF2BCA" w:rsidRDefault="00E154F8" w:rsidP="00E154F8">
      <w:pPr>
        <w:pStyle w:val="ListParagraph"/>
        <w:numPr>
          <w:ilvl w:val="0"/>
          <w:numId w:val="4"/>
        </w:numPr>
        <w:spacing w:after="0" w:line="240" w:lineRule="auto"/>
        <w:rPr>
          <w:ins w:id="1116" w:author="SHAHZAIB KHAN" w:date="2026-10-07T19:05:00Z" w16du:dateUtc="2026-10-07T14:05:00Z"/>
          <w:rFonts w:ascii="Times New Roman" w:eastAsia="Times New Roman" w:hAnsi="Times New Roman" w:cs="Times New Roman"/>
          <w:kern w:val="0"/>
          <w:sz w:val="24"/>
          <w:szCs w:val="24"/>
          <w:u w:val="single"/>
          <w14:ligatures w14:val="none"/>
          <w:rPrChange w:id="1117" w:author="SHAHZAIB KHAN" w:date="2026-10-07T19:14:00Z" w16du:dateUtc="2026-10-07T14:14:00Z">
            <w:rPr>
              <w:ins w:id="1118"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119" w:author="SHAHZAIB KHAN" w:date="2026-10-07T19:05:00Z" w16du:dateUtc="2026-10-07T14:05:00Z">
        <w:r w:rsidRPr="00BF2BCA">
          <w:rPr>
            <w:rFonts w:ascii="Times New Roman" w:eastAsia="Times New Roman" w:hAnsi="Symbol" w:cs="Times New Roman"/>
            <w:kern w:val="0"/>
            <w:sz w:val="24"/>
            <w:szCs w:val="24"/>
            <w:u w:val="single"/>
            <w14:ligatures w14:val="none"/>
            <w:rPrChange w:id="1120" w:author="SHAHZAIB KHAN" w:date="2026-10-07T19:14:00Z" w16du:dateUtc="2026-10-07T14:14:00Z">
              <w:rPr>
                <w:rFonts w:ascii="Times New Roman" w:eastAsia="Times New Roman" w:hAnsi="Symbol" w:cs="Times New Roman"/>
                <w:kern w:val="0"/>
                <w:sz w:val="24"/>
                <w:szCs w:val="24"/>
                <w14:ligatures w14:val="none"/>
              </w:rPr>
            </w:rPrChange>
          </w:rPr>
          <w:t></w:t>
        </w:r>
        <w:r w:rsidRPr="00BF2BCA">
          <w:rPr>
            <w:rFonts w:ascii="Times New Roman" w:eastAsia="Times New Roman" w:hAnsi="Times New Roman" w:cs="Times New Roman"/>
            <w:kern w:val="0"/>
            <w:sz w:val="24"/>
            <w:szCs w:val="24"/>
            <w:u w:val="single"/>
            <w14:ligatures w14:val="none"/>
            <w:rPrChange w:id="1121" w:author="SHAHZAIB KHAN" w:date="2026-10-07T19:14:00Z" w16du:dateUtc="2026-10-07T14:14:00Z">
              <w:rPr>
                <w:rFonts w:ascii="Times New Roman" w:eastAsia="Times New Roman" w:hAnsi="Times New Roman" w:cs="Times New Roman"/>
                <w:kern w:val="0"/>
                <w:sz w:val="24"/>
                <w:szCs w:val="24"/>
                <w14:ligatures w14:val="none"/>
              </w:rPr>
            </w:rPrChange>
          </w:rPr>
          <w:t xml:space="preserve">  Book</w:t>
        </w:r>
        <w:proofErr w:type="gramEnd"/>
        <w:r w:rsidRPr="00BF2BCA">
          <w:rPr>
            <w:rFonts w:ascii="Times New Roman" w:eastAsia="Times New Roman" w:hAnsi="Times New Roman" w:cs="Times New Roman"/>
            <w:kern w:val="0"/>
            <w:sz w:val="24"/>
            <w:szCs w:val="24"/>
            <w:u w:val="single"/>
            <w14:ligatures w14:val="none"/>
            <w:rPrChange w:id="1122" w:author="SHAHZAIB KHAN" w:date="2026-10-07T19:14:00Z" w16du:dateUtc="2026-10-07T14:14:00Z">
              <w:rPr>
                <w:rFonts w:ascii="Times New Roman" w:eastAsia="Times New Roman" w:hAnsi="Times New Roman" w:cs="Times New Roman"/>
                <w:kern w:val="0"/>
                <w:sz w:val="24"/>
                <w:szCs w:val="24"/>
                <w14:ligatures w14:val="none"/>
              </w:rPr>
            </w:rPrChange>
          </w:rPr>
          <w:t xml:space="preserve"> an Order</w:t>
        </w:r>
        <w:r w:rsidRPr="00BF2BCA">
          <w:rPr>
            <w:rFonts w:ascii="Times New Roman" w:eastAsia="Times New Roman" w:hAnsi="Times New Roman" w:cs="Times New Roman"/>
            <w:kern w:val="0"/>
            <w:sz w:val="24"/>
            <w:szCs w:val="24"/>
            <w:u w:val="single"/>
            <w14:ligatures w14:val="none"/>
            <w:rPrChange w:id="1123" w:author="SHAHZAIB KHAN" w:date="2026-10-07T19:14:00Z" w16du:dateUtc="2026-10-07T14:14:00Z">
              <w:rPr>
                <w:rFonts w:ascii="Times New Roman" w:eastAsia="Times New Roman" w:hAnsi="Times New Roman" w:cs="Times New Roman"/>
                <w:kern w:val="0"/>
                <w:sz w:val="24"/>
                <w:szCs w:val="24"/>
                <w14:ligatures w14:val="none"/>
              </w:rPr>
            </w:rPrChange>
          </w:rPr>
          <w:br/>
          <w:t xml:space="preserve">The customer can make an order in advance for a future date or deadline. </w:t>
        </w:r>
      </w:ins>
    </w:p>
    <w:p w14:paraId="233E71ED" w14:textId="77777777" w:rsidR="00E154F8" w:rsidRPr="00BF2BCA" w:rsidRDefault="00E154F8" w:rsidP="00E154F8">
      <w:pPr>
        <w:pStyle w:val="ListParagraph"/>
        <w:numPr>
          <w:ilvl w:val="0"/>
          <w:numId w:val="4"/>
        </w:numPr>
        <w:spacing w:after="0" w:line="240" w:lineRule="auto"/>
        <w:rPr>
          <w:ins w:id="1124" w:author="SHAHZAIB KHAN" w:date="2026-10-07T19:05:00Z" w16du:dateUtc="2026-10-07T14:05:00Z"/>
          <w:rFonts w:ascii="Times New Roman" w:eastAsia="Times New Roman" w:hAnsi="Times New Roman" w:cs="Times New Roman"/>
          <w:kern w:val="0"/>
          <w:sz w:val="24"/>
          <w:szCs w:val="24"/>
          <w:u w:val="single"/>
          <w14:ligatures w14:val="none"/>
          <w:rPrChange w:id="1125" w:author="SHAHZAIB KHAN" w:date="2026-10-07T19:14:00Z" w16du:dateUtc="2026-10-07T14:14:00Z">
            <w:rPr>
              <w:ins w:id="1126"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127" w:author="SHAHZAIB KHAN" w:date="2026-10-07T19:05:00Z" w16du:dateUtc="2026-10-07T14:05:00Z">
        <w:r w:rsidRPr="00BF2BCA">
          <w:rPr>
            <w:rFonts w:ascii="Times New Roman" w:eastAsia="Times New Roman" w:hAnsi="Symbol" w:cs="Times New Roman"/>
            <w:kern w:val="0"/>
            <w:sz w:val="24"/>
            <w:szCs w:val="24"/>
            <w:u w:val="single"/>
            <w14:ligatures w14:val="none"/>
            <w:rPrChange w:id="1128" w:author="SHAHZAIB KHAN" w:date="2026-10-07T19:14:00Z" w16du:dateUtc="2026-10-07T14:14:00Z">
              <w:rPr>
                <w:rFonts w:ascii="Times New Roman" w:eastAsia="Times New Roman" w:hAnsi="Symbol" w:cs="Times New Roman"/>
                <w:kern w:val="0"/>
                <w:sz w:val="24"/>
                <w:szCs w:val="24"/>
                <w14:ligatures w14:val="none"/>
              </w:rPr>
            </w:rPrChange>
          </w:rPr>
          <w:t></w:t>
        </w:r>
        <w:r w:rsidRPr="00BF2BCA">
          <w:rPr>
            <w:rFonts w:ascii="Times New Roman" w:eastAsia="Times New Roman" w:hAnsi="Times New Roman" w:cs="Times New Roman"/>
            <w:kern w:val="0"/>
            <w:sz w:val="24"/>
            <w:szCs w:val="24"/>
            <w:u w:val="single"/>
            <w14:ligatures w14:val="none"/>
            <w:rPrChange w:id="1129" w:author="SHAHZAIB KHAN" w:date="2026-10-07T19:14:00Z" w16du:dateUtc="2026-10-07T14:14:00Z">
              <w:rPr>
                <w:rFonts w:ascii="Times New Roman" w:eastAsia="Times New Roman" w:hAnsi="Times New Roman" w:cs="Times New Roman"/>
                <w:kern w:val="0"/>
                <w:sz w:val="24"/>
                <w:szCs w:val="24"/>
                <w14:ligatures w14:val="none"/>
              </w:rPr>
            </w:rPrChange>
          </w:rPr>
          <w:t xml:space="preserve">  Make</w:t>
        </w:r>
        <w:proofErr w:type="gramEnd"/>
        <w:r w:rsidRPr="00BF2BCA">
          <w:rPr>
            <w:rFonts w:ascii="Times New Roman" w:eastAsia="Times New Roman" w:hAnsi="Times New Roman" w:cs="Times New Roman"/>
            <w:kern w:val="0"/>
            <w:sz w:val="24"/>
            <w:szCs w:val="24"/>
            <w:u w:val="single"/>
            <w14:ligatures w14:val="none"/>
            <w:rPrChange w:id="1130" w:author="SHAHZAIB KHAN" w:date="2026-10-07T19:14:00Z" w16du:dateUtc="2026-10-07T14:14:00Z">
              <w:rPr>
                <w:rFonts w:ascii="Times New Roman" w:eastAsia="Times New Roman" w:hAnsi="Times New Roman" w:cs="Times New Roman"/>
                <w:kern w:val="0"/>
                <w:sz w:val="24"/>
                <w:szCs w:val="24"/>
                <w14:ligatures w14:val="none"/>
              </w:rPr>
            </w:rPrChange>
          </w:rPr>
          <w:t xml:space="preserve"> Payment</w:t>
        </w:r>
        <w:r w:rsidRPr="00BF2BCA">
          <w:rPr>
            <w:rFonts w:ascii="Times New Roman" w:eastAsia="Times New Roman" w:hAnsi="Times New Roman" w:cs="Times New Roman"/>
            <w:kern w:val="0"/>
            <w:sz w:val="24"/>
            <w:szCs w:val="24"/>
            <w:u w:val="single"/>
            <w14:ligatures w14:val="none"/>
            <w:rPrChange w:id="1131" w:author="SHAHZAIB KHAN" w:date="2026-10-07T19:14:00Z" w16du:dateUtc="2026-10-07T14:14:00Z">
              <w:rPr>
                <w:rFonts w:ascii="Times New Roman" w:eastAsia="Times New Roman" w:hAnsi="Times New Roman" w:cs="Times New Roman"/>
                <w:kern w:val="0"/>
                <w:sz w:val="24"/>
                <w:szCs w:val="24"/>
                <w14:ligatures w14:val="none"/>
              </w:rPr>
            </w:rPrChange>
          </w:rPr>
          <w:br/>
          <w:t xml:space="preserve">The customer can pay for the order through the available online payment method. The system verifies and records the payment. </w:t>
        </w:r>
      </w:ins>
    </w:p>
    <w:p w14:paraId="2DA54DB7" w14:textId="77777777" w:rsidR="00E154F8" w:rsidRPr="00BF2BCA" w:rsidRDefault="00E154F8" w:rsidP="00E154F8">
      <w:pPr>
        <w:pStyle w:val="ListParagraph"/>
        <w:numPr>
          <w:ilvl w:val="0"/>
          <w:numId w:val="4"/>
        </w:numPr>
        <w:spacing w:after="0" w:line="240" w:lineRule="auto"/>
        <w:rPr>
          <w:ins w:id="1132" w:author="SHAHZAIB KHAN" w:date="2026-10-07T19:05:00Z" w16du:dateUtc="2026-10-07T14:05:00Z"/>
          <w:rFonts w:ascii="Times New Roman" w:eastAsia="Times New Roman" w:hAnsi="Times New Roman" w:cs="Times New Roman"/>
          <w:kern w:val="0"/>
          <w:sz w:val="24"/>
          <w:szCs w:val="24"/>
          <w:u w:val="single"/>
          <w14:ligatures w14:val="none"/>
          <w:rPrChange w:id="1133" w:author="SHAHZAIB KHAN" w:date="2026-10-07T19:14:00Z" w16du:dateUtc="2026-10-07T14:14:00Z">
            <w:rPr>
              <w:ins w:id="1134" w:author="SHAHZAIB KHAN" w:date="2026-10-07T19:05:00Z" w16du:dateUtc="2026-10-07T14:05:00Z"/>
              <w:rFonts w:ascii="Times New Roman" w:eastAsia="Times New Roman" w:hAnsi="Times New Roman" w:cs="Times New Roman"/>
              <w:kern w:val="0"/>
              <w:sz w:val="24"/>
              <w:szCs w:val="24"/>
              <w14:ligatures w14:val="none"/>
            </w:rPr>
          </w:rPrChange>
        </w:rPr>
      </w:pPr>
      <w:proofErr w:type="gramStart"/>
      <w:ins w:id="1135" w:author="SHAHZAIB KHAN" w:date="2026-10-07T19:05:00Z" w16du:dateUtc="2026-10-07T14:05:00Z">
        <w:r w:rsidRPr="00BF2BCA">
          <w:rPr>
            <w:rFonts w:ascii="Times New Roman" w:eastAsia="Times New Roman" w:hAnsi="Symbol" w:cs="Times New Roman"/>
            <w:kern w:val="0"/>
            <w:sz w:val="24"/>
            <w:szCs w:val="24"/>
            <w:u w:val="single"/>
            <w14:ligatures w14:val="none"/>
            <w:rPrChange w:id="1136" w:author="SHAHZAIB KHAN" w:date="2026-10-07T19:14:00Z" w16du:dateUtc="2026-10-07T14:14:00Z">
              <w:rPr>
                <w:rFonts w:ascii="Times New Roman" w:eastAsia="Times New Roman" w:hAnsi="Symbol" w:cs="Times New Roman"/>
                <w:kern w:val="0"/>
                <w:sz w:val="24"/>
                <w:szCs w:val="24"/>
                <w14:ligatures w14:val="none"/>
              </w:rPr>
            </w:rPrChange>
          </w:rPr>
          <w:lastRenderedPageBreak/>
          <w:t></w:t>
        </w:r>
        <w:r w:rsidRPr="00BF2BCA">
          <w:rPr>
            <w:rFonts w:ascii="Times New Roman" w:eastAsia="Times New Roman" w:hAnsi="Times New Roman" w:cs="Times New Roman"/>
            <w:kern w:val="0"/>
            <w:sz w:val="24"/>
            <w:szCs w:val="24"/>
            <w:u w:val="single"/>
            <w14:ligatures w14:val="none"/>
            <w:rPrChange w:id="1137" w:author="SHAHZAIB KHAN" w:date="2026-10-07T19:14:00Z" w16du:dateUtc="2026-10-07T14:14:00Z">
              <w:rPr>
                <w:rFonts w:ascii="Times New Roman" w:eastAsia="Times New Roman" w:hAnsi="Times New Roman" w:cs="Times New Roman"/>
                <w:kern w:val="0"/>
                <w:sz w:val="24"/>
                <w:szCs w:val="24"/>
                <w14:ligatures w14:val="none"/>
              </w:rPr>
            </w:rPrChange>
          </w:rPr>
          <w:t xml:space="preserve">  Assign</w:t>
        </w:r>
        <w:proofErr w:type="gramEnd"/>
        <w:r w:rsidRPr="00BF2BCA">
          <w:rPr>
            <w:rFonts w:ascii="Times New Roman" w:eastAsia="Times New Roman" w:hAnsi="Times New Roman" w:cs="Times New Roman"/>
            <w:kern w:val="0"/>
            <w:sz w:val="24"/>
            <w:szCs w:val="24"/>
            <w:u w:val="single"/>
            <w14:ligatures w14:val="none"/>
            <w:rPrChange w:id="1138" w:author="SHAHZAIB KHAN" w:date="2026-10-07T19:14:00Z" w16du:dateUtc="2026-10-07T14:14:00Z">
              <w:rPr>
                <w:rFonts w:ascii="Times New Roman" w:eastAsia="Times New Roman" w:hAnsi="Times New Roman" w:cs="Times New Roman"/>
                <w:kern w:val="0"/>
                <w:sz w:val="24"/>
                <w:szCs w:val="24"/>
                <w14:ligatures w14:val="none"/>
              </w:rPr>
            </w:rPrChange>
          </w:rPr>
          <w:t xml:space="preserve"> Salesman</w:t>
        </w:r>
        <w:r w:rsidRPr="00BF2BCA">
          <w:rPr>
            <w:rFonts w:ascii="Times New Roman" w:eastAsia="Times New Roman" w:hAnsi="Times New Roman" w:cs="Times New Roman"/>
            <w:kern w:val="0"/>
            <w:sz w:val="24"/>
            <w:szCs w:val="24"/>
            <w:u w:val="single"/>
            <w14:ligatures w14:val="none"/>
            <w:rPrChange w:id="1139" w:author="SHAHZAIB KHAN" w:date="2026-10-07T19:14:00Z" w16du:dateUtc="2026-10-07T14:14:00Z">
              <w:rPr>
                <w:rFonts w:ascii="Times New Roman" w:eastAsia="Times New Roman" w:hAnsi="Times New Roman" w:cs="Times New Roman"/>
                <w:kern w:val="0"/>
                <w:sz w:val="24"/>
                <w:szCs w:val="24"/>
                <w14:ligatures w14:val="none"/>
              </w:rPr>
            </w:rPrChange>
          </w:rPr>
          <w:br/>
          <w:t xml:space="preserve">After successful payment, the system assigns a salesman to deliver the order. </w:t>
        </w:r>
      </w:ins>
    </w:p>
    <w:p w14:paraId="50A0B4A3" w14:textId="39A33D4C" w:rsidR="00E154F8" w:rsidRPr="00BF2BCA" w:rsidRDefault="00E154F8">
      <w:pPr>
        <w:pStyle w:val="ListParagraph"/>
        <w:numPr>
          <w:ilvl w:val="0"/>
          <w:numId w:val="4"/>
        </w:numPr>
        <w:spacing w:before="100" w:beforeAutospacing="1" w:after="100" w:afterAutospacing="1" w:line="240" w:lineRule="auto"/>
        <w:rPr>
          <w:ins w:id="1140" w:author="SHAHZAIB KHAN" w:date="2026-10-07T19:04:00Z" w16du:dateUtc="2026-10-07T14:04:00Z"/>
          <w:rFonts w:ascii="Times New Roman" w:eastAsia="Times New Roman" w:hAnsi="Times New Roman" w:cs="Times New Roman"/>
          <w:sz w:val="24"/>
          <w:szCs w:val="24"/>
          <w:u w:val="single"/>
          <w:rPrChange w:id="1141" w:author="SHAHZAIB KHAN" w:date="2026-10-07T19:14:00Z" w16du:dateUtc="2026-10-07T14:14:00Z">
            <w:rPr>
              <w:ins w:id="1142" w:author="SHAHZAIB KHAN" w:date="2026-10-07T19:04:00Z" w16du:dateUtc="2026-10-07T14:04:00Z"/>
              <w:rFonts w:ascii="Times New Roman" w:eastAsia="Times New Roman" w:hAnsi="Times New Roman" w:cs="Times New Roman"/>
              <w:sz w:val="24"/>
              <w:szCs w:val="24"/>
            </w:rPr>
          </w:rPrChange>
        </w:rPr>
        <w:pPrChange w:id="1143" w:author="SHAHZAIB KHAN" w:date="2026-10-07T19:04:00Z" w16du:dateUtc="2026-10-07T14:04:00Z">
          <w:pPr>
            <w:numPr>
              <w:numId w:val="4"/>
            </w:numPr>
            <w:tabs>
              <w:tab w:val="num" w:pos="720"/>
            </w:tabs>
            <w:spacing w:before="100" w:beforeAutospacing="1" w:after="100" w:afterAutospacing="1" w:line="240" w:lineRule="auto"/>
            <w:ind w:left="720" w:hanging="360"/>
          </w:pPr>
        </w:pPrChange>
      </w:pPr>
      <w:proofErr w:type="gramStart"/>
      <w:ins w:id="1144" w:author="SHAHZAIB KHAN" w:date="2026-10-07T19:05:00Z" w16du:dateUtc="2026-10-07T14:05:00Z">
        <w:r w:rsidRPr="00BF2BCA">
          <w:rPr>
            <w:rFonts w:ascii="Times New Roman" w:eastAsia="Times New Roman" w:hAnsi="Symbol" w:cs="Times New Roman"/>
            <w:kern w:val="0"/>
            <w:sz w:val="24"/>
            <w:szCs w:val="24"/>
            <w:u w:val="single"/>
            <w14:ligatures w14:val="none"/>
            <w:rPrChange w:id="1145" w:author="SHAHZAIB KHAN" w:date="2026-10-07T19:14:00Z" w16du:dateUtc="2026-10-07T14:14:00Z">
              <w:rPr>
                <w:rFonts w:ascii="Times New Roman" w:eastAsia="Times New Roman" w:hAnsi="Symbol" w:cs="Times New Roman"/>
                <w:kern w:val="0"/>
                <w:sz w:val="24"/>
                <w:szCs w:val="24"/>
                <w14:ligatures w14:val="none"/>
              </w:rPr>
            </w:rPrChange>
          </w:rPr>
          <w:t></w:t>
        </w:r>
        <w:r w:rsidRPr="00BF2BCA">
          <w:rPr>
            <w:rFonts w:ascii="Times New Roman" w:eastAsia="Times New Roman" w:hAnsi="Times New Roman" w:cs="Times New Roman"/>
            <w:kern w:val="0"/>
            <w:sz w:val="24"/>
            <w:szCs w:val="24"/>
            <w:u w:val="single"/>
            <w14:ligatures w14:val="none"/>
            <w:rPrChange w:id="1146" w:author="SHAHZAIB KHAN" w:date="2026-10-07T19:14:00Z" w16du:dateUtc="2026-10-07T14:14:00Z">
              <w:rPr>
                <w:rFonts w:ascii="Times New Roman" w:eastAsia="Times New Roman" w:hAnsi="Times New Roman" w:cs="Times New Roman"/>
                <w:kern w:val="0"/>
                <w:sz w:val="24"/>
                <w:szCs w:val="24"/>
                <w14:ligatures w14:val="none"/>
              </w:rPr>
            </w:rPrChange>
          </w:rPr>
          <w:t xml:space="preserve">  Deliver</w:t>
        </w:r>
        <w:proofErr w:type="gramEnd"/>
        <w:r w:rsidRPr="00BF2BCA">
          <w:rPr>
            <w:rFonts w:ascii="Times New Roman" w:eastAsia="Times New Roman" w:hAnsi="Times New Roman" w:cs="Times New Roman"/>
            <w:kern w:val="0"/>
            <w:sz w:val="24"/>
            <w:szCs w:val="24"/>
            <w:u w:val="single"/>
            <w14:ligatures w14:val="none"/>
            <w:rPrChange w:id="1147" w:author="SHAHZAIB KHAN" w:date="2026-10-07T19:14:00Z" w16du:dateUtc="2026-10-07T14:14:00Z">
              <w:rPr>
                <w:rFonts w:ascii="Times New Roman" w:eastAsia="Times New Roman" w:hAnsi="Times New Roman" w:cs="Times New Roman"/>
                <w:kern w:val="0"/>
                <w:sz w:val="24"/>
                <w:szCs w:val="24"/>
                <w14:ligatures w14:val="none"/>
              </w:rPr>
            </w:rPrChange>
          </w:rPr>
          <w:t xml:space="preserve"> Order</w:t>
        </w:r>
        <w:r w:rsidRPr="00BF2BCA">
          <w:rPr>
            <w:rFonts w:ascii="Times New Roman" w:eastAsia="Times New Roman" w:hAnsi="Times New Roman" w:cs="Times New Roman"/>
            <w:kern w:val="0"/>
            <w:sz w:val="24"/>
            <w:szCs w:val="24"/>
            <w:u w:val="single"/>
            <w14:ligatures w14:val="none"/>
            <w:rPrChange w:id="1148" w:author="SHAHZAIB KHAN" w:date="2026-10-07T19:14:00Z" w16du:dateUtc="2026-10-07T14:14:00Z">
              <w:rPr>
                <w:rFonts w:ascii="Times New Roman" w:eastAsia="Times New Roman" w:hAnsi="Times New Roman" w:cs="Times New Roman"/>
                <w:kern w:val="0"/>
                <w:sz w:val="24"/>
                <w:szCs w:val="24"/>
                <w14:ligatures w14:val="none"/>
              </w:rPr>
            </w:rPrChange>
          </w:rPr>
          <w:br/>
          <w:t>The assigned salesman receives the order details and delivers the bakery items to the customer's selected location.</w:t>
        </w:r>
      </w:ins>
    </w:p>
    <w:p w14:paraId="40C1FD25" w14:textId="77777777" w:rsidR="00D45718" w:rsidRPr="00BF2BCA" w:rsidRDefault="00D45718">
      <w:pPr>
        <w:rPr>
          <w:ins w:id="1149" w:author="SHAHZAIB KHAN" w:date="2026-10-07T19:01:00Z" w16du:dateUtc="2026-10-07T14:01:00Z"/>
          <w:u w:val="single"/>
          <w:rPrChange w:id="1150" w:author="SHAHZAIB KHAN" w:date="2026-10-07T19:14:00Z" w16du:dateUtc="2026-10-07T14:14:00Z">
            <w:rPr>
              <w:ins w:id="1151" w:author="SHAHZAIB KHAN" w:date="2026-10-07T19:01:00Z" w16du:dateUtc="2026-10-07T14:01:00Z"/>
            </w:rPr>
          </w:rPrChange>
        </w:rPr>
        <w:pPrChange w:id="1152" w:author="SHAHZAIB KHAN" w:date="2026-10-07T19:06:00Z" w16du:dateUtc="2026-10-07T14:06:00Z">
          <w:pPr>
            <w:numPr>
              <w:numId w:val="4"/>
            </w:numPr>
            <w:tabs>
              <w:tab w:val="num" w:pos="720"/>
            </w:tabs>
            <w:spacing w:before="100" w:beforeAutospacing="1" w:after="100" w:afterAutospacing="1" w:line="240" w:lineRule="auto"/>
            <w:ind w:left="720" w:hanging="360"/>
          </w:pPr>
        </w:pPrChange>
      </w:pPr>
    </w:p>
    <w:p w14:paraId="785C2ACC" w14:textId="77777777" w:rsidR="00A408CF" w:rsidRPr="00BF2BCA" w:rsidRDefault="00A408CF" w:rsidP="1A775A4C">
      <w:pPr>
        <w:spacing w:before="100" w:beforeAutospacing="1" w:after="100" w:afterAutospacing="1" w:line="240" w:lineRule="auto"/>
        <w:ind w:left="720"/>
        <w:rPr>
          <w:rFonts w:ascii="Times New Roman" w:eastAsia="Times New Roman" w:hAnsi="Times New Roman" w:cs="Times New Roman"/>
          <w:sz w:val="24"/>
          <w:szCs w:val="24"/>
          <w:u w:val="single"/>
          <w:rPrChange w:id="1153" w:author="SHAHZAIB KHAN" w:date="2026-10-07T19:14:00Z" w16du:dateUtc="2026-10-07T14:14:00Z">
            <w:rPr>
              <w:rFonts w:ascii="Times New Roman" w:eastAsia="Times New Roman" w:hAnsi="Times New Roman" w:cs="Times New Roman"/>
              <w:sz w:val="24"/>
              <w:szCs w:val="24"/>
            </w:rPr>
          </w:rPrChange>
        </w:rPr>
      </w:pPr>
    </w:p>
    <w:p w14:paraId="042DF6E5" w14:textId="576B18E9" w:rsidR="00A408CF" w:rsidRPr="00BF2BCA" w:rsidRDefault="6579BE34" w:rsidP="1A775A4C">
      <w:pPr>
        <w:pStyle w:val="ListParagraph"/>
        <w:numPr>
          <w:ilvl w:val="0"/>
          <w:numId w:val="4"/>
        </w:numPr>
        <w:spacing w:before="100" w:beforeAutospacing="1" w:after="100" w:afterAutospacing="1" w:line="240" w:lineRule="auto"/>
        <w:outlineLvl w:val="1"/>
        <w:rPr>
          <w:rStyle w:val="Heading1Char"/>
          <w:u w:val="single"/>
          <w:rPrChange w:id="1154" w:author="SHAHZAIB KHAN" w:date="2026-10-07T19:14:00Z" w16du:dateUtc="2026-10-07T14:14:00Z">
            <w:rPr>
              <w:rStyle w:val="Heading1Char"/>
            </w:rPr>
          </w:rPrChange>
        </w:rPr>
      </w:pPr>
      <w:bookmarkStart w:id="1155" w:name="_Toc193890180"/>
      <w:r w:rsidRPr="00BF2BCA">
        <w:rPr>
          <w:rFonts w:ascii="Times New Roman" w:eastAsia="Times New Roman" w:hAnsi="Times New Roman" w:cs="Times New Roman"/>
          <w:b/>
          <w:bCs/>
          <w:sz w:val="32"/>
          <w:szCs w:val="32"/>
          <w:u w:val="single"/>
          <w:rPrChange w:id="1156" w:author="SHAHZAIB KHAN" w:date="2026-10-07T19:14:00Z" w16du:dateUtc="2026-10-07T14:14:00Z">
            <w:rPr>
              <w:rFonts w:ascii="Times New Roman" w:eastAsia="Times New Roman" w:hAnsi="Times New Roman" w:cs="Times New Roman"/>
              <w:b/>
              <w:bCs/>
              <w:color w:val="0F4761" w:themeColor="accent1" w:themeShade="BF"/>
              <w:sz w:val="32"/>
              <w:szCs w:val="32"/>
            </w:rPr>
          </w:rPrChange>
        </w:rPr>
        <w:t xml:space="preserve"> </w:t>
      </w:r>
      <w:r w:rsidRPr="00BF2BCA">
        <w:rPr>
          <w:rStyle w:val="Heading1Char"/>
          <w:u w:val="single"/>
          <w:rPrChange w:id="1157" w:author="SHAHZAIB KHAN" w:date="2026-10-07T19:14:00Z" w16du:dateUtc="2026-10-07T14:14:00Z">
            <w:rPr>
              <w:rStyle w:val="Heading1Char"/>
            </w:rPr>
          </w:rPrChange>
        </w:rPr>
        <w:t>Definitions</w:t>
      </w:r>
      <w:bookmarkEnd w:id="1155"/>
    </w:p>
    <w:p w14:paraId="7265721A" w14:textId="23C38A45" w:rsidR="00A408CF" w:rsidRPr="00BF2BCA" w:rsidDel="00F47071" w:rsidRDefault="6579BE34" w:rsidP="1A775A4C">
      <w:pPr>
        <w:numPr>
          <w:ilvl w:val="0"/>
          <w:numId w:val="5"/>
        </w:numPr>
        <w:spacing w:before="100" w:beforeAutospacing="1" w:after="100" w:afterAutospacing="1" w:line="240" w:lineRule="auto"/>
        <w:rPr>
          <w:del w:id="1158" w:author="SHAHZAIB KHAN" w:date="2026-10-07T18:39:00Z" w16du:dateUtc="2026-10-07T13:39:00Z"/>
          <w:rFonts w:ascii="Times New Roman" w:eastAsia="Times New Roman" w:hAnsi="Times New Roman" w:cs="Times New Roman"/>
          <w:sz w:val="24"/>
          <w:szCs w:val="24"/>
          <w:u w:val="single"/>
          <w:rPrChange w:id="1159" w:author="SHAHZAIB KHAN" w:date="2026-10-07T19:14:00Z" w16du:dateUtc="2026-10-07T14:14:00Z">
            <w:rPr>
              <w:del w:id="1160" w:author="SHAHZAIB KHAN" w:date="2026-10-07T18:39:00Z" w16du:dateUtc="2026-10-07T13:39:00Z"/>
              <w:rFonts w:ascii="Times New Roman" w:eastAsia="Times New Roman" w:hAnsi="Times New Roman" w:cs="Times New Roman"/>
              <w:sz w:val="24"/>
              <w:szCs w:val="24"/>
            </w:rPr>
          </w:rPrChange>
        </w:rPr>
      </w:pPr>
      <w:del w:id="1161" w:author="SHAHZAIB KHAN" w:date="2026-10-07T18:39:00Z" w16du:dateUtc="2026-10-07T13:39:00Z">
        <w:r w:rsidRPr="00BF2BCA" w:rsidDel="00F47071">
          <w:rPr>
            <w:rFonts w:ascii="Times New Roman" w:eastAsia="Times New Roman" w:hAnsi="Times New Roman" w:cs="Times New Roman"/>
            <w:b/>
            <w:bCs/>
            <w:sz w:val="24"/>
            <w:szCs w:val="24"/>
            <w:u w:val="single"/>
            <w:rPrChange w:id="1162" w:author="SHAHZAIB KHAN" w:date="2026-10-07T19:14:00Z" w16du:dateUtc="2026-10-07T14:14:00Z">
              <w:rPr>
                <w:rFonts w:ascii="Times New Roman" w:eastAsia="Times New Roman" w:hAnsi="Times New Roman" w:cs="Times New Roman"/>
                <w:b/>
                <w:bCs/>
                <w:sz w:val="24"/>
                <w:szCs w:val="24"/>
              </w:rPr>
            </w:rPrChange>
          </w:rPr>
          <w:delText>Project management system:</w:delText>
        </w:r>
        <w:r w:rsidRPr="00BF2BCA" w:rsidDel="00F47071">
          <w:rPr>
            <w:rFonts w:ascii="Times New Roman" w:eastAsia="Times New Roman" w:hAnsi="Times New Roman" w:cs="Times New Roman"/>
            <w:sz w:val="24"/>
            <w:szCs w:val="24"/>
            <w:u w:val="single"/>
            <w:rPrChange w:id="1163" w:author="SHAHZAIB KHAN" w:date="2026-10-07T19:14:00Z" w16du:dateUtc="2026-10-07T14:14:00Z">
              <w:rPr>
                <w:rFonts w:ascii="Times New Roman" w:eastAsia="Times New Roman" w:hAnsi="Times New Roman" w:cs="Times New Roman"/>
                <w:sz w:val="24"/>
                <w:szCs w:val="24"/>
              </w:rPr>
            </w:rPrChange>
          </w:rPr>
          <w:delText xml:space="preserve"> The name of the project management system.</w:delText>
        </w:r>
      </w:del>
    </w:p>
    <w:p w14:paraId="38D73127" w14:textId="7BF6F1B6" w:rsidR="00A408CF" w:rsidRPr="00BF2BCA" w:rsidDel="00F47071" w:rsidRDefault="00A408CF" w:rsidP="00A408CF">
      <w:pPr>
        <w:numPr>
          <w:ilvl w:val="0"/>
          <w:numId w:val="5"/>
        </w:numPr>
        <w:spacing w:before="100" w:beforeAutospacing="1" w:after="100" w:afterAutospacing="1" w:line="240" w:lineRule="auto"/>
        <w:rPr>
          <w:del w:id="1164" w:author="SHAHZAIB KHAN" w:date="2026-10-07T18:39:00Z" w16du:dateUtc="2026-10-07T13:39:00Z"/>
          <w:rFonts w:ascii="Times New Roman" w:eastAsia="Times New Roman" w:hAnsi="Times New Roman" w:cs="Times New Roman"/>
          <w:sz w:val="24"/>
          <w:szCs w:val="24"/>
          <w:u w:val="single"/>
          <w:rPrChange w:id="1165" w:author="SHAHZAIB KHAN" w:date="2026-10-07T19:14:00Z" w16du:dateUtc="2026-10-07T14:14:00Z">
            <w:rPr>
              <w:del w:id="1166" w:author="SHAHZAIB KHAN" w:date="2026-10-07T18:39:00Z" w16du:dateUtc="2026-10-07T13:39:00Z"/>
              <w:rFonts w:ascii="Times New Roman" w:eastAsia="Times New Roman" w:hAnsi="Times New Roman" w:cs="Times New Roman"/>
              <w:sz w:val="24"/>
              <w:szCs w:val="24"/>
            </w:rPr>
          </w:rPrChange>
        </w:rPr>
      </w:pPr>
      <w:del w:id="1167" w:author="SHAHZAIB KHAN" w:date="2026-10-07T18:39:00Z" w16du:dateUtc="2026-10-07T13:39:00Z">
        <w:r w:rsidRPr="00BF2BCA" w:rsidDel="00F47071">
          <w:rPr>
            <w:rFonts w:ascii="Times New Roman" w:eastAsia="Times New Roman" w:hAnsi="Times New Roman" w:cs="Times New Roman"/>
            <w:b/>
            <w:bCs/>
            <w:sz w:val="24"/>
            <w:szCs w:val="24"/>
            <w:u w:val="single"/>
            <w:rPrChange w:id="1168" w:author="SHAHZAIB KHAN" w:date="2026-10-07T19:14:00Z" w16du:dateUtc="2026-10-07T14:14:00Z">
              <w:rPr>
                <w:rFonts w:ascii="Times New Roman" w:eastAsia="Times New Roman" w:hAnsi="Times New Roman" w:cs="Times New Roman"/>
                <w:b/>
                <w:bCs/>
                <w:sz w:val="24"/>
                <w:szCs w:val="24"/>
              </w:rPr>
            </w:rPrChange>
          </w:rPr>
          <w:delText>SRS:</w:delText>
        </w:r>
        <w:r w:rsidRPr="00BF2BCA" w:rsidDel="00F47071">
          <w:rPr>
            <w:rFonts w:ascii="Times New Roman" w:eastAsia="Times New Roman" w:hAnsi="Times New Roman" w:cs="Times New Roman"/>
            <w:sz w:val="24"/>
            <w:szCs w:val="24"/>
            <w:u w:val="single"/>
            <w:rPrChange w:id="1169" w:author="SHAHZAIB KHAN" w:date="2026-10-07T19:14:00Z" w16du:dateUtc="2026-10-07T14:14:00Z">
              <w:rPr>
                <w:rFonts w:ascii="Times New Roman" w:eastAsia="Times New Roman" w:hAnsi="Times New Roman" w:cs="Times New Roman"/>
                <w:sz w:val="24"/>
                <w:szCs w:val="24"/>
              </w:rPr>
            </w:rPrChange>
          </w:rPr>
          <w:delText xml:space="preserve"> Software Requirements Specification.</w:delText>
        </w:r>
      </w:del>
    </w:p>
    <w:p w14:paraId="3285799D" w14:textId="6150C4A3" w:rsidR="00A408CF" w:rsidRPr="00BF2BCA" w:rsidDel="00F47071" w:rsidRDefault="00A408CF" w:rsidP="00A408CF">
      <w:pPr>
        <w:numPr>
          <w:ilvl w:val="0"/>
          <w:numId w:val="5"/>
        </w:numPr>
        <w:spacing w:before="100" w:beforeAutospacing="1" w:after="100" w:afterAutospacing="1" w:line="240" w:lineRule="auto"/>
        <w:rPr>
          <w:del w:id="1170" w:author="SHAHZAIB KHAN" w:date="2026-10-07T18:39:00Z" w16du:dateUtc="2026-10-07T13:39:00Z"/>
          <w:rFonts w:ascii="Times New Roman" w:eastAsia="Times New Roman" w:hAnsi="Times New Roman" w:cs="Times New Roman"/>
          <w:sz w:val="24"/>
          <w:szCs w:val="24"/>
          <w:u w:val="single"/>
          <w:rPrChange w:id="1171" w:author="SHAHZAIB KHAN" w:date="2026-10-07T19:14:00Z" w16du:dateUtc="2026-10-07T14:14:00Z">
            <w:rPr>
              <w:del w:id="1172" w:author="SHAHZAIB KHAN" w:date="2026-10-07T18:39:00Z" w16du:dateUtc="2026-10-07T13:39:00Z"/>
              <w:rFonts w:ascii="Times New Roman" w:eastAsia="Times New Roman" w:hAnsi="Times New Roman" w:cs="Times New Roman"/>
              <w:sz w:val="24"/>
              <w:szCs w:val="24"/>
            </w:rPr>
          </w:rPrChange>
        </w:rPr>
      </w:pPr>
      <w:del w:id="1173" w:author="SHAHZAIB KHAN" w:date="2026-10-07T18:39:00Z" w16du:dateUtc="2026-10-07T13:39:00Z">
        <w:r w:rsidRPr="00BF2BCA" w:rsidDel="00F47071">
          <w:rPr>
            <w:rFonts w:ascii="Times New Roman" w:eastAsia="Times New Roman" w:hAnsi="Times New Roman" w:cs="Times New Roman"/>
            <w:b/>
            <w:bCs/>
            <w:sz w:val="24"/>
            <w:szCs w:val="24"/>
            <w:u w:val="single"/>
            <w:rPrChange w:id="1174" w:author="SHAHZAIB KHAN" w:date="2026-10-07T19:14:00Z" w16du:dateUtc="2026-10-07T14:14:00Z">
              <w:rPr>
                <w:rFonts w:ascii="Times New Roman" w:eastAsia="Times New Roman" w:hAnsi="Times New Roman" w:cs="Times New Roman"/>
                <w:b/>
                <w:bCs/>
                <w:sz w:val="24"/>
                <w:szCs w:val="24"/>
              </w:rPr>
            </w:rPrChange>
          </w:rPr>
          <w:delText>Supervisor:</w:delText>
        </w:r>
        <w:r w:rsidRPr="00BF2BCA" w:rsidDel="00F47071">
          <w:rPr>
            <w:rFonts w:ascii="Times New Roman" w:eastAsia="Times New Roman" w:hAnsi="Times New Roman" w:cs="Times New Roman"/>
            <w:sz w:val="24"/>
            <w:szCs w:val="24"/>
            <w:u w:val="single"/>
            <w:rPrChange w:id="1175" w:author="SHAHZAIB KHAN" w:date="2026-10-07T19:14:00Z" w16du:dateUtc="2026-10-07T14:14:00Z">
              <w:rPr>
                <w:rFonts w:ascii="Times New Roman" w:eastAsia="Times New Roman" w:hAnsi="Times New Roman" w:cs="Times New Roman"/>
                <w:sz w:val="24"/>
                <w:szCs w:val="24"/>
              </w:rPr>
            </w:rPrChange>
          </w:rPr>
          <w:delText xml:space="preserve"> A faculty member assigned to guide and evaluate the student’s project.</w:delText>
        </w:r>
      </w:del>
    </w:p>
    <w:p w14:paraId="45974AB6" w14:textId="15DE87C9" w:rsidR="00A408CF" w:rsidRPr="00BF2BCA" w:rsidDel="00F47071" w:rsidRDefault="00A408CF" w:rsidP="00A408CF">
      <w:pPr>
        <w:numPr>
          <w:ilvl w:val="0"/>
          <w:numId w:val="5"/>
        </w:numPr>
        <w:spacing w:before="100" w:beforeAutospacing="1" w:after="100" w:afterAutospacing="1" w:line="240" w:lineRule="auto"/>
        <w:rPr>
          <w:del w:id="1176" w:author="SHAHZAIB KHAN" w:date="2026-10-07T18:39:00Z" w16du:dateUtc="2026-10-07T13:39:00Z"/>
          <w:rFonts w:ascii="Times New Roman" w:eastAsia="Times New Roman" w:hAnsi="Times New Roman" w:cs="Times New Roman"/>
          <w:sz w:val="24"/>
          <w:szCs w:val="24"/>
          <w:u w:val="single"/>
          <w:rPrChange w:id="1177" w:author="SHAHZAIB KHAN" w:date="2026-10-07T19:14:00Z" w16du:dateUtc="2026-10-07T14:14:00Z">
            <w:rPr>
              <w:del w:id="1178" w:author="SHAHZAIB KHAN" w:date="2026-10-07T18:39:00Z" w16du:dateUtc="2026-10-07T13:39:00Z"/>
              <w:rFonts w:ascii="Times New Roman" w:eastAsia="Times New Roman" w:hAnsi="Times New Roman" w:cs="Times New Roman"/>
              <w:sz w:val="24"/>
              <w:szCs w:val="24"/>
            </w:rPr>
          </w:rPrChange>
        </w:rPr>
      </w:pPr>
      <w:del w:id="1179" w:author="SHAHZAIB KHAN" w:date="2026-10-07T18:39:00Z" w16du:dateUtc="2026-10-07T13:39:00Z">
        <w:r w:rsidRPr="00BF2BCA" w:rsidDel="00F47071">
          <w:rPr>
            <w:rFonts w:ascii="Times New Roman" w:eastAsia="Times New Roman" w:hAnsi="Times New Roman" w:cs="Times New Roman"/>
            <w:b/>
            <w:bCs/>
            <w:sz w:val="24"/>
            <w:szCs w:val="24"/>
            <w:u w:val="single"/>
            <w:rPrChange w:id="1180" w:author="SHAHZAIB KHAN" w:date="2026-10-07T19:14:00Z" w16du:dateUtc="2026-10-07T14:14:00Z">
              <w:rPr>
                <w:rFonts w:ascii="Times New Roman" w:eastAsia="Times New Roman" w:hAnsi="Times New Roman" w:cs="Times New Roman"/>
                <w:b/>
                <w:bCs/>
                <w:sz w:val="24"/>
                <w:szCs w:val="24"/>
              </w:rPr>
            </w:rPrChange>
          </w:rPr>
          <w:delText>Student:</w:delText>
        </w:r>
        <w:r w:rsidRPr="00BF2BCA" w:rsidDel="00F47071">
          <w:rPr>
            <w:rFonts w:ascii="Times New Roman" w:eastAsia="Times New Roman" w:hAnsi="Times New Roman" w:cs="Times New Roman"/>
            <w:sz w:val="24"/>
            <w:szCs w:val="24"/>
            <w:u w:val="single"/>
            <w:rPrChange w:id="1181" w:author="SHAHZAIB KHAN" w:date="2026-10-07T19:14:00Z" w16du:dateUtc="2026-10-07T14:14:00Z">
              <w:rPr>
                <w:rFonts w:ascii="Times New Roman" w:eastAsia="Times New Roman" w:hAnsi="Times New Roman" w:cs="Times New Roman"/>
                <w:sz w:val="24"/>
                <w:szCs w:val="24"/>
              </w:rPr>
            </w:rPrChange>
          </w:rPr>
          <w:delText xml:space="preserve"> A final semester student enrolled in the Department of Computer Science.</w:delText>
        </w:r>
      </w:del>
    </w:p>
    <w:p w14:paraId="5819F751" w14:textId="66F5AE14" w:rsidR="00A408CF" w:rsidRPr="00BF2BCA" w:rsidDel="00F47071" w:rsidRDefault="00A408CF" w:rsidP="00A408CF">
      <w:pPr>
        <w:numPr>
          <w:ilvl w:val="0"/>
          <w:numId w:val="5"/>
        </w:numPr>
        <w:spacing w:before="100" w:beforeAutospacing="1" w:after="100" w:afterAutospacing="1" w:line="240" w:lineRule="auto"/>
        <w:rPr>
          <w:del w:id="1182" w:author="SHAHZAIB KHAN" w:date="2026-10-07T18:39:00Z" w16du:dateUtc="2026-10-07T13:39:00Z"/>
          <w:rFonts w:ascii="Times New Roman" w:eastAsia="Times New Roman" w:hAnsi="Times New Roman" w:cs="Times New Roman"/>
          <w:sz w:val="24"/>
          <w:szCs w:val="24"/>
          <w:u w:val="single"/>
          <w:rPrChange w:id="1183" w:author="SHAHZAIB KHAN" w:date="2026-10-07T19:14:00Z" w16du:dateUtc="2026-10-07T14:14:00Z">
            <w:rPr>
              <w:del w:id="1184" w:author="SHAHZAIB KHAN" w:date="2026-10-07T18:39:00Z" w16du:dateUtc="2026-10-07T13:39:00Z"/>
              <w:rFonts w:ascii="Times New Roman" w:eastAsia="Times New Roman" w:hAnsi="Times New Roman" w:cs="Times New Roman"/>
              <w:sz w:val="24"/>
              <w:szCs w:val="24"/>
            </w:rPr>
          </w:rPrChange>
        </w:rPr>
      </w:pPr>
      <w:del w:id="1185" w:author="SHAHZAIB KHAN" w:date="2026-10-07T18:39:00Z" w16du:dateUtc="2026-10-07T13:39:00Z">
        <w:r w:rsidRPr="00BF2BCA" w:rsidDel="00F47071">
          <w:rPr>
            <w:rFonts w:ascii="Times New Roman" w:eastAsia="Times New Roman" w:hAnsi="Times New Roman" w:cs="Times New Roman"/>
            <w:b/>
            <w:bCs/>
            <w:sz w:val="24"/>
            <w:szCs w:val="24"/>
            <w:u w:val="single"/>
            <w:rPrChange w:id="1186" w:author="SHAHZAIB KHAN" w:date="2026-10-07T19:14:00Z" w16du:dateUtc="2026-10-07T14:14:00Z">
              <w:rPr>
                <w:rFonts w:ascii="Times New Roman" w:eastAsia="Times New Roman" w:hAnsi="Times New Roman" w:cs="Times New Roman"/>
                <w:b/>
                <w:bCs/>
                <w:sz w:val="24"/>
                <w:szCs w:val="24"/>
              </w:rPr>
            </w:rPrChange>
          </w:rPr>
          <w:delText>Work Product:</w:delText>
        </w:r>
        <w:r w:rsidRPr="00BF2BCA" w:rsidDel="00F47071">
          <w:rPr>
            <w:rFonts w:ascii="Times New Roman" w:eastAsia="Times New Roman" w:hAnsi="Times New Roman" w:cs="Times New Roman"/>
            <w:sz w:val="24"/>
            <w:szCs w:val="24"/>
            <w:u w:val="single"/>
            <w:rPrChange w:id="1187" w:author="SHAHZAIB KHAN" w:date="2026-10-07T19:14:00Z" w16du:dateUtc="2026-10-07T14:14:00Z">
              <w:rPr>
                <w:rFonts w:ascii="Times New Roman" w:eastAsia="Times New Roman" w:hAnsi="Times New Roman" w:cs="Times New Roman"/>
                <w:sz w:val="24"/>
                <w:szCs w:val="24"/>
              </w:rPr>
            </w:rPrChange>
          </w:rPr>
          <w:delText xml:space="preserve"> Any deliverable submitted by a student as part of the project, such as reports, code, or presentations.</w:delText>
        </w:r>
      </w:del>
    </w:p>
    <w:p w14:paraId="7731B809" w14:textId="0FA4BE9B" w:rsidR="00A408CF" w:rsidRPr="00BF2BCA" w:rsidDel="00F47071" w:rsidRDefault="00A408CF" w:rsidP="00A408CF">
      <w:pPr>
        <w:numPr>
          <w:ilvl w:val="0"/>
          <w:numId w:val="5"/>
        </w:numPr>
        <w:spacing w:before="100" w:beforeAutospacing="1" w:after="100" w:afterAutospacing="1" w:line="240" w:lineRule="auto"/>
        <w:rPr>
          <w:del w:id="1188" w:author="SHAHZAIB KHAN" w:date="2026-10-07T18:39:00Z" w16du:dateUtc="2026-10-07T13:39:00Z"/>
          <w:rFonts w:ascii="Times New Roman" w:eastAsia="Times New Roman" w:hAnsi="Times New Roman" w:cs="Times New Roman"/>
          <w:sz w:val="24"/>
          <w:szCs w:val="24"/>
          <w:u w:val="single"/>
          <w:rPrChange w:id="1189" w:author="SHAHZAIB KHAN" w:date="2026-10-07T19:14:00Z" w16du:dateUtc="2026-10-07T14:14:00Z">
            <w:rPr>
              <w:del w:id="1190" w:author="SHAHZAIB KHAN" w:date="2026-10-07T18:39:00Z" w16du:dateUtc="2026-10-07T13:39:00Z"/>
              <w:rFonts w:ascii="Times New Roman" w:eastAsia="Times New Roman" w:hAnsi="Times New Roman" w:cs="Times New Roman"/>
              <w:sz w:val="24"/>
              <w:szCs w:val="24"/>
            </w:rPr>
          </w:rPrChange>
        </w:rPr>
      </w:pPr>
      <w:del w:id="1191" w:author="SHAHZAIB KHAN" w:date="2026-10-07T18:39:00Z" w16du:dateUtc="2026-10-07T13:39:00Z">
        <w:r w:rsidRPr="00BF2BCA" w:rsidDel="00F47071">
          <w:rPr>
            <w:rFonts w:ascii="Times New Roman" w:eastAsia="Times New Roman" w:hAnsi="Times New Roman" w:cs="Times New Roman"/>
            <w:b/>
            <w:bCs/>
            <w:sz w:val="24"/>
            <w:szCs w:val="24"/>
            <w:u w:val="single"/>
            <w:rPrChange w:id="1192" w:author="SHAHZAIB KHAN" w:date="2026-10-07T19:14:00Z" w16du:dateUtc="2026-10-07T14:14:00Z">
              <w:rPr>
                <w:rFonts w:ascii="Times New Roman" w:eastAsia="Times New Roman" w:hAnsi="Times New Roman" w:cs="Times New Roman"/>
                <w:b/>
                <w:bCs/>
                <w:sz w:val="24"/>
                <w:szCs w:val="24"/>
              </w:rPr>
            </w:rPrChange>
          </w:rPr>
          <w:delText>Version Control:</w:delText>
        </w:r>
        <w:r w:rsidRPr="00BF2BCA" w:rsidDel="00F47071">
          <w:rPr>
            <w:rFonts w:ascii="Times New Roman" w:eastAsia="Times New Roman" w:hAnsi="Times New Roman" w:cs="Times New Roman"/>
            <w:sz w:val="24"/>
            <w:szCs w:val="24"/>
            <w:u w:val="single"/>
            <w:rPrChange w:id="1193" w:author="SHAHZAIB KHAN" w:date="2026-10-07T19:14:00Z" w16du:dateUtc="2026-10-07T14:14:00Z">
              <w:rPr>
                <w:rFonts w:ascii="Times New Roman" w:eastAsia="Times New Roman" w:hAnsi="Times New Roman" w:cs="Times New Roman"/>
                <w:sz w:val="24"/>
                <w:szCs w:val="24"/>
              </w:rPr>
            </w:rPrChange>
          </w:rPr>
          <w:delText xml:space="preserve"> A system feature that tracks revisions of submitted work products.</w:delText>
        </w:r>
      </w:del>
    </w:p>
    <w:p w14:paraId="496E3AC3" w14:textId="74EF652C" w:rsidR="00A408CF" w:rsidRPr="00BF2BCA" w:rsidDel="00F47071" w:rsidRDefault="00A408CF" w:rsidP="00A408CF">
      <w:pPr>
        <w:numPr>
          <w:ilvl w:val="0"/>
          <w:numId w:val="5"/>
        </w:numPr>
        <w:spacing w:before="100" w:beforeAutospacing="1" w:after="100" w:afterAutospacing="1" w:line="240" w:lineRule="auto"/>
        <w:rPr>
          <w:del w:id="1194" w:author="SHAHZAIB KHAN" w:date="2026-10-07T18:39:00Z" w16du:dateUtc="2026-10-07T13:39:00Z"/>
          <w:rFonts w:ascii="Times New Roman" w:eastAsia="Times New Roman" w:hAnsi="Times New Roman" w:cs="Times New Roman"/>
          <w:sz w:val="24"/>
          <w:szCs w:val="24"/>
          <w:u w:val="single"/>
          <w:rPrChange w:id="1195" w:author="SHAHZAIB KHAN" w:date="2026-10-07T19:14:00Z" w16du:dateUtc="2026-10-07T14:14:00Z">
            <w:rPr>
              <w:del w:id="1196" w:author="SHAHZAIB KHAN" w:date="2026-10-07T18:39:00Z" w16du:dateUtc="2026-10-07T13:39:00Z"/>
              <w:rFonts w:ascii="Times New Roman" w:eastAsia="Times New Roman" w:hAnsi="Times New Roman" w:cs="Times New Roman"/>
              <w:sz w:val="24"/>
              <w:szCs w:val="24"/>
            </w:rPr>
          </w:rPrChange>
        </w:rPr>
      </w:pPr>
      <w:del w:id="1197" w:author="SHAHZAIB KHAN" w:date="2026-10-07T18:39:00Z" w16du:dateUtc="2026-10-07T13:39:00Z">
        <w:r w:rsidRPr="00BF2BCA" w:rsidDel="00F47071">
          <w:rPr>
            <w:rFonts w:ascii="Times New Roman" w:eastAsia="Times New Roman" w:hAnsi="Times New Roman" w:cs="Times New Roman"/>
            <w:b/>
            <w:bCs/>
            <w:sz w:val="24"/>
            <w:szCs w:val="24"/>
            <w:u w:val="single"/>
            <w:rPrChange w:id="1198" w:author="SHAHZAIB KHAN" w:date="2026-10-07T19:14:00Z" w16du:dateUtc="2026-10-07T14:14:00Z">
              <w:rPr>
                <w:rFonts w:ascii="Times New Roman" w:eastAsia="Times New Roman" w:hAnsi="Times New Roman" w:cs="Times New Roman"/>
                <w:b/>
                <w:bCs/>
                <w:sz w:val="24"/>
                <w:szCs w:val="24"/>
              </w:rPr>
            </w:rPrChange>
          </w:rPr>
          <w:delText>UI:</w:delText>
        </w:r>
        <w:r w:rsidRPr="00BF2BCA" w:rsidDel="00F47071">
          <w:rPr>
            <w:rFonts w:ascii="Times New Roman" w:eastAsia="Times New Roman" w:hAnsi="Times New Roman" w:cs="Times New Roman"/>
            <w:sz w:val="24"/>
            <w:szCs w:val="24"/>
            <w:u w:val="single"/>
            <w:rPrChange w:id="1199" w:author="SHAHZAIB KHAN" w:date="2026-10-07T19:14:00Z" w16du:dateUtc="2026-10-07T14:14:00Z">
              <w:rPr>
                <w:rFonts w:ascii="Times New Roman" w:eastAsia="Times New Roman" w:hAnsi="Times New Roman" w:cs="Times New Roman"/>
                <w:sz w:val="24"/>
                <w:szCs w:val="24"/>
              </w:rPr>
            </w:rPrChange>
          </w:rPr>
          <w:delText xml:space="preserve"> User Interface.</w:delText>
        </w:r>
      </w:del>
    </w:p>
    <w:p w14:paraId="24D130AB" w14:textId="06F56ACC" w:rsidR="00A408CF" w:rsidRPr="00BF2BCA" w:rsidDel="00D45718" w:rsidRDefault="00A408CF" w:rsidP="00A408CF">
      <w:pPr>
        <w:numPr>
          <w:ilvl w:val="0"/>
          <w:numId w:val="5"/>
        </w:numPr>
        <w:spacing w:before="100" w:beforeAutospacing="1" w:after="100" w:afterAutospacing="1" w:line="240" w:lineRule="auto"/>
        <w:rPr>
          <w:del w:id="1200" w:author="SHAHZAIB KHAN" w:date="2026-10-07T18:39:00Z" w16du:dateUtc="2026-10-07T13:39:00Z"/>
          <w:rFonts w:ascii="Times New Roman" w:eastAsia="Times New Roman" w:hAnsi="Times New Roman" w:cs="Times New Roman"/>
          <w:sz w:val="24"/>
          <w:szCs w:val="24"/>
          <w:u w:val="single"/>
          <w:rPrChange w:id="1201" w:author="SHAHZAIB KHAN" w:date="2026-10-07T19:14:00Z" w16du:dateUtc="2026-10-07T14:14:00Z">
            <w:rPr>
              <w:del w:id="1202" w:author="SHAHZAIB KHAN" w:date="2026-10-07T18:39:00Z" w16du:dateUtc="2026-10-07T13:39:00Z"/>
              <w:rFonts w:ascii="Times New Roman" w:eastAsia="Times New Roman" w:hAnsi="Times New Roman" w:cs="Times New Roman"/>
              <w:sz w:val="24"/>
              <w:szCs w:val="24"/>
            </w:rPr>
          </w:rPrChange>
        </w:rPr>
      </w:pPr>
      <w:del w:id="1203" w:author="SHAHZAIB KHAN" w:date="2026-10-07T18:39:00Z" w16du:dateUtc="2026-10-07T13:39:00Z">
        <w:r w:rsidRPr="00BF2BCA" w:rsidDel="00F47071">
          <w:rPr>
            <w:rFonts w:ascii="Times New Roman" w:eastAsia="Times New Roman" w:hAnsi="Times New Roman" w:cs="Times New Roman"/>
            <w:b/>
            <w:bCs/>
            <w:sz w:val="24"/>
            <w:szCs w:val="24"/>
            <w:u w:val="single"/>
            <w:rPrChange w:id="1204" w:author="SHAHZAIB KHAN" w:date="2026-10-07T19:14:00Z" w16du:dateUtc="2026-10-07T14:14:00Z">
              <w:rPr>
                <w:rFonts w:ascii="Times New Roman" w:eastAsia="Times New Roman" w:hAnsi="Times New Roman" w:cs="Times New Roman"/>
                <w:b/>
                <w:bCs/>
                <w:sz w:val="24"/>
                <w:szCs w:val="24"/>
              </w:rPr>
            </w:rPrChange>
          </w:rPr>
          <w:delText>API:</w:delText>
        </w:r>
        <w:r w:rsidRPr="00BF2BCA" w:rsidDel="00F47071">
          <w:rPr>
            <w:rFonts w:ascii="Times New Roman" w:eastAsia="Times New Roman" w:hAnsi="Times New Roman" w:cs="Times New Roman"/>
            <w:sz w:val="24"/>
            <w:szCs w:val="24"/>
            <w:u w:val="single"/>
            <w:rPrChange w:id="1205" w:author="SHAHZAIB KHAN" w:date="2026-10-07T19:14:00Z" w16du:dateUtc="2026-10-07T14:14:00Z">
              <w:rPr>
                <w:rFonts w:ascii="Times New Roman" w:eastAsia="Times New Roman" w:hAnsi="Times New Roman" w:cs="Times New Roman"/>
                <w:sz w:val="24"/>
                <w:szCs w:val="24"/>
              </w:rPr>
            </w:rPrChange>
          </w:rPr>
          <w:delText xml:space="preserve"> Application Programming Interface.</w:delText>
        </w:r>
      </w:del>
    </w:p>
    <w:p w14:paraId="03E07865" w14:textId="77777777" w:rsidR="00D45718" w:rsidRPr="00BF2BCA" w:rsidRDefault="00D45718">
      <w:pPr>
        <w:pStyle w:val="ListParagraph"/>
        <w:numPr>
          <w:ilvl w:val="0"/>
          <w:numId w:val="43"/>
        </w:numPr>
        <w:spacing w:before="100" w:beforeAutospacing="1" w:after="100" w:afterAutospacing="1" w:line="240" w:lineRule="auto"/>
        <w:rPr>
          <w:ins w:id="1206" w:author="SHAHZAIB KHAN" w:date="2026-10-07T18:56:00Z" w16du:dateUtc="2026-10-07T13:56:00Z"/>
          <w:rFonts w:ascii="Times New Roman" w:eastAsia="Times New Roman" w:hAnsi="Times New Roman" w:cs="Times New Roman"/>
          <w:sz w:val="24"/>
          <w:szCs w:val="24"/>
          <w:u w:val="single"/>
          <w:rPrChange w:id="1207" w:author="SHAHZAIB KHAN" w:date="2026-10-07T19:14:00Z" w16du:dateUtc="2026-10-07T14:14:00Z">
            <w:rPr>
              <w:ins w:id="1208" w:author="SHAHZAIB KHAN" w:date="2026-10-07T18:56:00Z" w16du:dateUtc="2026-10-07T13:56:00Z"/>
            </w:rPr>
          </w:rPrChange>
        </w:rPr>
        <w:pPrChange w:id="1209" w:author="SHAHZAIB KHAN" w:date="2026-10-07T19:12:00Z" w16du:dateUtc="2026-10-07T14:12:00Z">
          <w:pPr>
            <w:numPr>
              <w:numId w:val="5"/>
            </w:numPr>
            <w:tabs>
              <w:tab w:val="num" w:pos="720"/>
            </w:tabs>
            <w:spacing w:before="100" w:beforeAutospacing="1" w:after="100" w:afterAutospacing="1" w:line="240" w:lineRule="auto"/>
            <w:ind w:left="720" w:hanging="360"/>
          </w:pPr>
        </w:pPrChange>
      </w:pPr>
    </w:p>
    <w:p w14:paraId="7E8665C6" w14:textId="77777777" w:rsidR="00E154F8" w:rsidRPr="00BF2BCA" w:rsidRDefault="00E154F8">
      <w:pPr>
        <w:rPr>
          <w:ins w:id="1210" w:author="SHAHZAIB KHAN" w:date="2026-10-07T19:08:00Z"/>
          <w:u w:val="single"/>
          <w:rPrChange w:id="1211" w:author="SHAHZAIB KHAN" w:date="2026-10-07T19:14:00Z" w16du:dateUtc="2026-10-07T14:14:00Z">
            <w:rPr>
              <w:ins w:id="1212" w:author="SHAHZAIB KHAN" w:date="2026-10-07T19:08:00Z"/>
            </w:rPr>
          </w:rPrChange>
        </w:rPr>
        <w:pPrChange w:id="1213" w:author="SHAHZAIB KHAN" w:date="2026-10-07T19:10:00Z" w16du:dateUtc="2026-10-07T14:10:00Z">
          <w:pPr>
            <w:spacing w:before="100" w:beforeAutospacing="1" w:after="100" w:afterAutospacing="1" w:line="240" w:lineRule="auto"/>
            <w:ind w:left="720"/>
          </w:pPr>
        </w:pPrChange>
      </w:pPr>
      <w:proofErr w:type="gramStart"/>
      <w:ins w:id="1214" w:author="SHAHZAIB KHAN" w:date="2026-10-07T19:08:00Z">
        <w:r w:rsidRPr="00BF2BCA">
          <w:rPr>
            <w:u w:val="single"/>
            <w:rPrChange w:id="1215" w:author="SHAHZAIB KHAN" w:date="2026-10-07T19:14:00Z" w16du:dateUtc="2026-10-07T14:14:00Z">
              <w:rPr/>
            </w:rPrChange>
          </w:rPr>
          <w:t>  View</w:t>
        </w:r>
        <w:proofErr w:type="gramEnd"/>
        <w:r w:rsidRPr="00BF2BCA">
          <w:rPr>
            <w:u w:val="single"/>
            <w:rPrChange w:id="1216" w:author="SHAHZAIB KHAN" w:date="2026-10-07T19:14:00Z" w16du:dateUtc="2026-10-07T14:14:00Z">
              <w:rPr/>
            </w:rPrChange>
          </w:rPr>
          <w:t xml:space="preserve"> Bakery Categories and Items</w:t>
        </w:r>
        <w:r w:rsidRPr="00BF2BCA">
          <w:rPr>
            <w:u w:val="single"/>
            <w:rPrChange w:id="1217" w:author="SHAHZAIB KHAN" w:date="2026-10-07T19:14:00Z" w16du:dateUtc="2026-10-07T14:14:00Z">
              <w:rPr/>
            </w:rPrChange>
          </w:rPr>
          <w:br/>
          <w:t xml:space="preserve">The customer can view different bakery categories and see the available items with their prices. </w:t>
        </w:r>
      </w:ins>
    </w:p>
    <w:p w14:paraId="04FB515F" w14:textId="77777777" w:rsidR="00E154F8" w:rsidRPr="00BF2BCA" w:rsidRDefault="00E154F8" w:rsidP="00E154F8">
      <w:pPr>
        <w:spacing w:before="100" w:beforeAutospacing="1" w:after="100" w:afterAutospacing="1" w:line="240" w:lineRule="auto"/>
        <w:ind w:left="720"/>
        <w:rPr>
          <w:ins w:id="1218" w:author="SHAHZAIB KHAN" w:date="2026-10-07T19:08:00Z"/>
          <w:rFonts w:ascii="Times New Roman" w:eastAsia="Times New Roman" w:hAnsi="Times New Roman" w:cs="Times New Roman"/>
          <w:sz w:val="24"/>
          <w:szCs w:val="24"/>
          <w:u w:val="single"/>
          <w:rPrChange w:id="1219" w:author="SHAHZAIB KHAN" w:date="2026-10-07T19:14:00Z" w16du:dateUtc="2026-10-07T14:14:00Z">
            <w:rPr>
              <w:ins w:id="1220" w:author="SHAHZAIB KHAN" w:date="2026-10-07T19:08:00Z"/>
              <w:rFonts w:ascii="Times New Roman" w:eastAsia="Times New Roman" w:hAnsi="Times New Roman" w:cs="Times New Roman"/>
              <w:sz w:val="24"/>
              <w:szCs w:val="24"/>
            </w:rPr>
          </w:rPrChange>
        </w:rPr>
      </w:pPr>
      <w:proofErr w:type="gramStart"/>
      <w:ins w:id="1221" w:author="SHAHZAIB KHAN" w:date="2026-10-07T19:08:00Z">
        <w:r w:rsidRPr="00BF2BCA">
          <w:rPr>
            <w:rFonts w:ascii="Times New Roman" w:eastAsia="Times New Roman" w:hAnsi="Times New Roman" w:cs="Times New Roman"/>
            <w:sz w:val="24"/>
            <w:szCs w:val="24"/>
            <w:u w:val="single"/>
            <w:rPrChange w:id="1222" w:author="SHAHZAIB KHAN" w:date="2026-10-07T19:14:00Z" w16du:dateUtc="2026-10-07T14:14:00Z">
              <w:rPr>
                <w:rFonts w:ascii="Times New Roman" w:eastAsia="Times New Roman" w:hAnsi="Times New Roman" w:cs="Times New Roman"/>
                <w:sz w:val="24"/>
                <w:szCs w:val="24"/>
              </w:rPr>
            </w:rPrChange>
          </w:rPr>
          <w:t>  Select</w:t>
        </w:r>
        <w:proofErr w:type="gramEnd"/>
        <w:r w:rsidRPr="00BF2BCA">
          <w:rPr>
            <w:rFonts w:ascii="Times New Roman" w:eastAsia="Times New Roman" w:hAnsi="Times New Roman" w:cs="Times New Roman"/>
            <w:sz w:val="24"/>
            <w:szCs w:val="24"/>
            <w:u w:val="single"/>
            <w:rPrChange w:id="1223" w:author="SHAHZAIB KHAN" w:date="2026-10-07T19:14:00Z" w16du:dateUtc="2026-10-07T14:14:00Z">
              <w:rPr>
                <w:rFonts w:ascii="Times New Roman" w:eastAsia="Times New Roman" w:hAnsi="Times New Roman" w:cs="Times New Roman"/>
                <w:sz w:val="24"/>
                <w:szCs w:val="24"/>
              </w:rPr>
            </w:rPrChange>
          </w:rPr>
          <w:t xml:space="preserve"> Bakery Items</w:t>
        </w:r>
        <w:r w:rsidRPr="00BF2BCA">
          <w:rPr>
            <w:rFonts w:ascii="Times New Roman" w:eastAsia="Times New Roman" w:hAnsi="Times New Roman" w:cs="Times New Roman"/>
            <w:sz w:val="24"/>
            <w:szCs w:val="24"/>
            <w:u w:val="single"/>
            <w:rPrChange w:id="1224" w:author="SHAHZAIB KHAN" w:date="2026-10-07T19:14:00Z" w16du:dateUtc="2026-10-07T14:14:00Z">
              <w:rPr>
                <w:rFonts w:ascii="Times New Roman" w:eastAsia="Times New Roman" w:hAnsi="Times New Roman" w:cs="Times New Roman"/>
                <w:sz w:val="24"/>
                <w:szCs w:val="24"/>
              </w:rPr>
            </w:rPrChange>
          </w:rPr>
          <w:br/>
          <w:t xml:space="preserve">The customer can select the required bakery items and enter the quantity they want to order. </w:t>
        </w:r>
      </w:ins>
    </w:p>
    <w:p w14:paraId="386D677A" w14:textId="77777777" w:rsidR="00E154F8" w:rsidRPr="00BF2BCA" w:rsidRDefault="00E154F8" w:rsidP="00E154F8">
      <w:pPr>
        <w:spacing w:before="100" w:beforeAutospacing="1" w:after="100" w:afterAutospacing="1" w:line="240" w:lineRule="auto"/>
        <w:ind w:left="720"/>
        <w:rPr>
          <w:ins w:id="1225" w:author="SHAHZAIB KHAN" w:date="2026-10-07T19:08:00Z"/>
          <w:rFonts w:ascii="Times New Roman" w:eastAsia="Times New Roman" w:hAnsi="Times New Roman" w:cs="Times New Roman"/>
          <w:sz w:val="24"/>
          <w:szCs w:val="24"/>
          <w:u w:val="single"/>
          <w:rPrChange w:id="1226" w:author="SHAHZAIB KHAN" w:date="2026-10-07T19:14:00Z" w16du:dateUtc="2026-10-07T14:14:00Z">
            <w:rPr>
              <w:ins w:id="1227" w:author="SHAHZAIB KHAN" w:date="2026-10-07T19:08:00Z"/>
              <w:rFonts w:ascii="Times New Roman" w:eastAsia="Times New Roman" w:hAnsi="Times New Roman" w:cs="Times New Roman"/>
              <w:sz w:val="24"/>
              <w:szCs w:val="24"/>
            </w:rPr>
          </w:rPrChange>
        </w:rPr>
      </w:pPr>
      <w:proofErr w:type="gramStart"/>
      <w:ins w:id="1228" w:author="SHAHZAIB KHAN" w:date="2026-10-07T19:08:00Z">
        <w:r w:rsidRPr="00BF2BCA">
          <w:rPr>
            <w:rFonts w:ascii="Times New Roman" w:eastAsia="Times New Roman" w:hAnsi="Times New Roman" w:cs="Times New Roman"/>
            <w:sz w:val="24"/>
            <w:szCs w:val="24"/>
            <w:u w:val="single"/>
            <w:rPrChange w:id="1229" w:author="SHAHZAIB KHAN" w:date="2026-10-07T19:14:00Z" w16du:dateUtc="2026-10-07T14:14:00Z">
              <w:rPr>
                <w:rFonts w:ascii="Times New Roman" w:eastAsia="Times New Roman" w:hAnsi="Times New Roman" w:cs="Times New Roman"/>
                <w:sz w:val="24"/>
                <w:szCs w:val="24"/>
              </w:rPr>
            </w:rPrChange>
          </w:rPr>
          <w:t>  Calculate</w:t>
        </w:r>
        <w:proofErr w:type="gramEnd"/>
        <w:r w:rsidRPr="00BF2BCA">
          <w:rPr>
            <w:rFonts w:ascii="Times New Roman" w:eastAsia="Times New Roman" w:hAnsi="Times New Roman" w:cs="Times New Roman"/>
            <w:sz w:val="24"/>
            <w:szCs w:val="24"/>
            <w:u w:val="single"/>
            <w:rPrChange w:id="1230" w:author="SHAHZAIB KHAN" w:date="2026-10-07T19:14:00Z" w16du:dateUtc="2026-10-07T14:14:00Z">
              <w:rPr>
                <w:rFonts w:ascii="Times New Roman" w:eastAsia="Times New Roman" w:hAnsi="Times New Roman" w:cs="Times New Roman"/>
                <w:sz w:val="24"/>
                <w:szCs w:val="24"/>
              </w:rPr>
            </w:rPrChange>
          </w:rPr>
          <w:t xml:space="preserve"> Order Total</w:t>
        </w:r>
        <w:r w:rsidRPr="00BF2BCA">
          <w:rPr>
            <w:rFonts w:ascii="Times New Roman" w:eastAsia="Times New Roman" w:hAnsi="Times New Roman" w:cs="Times New Roman"/>
            <w:sz w:val="24"/>
            <w:szCs w:val="24"/>
            <w:u w:val="single"/>
            <w:rPrChange w:id="1231" w:author="SHAHZAIB KHAN" w:date="2026-10-07T19:14:00Z" w16du:dateUtc="2026-10-07T14:14:00Z">
              <w:rPr>
                <w:rFonts w:ascii="Times New Roman" w:eastAsia="Times New Roman" w:hAnsi="Times New Roman" w:cs="Times New Roman"/>
                <w:sz w:val="24"/>
                <w:szCs w:val="24"/>
              </w:rPr>
            </w:rPrChange>
          </w:rPr>
          <w:br/>
          <w:t xml:space="preserve">The system calculates the total price of the selected items and updates the amount when the customer changes the quantity or removes an item. </w:t>
        </w:r>
      </w:ins>
    </w:p>
    <w:p w14:paraId="5827957A" w14:textId="77777777" w:rsidR="00E154F8" w:rsidRPr="00BF2BCA" w:rsidRDefault="00E154F8" w:rsidP="00E154F8">
      <w:pPr>
        <w:spacing w:before="100" w:beforeAutospacing="1" w:after="100" w:afterAutospacing="1" w:line="240" w:lineRule="auto"/>
        <w:ind w:left="720"/>
        <w:rPr>
          <w:ins w:id="1232" w:author="SHAHZAIB KHAN" w:date="2026-10-07T19:08:00Z"/>
          <w:rFonts w:ascii="Times New Roman" w:eastAsia="Times New Roman" w:hAnsi="Times New Roman" w:cs="Times New Roman"/>
          <w:sz w:val="24"/>
          <w:szCs w:val="24"/>
          <w:u w:val="single"/>
          <w:rPrChange w:id="1233" w:author="SHAHZAIB KHAN" w:date="2026-10-07T19:14:00Z" w16du:dateUtc="2026-10-07T14:14:00Z">
            <w:rPr>
              <w:ins w:id="1234" w:author="SHAHZAIB KHAN" w:date="2026-10-07T19:08:00Z"/>
              <w:rFonts w:ascii="Times New Roman" w:eastAsia="Times New Roman" w:hAnsi="Times New Roman" w:cs="Times New Roman"/>
              <w:sz w:val="24"/>
              <w:szCs w:val="24"/>
            </w:rPr>
          </w:rPrChange>
        </w:rPr>
      </w:pPr>
      <w:proofErr w:type="gramStart"/>
      <w:ins w:id="1235" w:author="SHAHZAIB KHAN" w:date="2026-10-07T19:08:00Z">
        <w:r w:rsidRPr="00BF2BCA">
          <w:rPr>
            <w:rFonts w:ascii="Times New Roman" w:eastAsia="Times New Roman" w:hAnsi="Times New Roman" w:cs="Times New Roman"/>
            <w:sz w:val="24"/>
            <w:szCs w:val="24"/>
            <w:u w:val="single"/>
            <w:rPrChange w:id="1236" w:author="SHAHZAIB KHAN" w:date="2026-10-07T19:14:00Z" w16du:dateUtc="2026-10-07T14:14:00Z">
              <w:rPr>
                <w:rFonts w:ascii="Times New Roman" w:eastAsia="Times New Roman" w:hAnsi="Times New Roman" w:cs="Times New Roman"/>
                <w:sz w:val="24"/>
                <w:szCs w:val="24"/>
              </w:rPr>
            </w:rPrChange>
          </w:rPr>
          <w:t>  Apply</w:t>
        </w:r>
        <w:proofErr w:type="gramEnd"/>
        <w:r w:rsidRPr="00BF2BCA">
          <w:rPr>
            <w:rFonts w:ascii="Times New Roman" w:eastAsia="Times New Roman" w:hAnsi="Times New Roman" w:cs="Times New Roman"/>
            <w:sz w:val="24"/>
            <w:szCs w:val="24"/>
            <w:u w:val="single"/>
            <w:rPrChange w:id="1237" w:author="SHAHZAIB KHAN" w:date="2026-10-07T19:14:00Z" w16du:dateUtc="2026-10-07T14:14:00Z">
              <w:rPr>
                <w:rFonts w:ascii="Times New Roman" w:eastAsia="Times New Roman" w:hAnsi="Times New Roman" w:cs="Times New Roman"/>
                <w:sz w:val="24"/>
                <w:szCs w:val="24"/>
              </w:rPr>
            </w:rPrChange>
          </w:rPr>
          <w:t xml:space="preserve"> Discounts and Package Deals</w:t>
        </w:r>
        <w:r w:rsidRPr="00BF2BCA">
          <w:rPr>
            <w:rFonts w:ascii="Times New Roman" w:eastAsia="Times New Roman" w:hAnsi="Times New Roman" w:cs="Times New Roman"/>
            <w:sz w:val="24"/>
            <w:szCs w:val="24"/>
            <w:u w:val="single"/>
            <w:rPrChange w:id="1238" w:author="SHAHZAIB KHAN" w:date="2026-10-07T19:14:00Z" w16du:dateUtc="2026-10-07T14:14:00Z">
              <w:rPr>
                <w:rFonts w:ascii="Times New Roman" w:eastAsia="Times New Roman" w:hAnsi="Times New Roman" w:cs="Times New Roman"/>
                <w:sz w:val="24"/>
                <w:szCs w:val="24"/>
              </w:rPr>
            </w:rPrChange>
          </w:rPr>
          <w:br/>
          <w:t xml:space="preserve">The system checks whether the selected items are eligible for any discount or package deal and updates the total accordingly. </w:t>
        </w:r>
      </w:ins>
    </w:p>
    <w:p w14:paraId="019E4137" w14:textId="77777777" w:rsidR="00E154F8" w:rsidRPr="00BF2BCA" w:rsidRDefault="00E154F8" w:rsidP="00E154F8">
      <w:pPr>
        <w:spacing w:before="100" w:beforeAutospacing="1" w:after="100" w:afterAutospacing="1" w:line="240" w:lineRule="auto"/>
        <w:ind w:left="720"/>
        <w:rPr>
          <w:ins w:id="1239" w:author="SHAHZAIB KHAN" w:date="2026-10-07T19:08:00Z"/>
          <w:rFonts w:ascii="Times New Roman" w:eastAsia="Times New Roman" w:hAnsi="Times New Roman" w:cs="Times New Roman"/>
          <w:sz w:val="24"/>
          <w:szCs w:val="24"/>
          <w:u w:val="single"/>
          <w:rPrChange w:id="1240" w:author="SHAHZAIB KHAN" w:date="2026-10-07T19:14:00Z" w16du:dateUtc="2026-10-07T14:14:00Z">
            <w:rPr>
              <w:ins w:id="1241" w:author="SHAHZAIB KHAN" w:date="2026-10-07T19:08:00Z"/>
              <w:rFonts w:ascii="Times New Roman" w:eastAsia="Times New Roman" w:hAnsi="Times New Roman" w:cs="Times New Roman"/>
              <w:sz w:val="24"/>
              <w:szCs w:val="24"/>
            </w:rPr>
          </w:rPrChange>
        </w:rPr>
      </w:pPr>
      <w:proofErr w:type="gramStart"/>
      <w:ins w:id="1242" w:author="SHAHZAIB KHAN" w:date="2026-10-07T19:08:00Z">
        <w:r w:rsidRPr="00BF2BCA">
          <w:rPr>
            <w:rFonts w:ascii="Times New Roman" w:eastAsia="Times New Roman" w:hAnsi="Times New Roman" w:cs="Times New Roman"/>
            <w:sz w:val="24"/>
            <w:szCs w:val="24"/>
            <w:u w:val="single"/>
            <w:rPrChange w:id="1243" w:author="SHAHZAIB KHAN" w:date="2026-10-07T19:14:00Z" w16du:dateUtc="2026-10-07T14:14:00Z">
              <w:rPr>
                <w:rFonts w:ascii="Times New Roman" w:eastAsia="Times New Roman" w:hAnsi="Times New Roman" w:cs="Times New Roman"/>
                <w:sz w:val="24"/>
                <w:szCs w:val="24"/>
              </w:rPr>
            </w:rPrChange>
          </w:rPr>
          <w:t>  Select</w:t>
        </w:r>
        <w:proofErr w:type="gramEnd"/>
        <w:r w:rsidRPr="00BF2BCA">
          <w:rPr>
            <w:rFonts w:ascii="Times New Roman" w:eastAsia="Times New Roman" w:hAnsi="Times New Roman" w:cs="Times New Roman"/>
            <w:sz w:val="24"/>
            <w:szCs w:val="24"/>
            <w:u w:val="single"/>
            <w:rPrChange w:id="1244" w:author="SHAHZAIB KHAN" w:date="2026-10-07T19:14:00Z" w16du:dateUtc="2026-10-07T14:14:00Z">
              <w:rPr>
                <w:rFonts w:ascii="Times New Roman" w:eastAsia="Times New Roman" w:hAnsi="Times New Roman" w:cs="Times New Roman"/>
                <w:sz w:val="24"/>
                <w:szCs w:val="24"/>
              </w:rPr>
            </w:rPrChange>
          </w:rPr>
          <w:t xml:space="preserve"> Delivery Area</w:t>
        </w:r>
        <w:r w:rsidRPr="00BF2BCA">
          <w:rPr>
            <w:rFonts w:ascii="Times New Roman" w:eastAsia="Times New Roman" w:hAnsi="Times New Roman" w:cs="Times New Roman"/>
            <w:sz w:val="24"/>
            <w:szCs w:val="24"/>
            <w:u w:val="single"/>
            <w:rPrChange w:id="1245" w:author="SHAHZAIB KHAN" w:date="2026-10-07T19:14:00Z" w16du:dateUtc="2026-10-07T14:14:00Z">
              <w:rPr>
                <w:rFonts w:ascii="Times New Roman" w:eastAsia="Times New Roman" w:hAnsi="Times New Roman" w:cs="Times New Roman"/>
                <w:sz w:val="24"/>
                <w:szCs w:val="24"/>
              </w:rPr>
            </w:rPrChange>
          </w:rPr>
          <w:br/>
          <w:t xml:space="preserve">The customer selects the area where the order needs to be delivered and provides the required address details. </w:t>
        </w:r>
      </w:ins>
    </w:p>
    <w:p w14:paraId="2F3890EE" w14:textId="77777777" w:rsidR="00E154F8" w:rsidRPr="00BF2BCA" w:rsidRDefault="00E154F8" w:rsidP="00E154F8">
      <w:pPr>
        <w:spacing w:before="100" w:beforeAutospacing="1" w:after="100" w:afterAutospacing="1" w:line="240" w:lineRule="auto"/>
        <w:ind w:left="720"/>
        <w:rPr>
          <w:ins w:id="1246" w:author="SHAHZAIB KHAN" w:date="2026-10-07T19:08:00Z"/>
          <w:rFonts w:ascii="Times New Roman" w:eastAsia="Times New Roman" w:hAnsi="Times New Roman" w:cs="Times New Roman"/>
          <w:sz w:val="24"/>
          <w:szCs w:val="24"/>
          <w:u w:val="single"/>
          <w:rPrChange w:id="1247" w:author="SHAHZAIB KHAN" w:date="2026-10-07T19:14:00Z" w16du:dateUtc="2026-10-07T14:14:00Z">
            <w:rPr>
              <w:ins w:id="1248" w:author="SHAHZAIB KHAN" w:date="2026-10-07T19:08:00Z"/>
              <w:rFonts w:ascii="Times New Roman" w:eastAsia="Times New Roman" w:hAnsi="Times New Roman" w:cs="Times New Roman"/>
              <w:sz w:val="24"/>
              <w:szCs w:val="24"/>
            </w:rPr>
          </w:rPrChange>
        </w:rPr>
      </w:pPr>
      <w:proofErr w:type="gramStart"/>
      <w:ins w:id="1249" w:author="SHAHZAIB KHAN" w:date="2026-10-07T19:08:00Z">
        <w:r w:rsidRPr="00BF2BCA">
          <w:rPr>
            <w:rFonts w:ascii="Times New Roman" w:eastAsia="Times New Roman" w:hAnsi="Times New Roman" w:cs="Times New Roman"/>
            <w:sz w:val="24"/>
            <w:szCs w:val="24"/>
            <w:u w:val="single"/>
            <w:rPrChange w:id="1250" w:author="SHAHZAIB KHAN" w:date="2026-10-07T19:14:00Z" w16du:dateUtc="2026-10-07T14:14:00Z">
              <w:rPr>
                <w:rFonts w:ascii="Times New Roman" w:eastAsia="Times New Roman" w:hAnsi="Times New Roman" w:cs="Times New Roman"/>
                <w:sz w:val="24"/>
                <w:szCs w:val="24"/>
              </w:rPr>
            </w:rPrChange>
          </w:rPr>
          <w:lastRenderedPageBreak/>
          <w:t>  Validate</w:t>
        </w:r>
        <w:proofErr w:type="gramEnd"/>
        <w:r w:rsidRPr="00BF2BCA">
          <w:rPr>
            <w:rFonts w:ascii="Times New Roman" w:eastAsia="Times New Roman" w:hAnsi="Times New Roman" w:cs="Times New Roman"/>
            <w:sz w:val="24"/>
            <w:szCs w:val="24"/>
            <w:u w:val="single"/>
            <w:rPrChange w:id="1251" w:author="SHAHZAIB KHAN" w:date="2026-10-07T19:14:00Z" w16du:dateUtc="2026-10-07T14:14:00Z">
              <w:rPr>
                <w:rFonts w:ascii="Times New Roman" w:eastAsia="Times New Roman" w:hAnsi="Times New Roman" w:cs="Times New Roman"/>
                <w:sz w:val="24"/>
                <w:szCs w:val="24"/>
              </w:rPr>
            </w:rPrChange>
          </w:rPr>
          <w:t xml:space="preserve"> Delivery Area</w:t>
        </w:r>
        <w:r w:rsidRPr="00BF2BCA">
          <w:rPr>
            <w:rFonts w:ascii="Times New Roman" w:eastAsia="Times New Roman" w:hAnsi="Times New Roman" w:cs="Times New Roman"/>
            <w:sz w:val="24"/>
            <w:szCs w:val="24"/>
            <w:u w:val="single"/>
            <w:rPrChange w:id="1252" w:author="SHAHZAIB KHAN" w:date="2026-10-07T19:14:00Z" w16du:dateUtc="2026-10-07T14:14:00Z">
              <w:rPr>
                <w:rFonts w:ascii="Times New Roman" w:eastAsia="Times New Roman" w:hAnsi="Times New Roman" w:cs="Times New Roman"/>
                <w:sz w:val="24"/>
                <w:szCs w:val="24"/>
              </w:rPr>
            </w:rPrChange>
          </w:rPr>
          <w:br/>
          <w:t xml:space="preserve">The system checks whether the selected area is available for bakery delivery. If the area is not supported, the customer is asked to select another area. </w:t>
        </w:r>
      </w:ins>
    </w:p>
    <w:p w14:paraId="281CCBE9" w14:textId="77777777" w:rsidR="00E154F8" w:rsidRPr="00BF2BCA" w:rsidRDefault="00E154F8" w:rsidP="00E154F8">
      <w:pPr>
        <w:spacing w:before="100" w:beforeAutospacing="1" w:after="100" w:afterAutospacing="1" w:line="240" w:lineRule="auto"/>
        <w:ind w:left="720"/>
        <w:rPr>
          <w:ins w:id="1253" w:author="SHAHZAIB KHAN" w:date="2026-10-07T19:08:00Z"/>
          <w:rFonts w:ascii="Times New Roman" w:eastAsia="Times New Roman" w:hAnsi="Times New Roman" w:cs="Times New Roman"/>
          <w:sz w:val="24"/>
          <w:szCs w:val="24"/>
          <w:u w:val="single"/>
          <w:rPrChange w:id="1254" w:author="SHAHZAIB KHAN" w:date="2026-10-07T19:14:00Z" w16du:dateUtc="2026-10-07T14:14:00Z">
            <w:rPr>
              <w:ins w:id="1255" w:author="SHAHZAIB KHAN" w:date="2026-10-07T19:08:00Z"/>
              <w:rFonts w:ascii="Times New Roman" w:eastAsia="Times New Roman" w:hAnsi="Times New Roman" w:cs="Times New Roman"/>
              <w:sz w:val="24"/>
              <w:szCs w:val="24"/>
            </w:rPr>
          </w:rPrChange>
        </w:rPr>
      </w:pPr>
      <w:proofErr w:type="gramStart"/>
      <w:ins w:id="1256" w:author="SHAHZAIB KHAN" w:date="2026-10-07T19:08:00Z">
        <w:r w:rsidRPr="00BF2BCA">
          <w:rPr>
            <w:rFonts w:ascii="Times New Roman" w:eastAsia="Times New Roman" w:hAnsi="Times New Roman" w:cs="Times New Roman"/>
            <w:sz w:val="24"/>
            <w:szCs w:val="24"/>
            <w:u w:val="single"/>
            <w:rPrChange w:id="1257" w:author="SHAHZAIB KHAN" w:date="2026-10-07T19:14:00Z" w16du:dateUtc="2026-10-07T14:14:00Z">
              <w:rPr>
                <w:rFonts w:ascii="Times New Roman" w:eastAsia="Times New Roman" w:hAnsi="Times New Roman" w:cs="Times New Roman"/>
                <w:sz w:val="24"/>
                <w:szCs w:val="24"/>
              </w:rPr>
            </w:rPrChange>
          </w:rPr>
          <w:t>  Place</w:t>
        </w:r>
        <w:proofErr w:type="gramEnd"/>
        <w:r w:rsidRPr="00BF2BCA">
          <w:rPr>
            <w:rFonts w:ascii="Times New Roman" w:eastAsia="Times New Roman" w:hAnsi="Times New Roman" w:cs="Times New Roman"/>
            <w:sz w:val="24"/>
            <w:szCs w:val="24"/>
            <w:u w:val="single"/>
            <w:rPrChange w:id="1258" w:author="SHAHZAIB KHAN" w:date="2026-10-07T19:14:00Z" w16du:dateUtc="2026-10-07T14:14:00Z">
              <w:rPr>
                <w:rFonts w:ascii="Times New Roman" w:eastAsia="Times New Roman" w:hAnsi="Times New Roman" w:cs="Times New Roman"/>
                <w:sz w:val="24"/>
                <w:szCs w:val="24"/>
              </w:rPr>
            </w:rPrChange>
          </w:rPr>
          <w:t xml:space="preserve"> an Order</w:t>
        </w:r>
        <w:r w:rsidRPr="00BF2BCA">
          <w:rPr>
            <w:rFonts w:ascii="Times New Roman" w:eastAsia="Times New Roman" w:hAnsi="Times New Roman" w:cs="Times New Roman"/>
            <w:sz w:val="24"/>
            <w:szCs w:val="24"/>
            <w:u w:val="single"/>
            <w:rPrChange w:id="1259" w:author="SHAHZAIB KHAN" w:date="2026-10-07T19:14:00Z" w16du:dateUtc="2026-10-07T14:14:00Z">
              <w:rPr>
                <w:rFonts w:ascii="Times New Roman" w:eastAsia="Times New Roman" w:hAnsi="Times New Roman" w:cs="Times New Roman"/>
                <w:sz w:val="24"/>
                <w:szCs w:val="24"/>
              </w:rPr>
            </w:rPrChange>
          </w:rPr>
          <w:br/>
          <w:t xml:space="preserve">After selecting the items and delivery area, the customer can place the order in the system. </w:t>
        </w:r>
      </w:ins>
    </w:p>
    <w:p w14:paraId="73C779A1" w14:textId="77777777" w:rsidR="00E154F8" w:rsidRPr="00BF2BCA" w:rsidRDefault="00E154F8" w:rsidP="00E154F8">
      <w:pPr>
        <w:spacing w:before="100" w:beforeAutospacing="1" w:after="100" w:afterAutospacing="1" w:line="240" w:lineRule="auto"/>
        <w:ind w:left="720"/>
        <w:rPr>
          <w:ins w:id="1260" w:author="SHAHZAIB KHAN" w:date="2026-10-07T19:08:00Z"/>
          <w:rFonts w:ascii="Times New Roman" w:eastAsia="Times New Roman" w:hAnsi="Times New Roman" w:cs="Times New Roman"/>
          <w:sz w:val="24"/>
          <w:szCs w:val="24"/>
          <w:u w:val="single"/>
          <w:rPrChange w:id="1261" w:author="SHAHZAIB KHAN" w:date="2026-10-07T19:14:00Z" w16du:dateUtc="2026-10-07T14:14:00Z">
            <w:rPr>
              <w:ins w:id="1262" w:author="SHAHZAIB KHAN" w:date="2026-10-07T19:08:00Z"/>
              <w:rFonts w:ascii="Times New Roman" w:eastAsia="Times New Roman" w:hAnsi="Times New Roman" w:cs="Times New Roman"/>
              <w:sz w:val="24"/>
              <w:szCs w:val="24"/>
            </w:rPr>
          </w:rPrChange>
        </w:rPr>
      </w:pPr>
      <w:proofErr w:type="gramStart"/>
      <w:ins w:id="1263" w:author="SHAHZAIB KHAN" w:date="2026-10-07T19:08:00Z">
        <w:r w:rsidRPr="00BF2BCA">
          <w:rPr>
            <w:rFonts w:ascii="Times New Roman" w:eastAsia="Times New Roman" w:hAnsi="Times New Roman" w:cs="Times New Roman"/>
            <w:sz w:val="24"/>
            <w:szCs w:val="24"/>
            <w:u w:val="single"/>
            <w:rPrChange w:id="1264" w:author="SHAHZAIB KHAN" w:date="2026-10-07T19:14:00Z" w16du:dateUtc="2026-10-07T14:14:00Z">
              <w:rPr>
                <w:rFonts w:ascii="Times New Roman" w:eastAsia="Times New Roman" w:hAnsi="Times New Roman" w:cs="Times New Roman"/>
                <w:sz w:val="24"/>
                <w:szCs w:val="24"/>
              </w:rPr>
            </w:rPrChange>
          </w:rPr>
          <w:t>  Book</w:t>
        </w:r>
        <w:proofErr w:type="gramEnd"/>
        <w:r w:rsidRPr="00BF2BCA">
          <w:rPr>
            <w:rFonts w:ascii="Times New Roman" w:eastAsia="Times New Roman" w:hAnsi="Times New Roman" w:cs="Times New Roman"/>
            <w:sz w:val="24"/>
            <w:szCs w:val="24"/>
            <w:u w:val="single"/>
            <w:rPrChange w:id="1265" w:author="SHAHZAIB KHAN" w:date="2026-10-07T19:14:00Z" w16du:dateUtc="2026-10-07T14:14:00Z">
              <w:rPr>
                <w:rFonts w:ascii="Times New Roman" w:eastAsia="Times New Roman" w:hAnsi="Times New Roman" w:cs="Times New Roman"/>
                <w:sz w:val="24"/>
                <w:szCs w:val="24"/>
              </w:rPr>
            </w:rPrChange>
          </w:rPr>
          <w:t xml:space="preserve"> an Order</w:t>
        </w:r>
        <w:r w:rsidRPr="00BF2BCA">
          <w:rPr>
            <w:rFonts w:ascii="Times New Roman" w:eastAsia="Times New Roman" w:hAnsi="Times New Roman" w:cs="Times New Roman"/>
            <w:sz w:val="24"/>
            <w:szCs w:val="24"/>
            <w:u w:val="single"/>
            <w:rPrChange w:id="1266" w:author="SHAHZAIB KHAN" w:date="2026-10-07T19:14:00Z" w16du:dateUtc="2026-10-07T14:14:00Z">
              <w:rPr>
                <w:rFonts w:ascii="Times New Roman" w:eastAsia="Times New Roman" w:hAnsi="Times New Roman" w:cs="Times New Roman"/>
                <w:sz w:val="24"/>
                <w:szCs w:val="24"/>
              </w:rPr>
            </w:rPrChange>
          </w:rPr>
          <w:br/>
          <w:t xml:space="preserve">The customer can make an order in advance for a future date or deadline. </w:t>
        </w:r>
      </w:ins>
    </w:p>
    <w:p w14:paraId="4691FEBA" w14:textId="77777777" w:rsidR="00E154F8" w:rsidRPr="00BF2BCA" w:rsidRDefault="00E154F8" w:rsidP="00E154F8">
      <w:pPr>
        <w:spacing w:before="100" w:beforeAutospacing="1" w:after="100" w:afterAutospacing="1" w:line="240" w:lineRule="auto"/>
        <w:ind w:left="720"/>
        <w:rPr>
          <w:ins w:id="1267" w:author="SHAHZAIB KHAN" w:date="2026-10-07T19:08:00Z"/>
          <w:rFonts w:ascii="Times New Roman" w:eastAsia="Times New Roman" w:hAnsi="Times New Roman" w:cs="Times New Roman"/>
          <w:sz w:val="24"/>
          <w:szCs w:val="24"/>
          <w:u w:val="single"/>
          <w:rPrChange w:id="1268" w:author="SHAHZAIB KHAN" w:date="2026-10-07T19:14:00Z" w16du:dateUtc="2026-10-07T14:14:00Z">
            <w:rPr>
              <w:ins w:id="1269" w:author="SHAHZAIB KHAN" w:date="2026-10-07T19:08:00Z"/>
              <w:rFonts w:ascii="Times New Roman" w:eastAsia="Times New Roman" w:hAnsi="Times New Roman" w:cs="Times New Roman"/>
              <w:sz w:val="24"/>
              <w:szCs w:val="24"/>
            </w:rPr>
          </w:rPrChange>
        </w:rPr>
      </w:pPr>
      <w:proofErr w:type="gramStart"/>
      <w:ins w:id="1270" w:author="SHAHZAIB KHAN" w:date="2026-10-07T19:08:00Z">
        <w:r w:rsidRPr="00BF2BCA">
          <w:rPr>
            <w:rFonts w:ascii="Times New Roman" w:eastAsia="Times New Roman" w:hAnsi="Times New Roman" w:cs="Times New Roman"/>
            <w:sz w:val="24"/>
            <w:szCs w:val="24"/>
            <w:u w:val="single"/>
            <w:rPrChange w:id="1271" w:author="SHAHZAIB KHAN" w:date="2026-10-07T19:14:00Z" w16du:dateUtc="2026-10-07T14:14:00Z">
              <w:rPr>
                <w:rFonts w:ascii="Times New Roman" w:eastAsia="Times New Roman" w:hAnsi="Times New Roman" w:cs="Times New Roman"/>
                <w:sz w:val="24"/>
                <w:szCs w:val="24"/>
              </w:rPr>
            </w:rPrChange>
          </w:rPr>
          <w:t>  Make</w:t>
        </w:r>
        <w:proofErr w:type="gramEnd"/>
        <w:r w:rsidRPr="00BF2BCA">
          <w:rPr>
            <w:rFonts w:ascii="Times New Roman" w:eastAsia="Times New Roman" w:hAnsi="Times New Roman" w:cs="Times New Roman"/>
            <w:sz w:val="24"/>
            <w:szCs w:val="24"/>
            <w:u w:val="single"/>
            <w:rPrChange w:id="1272" w:author="SHAHZAIB KHAN" w:date="2026-10-07T19:14:00Z" w16du:dateUtc="2026-10-07T14:14:00Z">
              <w:rPr>
                <w:rFonts w:ascii="Times New Roman" w:eastAsia="Times New Roman" w:hAnsi="Times New Roman" w:cs="Times New Roman"/>
                <w:sz w:val="24"/>
                <w:szCs w:val="24"/>
              </w:rPr>
            </w:rPrChange>
          </w:rPr>
          <w:t xml:space="preserve"> Payment</w:t>
        </w:r>
        <w:r w:rsidRPr="00BF2BCA">
          <w:rPr>
            <w:rFonts w:ascii="Times New Roman" w:eastAsia="Times New Roman" w:hAnsi="Times New Roman" w:cs="Times New Roman"/>
            <w:sz w:val="24"/>
            <w:szCs w:val="24"/>
            <w:u w:val="single"/>
            <w:rPrChange w:id="1273" w:author="SHAHZAIB KHAN" w:date="2026-10-07T19:14:00Z" w16du:dateUtc="2026-10-07T14:14:00Z">
              <w:rPr>
                <w:rFonts w:ascii="Times New Roman" w:eastAsia="Times New Roman" w:hAnsi="Times New Roman" w:cs="Times New Roman"/>
                <w:sz w:val="24"/>
                <w:szCs w:val="24"/>
              </w:rPr>
            </w:rPrChange>
          </w:rPr>
          <w:br/>
          <w:t xml:space="preserve">The customer can pay for the order through the available online payment method. The system verifies and records the payment. </w:t>
        </w:r>
      </w:ins>
    </w:p>
    <w:p w14:paraId="69E5F0B9" w14:textId="77777777" w:rsidR="00E154F8" w:rsidRPr="00BF2BCA" w:rsidRDefault="00E154F8" w:rsidP="00E154F8">
      <w:pPr>
        <w:spacing w:before="100" w:beforeAutospacing="1" w:after="100" w:afterAutospacing="1" w:line="240" w:lineRule="auto"/>
        <w:ind w:left="720"/>
        <w:rPr>
          <w:ins w:id="1274" w:author="SHAHZAIB KHAN" w:date="2026-10-07T19:08:00Z"/>
          <w:rFonts w:ascii="Times New Roman" w:eastAsia="Times New Roman" w:hAnsi="Times New Roman" w:cs="Times New Roman"/>
          <w:sz w:val="24"/>
          <w:szCs w:val="24"/>
          <w:u w:val="single"/>
          <w:rPrChange w:id="1275" w:author="SHAHZAIB KHAN" w:date="2026-10-07T19:14:00Z" w16du:dateUtc="2026-10-07T14:14:00Z">
            <w:rPr>
              <w:ins w:id="1276" w:author="SHAHZAIB KHAN" w:date="2026-10-07T19:08:00Z"/>
              <w:rFonts w:ascii="Times New Roman" w:eastAsia="Times New Roman" w:hAnsi="Times New Roman" w:cs="Times New Roman"/>
              <w:sz w:val="24"/>
              <w:szCs w:val="24"/>
            </w:rPr>
          </w:rPrChange>
        </w:rPr>
      </w:pPr>
      <w:proofErr w:type="gramStart"/>
      <w:ins w:id="1277" w:author="SHAHZAIB KHAN" w:date="2026-10-07T19:08:00Z">
        <w:r w:rsidRPr="00BF2BCA">
          <w:rPr>
            <w:rFonts w:ascii="Times New Roman" w:eastAsia="Times New Roman" w:hAnsi="Times New Roman" w:cs="Times New Roman"/>
            <w:sz w:val="24"/>
            <w:szCs w:val="24"/>
            <w:u w:val="single"/>
            <w:rPrChange w:id="1278" w:author="SHAHZAIB KHAN" w:date="2026-10-07T19:14:00Z" w16du:dateUtc="2026-10-07T14:14:00Z">
              <w:rPr>
                <w:rFonts w:ascii="Times New Roman" w:eastAsia="Times New Roman" w:hAnsi="Times New Roman" w:cs="Times New Roman"/>
                <w:sz w:val="24"/>
                <w:szCs w:val="24"/>
              </w:rPr>
            </w:rPrChange>
          </w:rPr>
          <w:t>  Assign</w:t>
        </w:r>
        <w:proofErr w:type="gramEnd"/>
        <w:r w:rsidRPr="00BF2BCA">
          <w:rPr>
            <w:rFonts w:ascii="Times New Roman" w:eastAsia="Times New Roman" w:hAnsi="Times New Roman" w:cs="Times New Roman"/>
            <w:sz w:val="24"/>
            <w:szCs w:val="24"/>
            <w:u w:val="single"/>
            <w:rPrChange w:id="1279" w:author="SHAHZAIB KHAN" w:date="2026-10-07T19:14:00Z" w16du:dateUtc="2026-10-07T14:14:00Z">
              <w:rPr>
                <w:rFonts w:ascii="Times New Roman" w:eastAsia="Times New Roman" w:hAnsi="Times New Roman" w:cs="Times New Roman"/>
                <w:sz w:val="24"/>
                <w:szCs w:val="24"/>
              </w:rPr>
            </w:rPrChange>
          </w:rPr>
          <w:t xml:space="preserve"> Salesman</w:t>
        </w:r>
        <w:r w:rsidRPr="00BF2BCA">
          <w:rPr>
            <w:rFonts w:ascii="Times New Roman" w:eastAsia="Times New Roman" w:hAnsi="Times New Roman" w:cs="Times New Roman"/>
            <w:sz w:val="24"/>
            <w:szCs w:val="24"/>
            <w:u w:val="single"/>
            <w:rPrChange w:id="1280" w:author="SHAHZAIB KHAN" w:date="2026-10-07T19:14:00Z" w16du:dateUtc="2026-10-07T14:14:00Z">
              <w:rPr>
                <w:rFonts w:ascii="Times New Roman" w:eastAsia="Times New Roman" w:hAnsi="Times New Roman" w:cs="Times New Roman"/>
                <w:sz w:val="24"/>
                <w:szCs w:val="24"/>
              </w:rPr>
            </w:rPrChange>
          </w:rPr>
          <w:br/>
          <w:t xml:space="preserve">After successful payment, the system assigns a salesman to deliver the order. </w:t>
        </w:r>
      </w:ins>
    </w:p>
    <w:p w14:paraId="3A26A79F" w14:textId="3550CA2A" w:rsidR="002E30B8" w:rsidRPr="00BF2BCA" w:rsidRDefault="00E154F8">
      <w:pPr>
        <w:spacing w:before="100" w:beforeAutospacing="1" w:after="100" w:afterAutospacing="1" w:line="240" w:lineRule="auto"/>
        <w:ind w:left="720"/>
        <w:rPr>
          <w:ins w:id="1281" w:author="SHAHZAIB KHAN" w:date="2026-10-07T18:47:00Z" w16du:dateUtc="2026-10-07T13:47:00Z"/>
          <w:rFonts w:ascii="Times New Roman" w:eastAsia="Times New Roman" w:hAnsi="Times New Roman" w:cs="Times New Roman"/>
          <w:sz w:val="24"/>
          <w:szCs w:val="24"/>
          <w:u w:val="single"/>
          <w:rPrChange w:id="1282" w:author="SHAHZAIB KHAN" w:date="2026-10-07T19:14:00Z" w16du:dateUtc="2026-10-07T14:14:00Z">
            <w:rPr>
              <w:ins w:id="1283" w:author="SHAHZAIB KHAN" w:date="2026-10-07T18:47:00Z" w16du:dateUtc="2026-10-07T13:47:00Z"/>
              <w:rFonts w:ascii="Times New Roman" w:eastAsia="Times New Roman" w:hAnsi="Times New Roman" w:cs="Times New Roman"/>
              <w:sz w:val="24"/>
              <w:szCs w:val="24"/>
            </w:rPr>
          </w:rPrChange>
        </w:rPr>
        <w:pPrChange w:id="1284" w:author="SHAHZAIB KHAN" w:date="2026-10-07T19:07:00Z" w16du:dateUtc="2026-10-07T14:07:00Z">
          <w:pPr>
            <w:numPr>
              <w:numId w:val="5"/>
            </w:numPr>
            <w:tabs>
              <w:tab w:val="num" w:pos="720"/>
            </w:tabs>
            <w:spacing w:before="100" w:beforeAutospacing="1" w:after="100" w:afterAutospacing="1" w:line="240" w:lineRule="auto"/>
            <w:ind w:left="720" w:hanging="360"/>
          </w:pPr>
        </w:pPrChange>
      </w:pPr>
      <w:proofErr w:type="gramStart"/>
      <w:ins w:id="1285" w:author="SHAHZAIB KHAN" w:date="2026-10-07T19:08:00Z">
        <w:r w:rsidRPr="00BF2BCA">
          <w:rPr>
            <w:rFonts w:ascii="Times New Roman" w:eastAsia="Times New Roman" w:hAnsi="Times New Roman" w:cs="Times New Roman"/>
            <w:sz w:val="24"/>
            <w:szCs w:val="24"/>
            <w:u w:val="single"/>
            <w:rPrChange w:id="1286" w:author="SHAHZAIB KHAN" w:date="2026-10-07T19:14:00Z" w16du:dateUtc="2026-10-07T14:14:00Z">
              <w:rPr>
                <w:rFonts w:ascii="Times New Roman" w:eastAsia="Times New Roman" w:hAnsi="Times New Roman" w:cs="Times New Roman"/>
                <w:sz w:val="24"/>
                <w:szCs w:val="24"/>
              </w:rPr>
            </w:rPrChange>
          </w:rPr>
          <w:t>  Deliver</w:t>
        </w:r>
        <w:proofErr w:type="gramEnd"/>
        <w:r w:rsidRPr="00BF2BCA">
          <w:rPr>
            <w:rFonts w:ascii="Times New Roman" w:eastAsia="Times New Roman" w:hAnsi="Times New Roman" w:cs="Times New Roman"/>
            <w:sz w:val="24"/>
            <w:szCs w:val="24"/>
            <w:u w:val="single"/>
            <w:rPrChange w:id="1287" w:author="SHAHZAIB KHAN" w:date="2026-10-07T19:14:00Z" w16du:dateUtc="2026-10-07T14:14:00Z">
              <w:rPr>
                <w:rFonts w:ascii="Times New Roman" w:eastAsia="Times New Roman" w:hAnsi="Times New Roman" w:cs="Times New Roman"/>
                <w:sz w:val="24"/>
                <w:szCs w:val="24"/>
              </w:rPr>
            </w:rPrChange>
          </w:rPr>
          <w:t xml:space="preserve"> Order</w:t>
        </w:r>
        <w:r w:rsidRPr="00BF2BCA">
          <w:rPr>
            <w:rFonts w:ascii="Times New Roman" w:eastAsia="Times New Roman" w:hAnsi="Times New Roman" w:cs="Times New Roman"/>
            <w:sz w:val="24"/>
            <w:szCs w:val="24"/>
            <w:u w:val="single"/>
            <w:rPrChange w:id="1288" w:author="SHAHZAIB KHAN" w:date="2026-10-07T19:14:00Z" w16du:dateUtc="2026-10-07T14:14:00Z">
              <w:rPr>
                <w:rFonts w:ascii="Times New Roman" w:eastAsia="Times New Roman" w:hAnsi="Times New Roman" w:cs="Times New Roman"/>
                <w:sz w:val="24"/>
                <w:szCs w:val="24"/>
              </w:rPr>
            </w:rPrChange>
          </w:rPr>
          <w:br/>
          <w:t>The assigned salesman receives the order details and delivers the bakery items to the customer's selected location.</w:t>
        </w:r>
      </w:ins>
    </w:p>
    <w:p w14:paraId="55F2FDFF" w14:textId="6FD065F6" w:rsidR="00A408CF" w:rsidRPr="00BF2BCA" w:rsidRDefault="6579BE34" w:rsidP="1A775A4C">
      <w:pPr>
        <w:pStyle w:val="ListParagraph"/>
        <w:spacing w:before="100" w:beforeAutospacing="1" w:after="100" w:afterAutospacing="1" w:line="240" w:lineRule="auto"/>
        <w:rPr>
          <w:rFonts w:ascii="Times New Roman" w:eastAsia="Times New Roman" w:hAnsi="Times New Roman" w:cs="Times New Roman"/>
          <w:b/>
          <w:bCs/>
          <w:sz w:val="36"/>
          <w:szCs w:val="36"/>
          <w:u w:val="single"/>
          <w:rPrChange w:id="1289" w:author="SHAHZAIB KHAN" w:date="2026-10-07T19:14:00Z" w16du:dateUtc="2026-10-07T14:14:00Z">
            <w:rPr>
              <w:rFonts w:ascii="Times New Roman" w:eastAsia="Times New Roman" w:hAnsi="Times New Roman" w:cs="Times New Roman"/>
              <w:b/>
              <w:bCs/>
              <w:sz w:val="36"/>
              <w:szCs w:val="36"/>
            </w:rPr>
          </w:rPrChange>
        </w:rPr>
      </w:pPr>
      <w:bookmarkStart w:id="1290" w:name="_Toc193890181"/>
      <w:r w:rsidRPr="00BF2BCA">
        <w:rPr>
          <w:rStyle w:val="Heading1Char"/>
          <w:u w:val="single"/>
          <w:rPrChange w:id="1291" w:author="SHAHZAIB KHAN" w:date="2026-10-07T19:14:00Z" w16du:dateUtc="2026-10-07T14:14:00Z">
            <w:rPr>
              <w:rStyle w:val="Heading1Char"/>
            </w:rPr>
          </w:rPrChange>
        </w:rPr>
        <w:t>References</w:t>
      </w:r>
      <w:bookmarkEnd w:id="1290"/>
    </w:p>
    <w:p w14:paraId="66070370" w14:textId="77777777" w:rsidR="00A408CF" w:rsidRPr="00BF2BCA" w:rsidRDefault="00A408CF" w:rsidP="00A408CF">
      <w:pPr>
        <w:numPr>
          <w:ilvl w:val="0"/>
          <w:numId w:val="6"/>
        </w:numPr>
        <w:spacing w:before="100" w:beforeAutospacing="1" w:after="100" w:afterAutospacing="1" w:line="240" w:lineRule="auto"/>
        <w:rPr>
          <w:rFonts w:ascii="Times New Roman" w:eastAsia="Times New Roman" w:hAnsi="Times New Roman" w:cs="Times New Roman"/>
          <w:sz w:val="24"/>
          <w:szCs w:val="24"/>
          <w:u w:val="single"/>
          <w:rPrChange w:id="1292" w:author="SHAHZAIB KHAN" w:date="2026-10-07T19:14:00Z" w16du:dateUtc="2026-10-07T14:14:00Z">
            <w:rPr>
              <w:rFonts w:ascii="Times New Roman" w:eastAsia="Times New Roman" w:hAnsi="Times New Roman" w:cs="Times New Roman"/>
              <w:sz w:val="24"/>
              <w:szCs w:val="24"/>
            </w:rPr>
          </w:rPrChange>
        </w:rPr>
      </w:pPr>
      <w:r w:rsidRPr="00BF2BCA">
        <w:rPr>
          <w:rFonts w:ascii="Times New Roman" w:eastAsia="Times New Roman" w:hAnsi="Times New Roman" w:cs="Times New Roman"/>
          <w:sz w:val="24"/>
          <w:szCs w:val="24"/>
          <w:u w:val="single"/>
          <w:rPrChange w:id="1293" w:author="SHAHZAIB KHAN" w:date="2026-10-07T19:14:00Z" w16du:dateUtc="2026-10-07T14:14:00Z">
            <w:rPr>
              <w:rFonts w:ascii="Times New Roman" w:eastAsia="Times New Roman" w:hAnsi="Times New Roman" w:cs="Times New Roman"/>
              <w:sz w:val="24"/>
              <w:szCs w:val="24"/>
            </w:rPr>
          </w:rPrChange>
        </w:rPr>
        <w:t>IEEE Standard for Software Requirements Specifications (IEEE Std 830-1998).</w:t>
      </w:r>
    </w:p>
    <w:p w14:paraId="361BDDCB" w14:textId="77777777" w:rsidR="00A408CF" w:rsidRPr="00BF2BCA" w:rsidRDefault="00A408CF" w:rsidP="00A408CF">
      <w:pPr>
        <w:numPr>
          <w:ilvl w:val="0"/>
          <w:numId w:val="6"/>
        </w:numPr>
        <w:spacing w:before="100" w:beforeAutospacing="1" w:after="100" w:afterAutospacing="1" w:line="240" w:lineRule="auto"/>
        <w:rPr>
          <w:ins w:id="1294" w:author="SHAHZAIB KHAN" w:date="2026-10-07T18:48:00Z" w16du:dateUtc="2026-10-07T13:48:00Z"/>
          <w:rFonts w:ascii="Times New Roman" w:eastAsia="Times New Roman" w:hAnsi="Times New Roman" w:cs="Times New Roman"/>
          <w:sz w:val="24"/>
          <w:szCs w:val="24"/>
          <w:u w:val="single"/>
          <w:rPrChange w:id="1295" w:author="SHAHZAIB KHAN" w:date="2026-10-07T19:14:00Z" w16du:dateUtc="2026-10-07T14:14:00Z">
            <w:rPr>
              <w:ins w:id="1296" w:author="SHAHZAIB KHAN" w:date="2026-10-07T18:48:00Z" w16du:dateUtc="2026-10-07T13:48:00Z"/>
              <w:rFonts w:ascii="Times New Roman" w:eastAsia="Times New Roman" w:hAnsi="Times New Roman" w:cs="Times New Roman"/>
              <w:sz w:val="24"/>
              <w:szCs w:val="24"/>
            </w:rPr>
          </w:rPrChange>
        </w:rPr>
      </w:pPr>
      <w:r w:rsidRPr="00BF2BCA">
        <w:rPr>
          <w:rFonts w:ascii="Times New Roman" w:eastAsia="Times New Roman" w:hAnsi="Times New Roman" w:cs="Times New Roman"/>
          <w:sz w:val="24"/>
          <w:szCs w:val="24"/>
          <w:u w:val="single"/>
          <w:rPrChange w:id="1297" w:author="SHAHZAIB KHAN" w:date="2026-10-07T19:14:00Z" w16du:dateUtc="2026-10-07T14:14:00Z">
            <w:rPr>
              <w:rFonts w:ascii="Times New Roman" w:eastAsia="Times New Roman" w:hAnsi="Times New Roman" w:cs="Times New Roman"/>
              <w:sz w:val="24"/>
              <w:szCs w:val="24"/>
            </w:rPr>
          </w:rPrChange>
        </w:rPr>
        <w:t>ISO/IEC/IEEE 16326:2019 Guidelines for Life Cycle Processes – Project Management.</w:t>
      </w:r>
    </w:p>
    <w:p w14:paraId="18CADE78" w14:textId="77777777" w:rsidR="002E30B8" w:rsidRPr="00BF2BCA" w:rsidRDefault="002E30B8" w:rsidP="002E30B8">
      <w:pPr>
        <w:numPr>
          <w:ilvl w:val="0"/>
          <w:numId w:val="6"/>
        </w:numPr>
        <w:spacing w:line="256" w:lineRule="auto"/>
        <w:rPr>
          <w:ins w:id="1298" w:author="SHAHZAIB KHAN" w:date="2026-10-07T18:48:00Z" w16du:dateUtc="2026-10-07T13:48:00Z"/>
          <w:rFonts w:ascii="Times New Roman" w:hAnsi="Times New Roman" w:cs="Times New Roman"/>
          <w:sz w:val="24"/>
          <w:szCs w:val="24"/>
          <w:u w:val="single"/>
          <w:rPrChange w:id="1299" w:author="SHAHZAIB KHAN" w:date="2026-10-07T19:14:00Z" w16du:dateUtc="2026-10-07T14:14:00Z">
            <w:rPr>
              <w:ins w:id="1300" w:author="SHAHZAIB KHAN" w:date="2026-10-07T18:48:00Z" w16du:dateUtc="2026-10-07T13:48:00Z"/>
              <w:rFonts w:ascii="Times New Roman" w:hAnsi="Times New Roman" w:cs="Times New Roman"/>
              <w:sz w:val="24"/>
              <w:szCs w:val="24"/>
            </w:rPr>
          </w:rPrChange>
        </w:rPr>
      </w:pPr>
      <w:ins w:id="1301" w:author="SHAHZAIB KHAN" w:date="2026-10-07T18:48:00Z" w16du:dateUtc="2026-10-07T13:48:00Z">
        <w:r w:rsidRPr="00BF2BCA">
          <w:rPr>
            <w:rFonts w:ascii="Times New Roman" w:hAnsi="Times New Roman" w:cs="Times New Roman"/>
            <w:sz w:val="24"/>
            <w:szCs w:val="24"/>
            <w:u w:val="single"/>
            <w:rPrChange w:id="1302" w:author="SHAHZAIB KHAN" w:date="2026-10-07T19:14:00Z" w16du:dateUtc="2026-10-07T14:14:00Z">
              <w:rPr>
                <w:rFonts w:ascii="Times New Roman" w:hAnsi="Times New Roman" w:cs="Times New Roman"/>
                <w:sz w:val="24"/>
                <w:szCs w:val="24"/>
              </w:rPr>
            </w:rPrChange>
          </w:rPr>
          <w:t>ISO/IEC/IEEE 16326: Systems and Software Engineering – Project Management</w:t>
        </w:r>
      </w:ins>
    </w:p>
    <w:p w14:paraId="39C551D9" w14:textId="77777777" w:rsidR="002E30B8" w:rsidRPr="00BF2BCA" w:rsidRDefault="002E30B8" w:rsidP="002E30B8">
      <w:pPr>
        <w:numPr>
          <w:ilvl w:val="0"/>
          <w:numId w:val="6"/>
        </w:numPr>
        <w:spacing w:line="256" w:lineRule="auto"/>
        <w:rPr>
          <w:ins w:id="1303" w:author="SHAHZAIB KHAN" w:date="2026-10-07T18:48:00Z" w16du:dateUtc="2026-10-07T13:48:00Z"/>
          <w:rFonts w:ascii="Times New Roman" w:hAnsi="Times New Roman" w:cs="Times New Roman"/>
          <w:sz w:val="24"/>
          <w:szCs w:val="24"/>
          <w:u w:val="single"/>
          <w:rPrChange w:id="1304" w:author="SHAHZAIB KHAN" w:date="2026-10-07T19:14:00Z" w16du:dateUtc="2026-10-07T14:14:00Z">
            <w:rPr>
              <w:ins w:id="1305" w:author="SHAHZAIB KHAN" w:date="2026-10-07T18:48:00Z" w16du:dateUtc="2026-10-07T13:48:00Z"/>
              <w:rFonts w:ascii="Times New Roman" w:hAnsi="Times New Roman" w:cs="Times New Roman"/>
              <w:sz w:val="24"/>
              <w:szCs w:val="24"/>
            </w:rPr>
          </w:rPrChange>
        </w:rPr>
      </w:pPr>
      <w:ins w:id="1306" w:author="SHAHZAIB KHAN" w:date="2026-10-07T18:48:00Z" w16du:dateUtc="2026-10-07T13:48:00Z">
        <w:r w:rsidRPr="00BF2BCA">
          <w:rPr>
            <w:rFonts w:ascii="Times New Roman" w:hAnsi="Times New Roman" w:cs="Times New Roman"/>
            <w:sz w:val="24"/>
            <w:szCs w:val="24"/>
            <w:u w:val="single"/>
            <w:rPrChange w:id="1307" w:author="SHAHZAIB KHAN" w:date="2026-10-07T19:14:00Z" w16du:dateUtc="2026-10-07T14:14:00Z">
              <w:rPr>
                <w:rFonts w:ascii="Times New Roman" w:hAnsi="Times New Roman" w:cs="Times New Roman"/>
                <w:sz w:val="24"/>
                <w:szCs w:val="24"/>
              </w:rPr>
            </w:rPrChange>
          </w:rPr>
          <w:t>Software Engineering: A Practitioner's Approach – Roger S. Pressman</w:t>
        </w:r>
      </w:ins>
    </w:p>
    <w:p w14:paraId="61E1CAC5" w14:textId="77777777" w:rsidR="002E30B8" w:rsidRPr="00BF2BCA" w:rsidRDefault="002E30B8" w:rsidP="002E30B8">
      <w:pPr>
        <w:numPr>
          <w:ilvl w:val="0"/>
          <w:numId w:val="6"/>
        </w:numPr>
        <w:spacing w:line="256" w:lineRule="auto"/>
        <w:rPr>
          <w:ins w:id="1308" w:author="SHAHZAIB KHAN" w:date="2026-10-07T18:56:00Z" w16du:dateUtc="2026-10-07T13:56:00Z"/>
          <w:rFonts w:ascii="Times New Roman" w:hAnsi="Times New Roman" w:cs="Times New Roman"/>
          <w:sz w:val="24"/>
          <w:szCs w:val="24"/>
          <w:u w:val="single"/>
          <w:rPrChange w:id="1309" w:author="SHAHZAIB KHAN" w:date="2026-10-07T19:14:00Z" w16du:dateUtc="2026-10-07T14:14:00Z">
            <w:rPr>
              <w:ins w:id="1310" w:author="SHAHZAIB KHAN" w:date="2026-10-07T18:56:00Z" w16du:dateUtc="2026-10-07T13:56:00Z"/>
              <w:rFonts w:ascii="Times New Roman" w:hAnsi="Times New Roman" w:cs="Times New Roman"/>
              <w:sz w:val="24"/>
              <w:szCs w:val="24"/>
            </w:rPr>
          </w:rPrChange>
        </w:rPr>
      </w:pPr>
      <w:ins w:id="1311" w:author="SHAHZAIB KHAN" w:date="2026-10-07T18:48:00Z" w16du:dateUtc="2026-10-07T13:48:00Z">
        <w:r w:rsidRPr="00BF2BCA">
          <w:rPr>
            <w:rFonts w:ascii="Times New Roman" w:hAnsi="Times New Roman" w:cs="Times New Roman"/>
            <w:sz w:val="24"/>
            <w:szCs w:val="24"/>
            <w:u w:val="single"/>
            <w:rPrChange w:id="1312" w:author="SHAHZAIB KHAN" w:date="2026-10-07T19:14:00Z" w16du:dateUtc="2026-10-07T14:14:00Z">
              <w:rPr>
                <w:rFonts w:ascii="Times New Roman" w:hAnsi="Times New Roman" w:cs="Times New Roman"/>
                <w:sz w:val="24"/>
                <w:szCs w:val="24"/>
              </w:rPr>
            </w:rPrChange>
          </w:rPr>
          <w:t>Project Management for Software Engineering – Richard H. Thayer</w:t>
        </w:r>
      </w:ins>
    </w:p>
    <w:p w14:paraId="0C61AEEF" w14:textId="558EA671" w:rsidR="002E30B8" w:rsidRPr="00C726F4" w:rsidDel="00C726F4" w:rsidRDefault="002E30B8">
      <w:pPr>
        <w:numPr>
          <w:ilvl w:val="0"/>
          <w:numId w:val="6"/>
        </w:numPr>
        <w:spacing w:line="256" w:lineRule="auto"/>
        <w:rPr>
          <w:del w:id="1313" w:author="SHAHZAIB KHAN" w:date="2026-10-07T22:06:00Z" w16du:dateUtc="2026-10-07T17:06:00Z"/>
          <w:rFonts w:ascii="Times New Roman" w:hAnsi="Times New Roman" w:cs="Times New Roman"/>
          <w:sz w:val="24"/>
          <w:szCs w:val="24"/>
          <w:u w:val="single"/>
          <w:rPrChange w:id="1314" w:author="SHAHZAIB KHAN" w:date="2026-10-07T22:06:00Z" w16du:dateUtc="2026-10-07T17:06:00Z">
            <w:rPr>
              <w:del w:id="1315" w:author="SHAHZAIB KHAN" w:date="2026-10-07T22:06:00Z" w16du:dateUtc="2026-10-07T17:06:00Z"/>
              <w:rFonts w:ascii="Times New Roman" w:eastAsia="Times New Roman" w:hAnsi="Times New Roman" w:cs="Times New Roman"/>
              <w:sz w:val="24"/>
              <w:szCs w:val="24"/>
            </w:rPr>
          </w:rPrChange>
        </w:rPr>
        <w:pPrChange w:id="1316" w:author="SHAHZAIB KHAN" w:date="2026-10-07T22:06:00Z" w16du:dateUtc="2026-10-07T17:06:00Z">
          <w:pPr>
            <w:numPr>
              <w:numId w:val="6"/>
            </w:numPr>
            <w:tabs>
              <w:tab w:val="num" w:pos="720"/>
            </w:tabs>
            <w:spacing w:before="100" w:beforeAutospacing="1" w:after="100" w:afterAutospacing="1" w:line="240" w:lineRule="auto"/>
            <w:ind w:left="720" w:hanging="360"/>
          </w:pPr>
        </w:pPrChange>
      </w:pPr>
    </w:p>
    <w:p w14:paraId="6618831E" w14:textId="7BE9DE69" w:rsidR="00A408CF" w:rsidRPr="00BF2BCA" w:rsidDel="00F47071" w:rsidRDefault="00A408CF" w:rsidP="00A408CF">
      <w:pPr>
        <w:numPr>
          <w:ilvl w:val="0"/>
          <w:numId w:val="6"/>
        </w:numPr>
        <w:spacing w:before="100" w:beforeAutospacing="1" w:after="100" w:afterAutospacing="1" w:line="240" w:lineRule="auto"/>
        <w:rPr>
          <w:del w:id="1317" w:author="SHAHZAIB KHAN" w:date="2026-10-07T18:41:00Z" w16du:dateUtc="2026-10-07T13:41:00Z"/>
          <w:rFonts w:ascii="Times New Roman" w:eastAsia="Times New Roman" w:hAnsi="Times New Roman" w:cs="Times New Roman"/>
          <w:sz w:val="24"/>
          <w:szCs w:val="24"/>
          <w:u w:val="single"/>
          <w:rPrChange w:id="1318" w:author="SHAHZAIB KHAN" w:date="2026-10-07T19:14:00Z" w16du:dateUtc="2026-10-07T14:14:00Z">
            <w:rPr>
              <w:del w:id="1319" w:author="SHAHZAIB KHAN" w:date="2026-10-07T18:41:00Z" w16du:dateUtc="2026-10-07T13:41:00Z"/>
              <w:rFonts w:ascii="Times New Roman" w:eastAsia="Times New Roman" w:hAnsi="Times New Roman" w:cs="Times New Roman"/>
              <w:sz w:val="24"/>
              <w:szCs w:val="24"/>
            </w:rPr>
          </w:rPrChange>
        </w:rPr>
      </w:pPr>
      <w:del w:id="1320" w:author="SHAHZAIB KHAN" w:date="2026-10-07T18:41:00Z" w16du:dateUtc="2026-10-07T13:41:00Z">
        <w:r w:rsidRPr="00BF2BCA" w:rsidDel="00F47071">
          <w:rPr>
            <w:rFonts w:ascii="Times New Roman" w:eastAsia="Times New Roman" w:hAnsi="Times New Roman" w:cs="Times New Roman"/>
            <w:sz w:val="24"/>
            <w:szCs w:val="24"/>
            <w:u w:val="single"/>
            <w:rPrChange w:id="1321" w:author="SHAHZAIB KHAN" w:date="2026-10-07T19:14:00Z" w16du:dateUtc="2026-10-07T14:14:00Z">
              <w:rPr>
                <w:rFonts w:ascii="Times New Roman" w:eastAsia="Times New Roman" w:hAnsi="Times New Roman" w:cs="Times New Roman"/>
                <w:sz w:val="24"/>
                <w:szCs w:val="24"/>
              </w:rPr>
            </w:rPrChange>
          </w:rPr>
          <w:delText>Department of Computer Science Project Guidelines, [University/Department internal documentation].</w:delText>
        </w:r>
      </w:del>
    </w:p>
    <w:p w14:paraId="556B15F3" w14:textId="16E91AEB" w:rsidR="00A408CF" w:rsidRPr="00BF2BCA" w:rsidDel="002E30B8" w:rsidRDefault="00A408CF" w:rsidP="00A408CF">
      <w:pPr>
        <w:numPr>
          <w:ilvl w:val="0"/>
          <w:numId w:val="6"/>
        </w:numPr>
        <w:spacing w:before="100" w:beforeAutospacing="1" w:after="100" w:afterAutospacing="1" w:line="240" w:lineRule="auto"/>
        <w:rPr>
          <w:del w:id="1322" w:author="SHAHZAIB KHAN" w:date="2026-10-07T18:48:00Z" w16du:dateUtc="2026-10-07T13:48:00Z"/>
          <w:rFonts w:ascii="Times New Roman" w:eastAsia="Times New Roman" w:hAnsi="Times New Roman" w:cs="Times New Roman"/>
          <w:sz w:val="24"/>
          <w:szCs w:val="24"/>
          <w:u w:val="single"/>
          <w:rPrChange w:id="1323" w:author="SHAHZAIB KHAN" w:date="2026-10-07T19:14:00Z" w16du:dateUtc="2026-10-07T14:14:00Z">
            <w:rPr>
              <w:del w:id="1324" w:author="SHAHZAIB KHAN" w:date="2026-10-07T18:48:00Z" w16du:dateUtc="2026-10-07T13:48:00Z"/>
              <w:rFonts w:ascii="Times New Roman" w:eastAsia="Times New Roman" w:hAnsi="Times New Roman" w:cs="Times New Roman"/>
              <w:sz w:val="24"/>
              <w:szCs w:val="24"/>
            </w:rPr>
          </w:rPrChange>
        </w:rPr>
      </w:pPr>
      <w:del w:id="1325" w:author="SHAHZAIB KHAN" w:date="2026-10-07T18:48:00Z" w16du:dateUtc="2026-10-07T13:48:00Z">
        <w:r w:rsidRPr="00BF2BCA" w:rsidDel="002E30B8">
          <w:rPr>
            <w:rFonts w:ascii="Times New Roman" w:eastAsia="Times New Roman" w:hAnsi="Times New Roman" w:cs="Times New Roman"/>
            <w:sz w:val="24"/>
            <w:szCs w:val="24"/>
            <w:u w:val="single"/>
            <w:rPrChange w:id="1326" w:author="SHAHZAIB KHAN" w:date="2026-10-07T19:14:00Z" w16du:dateUtc="2026-10-07T14:14:00Z">
              <w:rPr>
                <w:rFonts w:ascii="Times New Roman" w:eastAsia="Times New Roman" w:hAnsi="Times New Roman" w:cs="Times New Roman"/>
                <w:sz w:val="24"/>
                <w:szCs w:val="24"/>
              </w:rPr>
            </w:rPrChange>
          </w:rPr>
          <w:delText>Web resources on best practices for version control and project management systems (e.g., Git documentation, Agile project management literature).</w:delText>
        </w:r>
      </w:del>
    </w:p>
    <w:p w14:paraId="19134582" w14:textId="2CB3DF83" w:rsidR="00A408CF" w:rsidRPr="00BF2BCA" w:rsidDel="00C726F4" w:rsidRDefault="6579BE34" w:rsidP="1A775A4C">
      <w:pPr>
        <w:numPr>
          <w:ilvl w:val="0"/>
          <w:numId w:val="2"/>
        </w:numPr>
        <w:spacing w:before="100" w:beforeAutospacing="1" w:after="100" w:afterAutospacing="1" w:line="240" w:lineRule="auto"/>
        <w:rPr>
          <w:del w:id="1327" w:author="SHAHZAIB KHAN" w:date="2026-10-07T22:06:00Z" w16du:dateUtc="2026-10-07T17:06:00Z"/>
          <w:rStyle w:val="Heading1Char"/>
          <w:u w:val="single"/>
          <w:rPrChange w:id="1328" w:author="SHAHZAIB KHAN" w:date="2026-10-07T19:14:00Z" w16du:dateUtc="2026-10-07T14:14:00Z">
            <w:rPr>
              <w:del w:id="1329" w:author="SHAHZAIB KHAN" w:date="2026-10-07T22:06:00Z" w16du:dateUtc="2026-10-07T17:06:00Z"/>
              <w:rStyle w:val="Heading1Char"/>
            </w:rPr>
          </w:rPrChange>
        </w:rPr>
      </w:pPr>
      <w:bookmarkStart w:id="1330" w:name="_Toc193890182"/>
      <w:del w:id="1331" w:author="SHAHZAIB KHAN" w:date="2026-10-07T18:48:00Z" w16du:dateUtc="2026-10-07T13:48:00Z">
        <w:r w:rsidRPr="00BF2BCA" w:rsidDel="002E30B8">
          <w:rPr>
            <w:rFonts w:ascii="Times New Roman" w:eastAsia="Times New Roman" w:hAnsi="Times New Roman" w:cs="Times New Roman"/>
            <w:b/>
            <w:bCs/>
            <w:sz w:val="36"/>
            <w:szCs w:val="36"/>
            <w:u w:val="single"/>
            <w:rPrChange w:id="1332" w:author="SHAHZAIB KHAN" w:date="2026-10-07T19:14:00Z" w16du:dateUtc="2026-10-07T14:14:00Z">
              <w:rPr>
                <w:rFonts w:ascii="Times New Roman" w:eastAsia="Times New Roman" w:hAnsi="Times New Roman" w:cs="Times New Roman"/>
                <w:b/>
                <w:bCs/>
                <w:color w:val="0F4761" w:themeColor="accent1" w:themeShade="BF"/>
                <w:sz w:val="36"/>
                <w:szCs w:val="36"/>
              </w:rPr>
            </w:rPrChange>
          </w:rPr>
          <w:delText xml:space="preserve"> </w:delText>
        </w:r>
      </w:del>
      <w:del w:id="1333" w:author="SHAHZAIB KHAN" w:date="2026-10-07T22:06:00Z" w16du:dateUtc="2026-10-07T17:06:00Z">
        <w:r w:rsidRPr="00BF2BCA" w:rsidDel="00C726F4">
          <w:rPr>
            <w:rStyle w:val="Heading1Char"/>
            <w:u w:val="single"/>
            <w:rPrChange w:id="1334" w:author="SHAHZAIB KHAN" w:date="2026-10-07T19:14:00Z" w16du:dateUtc="2026-10-07T14:14:00Z">
              <w:rPr>
                <w:rStyle w:val="Heading1Char"/>
              </w:rPr>
            </w:rPrChange>
          </w:rPr>
          <w:delText>Overview</w:delText>
        </w:r>
        <w:bookmarkEnd w:id="1330"/>
      </w:del>
    </w:p>
    <w:p w14:paraId="135E59B5" w14:textId="54EF80CF" w:rsidR="00A408CF" w:rsidRPr="00BF2BCA" w:rsidDel="00F47071" w:rsidRDefault="00A408CF" w:rsidP="00A408CF">
      <w:pPr>
        <w:spacing w:before="100" w:beforeAutospacing="1" w:after="100" w:afterAutospacing="1" w:line="240" w:lineRule="auto"/>
        <w:rPr>
          <w:del w:id="1335" w:author="SHAHZAIB KHAN" w:date="2026-10-07T18:40:00Z" w16du:dateUtc="2026-10-07T13:40:00Z"/>
          <w:rFonts w:ascii="Times New Roman" w:eastAsia="Times New Roman" w:hAnsi="Times New Roman" w:cs="Times New Roman"/>
          <w:sz w:val="24"/>
          <w:szCs w:val="24"/>
          <w:u w:val="single"/>
          <w:rPrChange w:id="1336" w:author="SHAHZAIB KHAN" w:date="2026-10-07T19:14:00Z" w16du:dateUtc="2026-10-07T14:14:00Z">
            <w:rPr>
              <w:del w:id="1337" w:author="SHAHZAIB KHAN" w:date="2026-10-07T18:40:00Z" w16du:dateUtc="2026-10-07T13:40:00Z"/>
              <w:rFonts w:ascii="Times New Roman" w:eastAsia="Times New Roman" w:hAnsi="Times New Roman" w:cs="Times New Roman"/>
              <w:sz w:val="24"/>
              <w:szCs w:val="24"/>
            </w:rPr>
          </w:rPrChange>
        </w:rPr>
      </w:pPr>
      <w:del w:id="1338" w:author="SHAHZAIB KHAN" w:date="2026-10-07T18:40:00Z" w16du:dateUtc="2026-10-07T13:40:00Z">
        <w:r w:rsidRPr="00BF2BCA" w:rsidDel="00F47071">
          <w:rPr>
            <w:rFonts w:ascii="Times New Roman" w:eastAsia="Times New Roman" w:hAnsi="Times New Roman" w:cs="Times New Roman"/>
            <w:sz w:val="24"/>
            <w:szCs w:val="24"/>
            <w:u w:val="single"/>
            <w:rPrChange w:id="1339" w:author="SHAHZAIB KHAN" w:date="2026-10-07T19:14:00Z" w16du:dateUtc="2026-10-07T14:14:00Z">
              <w:rPr>
                <w:rFonts w:ascii="Times New Roman" w:eastAsia="Times New Roman" w:hAnsi="Times New Roman" w:cs="Times New Roman"/>
                <w:sz w:val="24"/>
                <w:szCs w:val="24"/>
              </w:rPr>
            </w:rPrChange>
          </w:rPr>
          <w:delText>This document is organized to provide a comprehensive understanding of the ProjectConnect system. The SRS is divided into several main sections:</w:delText>
        </w:r>
      </w:del>
    </w:p>
    <w:p w14:paraId="25A42130" w14:textId="0CFF432E" w:rsidR="00A408CF" w:rsidRPr="00BF2BCA" w:rsidDel="00F47071" w:rsidRDefault="00A408CF" w:rsidP="00A408CF">
      <w:pPr>
        <w:numPr>
          <w:ilvl w:val="0"/>
          <w:numId w:val="7"/>
        </w:numPr>
        <w:spacing w:before="100" w:beforeAutospacing="1" w:after="100" w:afterAutospacing="1" w:line="240" w:lineRule="auto"/>
        <w:rPr>
          <w:del w:id="1340" w:author="SHAHZAIB KHAN" w:date="2026-10-07T18:40:00Z" w16du:dateUtc="2026-10-07T13:40:00Z"/>
          <w:rFonts w:ascii="Times New Roman" w:eastAsia="Times New Roman" w:hAnsi="Times New Roman" w:cs="Times New Roman"/>
          <w:sz w:val="24"/>
          <w:szCs w:val="24"/>
          <w:u w:val="single"/>
          <w:rPrChange w:id="1341" w:author="SHAHZAIB KHAN" w:date="2026-10-07T19:14:00Z" w16du:dateUtc="2026-10-07T14:14:00Z">
            <w:rPr>
              <w:del w:id="1342" w:author="SHAHZAIB KHAN" w:date="2026-10-07T18:40:00Z" w16du:dateUtc="2026-10-07T13:40:00Z"/>
              <w:rFonts w:ascii="Times New Roman" w:eastAsia="Times New Roman" w:hAnsi="Times New Roman" w:cs="Times New Roman"/>
              <w:sz w:val="24"/>
              <w:szCs w:val="24"/>
            </w:rPr>
          </w:rPrChange>
        </w:rPr>
      </w:pPr>
      <w:del w:id="1343" w:author="SHAHZAIB KHAN" w:date="2026-10-07T18:40:00Z" w16du:dateUtc="2026-10-07T13:40:00Z">
        <w:r w:rsidRPr="00BF2BCA" w:rsidDel="00F47071">
          <w:rPr>
            <w:rFonts w:ascii="Times New Roman" w:eastAsia="Times New Roman" w:hAnsi="Times New Roman" w:cs="Times New Roman"/>
            <w:b/>
            <w:bCs/>
            <w:sz w:val="24"/>
            <w:szCs w:val="24"/>
            <w:u w:val="single"/>
            <w:rPrChange w:id="1344" w:author="SHAHZAIB KHAN" w:date="2026-10-07T19:14:00Z" w16du:dateUtc="2026-10-07T14:14:00Z">
              <w:rPr>
                <w:rFonts w:ascii="Times New Roman" w:eastAsia="Times New Roman" w:hAnsi="Times New Roman" w:cs="Times New Roman"/>
                <w:b/>
                <w:bCs/>
                <w:sz w:val="24"/>
                <w:szCs w:val="24"/>
              </w:rPr>
            </w:rPrChange>
          </w:rPr>
          <w:delText>Introduction:</w:delText>
        </w:r>
        <w:r w:rsidRPr="00BF2BCA" w:rsidDel="00F47071">
          <w:rPr>
            <w:rFonts w:ascii="Times New Roman" w:eastAsia="Times New Roman" w:hAnsi="Times New Roman" w:cs="Times New Roman"/>
            <w:sz w:val="24"/>
            <w:szCs w:val="24"/>
            <w:u w:val="single"/>
            <w:rPrChange w:id="1345" w:author="SHAHZAIB KHAN" w:date="2026-10-07T19:14:00Z" w16du:dateUtc="2026-10-07T14:14:00Z">
              <w:rPr>
                <w:rFonts w:ascii="Times New Roman" w:eastAsia="Times New Roman" w:hAnsi="Times New Roman" w:cs="Times New Roman"/>
                <w:sz w:val="24"/>
                <w:szCs w:val="24"/>
              </w:rPr>
            </w:rPrChange>
          </w:rPr>
          <w:delText xml:space="preserve"> Describes the purpose, scope, definitions, references, and an overview of the SRS.</w:delText>
        </w:r>
      </w:del>
    </w:p>
    <w:p w14:paraId="2499FD44" w14:textId="58BBA37C" w:rsidR="00A408CF" w:rsidRPr="00BF2BCA" w:rsidDel="00F47071" w:rsidRDefault="00A408CF" w:rsidP="00A408CF">
      <w:pPr>
        <w:numPr>
          <w:ilvl w:val="0"/>
          <w:numId w:val="7"/>
        </w:numPr>
        <w:spacing w:before="100" w:beforeAutospacing="1" w:after="100" w:afterAutospacing="1" w:line="240" w:lineRule="auto"/>
        <w:rPr>
          <w:del w:id="1346" w:author="SHAHZAIB KHAN" w:date="2026-10-07T18:40:00Z" w16du:dateUtc="2026-10-07T13:40:00Z"/>
          <w:rFonts w:ascii="Times New Roman" w:eastAsia="Times New Roman" w:hAnsi="Times New Roman" w:cs="Times New Roman"/>
          <w:sz w:val="24"/>
          <w:szCs w:val="24"/>
          <w:u w:val="single"/>
          <w:rPrChange w:id="1347" w:author="SHAHZAIB KHAN" w:date="2026-10-07T19:14:00Z" w16du:dateUtc="2026-10-07T14:14:00Z">
            <w:rPr>
              <w:del w:id="1348" w:author="SHAHZAIB KHAN" w:date="2026-10-07T18:40:00Z" w16du:dateUtc="2026-10-07T13:40:00Z"/>
              <w:rFonts w:ascii="Times New Roman" w:eastAsia="Times New Roman" w:hAnsi="Times New Roman" w:cs="Times New Roman"/>
              <w:sz w:val="24"/>
              <w:szCs w:val="24"/>
            </w:rPr>
          </w:rPrChange>
        </w:rPr>
      </w:pPr>
      <w:del w:id="1349" w:author="SHAHZAIB KHAN" w:date="2026-10-07T18:40:00Z" w16du:dateUtc="2026-10-07T13:40:00Z">
        <w:r w:rsidRPr="00BF2BCA" w:rsidDel="00F47071">
          <w:rPr>
            <w:rFonts w:ascii="Times New Roman" w:eastAsia="Times New Roman" w:hAnsi="Times New Roman" w:cs="Times New Roman"/>
            <w:b/>
            <w:bCs/>
            <w:sz w:val="24"/>
            <w:szCs w:val="24"/>
            <w:u w:val="single"/>
            <w:rPrChange w:id="1350" w:author="SHAHZAIB KHAN" w:date="2026-10-07T19:14:00Z" w16du:dateUtc="2026-10-07T14:14:00Z">
              <w:rPr>
                <w:rFonts w:ascii="Times New Roman" w:eastAsia="Times New Roman" w:hAnsi="Times New Roman" w:cs="Times New Roman"/>
                <w:b/>
                <w:bCs/>
                <w:sz w:val="24"/>
                <w:szCs w:val="24"/>
              </w:rPr>
            </w:rPrChange>
          </w:rPr>
          <w:lastRenderedPageBreak/>
          <w:delText>Overall Description:</w:delText>
        </w:r>
        <w:r w:rsidRPr="00BF2BCA" w:rsidDel="00F47071">
          <w:rPr>
            <w:rFonts w:ascii="Times New Roman" w:eastAsia="Times New Roman" w:hAnsi="Times New Roman" w:cs="Times New Roman"/>
            <w:sz w:val="24"/>
            <w:szCs w:val="24"/>
            <w:u w:val="single"/>
            <w:rPrChange w:id="1351" w:author="SHAHZAIB KHAN" w:date="2026-10-07T19:14:00Z" w16du:dateUtc="2026-10-07T14:14:00Z">
              <w:rPr>
                <w:rFonts w:ascii="Times New Roman" w:eastAsia="Times New Roman" w:hAnsi="Times New Roman" w:cs="Times New Roman"/>
                <w:sz w:val="24"/>
                <w:szCs w:val="24"/>
              </w:rPr>
            </w:rPrChange>
          </w:rPr>
          <w:delText xml:space="preserve"> Provides details on the product perspective, functionality, user characteristics, constraints, and assumptions.</w:delText>
        </w:r>
      </w:del>
    </w:p>
    <w:p w14:paraId="4295D07A" w14:textId="1A0EEBA2" w:rsidR="00A408CF" w:rsidRPr="00BF2BCA" w:rsidDel="00F47071" w:rsidRDefault="00A408CF" w:rsidP="00A408CF">
      <w:pPr>
        <w:numPr>
          <w:ilvl w:val="0"/>
          <w:numId w:val="7"/>
        </w:numPr>
        <w:spacing w:before="100" w:beforeAutospacing="1" w:after="100" w:afterAutospacing="1" w:line="240" w:lineRule="auto"/>
        <w:rPr>
          <w:del w:id="1352" w:author="SHAHZAIB KHAN" w:date="2026-10-07T18:40:00Z" w16du:dateUtc="2026-10-07T13:40:00Z"/>
          <w:rFonts w:ascii="Times New Roman" w:eastAsia="Times New Roman" w:hAnsi="Times New Roman" w:cs="Times New Roman"/>
          <w:sz w:val="24"/>
          <w:szCs w:val="24"/>
          <w:u w:val="single"/>
          <w:rPrChange w:id="1353" w:author="SHAHZAIB KHAN" w:date="2026-10-07T19:14:00Z" w16du:dateUtc="2026-10-07T14:14:00Z">
            <w:rPr>
              <w:del w:id="1354" w:author="SHAHZAIB KHAN" w:date="2026-10-07T18:40:00Z" w16du:dateUtc="2026-10-07T13:40:00Z"/>
              <w:rFonts w:ascii="Times New Roman" w:eastAsia="Times New Roman" w:hAnsi="Times New Roman" w:cs="Times New Roman"/>
              <w:sz w:val="24"/>
              <w:szCs w:val="24"/>
            </w:rPr>
          </w:rPrChange>
        </w:rPr>
      </w:pPr>
      <w:del w:id="1355" w:author="SHAHZAIB KHAN" w:date="2026-10-07T18:40:00Z" w16du:dateUtc="2026-10-07T13:40:00Z">
        <w:r w:rsidRPr="00BF2BCA" w:rsidDel="00F47071">
          <w:rPr>
            <w:rFonts w:ascii="Times New Roman" w:eastAsia="Times New Roman" w:hAnsi="Times New Roman" w:cs="Times New Roman"/>
            <w:b/>
            <w:bCs/>
            <w:sz w:val="24"/>
            <w:szCs w:val="24"/>
            <w:u w:val="single"/>
            <w:rPrChange w:id="1356" w:author="SHAHZAIB KHAN" w:date="2026-10-07T19:14:00Z" w16du:dateUtc="2026-10-07T14:14:00Z">
              <w:rPr>
                <w:rFonts w:ascii="Times New Roman" w:eastAsia="Times New Roman" w:hAnsi="Times New Roman" w:cs="Times New Roman"/>
                <w:b/>
                <w:bCs/>
                <w:sz w:val="24"/>
                <w:szCs w:val="24"/>
              </w:rPr>
            </w:rPrChange>
          </w:rPr>
          <w:delText>Specific Requirements:</w:delText>
        </w:r>
        <w:r w:rsidRPr="00BF2BCA" w:rsidDel="00F47071">
          <w:rPr>
            <w:rFonts w:ascii="Times New Roman" w:eastAsia="Times New Roman" w:hAnsi="Times New Roman" w:cs="Times New Roman"/>
            <w:sz w:val="24"/>
            <w:szCs w:val="24"/>
            <w:u w:val="single"/>
            <w:rPrChange w:id="1357" w:author="SHAHZAIB KHAN" w:date="2026-10-07T19:14:00Z" w16du:dateUtc="2026-10-07T14:14:00Z">
              <w:rPr>
                <w:rFonts w:ascii="Times New Roman" w:eastAsia="Times New Roman" w:hAnsi="Times New Roman" w:cs="Times New Roman"/>
                <w:sz w:val="24"/>
                <w:szCs w:val="24"/>
              </w:rPr>
            </w:rPrChange>
          </w:rPr>
          <w:delText xml:space="preserve"> Outlines in detail the functional requirements (use cases) and non-functional requirements, including system functions and performance criteria.</w:delText>
        </w:r>
      </w:del>
    </w:p>
    <w:p w14:paraId="086BA9B2" w14:textId="02D6B876" w:rsidR="00A408CF" w:rsidRPr="00BF2BCA" w:rsidDel="00F47071" w:rsidRDefault="00A408CF" w:rsidP="00A408CF">
      <w:pPr>
        <w:numPr>
          <w:ilvl w:val="0"/>
          <w:numId w:val="7"/>
        </w:numPr>
        <w:spacing w:before="100" w:beforeAutospacing="1" w:after="100" w:afterAutospacing="1" w:line="240" w:lineRule="auto"/>
        <w:rPr>
          <w:del w:id="1358" w:author="SHAHZAIB KHAN" w:date="2026-10-07T18:40:00Z" w16du:dateUtc="2026-10-07T13:40:00Z"/>
          <w:rFonts w:ascii="Times New Roman" w:eastAsia="Times New Roman" w:hAnsi="Times New Roman" w:cs="Times New Roman"/>
          <w:sz w:val="24"/>
          <w:szCs w:val="24"/>
          <w:u w:val="single"/>
          <w:rPrChange w:id="1359" w:author="SHAHZAIB KHAN" w:date="2026-10-07T19:14:00Z" w16du:dateUtc="2026-10-07T14:14:00Z">
            <w:rPr>
              <w:del w:id="1360" w:author="SHAHZAIB KHAN" w:date="2026-10-07T18:40:00Z" w16du:dateUtc="2026-10-07T13:40:00Z"/>
              <w:rFonts w:ascii="Times New Roman" w:eastAsia="Times New Roman" w:hAnsi="Times New Roman" w:cs="Times New Roman"/>
              <w:sz w:val="24"/>
              <w:szCs w:val="24"/>
            </w:rPr>
          </w:rPrChange>
        </w:rPr>
      </w:pPr>
      <w:del w:id="1361" w:author="SHAHZAIB KHAN" w:date="2026-10-07T18:40:00Z" w16du:dateUtc="2026-10-07T13:40:00Z">
        <w:r w:rsidRPr="00BF2BCA" w:rsidDel="00F47071">
          <w:rPr>
            <w:rFonts w:ascii="Times New Roman" w:eastAsia="Times New Roman" w:hAnsi="Times New Roman" w:cs="Times New Roman"/>
            <w:b/>
            <w:bCs/>
            <w:sz w:val="24"/>
            <w:szCs w:val="24"/>
            <w:u w:val="single"/>
            <w:rPrChange w:id="1362" w:author="SHAHZAIB KHAN" w:date="2026-10-07T19:14:00Z" w16du:dateUtc="2026-10-07T14:14:00Z">
              <w:rPr>
                <w:rFonts w:ascii="Times New Roman" w:eastAsia="Times New Roman" w:hAnsi="Times New Roman" w:cs="Times New Roman"/>
                <w:b/>
                <w:bCs/>
                <w:sz w:val="24"/>
                <w:szCs w:val="24"/>
              </w:rPr>
            </w:rPrChange>
          </w:rPr>
          <w:delText>Appendices:</w:delText>
        </w:r>
        <w:r w:rsidRPr="00BF2BCA" w:rsidDel="00F47071">
          <w:rPr>
            <w:rFonts w:ascii="Times New Roman" w:eastAsia="Times New Roman" w:hAnsi="Times New Roman" w:cs="Times New Roman"/>
            <w:sz w:val="24"/>
            <w:szCs w:val="24"/>
            <w:u w:val="single"/>
            <w:rPrChange w:id="1363" w:author="SHAHZAIB KHAN" w:date="2026-10-07T19:14:00Z" w16du:dateUtc="2026-10-07T14:14:00Z">
              <w:rPr>
                <w:rFonts w:ascii="Times New Roman" w:eastAsia="Times New Roman" w:hAnsi="Times New Roman" w:cs="Times New Roman"/>
                <w:sz w:val="24"/>
                <w:szCs w:val="24"/>
              </w:rPr>
            </w:rPrChange>
          </w:rPr>
          <w:delText xml:space="preserve"> Includes supporting documentation such as the data dictionary, domain diagrams, system sequence diagrams, and use case diagrams.</w:delText>
        </w:r>
      </w:del>
    </w:p>
    <w:p w14:paraId="2559CF2F" w14:textId="20600680" w:rsidR="00A408CF" w:rsidRPr="00BF2BCA" w:rsidRDefault="00A408CF" w:rsidP="1A775A4C">
      <w:pPr>
        <w:spacing w:before="100" w:beforeAutospacing="1" w:after="100" w:afterAutospacing="1" w:line="240" w:lineRule="auto"/>
        <w:outlineLvl w:val="0"/>
        <w:rPr>
          <w:rStyle w:val="Heading1Char"/>
          <w:u w:val="single"/>
          <w:rPrChange w:id="1364" w:author="SHAHZAIB KHAN" w:date="2026-10-07T19:14:00Z" w16du:dateUtc="2026-10-07T14:14:00Z">
            <w:rPr>
              <w:rStyle w:val="Heading1Char"/>
            </w:rPr>
          </w:rPrChange>
        </w:rPr>
      </w:pPr>
    </w:p>
    <w:p w14:paraId="016DF66D" w14:textId="1E5133D0" w:rsidR="00A408CF" w:rsidRPr="00BF2BCA" w:rsidRDefault="6579BE34" w:rsidP="1A775A4C">
      <w:pPr>
        <w:pStyle w:val="ListParagraph"/>
        <w:numPr>
          <w:ilvl w:val="0"/>
          <w:numId w:val="30"/>
        </w:numPr>
        <w:spacing w:before="100" w:beforeAutospacing="1" w:after="100" w:afterAutospacing="1" w:line="240" w:lineRule="auto"/>
        <w:outlineLvl w:val="1"/>
        <w:rPr>
          <w:rStyle w:val="Heading2Char"/>
          <w:u w:val="single"/>
          <w:rPrChange w:id="1365" w:author="SHAHZAIB KHAN" w:date="2026-10-07T19:14:00Z" w16du:dateUtc="2026-10-07T14:14:00Z">
            <w:rPr>
              <w:rStyle w:val="Heading2Char"/>
            </w:rPr>
          </w:rPrChange>
        </w:rPr>
      </w:pPr>
      <w:bookmarkStart w:id="1366" w:name="_Toc193890184"/>
      <w:r w:rsidRPr="00BF2BCA">
        <w:rPr>
          <w:rFonts w:ascii="Times New Roman" w:eastAsia="Times New Roman" w:hAnsi="Times New Roman" w:cs="Times New Roman"/>
          <w:b/>
          <w:bCs/>
          <w:sz w:val="36"/>
          <w:szCs w:val="36"/>
          <w:u w:val="single"/>
          <w:rPrChange w:id="1367" w:author="SHAHZAIB KHAN" w:date="2026-10-07T19:14:00Z" w16du:dateUtc="2026-10-07T14:14:00Z">
            <w:rPr>
              <w:rFonts w:ascii="Times New Roman" w:eastAsia="Times New Roman" w:hAnsi="Times New Roman" w:cs="Times New Roman"/>
              <w:b/>
              <w:bCs/>
              <w:color w:val="0F4761" w:themeColor="accent1" w:themeShade="BF"/>
              <w:sz w:val="36"/>
              <w:szCs w:val="36"/>
            </w:rPr>
          </w:rPrChange>
        </w:rPr>
        <w:t xml:space="preserve"> </w:t>
      </w:r>
      <w:r w:rsidRPr="00BF2BCA">
        <w:rPr>
          <w:rStyle w:val="Heading2Char"/>
          <w:u w:val="single"/>
          <w:rPrChange w:id="1368" w:author="SHAHZAIB KHAN" w:date="2026-10-07T19:14:00Z" w16du:dateUtc="2026-10-07T14:14:00Z">
            <w:rPr>
              <w:rStyle w:val="Heading2Char"/>
            </w:rPr>
          </w:rPrChange>
        </w:rPr>
        <w:t>Product Perspective</w:t>
      </w:r>
      <w:bookmarkEnd w:id="1366"/>
    </w:p>
    <w:p w14:paraId="7293577C" w14:textId="7888A359" w:rsidR="00A408CF" w:rsidRPr="00BF2BCA" w:rsidDel="00F47071" w:rsidRDefault="6579BE34" w:rsidP="1A775A4C">
      <w:pPr>
        <w:spacing w:before="100" w:beforeAutospacing="1" w:after="100" w:afterAutospacing="1" w:line="240" w:lineRule="auto"/>
        <w:rPr>
          <w:del w:id="1369" w:author="SHAHZAIB KHAN" w:date="2026-10-07T18:40:00Z" w16du:dateUtc="2026-10-07T13:40:00Z"/>
          <w:rFonts w:ascii="Times New Roman" w:eastAsia="Times New Roman" w:hAnsi="Times New Roman" w:cs="Times New Roman"/>
          <w:sz w:val="24"/>
          <w:szCs w:val="24"/>
          <w:u w:val="single"/>
          <w:rPrChange w:id="1370" w:author="SHAHZAIB KHAN" w:date="2026-10-07T19:14:00Z" w16du:dateUtc="2026-10-07T14:14:00Z">
            <w:rPr>
              <w:del w:id="1371" w:author="SHAHZAIB KHAN" w:date="2026-10-07T18:40:00Z" w16du:dateUtc="2026-10-07T13:40:00Z"/>
              <w:rFonts w:ascii="Times New Roman" w:eastAsia="Times New Roman" w:hAnsi="Times New Roman" w:cs="Times New Roman"/>
              <w:sz w:val="24"/>
              <w:szCs w:val="24"/>
            </w:rPr>
          </w:rPrChange>
        </w:rPr>
      </w:pPr>
      <w:del w:id="1372" w:author="SHAHZAIB KHAN" w:date="2026-10-07T18:40:00Z" w16du:dateUtc="2026-10-07T13:40:00Z">
        <w:r w:rsidRPr="00BF2BCA" w:rsidDel="00F47071">
          <w:rPr>
            <w:rFonts w:ascii="Times New Roman" w:eastAsia="Times New Roman" w:hAnsi="Times New Roman" w:cs="Times New Roman"/>
            <w:sz w:val="24"/>
            <w:szCs w:val="24"/>
            <w:u w:val="single"/>
            <w:rPrChange w:id="1373" w:author="SHAHZAIB KHAN" w:date="2026-10-07T19:14:00Z" w16du:dateUtc="2026-10-07T14:14:00Z">
              <w:rPr>
                <w:rFonts w:ascii="Times New Roman" w:eastAsia="Times New Roman" w:hAnsi="Times New Roman" w:cs="Times New Roman"/>
                <w:sz w:val="24"/>
                <w:szCs w:val="24"/>
              </w:rPr>
            </w:rPrChange>
          </w:rPr>
          <w:delText>Project management system is a standalone web-based project management system developed to meet the communication and management needs of final semester projects in the Department of Computer Science. Unlike generic project management tools, Project management system is tailored specifically to the academic environment by facilitating direct communication between students and supervisors, enabling project registration, and supporting iterative work product submissions. The system integrates seamlessly with existing university authentication services and follows standard web application architecture with a dedicated backend server and a responsive user interface.</w:delText>
        </w:r>
      </w:del>
    </w:p>
    <w:p w14:paraId="4BA08413" w14:textId="2CEF854B" w:rsidR="00A408CF" w:rsidRDefault="6579BE34" w:rsidP="1A775A4C">
      <w:pPr>
        <w:numPr>
          <w:ilvl w:val="0"/>
          <w:numId w:val="1"/>
        </w:numPr>
        <w:spacing w:before="100" w:beforeAutospacing="1" w:after="100" w:afterAutospacing="1" w:line="240" w:lineRule="auto"/>
        <w:rPr>
          <w:rStyle w:val="Heading2Char"/>
          <w:u w:val="single"/>
        </w:rPr>
      </w:pPr>
      <w:bookmarkStart w:id="1374" w:name="_Toc193890185"/>
      <w:del w:id="1375" w:author="SHAHZAIB KHAN" w:date="2026-10-07T18:40:00Z" w16du:dateUtc="2026-10-07T13:40:00Z">
        <w:r w:rsidRPr="00BF2BCA" w:rsidDel="00F47071">
          <w:rPr>
            <w:rFonts w:ascii="Times New Roman" w:eastAsia="Times New Roman" w:hAnsi="Times New Roman" w:cs="Times New Roman"/>
            <w:b/>
            <w:bCs/>
            <w:sz w:val="32"/>
            <w:szCs w:val="32"/>
            <w:u w:val="single"/>
            <w:rPrChange w:id="1376" w:author="SHAHZAIB KHAN" w:date="2026-10-07T19:14:00Z" w16du:dateUtc="2026-10-07T14:14:00Z">
              <w:rPr>
                <w:rFonts w:ascii="Times New Roman" w:eastAsia="Times New Roman" w:hAnsi="Times New Roman" w:cs="Times New Roman"/>
                <w:b/>
                <w:bCs/>
                <w:color w:val="0F4761" w:themeColor="accent1" w:themeShade="BF"/>
                <w:sz w:val="32"/>
                <w:szCs w:val="32"/>
              </w:rPr>
            </w:rPrChange>
          </w:rPr>
          <w:delText xml:space="preserve"> </w:delText>
        </w:r>
      </w:del>
      <w:r w:rsidRPr="00BF2BCA">
        <w:rPr>
          <w:rStyle w:val="Heading2Char"/>
          <w:u w:val="single"/>
          <w:rPrChange w:id="1377" w:author="SHAHZAIB KHAN" w:date="2026-10-07T19:14:00Z" w16du:dateUtc="2026-10-07T14:14:00Z">
            <w:rPr>
              <w:rStyle w:val="Heading2Char"/>
            </w:rPr>
          </w:rPrChange>
        </w:rPr>
        <w:t>Product Functions</w:t>
      </w:r>
      <w:bookmarkEnd w:id="1374"/>
    </w:p>
    <w:p w14:paraId="0A9C8E14" w14:textId="77777777" w:rsidR="00713BE8" w:rsidRPr="00DB397A" w:rsidRDefault="00713BE8" w:rsidP="00713BE8">
      <w:p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The Online Bakery Ordering System will provide the following main product functions:</w:t>
      </w:r>
    </w:p>
    <w:p w14:paraId="33033A0E" w14:textId="77777777" w:rsidR="00713BE8" w:rsidRPr="00DB397A" w:rsidRDefault="00713BE8" w:rsidP="00713BE8">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Product and Category Display</w:t>
      </w:r>
      <w:r w:rsidRPr="00DB397A">
        <w:rPr>
          <w:rFonts w:ascii="Times New Roman" w:eastAsia="Times New Roman" w:hAnsi="Times New Roman" w:cs="Times New Roman"/>
          <w:color w:val="FF0000"/>
          <w:sz w:val="24"/>
          <w:szCs w:val="24"/>
          <w:u w:val="single"/>
        </w:rPr>
        <w:br/>
        <w:t xml:space="preserve">The system will display bakery categories and the items available under each category so that customers can view and select products. </w:t>
      </w:r>
    </w:p>
    <w:p w14:paraId="1DD70C0C" w14:textId="77777777" w:rsidR="00713BE8" w:rsidRPr="00DB397A" w:rsidRDefault="00713BE8" w:rsidP="00713BE8">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Order Selection and Total Calculation</w:t>
      </w:r>
      <w:r w:rsidRPr="00DB397A">
        <w:rPr>
          <w:rFonts w:ascii="Times New Roman" w:eastAsia="Times New Roman" w:hAnsi="Times New Roman" w:cs="Times New Roman"/>
          <w:color w:val="FF0000"/>
          <w:sz w:val="24"/>
          <w:szCs w:val="24"/>
          <w:u w:val="single"/>
        </w:rPr>
        <w:br/>
        <w:t xml:space="preserve">The system will allow customers to select items and quantities, then calculate and display the total order amount. </w:t>
      </w:r>
    </w:p>
    <w:p w14:paraId="5DF5DD7B" w14:textId="77777777" w:rsidR="00713BE8" w:rsidRPr="00DB397A" w:rsidRDefault="00713BE8" w:rsidP="00713BE8">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Discount and Package Deal Handling</w:t>
      </w:r>
      <w:r w:rsidRPr="00DB397A">
        <w:rPr>
          <w:rFonts w:ascii="Times New Roman" w:eastAsia="Times New Roman" w:hAnsi="Times New Roman" w:cs="Times New Roman"/>
          <w:color w:val="FF0000"/>
          <w:sz w:val="24"/>
          <w:szCs w:val="24"/>
          <w:u w:val="single"/>
        </w:rPr>
        <w:br/>
        <w:t xml:space="preserve">The system will check the selected items for available discounts and package deals and apply them when the required conditions are met. </w:t>
      </w:r>
    </w:p>
    <w:p w14:paraId="3C3EAF92" w14:textId="77777777" w:rsidR="00713BE8" w:rsidRPr="00DB397A" w:rsidRDefault="00713BE8" w:rsidP="00713BE8">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Delivery Area Management</w:t>
      </w:r>
      <w:r w:rsidRPr="00DB397A">
        <w:rPr>
          <w:rFonts w:ascii="Times New Roman" w:eastAsia="Times New Roman" w:hAnsi="Times New Roman" w:cs="Times New Roman"/>
          <w:color w:val="FF0000"/>
          <w:sz w:val="24"/>
          <w:szCs w:val="24"/>
          <w:u w:val="single"/>
        </w:rPr>
        <w:br/>
        <w:t xml:space="preserve">The system will require the customer to select a delivery area and will check that the area is included in the bakery's delivery list. </w:t>
      </w:r>
    </w:p>
    <w:p w14:paraId="4BE23F7E" w14:textId="77777777" w:rsidR="00713BE8" w:rsidRPr="00DB397A" w:rsidRDefault="00713BE8" w:rsidP="00713BE8">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Order Booking</w:t>
      </w:r>
      <w:r w:rsidRPr="00DB397A">
        <w:rPr>
          <w:rFonts w:ascii="Times New Roman" w:eastAsia="Times New Roman" w:hAnsi="Times New Roman" w:cs="Times New Roman"/>
          <w:color w:val="FF0000"/>
          <w:sz w:val="24"/>
          <w:szCs w:val="24"/>
          <w:u w:val="single"/>
        </w:rPr>
        <w:br/>
        <w:t xml:space="preserve">The system will allow customers to place normal or advance orders and store the deadline for booked orders. </w:t>
      </w:r>
    </w:p>
    <w:p w14:paraId="41AA9B3E" w14:textId="77777777" w:rsidR="00713BE8" w:rsidRPr="00DB397A" w:rsidRDefault="00713BE8" w:rsidP="00713BE8">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t>Payment Processing</w:t>
      </w:r>
      <w:r w:rsidRPr="00DB397A">
        <w:rPr>
          <w:rFonts w:ascii="Times New Roman" w:eastAsia="Times New Roman" w:hAnsi="Times New Roman" w:cs="Times New Roman"/>
          <w:color w:val="FF0000"/>
          <w:sz w:val="24"/>
          <w:szCs w:val="24"/>
          <w:u w:val="single"/>
        </w:rPr>
        <w:br/>
        <w:t xml:space="preserve">The system will accept payment through credit card and confirm the order after successful payment. </w:t>
      </w:r>
    </w:p>
    <w:p w14:paraId="49126487" w14:textId="77777777" w:rsidR="00713BE8" w:rsidRPr="00DB397A" w:rsidRDefault="00713BE8" w:rsidP="00713BE8">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u w:val="single"/>
        </w:rPr>
      </w:pPr>
      <w:r w:rsidRPr="00DB397A">
        <w:rPr>
          <w:rFonts w:ascii="Times New Roman" w:eastAsia="Times New Roman" w:hAnsi="Times New Roman" w:cs="Times New Roman"/>
          <w:color w:val="FF0000"/>
          <w:sz w:val="24"/>
          <w:szCs w:val="24"/>
          <w:u w:val="single"/>
        </w:rPr>
        <w:lastRenderedPageBreak/>
        <w:t>Salesman Assignment and Delivery Logging</w:t>
      </w:r>
      <w:r w:rsidRPr="00DB397A">
        <w:rPr>
          <w:rFonts w:ascii="Times New Roman" w:eastAsia="Times New Roman" w:hAnsi="Times New Roman" w:cs="Times New Roman"/>
          <w:color w:val="FF0000"/>
          <w:sz w:val="24"/>
          <w:szCs w:val="24"/>
          <w:u w:val="single"/>
        </w:rPr>
        <w:br/>
        <w:t>After successful payment, the system will assign a salesman for delivery and record the relevant delivery details.</w:t>
      </w:r>
    </w:p>
    <w:p w14:paraId="5177B467" w14:textId="77777777" w:rsidR="00713BE8" w:rsidRPr="00BF2BCA" w:rsidRDefault="00713BE8" w:rsidP="1A775A4C">
      <w:pPr>
        <w:numPr>
          <w:ilvl w:val="0"/>
          <w:numId w:val="1"/>
        </w:numPr>
        <w:spacing w:before="100" w:beforeAutospacing="1" w:after="100" w:afterAutospacing="1" w:line="240" w:lineRule="auto"/>
        <w:rPr>
          <w:rStyle w:val="Heading2Char"/>
          <w:u w:val="single"/>
          <w:rPrChange w:id="1378" w:author="SHAHZAIB KHAN" w:date="2026-10-07T19:14:00Z" w16du:dateUtc="2026-10-07T14:14:00Z">
            <w:rPr>
              <w:rStyle w:val="Heading2Char"/>
            </w:rPr>
          </w:rPrChange>
        </w:rPr>
      </w:pPr>
    </w:p>
    <w:p w14:paraId="67F798E1" w14:textId="3DB29E08" w:rsidR="00A408CF" w:rsidRPr="00BF2BCA" w:rsidDel="00F47071" w:rsidRDefault="6579BE34" w:rsidP="1A775A4C">
      <w:pPr>
        <w:spacing w:before="100" w:beforeAutospacing="1" w:after="100" w:afterAutospacing="1" w:line="240" w:lineRule="auto"/>
        <w:rPr>
          <w:del w:id="1379" w:author="SHAHZAIB KHAN" w:date="2026-10-07T18:40:00Z" w16du:dateUtc="2026-10-07T13:40:00Z"/>
          <w:rFonts w:ascii="Times New Roman" w:eastAsia="Times New Roman" w:hAnsi="Times New Roman" w:cs="Times New Roman"/>
          <w:sz w:val="24"/>
          <w:szCs w:val="24"/>
          <w:u w:val="single"/>
          <w:rPrChange w:id="1380" w:author="SHAHZAIB KHAN" w:date="2026-10-07T19:14:00Z" w16du:dateUtc="2026-10-07T14:14:00Z">
            <w:rPr>
              <w:del w:id="1381" w:author="SHAHZAIB KHAN" w:date="2026-10-07T18:40:00Z" w16du:dateUtc="2026-10-07T13:40:00Z"/>
              <w:rFonts w:ascii="Times New Roman" w:eastAsia="Times New Roman" w:hAnsi="Times New Roman" w:cs="Times New Roman"/>
              <w:sz w:val="24"/>
              <w:szCs w:val="24"/>
            </w:rPr>
          </w:rPrChange>
        </w:rPr>
      </w:pPr>
      <w:del w:id="1382" w:author="SHAHZAIB KHAN" w:date="2026-10-07T18:40:00Z" w16du:dateUtc="2026-10-07T13:40:00Z">
        <w:r w:rsidRPr="00BF2BCA" w:rsidDel="00F47071">
          <w:rPr>
            <w:rFonts w:ascii="Times New Roman" w:eastAsia="Times New Roman" w:hAnsi="Times New Roman" w:cs="Times New Roman"/>
            <w:sz w:val="24"/>
            <w:szCs w:val="24"/>
            <w:u w:val="single"/>
            <w:rPrChange w:id="1383" w:author="SHAHZAIB KHAN" w:date="2026-10-07T19:14:00Z" w16du:dateUtc="2026-10-07T14:14:00Z">
              <w:rPr>
                <w:rFonts w:ascii="Times New Roman" w:eastAsia="Times New Roman" w:hAnsi="Times New Roman" w:cs="Times New Roman"/>
                <w:sz w:val="24"/>
                <w:szCs w:val="24"/>
              </w:rPr>
            </w:rPrChange>
          </w:rPr>
          <w:delText>Project management system includes the following key functionalities:</w:delText>
        </w:r>
      </w:del>
    </w:p>
    <w:p w14:paraId="20B0D09F" w14:textId="6575F940" w:rsidR="00A408CF" w:rsidRPr="00BF2BCA" w:rsidDel="00F47071" w:rsidRDefault="00A408CF" w:rsidP="00A408CF">
      <w:pPr>
        <w:numPr>
          <w:ilvl w:val="0"/>
          <w:numId w:val="8"/>
        </w:numPr>
        <w:spacing w:before="100" w:beforeAutospacing="1" w:after="100" w:afterAutospacing="1" w:line="240" w:lineRule="auto"/>
        <w:rPr>
          <w:del w:id="1384" w:author="SHAHZAIB KHAN" w:date="2026-10-07T18:40:00Z" w16du:dateUtc="2026-10-07T13:40:00Z"/>
          <w:rFonts w:ascii="Times New Roman" w:eastAsia="Times New Roman" w:hAnsi="Times New Roman" w:cs="Times New Roman"/>
          <w:sz w:val="24"/>
          <w:szCs w:val="24"/>
          <w:u w:val="single"/>
          <w:rPrChange w:id="1385" w:author="SHAHZAIB KHAN" w:date="2026-10-07T19:14:00Z" w16du:dateUtc="2026-10-07T14:14:00Z">
            <w:rPr>
              <w:del w:id="1386" w:author="SHAHZAIB KHAN" w:date="2026-10-07T18:40:00Z" w16du:dateUtc="2026-10-07T13:40:00Z"/>
              <w:rFonts w:ascii="Times New Roman" w:eastAsia="Times New Roman" w:hAnsi="Times New Roman" w:cs="Times New Roman"/>
              <w:sz w:val="24"/>
              <w:szCs w:val="24"/>
            </w:rPr>
          </w:rPrChange>
        </w:rPr>
      </w:pPr>
      <w:del w:id="1387" w:author="SHAHZAIB KHAN" w:date="2026-10-07T18:40:00Z" w16du:dateUtc="2026-10-07T13:40:00Z">
        <w:r w:rsidRPr="00BF2BCA" w:rsidDel="00F47071">
          <w:rPr>
            <w:rFonts w:ascii="Times New Roman" w:eastAsia="Times New Roman" w:hAnsi="Times New Roman" w:cs="Times New Roman"/>
            <w:b/>
            <w:bCs/>
            <w:sz w:val="24"/>
            <w:szCs w:val="24"/>
            <w:u w:val="single"/>
            <w:rPrChange w:id="1388" w:author="SHAHZAIB KHAN" w:date="2026-10-07T19:14:00Z" w16du:dateUtc="2026-10-07T14:14:00Z">
              <w:rPr>
                <w:rFonts w:ascii="Times New Roman" w:eastAsia="Times New Roman" w:hAnsi="Times New Roman" w:cs="Times New Roman"/>
                <w:b/>
                <w:bCs/>
                <w:sz w:val="24"/>
                <w:szCs w:val="24"/>
              </w:rPr>
            </w:rPrChange>
          </w:rPr>
          <w:delText>Student and Supervisor Registration:</w:delText>
        </w:r>
        <w:r w:rsidRPr="00BF2BCA" w:rsidDel="00F47071">
          <w:rPr>
            <w:rFonts w:ascii="Times New Roman" w:eastAsia="Times New Roman" w:hAnsi="Times New Roman" w:cs="Times New Roman"/>
            <w:sz w:val="24"/>
            <w:szCs w:val="24"/>
            <w:u w:val="single"/>
            <w:rPrChange w:id="1389" w:author="SHAHZAIB KHAN" w:date="2026-10-07T19:14:00Z" w16du:dateUtc="2026-10-07T14:14:00Z">
              <w:rPr>
                <w:rFonts w:ascii="Times New Roman" w:eastAsia="Times New Roman" w:hAnsi="Times New Roman" w:cs="Times New Roman"/>
                <w:sz w:val="24"/>
                <w:szCs w:val="24"/>
              </w:rPr>
            </w:rPrChange>
          </w:rPr>
          <w:br/>
          <w:delText>The system allows new users—both students and supervisors—to register. It manages user profiles and authentication, ensuring that only authorized users can access project data.</w:delText>
        </w:r>
      </w:del>
    </w:p>
    <w:p w14:paraId="3A403848" w14:textId="77FBE706" w:rsidR="00A408CF" w:rsidRPr="00BF2BCA" w:rsidDel="00F47071" w:rsidRDefault="00A408CF" w:rsidP="00A408CF">
      <w:pPr>
        <w:numPr>
          <w:ilvl w:val="0"/>
          <w:numId w:val="8"/>
        </w:numPr>
        <w:spacing w:before="100" w:beforeAutospacing="1" w:after="100" w:afterAutospacing="1" w:line="240" w:lineRule="auto"/>
        <w:rPr>
          <w:del w:id="1390" w:author="SHAHZAIB KHAN" w:date="2026-10-07T18:40:00Z" w16du:dateUtc="2026-10-07T13:40:00Z"/>
          <w:rFonts w:ascii="Times New Roman" w:eastAsia="Times New Roman" w:hAnsi="Times New Roman" w:cs="Times New Roman"/>
          <w:sz w:val="24"/>
          <w:szCs w:val="24"/>
          <w:u w:val="single"/>
          <w:rPrChange w:id="1391" w:author="SHAHZAIB KHAN" w:date="2026-10-07T19:14:00Z" w16du:dateUtc="2026-10-07T14:14:00Z">
            <w:rPr>
              <w:del w:id="1392" w:author="SHAHZAIB KHAN" w:date="2026-10-07T18:40:00Z" w16du:dateUtc="2026-10-07T13:40:00Z"/>
              <w:rFonts w:ascii="Times New Roman" w:eastAsia="Times New Roman" w:hAnsi="Times New Roman" w:cs="Times New Roman"/>
              <w:sz w:val="24"/>
              <w:szCs w:val="24"/>
            </w:rPr>
          </w:rPrChange>
        </w:rPr>
      </w:pPr>
      <w:del w:id="1393" w:author="SHAHZAIB KHAN" w:date="2026-10-07T18:40:00Z" w16du:dateUtc="2026-10-07T13:40:00Z">
        <w:r w:rsidRPr="00BF2BCA" w:rsidDel="00F47071">
          <w:rPr>
            <w:rFonts w:ascii="Times New Roman" w:eastAsia="Times New Roman" w:hAnsi="Times New Roman" w:cs="Times New Roman"/>
            <w:b/>
            <w:bCs/>
            <w:sz w:val="24"/>
            <w:szCs w:val="24"/>
            <w:u w:val="single"/>
            <w:rPrChange w:id="1394" w:author="SHAHZAIB KHAN" w:date="2026-10-07T19:14:00Z" w16du:dateUtc="2026-10-07T14:14:00Z">
              <w:rPr>
                <w:rFonts w:ascii="Times New Roman" w:eastAsia="Times New Roman" w:hAnsi="Times New Roman" w:cs="Times New Roman"/>
                <w:b/>
                <w:bCs/>
                <w:sz w:val="24"/>
                <w:szCs w:val="24"/>
              </w:rPr>
            </w:rPrChange>
          </w:rPr>
          <w:delText>Project Registration and Tracking:</w:delText>
        </w:r>
        <w:r w:rsidRPr="00BF2BCA" w:rsidDel="00F47071">
          <w:rPr>
            <w:rFonts w:ascii="Times New Roman" w:eastAsia="Times New Roman" w:hAnsi="Times New Roman" w:cs="Times New Roman"/>
            <w:sz w:val="24"/>
            <w:szCs w:val="24"/>
            <w:u w:val="single"/>
            <w:rPrChange w:id="1395" w:author="SHAHZAIB KHAN" w:date="2026-10-07T19:14:00Z" w16du:dateUtc="2026-10-07T14:14:00Z">
              <w:rPr>
                <w:rFonts w:ascii="Times New Roman" w:eastAsia="Times New Roman" w:hAnsi="Times New Roman" w:cs="Times New Roman"/>
                <w:sz w:val="24"/>
                <w:szCs w:val="24"/>
              </w:rPr>
            </w:rPrChange>
          </w:rPr>
          <w:br/>
          <w:delText>Students can register their projects by submitting detailed project proposals, while supervisors can be assigned to each project. The system maintains a central repository for all project registrations and tracks project status over the semester.</w:delText>
        </w:r>
      </w:del>
    </w:p>
    <w:p w14:paraId="4CBBF7CD" w14:textId="5ED743FF" w:rsidR="00A408CF" w:rsidRPr="00BF2BCA" w:rsidDel="00F47071" w:rsidRDefault="00A408CF" w:rsidP="00A408CF">
      <w:pPr>
        <w:numPr>
          <w:ilvl w:val="0"/>
          <w:numId w:val="8"/>
        </w:numPr>
        <w:spacing w:before="100" w:beforeAutospacing="1" w:after="100" w:afterAutospacing="1" w:line="240" w:lineRule="auto"/>
        <w:rPr>
          <w:del w:id="1396" w:author="SHAHZAIB KHAN" w:date="2026-10-07T18:40:00Z" w16du:dateUtc="2026-10-07T13:40:00Z"/>
          <w:rFonts w:ascii="Times New Roman" w:eastAsia="Times New Roman" w:hAnsi="Times New Roman" w:cs="Times New Roman"/>
          <w:sz w:val="24"/>
          <w:szCs w:val="24"/>
          <w:u w:val="single"/>
          <w:rPrChange w:id="1397" w:author="SHAHZAIB KHAN" w:date="2026-10-07T19:14:00Z" w16du:dateUtc="2026-10-07T14:14:00Z">
            <w:rPr>
              <w:del w:id="1398" w:author="SHAHZAIB KHAN" w:date="2026-10-07T18:40:00Z" w16du:dateUtc="2026-10-07T13:40:00Z"/>
              <w:rFonts w:ascii="Times New Roman" w:eastAsia="Times New Roman" w:hAnsi="Times New Roman" w:cs="Times New Roman"/>
              <w:sz w:val="24"/>
              <w:szCs w:val="24"/>
            </w:rPr>
          </w:rPrChange>
        </w:rPr>
      </w:pPr>
      <w:del w:id="1399" w:author="SHAHZAIB KHAN" w:date="2026-10-07T18:40:00Z" w16du:dateUtc="2026-10-07T13:40:00Z">
        <w:r w:rsidRPr="00BF2BCA" w:rsidDel="00F47071">
          <w:rPr>
            <w:rFonts w:ascii="Times New Roman" w:eastAsia="Times New Roman" w:hAnsi="Times New Roman" w:cs="Times New Roman"/>
            <w:b/>
            <w:bCs/>
            <w:sz w:val="24"/>
            <w:szCs w:val="24"/>
            <w:u w:val="single"/>
            <w:rPrChange w:id="1400" w:author="SHAHZAIB KHAN" w:date="2026-10-07T19:14:00Z" w16du:dateUtc="2026-10-07T14:14:00Z">
              <w:rPr>
                <w:rFonts w:ascii="Times New Roman" w:eastAsia="Times New Roman" w:hAnsi="Times New Roman" w:cs="Times New Roman"/>
                <w:b/>
                <w:bCs/>
                <w:sz w:val="24"/>
                <w:szCs w:val="24"/>
              </w:rPr>
            </w:rPrChange>
          </w:rPr>
          <w:delText>Uploading Multiple Versions of Work Products:</w:delText>
        </w:r>
        <w:r w:rsidRPr="00BF2BCA" w:rsidDel="00F47071">
          <w:rPr>
            <w:rFonts w:ascii="Times New Roman" w:eastAsia="Times New Roman" w:hAnsi="Times New Roman" w:cs="Times New Roman"/>
            <w:sz w:val="24"/>
            <w:szCs w:val="24"/>
            <w:u w:val="single"/>
            <w:rPrChange w:id="1401" w:author="SHAHZAIB KHAN" w:date="2026-10-07T19:14:00Z" w16du:dateUtc="2026-10-07T14:14:00Z">
              <w:rPr>
                <w:rFonts w:ascii="Times New Roman" w:eastAsia="Times New Roman" w:hAnsi="Times New Roman" w:cs="Times New Roman"/>
                <w:sz w:val="24"/>
                <w:szCs w:val="24"/>
              </w:rPr>
            </w:rPrChange>
          </w:rPr>
          <w:br/>
          <w:delText>Students can submit work products related to their projects, with support for uploading multiple versions. This feature ensures that supervisors can review progress, compare revisions, and assess improvements over time.</w:delText>
        </w:r>
      </w:del>
    </w:p>
    <w:p w14:paraId="621E3E8D" w14:textId="6C040532" w:rsidR="00A408CF" w:rsidRPr="00BF2BCA" w:rsidDel="00F47071" w:rsidRDefault="00A408CF" w:rsidP="00A408CF">
      <w:pPr>
        <w:numPr>
          <w:ilvl w:val="0"/>
          <w:numId w:val="8"/>
        </w:numPr>
        <w:spacing w:before="100" w:beforeAutospacing="1" w:after="100" w:afterAutospacing="1" w:line="240" w:lineRule="auto"/>
        <w:rPr>
          <w:del w:id="1402" w:author="SHAHZAIB KHAN" w:date="2026-10-07T18:40:00Z" w16du:dateUtc="2026-10-07T13:40:00Z"/>
          <w:rFonts w:ascii="Times New Roman" w:eastAsia="Times New Roman" w:hAnsi="Times New Roman" w:cs="Times New Roman"/>
          <w:sz w:val="24"/>
          <w:szCs w:val="24"/>
          <w:u w:val="single"/>
          <w:rPrChange w:id="1403" w:author="SHAHZAIB KHAN" w:date="2026-10-07T19:14:00Z" w16du:dateUtc="2026-10-07T14:14:00Z">
            <w:rPr>
              <w:del w:id="1404" w:author="SHAHZAIB KHAN" w:date="2026-10-07T18:40:00Z" w16du:dateUtc="2026-10-07T13:40:00Z"/>
              <w:rFonts w:ascii="Times New Roman" w:eastAsia="Times New Roman" w:hAnsi="Times New Roman" w:cs="Times New Roman"/>
              <w:sz w:val="24"/>
              <w:szCs w:val="24"/>
            </w:rPr>
          </w:rPrChange>
        </w:rPr>
      </w:pPr>
      <w:del w:id="1405" w:author="SHAHZAIB KHAN" w:date="2026-10-07T18:40:00Z" w16du:dateUtc="2026-10-07T13:40:00Z">
        <w:r w:rsidRPr="00BF2BCA" w:rsidDel="00F47071">
          <w:rPr>
            <w:rFonts w:ascii="Times New Roman" w:eastAsia="Times New Roman" w:hAnsi="Times New Roman" w:cs="Times New Roman"/>
            <w:b/>
            <w:bCs/>
            <w:sz w:val="24"/>
            <w:szCs w:val="24"/>
            <w:u w:val="single"/>
            <w:rPrChange w:id="1406" w:author="SHAHZAIB KHAN" w:date="2026-10-07T19:14:00Z" w16du:dateUtc="2026-10-07T14:14:00Z">
              <w:rPr>
                <w:rFonts w:ascii="Times New Roman" w:eastAsia="Times New Roman" w:hAnsi="Times New Roman" w:cs="Times New Roman"/>
                <w:b/>
                <w:bCs/>
                <w:sz w:val="24"/>
                <w:szCs w:val="24"/>
              </w:rPr>
            </w:rPrChange>
          </w:rPr>
          <w:delText>Feedback Submission and Review:</w:delText>
        </w:r>
        <w:r w:rsidRPr="00BF2BCA" w:rsidDel="00F47071">
          <w:rPr>
            <w:rFonts w:ascii="Times New Roman" w:eastAsia="Times New Roman" w:hAnsi="Times New Roman" w:cs="Times New Roman"/>
            <w:sz w:val="24"/>
            <w:szCs w:val="24"/>
            <w:u w:val="single"/>
            <w:rPrChange w:id="1407" w:author="SHAHZAIB KHAN" w:date="2026-10-07T19:14:00Z" w16du:dateUtc="2026-10-07T14:14:00Z">
              <w:rPr>
                <w:rFonts w:ascii="Times New Roman" w:eastAsia="Times New Roman" w:hAnsi="Times New Roman" w:cs="Times New Roman"/>
                <w:sz w:val="24"/>
                <w:szCs w:val="24"/>
              </w:rPr>
            </w:rPrChange>
          </w:rPr>
          <w:br/>
          <w:delText>Supervisors can provide detailed feedback on each submitted work product. The system supports both textual and, if necessary, file-based feedback to guide students in improving their deliverables.</w:delText>
        </w:r>
      </w:del>
    </w:p>
    <w:p w14:paraId="3D528136" w14:textId="6B8DF2C2" w:rsidR="00A408CF" w:rsidRDefault="6579BE34" w:rsidP="1A775A4C">
      <w:pPr>
        <w:pStyle w:val="ListParagraph"/>
        <w:numPr>
          <w:ilvl w:val="0"/>
          <w:numId w:val="8"/>
        </w:numPr>
        <w:spacing w:before="100" w:beforeAutospacing="1" w:after="100" w:afterAutospacing="1" w:line="240" w:lineRule="auto"/>
        <w:outlineLvl w:val="1"/>
        <w:rPr>
          <w:rStyle w:val="Heading2Char"/>
          <w:u w:val="single"/>
        </w:rPr>
      </w:pPr>
      <w:bookmarkStart w:id="1408" w:name="_Toc193890186"/>
      <w:del w:id="1409" w:author="SHAHZAIB KHAN" w:date="2026-10-07T18:40:00Z" w16du:dateUtc="2026-10-07T13:40:00Z">
        <w:r w:rsidRPr="00BF2BCA" w:rsidDel="00F47071">
          <w:rPr>
            <w:rStyle w:val="Heading2Char"/>
            <w:u w:val="single"/>
            <w:rPrChange w:id="1410" w:author="SHAHZAIB KHAN" w:date="2026-10-07T19:14:00Z" w16du:dateUtc="2026-10-07T14:14:00Z">
              <w:rPr>
                <w:rStyle w:val="Heading2Char"/>
              </w:rPr>
            </w:rPrChange>
          </w:rPr>
          <w:delText xml:space="preserve"> </w:delText>
        </w:r>
      </w:del>
      <w:r w:rsidRPr="00BF2BCA">
        <w:rPr>
          <w:rStyle w:val="Heading2Char"/>
          <w:u w:val="single"/>
          <w:rPrChange w:id="1411" w:author="SHAHZAIB KHAN" w:date="2026-10-07T19:14:00Z" w16du:dateUtc="2026-10-07T14:14:00Z">
            <w:rPr>
              <w:rStyle w:val="Heading2Char"/>
            </w:rPr>
          </w:rPrChange>
        </w:rPr>
        <w:t>User Characteristics</w:t>
      </w:r>
      <w:bookmarkEnd w:id="1408"/>
    </w:p>
    <w:p w14:paraId="367ED1B5" w14:textId="77777777" w:rsidR="00713BE8" w:rsidRPr="00713BE8" w:rsidRDefault="00713BE8" w:rsidP="00713BE8">
      <w:pPr>
        <w:pStyle w:val="Heading3"/>
        <w:rPr>
          <w:color w:val="EE0000"/>
          <w:sz w:val="27"/>
          <w:szCs w:val="27"/>
          <w:rPrChange w:id="1412" w:author="SHAHZAIB KHAN" w:date="2026-10-08T01:25:00Z" w16du:dateUtc="2026-10-07T20:25:00Z">
            <w:rPr>
              <w:sz w:val="27"/>
              <w:szCs w:val="27"/>
            </w:rPr>
          </w:rPrChange>
        </w:rPr>
      </w:pPr>
      <w:r w:rsidRPr="00713BE8">
        <w:rPr>
          <w:color w:val="EE0000"/>
          <w:rPrChange w:id="1413" w:author="SHAHZAIB KHAN" w:date="2026-10-08T01:25:00Z" w16du:dateUtc="2026-10-07T20:25:00Z">
            <w:rPr/>
          </w:rPrChange>
        </w:rPr>
        <w:t>Customer</w:t>
      </w:r>
    </w:p>
    <w:p w14:paraId="3A3FEA57" w14:textId="523C01CD" w:rsidR="00713BE8" w:rsidRPr="00713BE8" w:rsidRDefault="00713BE8" w:rsidP="00713BE8">
      <w:pPr>
        <w:pStyle w:val="NormalWeb"/>
        <w:rPr>
          <w:color w:val="EE0000"/>
          <w:rPrChange w:id="1414" w:author="SHAHZAIB KHAN" w:date="2026-10-08T01:25:00Z" w16du:dateUtc="2026-10-07T20:25:00Z">
            <w:rPr/>
          </w:rPrChange>
        </w:rPr>
      </w:pPr>
      <w:r w:rsidRPr="00713BE8">
        <w:rPr>
          <w:color w:val="EE0000"/>
          <w:rPrChange w:id="1415" w:author="SHAHZAIB KHAN" w:date="2026-10-08T01:25:00Z" w16du:dateUtc="2026-10-07T20:25:00Z">
            <w:rPr/>
          </w:rPrChange>
        </w:rPr>
        <w:t xml:space="preserve">The customer is the main user of the Online Bakery Ordering System. The customer can view bakery categories and items, select products and quantities, choose a valid delivery area, place or book an order, and make payment through credit card. The customer is expected to have basic knowledge of using a website and provide correct delivery information. </w:t>
      </w:r>
      <w:ins w:id="1416" w:author="SHAHZAIB KHAN" w:date="2026-10-08T01:25:00Z" w16du:dateUtc="2026-10-07T20:25:00Z">
        <w:r>
          <w:rPr>
            <w:color w:val="EE0000"/>
          </w:rPr>
          <w:t xml:space="preserve"> </w:t>
        </w:r>
      </w:ins>
    </w:p>
    <w:p w14:paraId="410DE06D" w14:textId="77777777" w:rsidR="00713BE8" w:rsidRPr="00713BE8" w:rsidRDefault="00713BE8" w:rsidP="00713BE8">
      <w:pPr>
        <w:pStyle w:val="Heading3"/>
        <w:rPr>
          <w:color w:val="EE0000"/>
          <w:rPrChange w:id="1417" w:author="SHAHZAIB KHAN" w:date="2026-10-08T01:25:00Z" w16du:dateUtc="2026-10-07T20:25:00Z">
            <w:rPr/>
          </w:rPrChange>
        </w:rPr>
      </w:pPr>
      <w:r w:rsidRPr="00713BE8">
        <w:rPr>
          <w:color w:val="EE0000"/>
          <w:rPrChange w:id="1418" w:author="SHAHZAIB KHAN" w:date="2026-10-08T01:25:00Z" w16du:dateUtc="2026-10-07T20:25:00Z">
            <w:rPr/>
          </w:rPrChange>
        </w:rPr>
        <w:t>Salesman</w:t>
      </w:r>
    </w:p>
    <w:p w14:paraId="4C6780C0" w14:textId="6EC37D24" w:rsidR="00713BE8" w:rsidRPr="00713BE8" w:rsidRDefault="00713BE8" w:rsidP="00713BE8">
      <w:pPr>
        <w:pStyle w:val="NormalWeb"/>
        <w:rPr>
          <w:color w:val="EE0000"/>
          <w:rPrChange w:id="1419" w:author="SHAHZAIB KHAN" w:date="2026-10-08T01:25:00Z" w16du:dateUtc="2026-10-07T20:25:00Z">
            <w:rPr/>
          </w:rPrChange>
        </w:rPr>
      </w:pPr>
      <w:r w:rsidRPr="00713BE8">
        <w:rPr>
          <w:color w:val="EE0000"/>
          <w:rPrChange w:id="1420" w:author="SHAHZAIB KHAN" w:date="2026-10-08T01:25:00Z" w16du:dateUtc="2026-10-07T20:25:00Z">
            <w:rPr/>
          </w:rPrChange>
        </w:rPr>
        <w:t xml:space="preserve">The salesman is responsible for delivering the customer's order to the selected delivery area. After successful payment, the system assigns a salesman to the order and provides the required order and delivery information. </w:t>
      </w:r>
    </w:p>
    <w:p w14:paraId="39C326B5" w14:textId="77777777" w:rsidR="00713BE8" w:rsidRPr="00713BE8" w:rsidRDefault="00713BE8" w:rsidP="00713BE8">
      <w:pPr>
        <w:pStyle w:val="Heading3"/>
        <w:rPr>
          <w:color w:val="EE0000"/>
          <w:rPrChange w:id="1421" w:author="SHAHZAIB KHAN" w:date="2026-10-08T01:25:00Z" w16du:dateUtc="2026-10-07T20:25:00Z">
            <w:rPr/>
          </w:rPrChange>
        </w:rPr>
      </w:pPr>
      <w:r w:rsidRPr="00713BE8">
        <w:rPr>
          <w:color w:val="EE0000"/>
          <w:rPrChange w:id="1422" w:author="SHAHZAIB KHAN" w:date="2026-10-08T01:25:00Z" w16du:dateUtc="2026-10-07T20:25:00Z">
            <w:rPr/>
          </w:rPrChange>
        </w:rPr>
        <w:t>General User Requirements</w:t>
      </w:r>
    </w:p>
    <w:p w14:paraId="0EB0C93F" w14:textId="77777777" w:rsidR="00713BE8" w:rsidRPr="00713BE8" w:rsidRDefault="00713BE8" w:rsidP="00713BE8">
      <w:pPr>
        <w:pStyle w:val="NormalWeb"/>
        <w:rPr>
          <w:color w:val="EE0000"/>
          <w:rPrChange w:id="1423" w:author="SHAHZAIB KHAN" w:date="2026-10-08T01:25:00Z" w16du:dateUtc="2026-10-07T20:25:00Z">
            <w:rPr/>
          </w:rPrChange>
        </w:rPr>
      </w:pPr>
      <w:r w:rsidRPr="00713BE8">
        <w:rPr>
          <w:color w:val="EE0000"/>
          <w:rPrChange w:id="1424" w:author="SHAHZAIB KHAN" w:date="2026-10-08T01:25:00Z" w16du:dateUtc="2026-10-07T20:25:00Z">
            <w:rPr/>
          </w:rPrChange>
        </w:rPr>
        <w:t>Users should have reliable internet access and basic knowledge of interacting with the website. Customers are also expected to provide a valid delivery area and the required information for completing an order.</w:t>
      </w:r>
    </w:p>
    <w:p w14:paraId="4529168B" w14:textId="77777777" w:rsidR="00713BE8" w:rsidRPr="00BF2BCA" w:rsidDel="00F47071" w:rsidRDefault="00713BE8" w:rsidP="1A775A4C">
      <w:pPr>
        <w:pStyle w:val="ListParagraph"/>
        <w:numPr>
          <w:ilvl w:val="0"/>
          <w:numId w:val="8"/>
        </w:numPr>
        <w:spacing w:before="100" w:beforeAutospacing="1" w:after="100" w:afterAutospacing="1" w:line="240" w:lineRule="auto"/>
        <w:outlineLvl w:val="1"/>
        <w:rPr>
          <w:del w:id="1425" w:author="SHAHZAIB KHAN" w:date="2026-10-07T18:40:00Z" w16du:dateUtc="2026-10-07T13:40:00Z"/>
          <w:rStyle w:val="Heading2Char"/>
          <w:u w:val="single"/>
          <w:rPrChange w:id="1426" w:author="SHAHZAIB KHAN" w:date="2026-10-07T19:14:00Z" w16du:dateUtc="2026-10-07T14:14:00Z">
            <w:rPr>
              <w:del w:id="1427" w:author="SHAHZAIB KHAN" w:date="2026-10-07T18:40:00Z" w16du:dateUtc="2026-10-07T13:40:00Z"/>
              <w:rStyle w:val="Heading2Char"/>
            </w:rPr>
          </w:rPrChange>
        </w:rPr>
      </w:pPr>
    </w:p>
    <w:p w14:paraId="2133D43A" w14:textId="28A21F33" w:rsidR="00A408CF" w:rsidRPr="00BF2BCA" w:rsidDel="00F47071" w:rsidRDefault="00A408CF" w:rsidP="00A408CF">
      <w:pPr>
        <w:numPr>
          <w:ilvl w:val="0"/>
          <w:numId w:val="9"/>
        </w:numPr>
        <w:spacing w:before="100" w:beforeAutospacing="1" w:after="100" w:afterAutospacing="1" w:line="240" w:lineRule="auto"/>
        <w:rPr>
          <w:del w:id="1428" w:author="SHAHZAIB KHAN" w:date="2026-10-07T18:40:00Z" w16du:dateUtc="2026-10-07T13:40:00Z"/>
          <w:rFonts w:ascii="Times New Roman" w:eastAsia="Times New Roman" w:hAnsi="Times New Roman" w:cs="Times New Roman"/>
          <w:sz w:val="24"/>
          <w:szCs w:val="24"/>
          <w:u w:val="single"/>
          <w:rPrChange w:id="1429" w:author="SHAHZAIB KHAN" w:date="2026-10-07T19:14:00Z" w16du:dateUtc="2026-10-07T14:14:00Z">
            <w:rPr>
              <w:del w:id="1430" w:author="SHAHZAIB KHAN" w:date="2026-10-07T18:40:00Z" w16du:dateUtc="2026-10-07T13:40:00Z"/>
              <w:rFonts w:ascii="Times New Roman" w:eastAsia="Times New Roman" w:hAnsi="Times New Roman" w:cs="Times New Roman"/>
              <w:sz w:val="24"/>
              <w:szCs w:val="24"/>
            </w:rPr>
          </w:rPrChange>
        </w:rPr>
      </w:pPr>
      <w:del w:id="1431" w:author="SHAHZAIB KHAN" w:date="2026-10-07T18:40:00Z" w16du:dateUtc="2026-10-07T13:40:00Z">
        <w:r w:rsidRPr="00BF2BCA" w:rsidDel="00F47071">
          <w:rPr>
            <w:rFonts w:ascii="Times New Roman" w:eastAsia="Times New Roman" w:hAnsi="Times New Roman" w:cs="Times New Roman"/>
            <w:b/>
            <w:bCs/>
            <w:sz w:val="24"/>
            <w:szCs w:val="24"/>
            <w:u w:val="single"/>
            <w:rPrChange w:id="1432" w:author="SHAHZAIB KHAN" w:date="2026-10-07T19:14:00Z" w16du:dateUtc="2026-10-07T14:14:00Z">
              <w:rPr>
                <w:rFonts w:ascii="Times New Roman" w:eastAsia="Times New Roman" w:hAnsi="Times New Roman" w:cs="Times New Roman"/>
                <w:b/>
                <w:bCs/>
                <w:sz w:val="24"/>
                <w:szCs w:val="24"/>
              </w:rPr>
            </w:rPrChange>
          </w:rPr>
          <w:delText>Students:</w:delText>
        </w:r>
        <w:r w:rsidRPr="00BF2BCA" w:rsidDel="00F47071">
          <w:rPr>
            <w:rFonts w:ascii="Times New Roman" w:eastAsia="Times New Roman" w:hAnsi="Times New Roman" w:cs="Times New Roman"/>
            <w:sz w:val="24"/>
            <w:szCs w:val="24"/>
            <w:u w:val="single"/>
            <w:rPrChange w:id="1433" w:author="SHAHZAIB KHAN" w:date="2026-10-07T19:14:00Z" w16du:dateUtc="2026-10-07T14:14:00Z">
              <w:rPr>
                <w:rFonts w:ascii="Times New Roman" w:eastAsia="Times New Roman" w:hAnsi="Times New Roman" w:cs="Times New Roman"/>
                <w:sz w:val="24"/>
                <w:szCs w:val="24"/>
              </w:rPr>
            </w:rPrChange>
          </w:rPr>
          <w:br/>
          <w:delText>Final semester students are expected to have basic computer skills and familiarity with standard web applications. They require an intuitive interface for project registration, work product submission, and receiving feedback.</w:delText>
        </w:r>
      </w:del>
    </w:p>
    <w:p w14:paraId="5C618637" w14:textId="5E34F49C" w:rsidR="00A408CF" w:rsidRPr="00BF2BCA" w:rsidDel="00F47071" w:rsidRDefault="00A408CF" w:rsidP="00A408CF">
      <w:pPr>
        <w:numPr>
          <w:ilvl w:val="0"/>
          <w:numId w:val="9"/>
        </w:numPr>
        <w:spacing w:before="100" w:beforeAutospacing="1" w:after="100" w:afterAutospacing="1" w:line="240" w:lineRule="auto"/>
        <w:rPr>
          <w:del w:id="1434" w:author="SHAHZAIB KHAN" w:date="2026-10-07T18:40:00Z" w16du:dateUtc="2026-10-07T13:40:00Z"/>
          <w:rFonts w:ascii="Times New Roman" w:eastAsia="Times New Roman" w:hAnsi="Times New Roman" w:cs="Times New Roman"/>
          <w:sz w:val="24"/>
          <w:szCs w:val="24"/>
          <w:u w:val="single"/>
          <w:rPrChange w:id="1435" w:author="SHAHZAIB KHAN" w:date="2026-10-07T19:14:00Z" w16du:dateUtc="2026-10-07T14:14:00Z">
            <w:rPr>
              <w:del w:id="1436" w:author="SHAHZAIB KHAN" w:date="2026-10-07T18:40:00Z" w16du:dateUtc="2026-10-07T13:40:00Z"/>
              <w:rFonts w:ascii="Times New Roman" w:eastAsia="Times New Roman" w:hAnsi="Times New Roman" w:cs="Times New Roman"/>
              <w:sz w:val="24"/>
              <w:szCs w:val="24"/>
            </w:rPr>
          </w:rPrChange>
        </w:rPr>
      </w:pPr>
      <w:del w:id="1437" w:author="SHAHZAIB KHAN" w:date="2026-10-07T18:40:00Z" w16du:dateUtc="2026-10-07T13:40:00Z">
        <w:r w:rsidRPr="00BF2BCA" w:rsidDel="00F47071">
          <w:rPr>
            <w:rFonts w:ascii="Times New Roman" w:eastAsia="Times New Roman" w:hAnsi="Times New Roman" w:cs="Times New Roman"/>
            <w:b/>
            <w:bCs/>
            <w:sz w:val="24"/>
            <w:szCs w:val="24"/>
            <w:u w:val="single"/>
            <w:rPrChange w:id="1438" w:author="SHAHZAIB KHAN" w:date="2026-10-07T19:14:00Z" w16du:dateUtc="2026-10-07T14:14:00Z">
              <w:rPr>
                <w:rFonts w:ascii="Times New Roman" w:eastAsia="Times New Roman" w:hAnsi="Times New Roman" w:cs="Times New Roman"/>
                <w:b/>
                <w:bCs/>
                <w:sz w:val="24"/>
                <w:szCs w:val="24"/>
              </w:rPr>
            </w:rPrChange>
          </w:rPr>
          <w:delText>Supervisors:</w:delText>
        </w:r>
        <w:r w:rsidRPr="00BF2BCA" w:rsidDel="00F47071">
          <w:rPr>
            <w:rFonts w:ascii="Times New Roman" w:eastAsia="Times New Roman" w:hAnsi="Times New Roman" w:cs="Times New Roman"/>
            <w:sz w:val="24"/>
            <w:szCs w:val="24"/>
            <w:u w:val="single"/>
            <w:rPrChange w:id="1439" w:author="SHAHZAIB KHAN" w:date="2026-10-07T19:14:00Z" w16du:dateUtc="2026-10-07T14:14:00Z">
              <w:rPr>
                <w:rFonts w:ascii="Times New Roman" w:eastAsia="Times New Roman" w:hAnsi="Times New Roman" w:cs="Times New Roman"/>
                <w:sz w:val="24"/>
                <w:szCs w:val="24"/>
              </w:rPr>
            </w:rPrChange>
          </w:rPr>
          <w:br/>
          <w:delText>Faculty members or project advisors who may have varying degrees of technical expertise. They need tools to view project submissions, provide feedback, and monitor progress easily.</w:delText>
        </w:r>
      </w:del>
    </w:p>
    <w:p w14:paraId="6182FB1C" w14:textId="77777777" w:rsidR="00713BE8" w:rsidRPr="00713BE8" w:rsidRDefault="6579BE34" w:rsidP="1A775A4C">
      <w:pPr>
        <w:numPr>
          <w:ilvl w:val="0"/>
          <w:numId w:val="9"/>
        </w:numPr>
        <w:spacing w:beforeAutospacing="1" w:afterAutospacing="1" w:line="240" w:lineRule="auto"/>
        <w:rPr>
          <w:ins w:id="1440" w:author="SHAHZAIB KHAN" w:date="2026-10-08T01:25:00Z" w16du:dateUtc="2026-10-07T20:25:00Z"/>
          <w:rFonts w:eastAsia="Times New Roman"/>
          <w:u w:val="single"/>
          <w:rPrChange w:id="1441" w:author="SHAHZAIB KHAN" w:date="2026-10-08T01:25:00Z" w16du:dateUtc="2026-10-07T20:25:00Z">
            <w:rPr>
              <w:ins w:id="1442" w:author="SHAHZAIB KHAN" w:date="2026-10-08T01:25:00Z" w16du:dateUtc="2026-10-07T20:25:00Z"/>
              <w:u w:val="single"/>
            </w:rPr>
          </w:rPrChange>
        </w:rPr>
      </w:pPr>
      <w:del w:id="1443" w:author="SHAHZAIB KHAN" w:date="2026-10-07T18:40:00Z" w16du:dateUtc="2026-10-07T13:40:00Z">
        <w:r w:rsidRPr="00BF2BCA" w:rsidDel="00F47071">
          <w:rPr>
            <w:rFonts w:ascii="Times New Roman" w:eastAsia="Times New Roman" w:hAnsi="Times New Roman" w:cs="Times New Roman"/>
            <w:b/>
            <w:bCs/>
            <w:sz w:val="24"/>
            <w:szCs w:val="24"/>
            <w:u w:val="single"/>
            <w:rPrChange w:id="1444" w:author="SHAHZAIB KHAN" w:date="2026-10-07T19:14:00Z" w16du:dateUtc="2026-10-07T14:14:00Z">
              <w:rPr>
                <w:rFonts w:ascii="Times New Roman" w:eastAsia="Times New Roman" w:hAnsi="Times New Roman" w:cs="Times New Roman"/>
                <w:b/>
                <w:bCs/>
                <w:sz w:val="24"/>
                <w:szCs w:val="24"/>
              </w:rPr>
            </w:rPrChange>
          </w:rPr>
          <w:delText>System Administrators:</w:delText>
        </w:r>
        <w:r w:rsidR="00A408CF" w:rsidRPr="00BF2BCA" w:rsidDel="00F47071">
          <w:rPr>
            <w:u w:val="single"/>
            <w:rPrChange w:id="1445" w:author="SHAHZAIB KHAN" w:date="2026-10-07T19:14:00Z" w16du:dateUtc="2026-10-07T14:14:00Z">
              <w:rPr/>
            </w:rPrChange>
          </w:rPr>
          <w:br/>
        </w:r>
        <w:r w:rsidRPr="00BF2BCA" w:rsidDel="00F47071">
          <w:rPr>
            <w:rFonts w:ascii="Times New Roman" w:eastAsia="Times New Roman" w:hAnsi="Times New Roman" w:cs="Times New Roman"/>
            <w:sz w:val="24"/>
            <w:szCs w:val="24"/>
            <w:u w:val="single"/>
            <w:rPrChange w:id="1446" w:author="SHAHZAIB KHAN" w:date="2026-10-07T19:14:00Z" w16du:dateUtc="2026-10-07T14:14:00Z">
              <w:rPr>
                <w:rFonts w:ascii="Times New Roman" w:eastAsia="Times New Roman" w:hAnsi="Times New Roman" w:cs="Times New Roman"/>
                <w:sz w:val="24"/>
                <w:szCs w:val="24"/>
              </w:rPr>
            </w:rPrChange>
          </w:rPr>
          <w:delText>IT personnel responsible for maintaining the system’s operation, security, and data integrity. They require administrative interfaces for user management, system monitoring, and backups.</w:delText>
        </w:r>
        <w:bookmarkStart w:id="1447" w:name="_Toc193890187"/>
        <w:r w:rsidR="00A408CF" w:rsidRPr="00BF2BCA" w:rsidDel="00F47071">
          <w:rPr>
            <w:u w:val="single"/>
            <w:rPrChange w:id="1448" w:author="SHAHZAIB KHAN" w:date="2026-10-07T19:14:00Z" w16du:dateUtc="2026-10-07T14:14:00Z">
              <w:rPr/>
            </w:rPrChange>
          </w:rPr>
          <w:tab/>
        </w:r>
      </w:del>
    </w:p>
    <w:p w14:paraId="19DECB80" w14:textId="712CDF64" w:rsidR="00A408CF" w:rsidRPr="00713BE8" w:rsidRDefault="6579BE34" w:rsidP="1A775A4C">
      <w:pPr>
        <w:numPr>
          <w:ilvl w:val="0"/>
          <w:numId w:val="9"/>
        </w:numPr>
        <w:spacing w:beforeAutospacing="1" w:afterAutospacing="1" w:line="240" w:lineRule="auto"/>
        <w:rPr>
          <w:ins w:id="1449" w:author="SHAHZAIB KHAN" w:date="2026-10-08T01:26:00Z" w16du:dateUtc="2026-10-07T20:26:00Z"/>
          <w:rFonts w:ascii="Times New Roman" w:eastAsia="Times New Roman" w:hAnsi="Times New Roman" w:cs="Times New Roman"/>
          <w:b/>
          <w:bCs/>
          <w:sz w:val="32"/>
          <w:szCs w:val="32"/>
          <w:u w:val="single"/>
          <w:rPrChange w:id="1450" w:author="SHAHZAIB KHAN" w:date="2026-10-08T01:26:00Z" w16du:dateUtc="2026-10-07T20:26:00Z">
            <w:rPr>
              <w:ins w:id="1451" w:author="SHAHZAIB KHAN" w:date="2026-10-08T01:26:00Z" w16du:dateUtc="2026-10-07T20:26:00Z"/>
              <w:rFonts w:ascii="Times New Roman" w:eastAsia="Times New Roman" w:hAnsi="Times New Roman" w:cs="Times New Roman"/>
              <w:b/>
              <w:bCs/>
              <w:color w:val="EE0000"/>
              <w:sz w:val="32"/>
              <w:szCs w:val="32"/>
              <w:u w:val="single"/>
            </w:rPr>
          </w:rPrChange>
        </w:rPr>
      </w:pPr>
      <w:r w:rsidRPr="00713BE8">
        <w:rPr>
          <w:rFonts w:eastAsia="Times New Roman"/>
          <w:b/>
          <w:bCs/>
          <w:sz w:val="32"/>
          <w:szCs w:val="32"/>
          <w:u w:val="single"/>
          <w:rPrChange w:id="1452" w:author="SHAHZAIB KHAN" w:date="2026-10-08T01:26:00Z" w16du:dateUtc="2026-10-07T20:26:00Z">
            <w:rPr>
              <w:rFonts w:eastAsia="Times New Roman"/>
            </w:rPr>
          </w:rPrChange>
        </w:rPr>
        <w:t xml:space="preserve"> </w:t>
      </w:r>
      <w:r w:rsidRPr="00713BE8">
        <w:rPr>
          <w:rFonts w:ascii="Times New Roman" w:eastAsia="Times New Roman" w:hAnsi="Times New Roman" w:cs="Times New Roman"/>
          <w:b/>
          <w:bCs/>
          <w:color w:val="EE0000"/>
          <w:sz w:val="32"/>
          <w:szCs w:val="32"/>
          <w:u w:val="single"/>
          <w:rPrChange w:id="1453" w:author="SHAHZAIB KHAN" w:date="2026-10-08T01:26:00Z" w16du:dateUtc="2026-10-07T20:26:00Z">
            <w:rPr>
              <w:rFonts w:eastAsia="Times New Roman"/>
            </w:rPr>
          </w:rPrChange>
        </w:rPr>
        <w:t>Constraints</w:t>
      </w:r>
      <w:bookmarkEnd w:id="1447"/>
    </w:p>
    <w:p w14:paraId="6B3304BD" w14:textId="77777777" w:rsidR="00713BE8" w:rsidRPr="00DB397A" w:rsidRDefault="00713BE8" w:rsidP="00713BE8">
      <w:pPr>
        <w:numPr>
          <w:ilvl w:val="0"/>
          <w:numId w:val="9"/>
        </w:numPr>
        <w:spacing w:before="100" w:beforeAutospacing="1" w:after="100" w:afterAutospacing="1" w:line="240" w:lineRule="auto"/>
        <w:rPr>
          <w:ins w:id="1454" w:author="SHAHZAIB KHAN" w:date="2026-10-08T01:27:00Z" w16du:dateUtc="2026-10-07T20:27:00Z"/>
          <w:rFonts w:ascii="Times New Roman" w:eastAsia="Times New Roman" w:hAnsi="Times New Roman" w:cs="Times New Roman"/>
          <w:color w:val="FF0000"/>
          <w:sz w:val="24"/>
          <w:szCs w:val="24"/>
          <w:u w:val="single"/>
        </w:rPr>
      </w:pPr>
    </w:p>
    <w:p w14:paraId="1F49C298" w14:textId="77777777" w:rsidR="00713BE8" w:rsidRPr="00DB397A" w:rsidRDefault="00713BE8" w:rsidP="00713BE8">
      <w:pPr>
        <w:pStyle w:val="ListParagraph"/>
        <w:numPr>
          <w:ilvl w:val="0"/>
          <w:numId w:val="9"/>
        </w:numPr>
        <w:spacing w:after="0" w:line="240" w:lineRule="auto"/>
        <w:rPr>
          <w:ins w:id="1455" w:author="SHAHZAIB KHAN" w:date="2026-10-08T01:27:00Z" w16du:dateUtc="2026-10-07T20:27:00Z"/>
          <w:rFonts w:ascii="Times New Roman" w:eastAsia="Times New Roman" w:hAnsi="Times New Roman" w:cs="Times New Roman"/>
          <w:color w:val="FF0000"/>
          <w:kern w:val="0"/>
          <w:sz w:val="24"/>
          <w:szCs w:val="24"/>
          <w14:ligatures w14:val="none"/>
        </w:rPr>
      </w:pPr>
      <w:proofErr w:type="gramStart"/>
      <w:ins w:id="1456" w:author="SHAHZAIB KHAN" w:date="2026-10-08T01:27:00Z" w16du:dateUtc="2026-10-07T20:27:00Z">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Delivery</w:t>
        </w:r>
        <w:proofErr w:type="gramEnd"/>
        <w:r w:rsidRPr="00DB397A">
          <w:rPr>
            <w:rFonts w:ascii="Times New Roman" w:eastAsia="Times New Roman" w:hAnsi="Times New Roman" w:cs="Times New Roman"/>
            <w:color w:val="FF0000"/>
            <w:kern w:val="0"/>
            <w:sz w:val="24"/>
            <w:szCs w:val="24"/>
            <w14:ligatures w14:val="none"/>
          </w:rPr>
          <w:t xml:space="preserve"> Area Constraint</w:t>
        </w:r>
        <w:r w:rsidRPr="00DB397A">
          <w:rPr>
            <w:rFonts w:ascii="Times New Roman" w:eastAsia="Times New Roman" w:hAnsi="Times New Roman" w:cs="Times New Roman"/>
            <w:color w:val="FF0000"/>
            <w:kern w:val="0"/>
            <w:sz w:val="24"/>
            <w:szCs w:val="24"/>
            <w14:ligatures w14:val="none"/>
          </w:rPr>
          <w:br/>
          <w:t xml:space="preserve">The customer must select a delivery area from the list maintained by the website. Orders cannot be delivered outside the available areas. </w:t>
        </w:r>
      </w:ins>
    </w:p>
    <w:p w14:paraId="6BBB057A" w14:textId="77777777" w:rsidR="00713BE8" w:rsidRPr="00DB397A" w:rsidRDefault="00713BE8" w:rsidP="00713BE8">
      <w:pPr>
        <w:pStyle w:val="ListParagraph"/>
        <w:numPr>
          <w:ilvl w:val="0"/>
          <w:numId w:val="9"/>
        </w:numPr>
        <w:spacing w:after="0" w:line="240" w:lineRule="auto"/>
        <w:rPr>
          <w:ins w:id="1457" w:author="SHAHZAIB KHAN" w:date="2026-10-08T01:27:00Z" w16du:dateUtc="2026-10-07T20:27:00Z"/>
          <w:rFonts w:ascii="Times New Roman" w:eastAsia="Times New Roman" w:hAnsi="Times New Roman" w:cs="Times New Roman"/>
          <w:color w:val="FF0000"/>
          <w:kern w:val="0"/>
          <w:sz w:val="24"/>
          <w:szCs w:val="24"/>
          <w14:ligatures w14:val="none"/>
        </w:rPr>
      </w:pPr>
      <w:proofErr w:type="gramStart"/>
      <w:ins w:id="1458" w:author="SHAHZAIB KHAN" w:date="2026-10-08T01:27:00Z" w16du:dateUtc="2026-10-07T20:27:00Z">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Payment</w:t>
        </w:r>
        <w:proofErr w:type="gramEnd"/>
        <w:r w:rsidRPr="00DB397A">
          <w:rPr>
            <w:rFonts w:ascii="Times New Roman" w:eastAsia="Times New Roman" w:hAnsi="Times New Roman" w:cs="Times New Roman"/>
            <w:color w:val="FF0000"/>
            <w:kern w:val="0"/>
            <w:sz w:val="24"/>
            <w:szCs w:val="24"/>
            <w14:ligatures w14:val="none"/>
          </w:rPr>
          <w:t xml:space="preserve"> Constraint</w:t>
        </w:r>
        <w:r w:rsidRPr="00DB397A">
          <w:rPr>
            <w:rFonts w:ascii="Times New Roman" w:eastAsia="Times New Roman" w:hAnsi="Times New Roman" w:cs="Times New Roman"/>
            <w:color w:val="FF0000"/>
            <w:kern w:val="0"/>
            <w:sz w:val="24"/>
            <w:szCs w:val="24"/>
            <w14:ligatures w14:val="none"/>
          </w:rPr>
          <w:br/>
          <w:t xml:space="preserve">The system accepts payment through credit card. An order cannot be confirmed if the payment is not completed successfully. </w:t>
        </w:r>
      </w:ins>
    </w:p>
    <w:p w14:paraId="00CE055F" w14:textId="77777777" w:rsidR="00713BE8" w:rsidRPr="00DB397A" w:rsidRDefault="00713BE8" w:rsidP="00713BE8">
      <w:pPr>
        <w:pStyle w:val="ListParagraph"/>
        <w:numPr>
          <w:ilvl w:val="0"/>
          <w:numId w:val="9"/>
        </w:numPr>
        <w:spacing w:after="0" w:line="240" w:lineRule="auto"/>
        <w:rPr>
          <w:ins w:id="1459" w:author="SHAHZAIB KHAN" w:date="2026-10-08T01:27:00Z" w16du:dateUtc="2026-10-07T20:27:00Z"/>
          <w:rFonts w:ascii="Times New Roman" w:eastAsia="Times New Roman" w:hAnsi="Times New Roman" w:cs="Times New Roman"/>
          <w:color w:val="FF0000"/>
          <w:kern w:val="0"/>
          <w:sz w:val="24"/>
          <w:szCs w:val="24"/>
          <w14:ligatures w14:val="none"/>
        </w:rPr>
      </w:pPr>
      <w:proofErr w:type="gramStart"/>
      <w:ins w:id="1460" w:author="SHAHZAIB KHAN" w:date="2026-10-08T01:27:00Z" w16du:dateUtc="2026-10-07T20:27:00Z">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Product</w:t>
        </w:r>
        <w:proofErr w:type="gramEnd"/>
        <w:r w:rsidRPr="00DB397A">
          <w:rPr>
            <w:rFonts w:ascii="Times New Roman" w:eastAsia="Times New Roman" w:hAnsi="Times New Roman" w:cs="Times New Roman"/>
            <w:color w:val="FF0000"/>
            <w:kern w:val="0"/>
            <w:sz w:val="24"/>
            <w:szCs w:val="24"/>
            <w14:ligatures w14:val="none"/>
          </w:rPr>
          <w:t xml:space="preserve"> Availability Constraint</w:t>
        </w:r>
        <w:r w:rsidRPr="00DB397A">
          <w:rPr>
            <w:rFonts w:ascii="Times New Roman" w:eastAsia="Times New Roman" w:hAnsi="Times New Roman" w:cs="Times New Roman"/>
            <w:color w:val="FF0000"/>
            <w:kern w:val="0"/>
            <w:sz w:val="24"/>
            <w:szCs w:val="24"/>
            <w14:ligatures w14:val="none"/>
          </w:rPr>
          <w:br/>
          <w:t xml:space="preserve">The customer can only select bakery items that are already available in the system. The order must be based on the existing item list. </w:t>
        </w:r>
      </w:ins>
    </w:p>
    <w:p w14:paraId="7AB0BE49" w14:textId="77777777" w:rsidR="00713BE8" w:rsidRPr="00DB397A" w:rsidRDefault="00713BE8" w:rsidP="00713BE8">
      <w:pPr>
        <w:pStyle w:val="ListParagraph"/>
        <w:numPr>
          <w:ilvl w:val="0"/>
          <w:numId w:val="9"/>
        </w:numPr>
        <w:spacing w:after="0" w:line="240" w:lineRule="auto"/>
        <w:rPr>
          <w:ins w:id="1461" w:author="SHAHZAIB KHAN" w:date="2026-10-08T01:27:00Z" w16du:dateUtc="2026-10-07T20:27:00Z"/>
          <w:rFonts w:ascii="Times New Roman" w:eastAsia="Times New Roman" w:hAnsi="Times New Roman" w:cs="Times New Roman"/>
          <w:color w:val="FF0000"/>
          <w:kern w:val="0"/>
          <w:sz w:val="24"/>
          <w:szCs w:val="24"/>
          <w14:ligatures w14:val="none"/>
        </w:rPr>
      </w:pPr>
      <w:proofErr w:type="gramStart"/>
      <w:ins w:id="1462" w:author="SHAHZAIB KHAN" w:date="2026-10-08T01:27:00Z" w16du:dateUtc="2026-10-07T20:27:00Z">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Booked</w:t>
        </w:r>
        <w:proofErr w:type="gramEnd"/>
        <w:r w:rsidRPr="00DB397A">
          <w:rPr>
            <w:rFonts w:ascii="Times New Roman" w:eastAsia="Times New Roman" w:hAnsi="Times New Roman" w:cs="Times New Roman"/>
            <w:color w:val="FF0000"/>
            <w:kern w:val="0"/>
            <w:sz w:val="24"/>
            <w:szCs w:val="24"/>
            <w14:ligatures w14:val="none"/>
          </w:rPr>
          <w:t xml:space="preserve"> Order Deadline Constraint</w:t>
        </w:r>
        <w:r w:rsidRPr="00DB397A">
          <w:rPr>
            <w:rFonts w:ascii="Times New Roman" w:eastAsia="Times New Roman" w:hAnsi="Times New Roman" w:cs="Times New Roman"/>
            <w:color w:val="FF0000"/>
            <w:kern w:val="0"/>
            <w:sz w:val="24"/>
            <w:szCs w:val="24"/>
            <w14:ligatures w14:val="none"/>
          </w:rPr>
          <w:br/>
          <w:t xml:space="preserve">For advance or booked orders, a specific deadline must be </w:t>
        </w:r>
        <w:proofErr w:type="gramStart"/>
        <w:r w:rsidRPr="00DB397A">
          <w:rPr>
            <w:rFonts w:ascii="Times New Roman" w:eastAsia="Times New Roman" w:hAnsi="Times New Roman" w:cs="Times New Roman"/>
            <w:color w:val="FF0000"/>
            <w:kern w:val="0"/>
            <w:sz w:val="24"/>
            <w:szCs w:val="24"/>
            <w14:ligatures w14:val="none"/>
          </w:rPr>
          <w:t>assigned</w:t>
        </w:r>
        <w:proofErr w:type="gramEnd"/>
        <w:r w:rsidRPr="00DB397A">
          <w:rPr>
            <w:rFonts w:ascii="Times New Roman" w:eastAsia="Times New Roman" w:hAnsi="Times New Roman" w:cs="Times New Roman"/>
            <w:color w:val="FF0000"/>
            <w:kern w:val="0"/>
            <w:sz w:val="24"/>
            <w:szCs w:val="24"/>
            <w14:ligatures w14:val="none"/>
          </w:rPr>
          <w:t xml:space="preserve"> and the order </w:t>
        </w:r>
        <w:proofErr w:type="gramStart"/>
        <w:r w:rsidRPr="00DB397A">
          <w:rPr>
            <w:rFonts w:ascii="Times New Roman" w:eastAsia="Times New Roman" w:hAnsi="Times New Roman" w:cs="Times New Roman"/>
            <w:color w:val="FF0000"/>
            <w:kern w:val="0"/>
            <w:sz w:val="24"/>
            <w:szCs w:val="24"/>
            <w14:ligatures w14:val="none"/>
          </w:rPr>
          <w:t>has to</w:t>
        </w:r>
        <w:proofErr w:type="gramEnd"/>
        <w:r w:rsidRPr="00DB397A">
          <w:rPr>
            <w:rFonts w:ascii="Times New Roman" w:eastAsia="Times New Roman" w:hAnsi="Times New Roman" w:cs="Times New Roman"/>
            <w:color w:val="FF0000"/>
            <w:kern w:val="0"/>
            <w:sz w:val="24"/>
            <w:szCs w:val="24"/>
            <w14:ligatures w14:val="none"/>
          </w:rPr>
          <w:t xml:space="preserve"> be processed according to that deadline. </w:t>
        </w:r>
      </w:ins>
    </w:p>
    <w:p w14:paraId="1DEFEFFC" w14:textId="6981003D" w:rsidR="00713BE8" w:rsidRPr="00713BE8" w:rsidRDefault="00713BE8" w:rsidP="00713BE8">
      <w:pPr>
        <w:numPr>
          <w:ilvl w:val="0"/>
          <w:numId w:val="9"/>
        </w:numPr>
        <w:spacing w:beforeAutospacing="1" w:afterAutospacing="1" w:line="240" w:lineRule="auto"/>
        <w:rPr>
          <w:rFonts w:ascii="Times New Roman" w:eastAsia="Times New Roman" w:hAnsi="Times New Roman" w:cs="Times New Roman"/>
          <w:b/>
          <w:bCs/>
          <w:sz w:val="32"/>
          <w:szCs w:val="32"/>
          <w:u w:val="single"/>
          <w:rPrChange w:id="1463" w:author="SHAHZAIB KHAN" w:date="2026-10-08T01:26:00Z" w16du:dateUtc="2026-10-07T20:26:00Z">
            <w:rPr>
              <w:rFonts w:eastAsia="Times New Roman"/>
            </w:rPr>
          </w:rPrChange>
        </w:rPr>
      </w:pPr>
      <w:proofErr w:type="gramStart"/>
      <w:ins w:id="1464" w:author="SHAHZAIB KHAN" w:date="2026-10-08T01:27:00Z" w16du:dateUtc="2026-10-07T20:27:00Z">
        <w:r w:rsidRPr="00DB397A">
          <w:rPr>
            <w:rFonts w:ascii="Times New Roman" w:eastAsia="Times New Roman" w:hAnsi="Symbol" w:cs="Times New Roman"/>
            <w:color w:val="FF0000"/>
            <w:kern w:val="0"/>
            <w:sz w:val="24"/>
            <w:szCs w:val="24"/>
            <w14:ligatures w14:val="none"/>
          </w:rPr>
          <w:t></w:t>
        </w:r>
        <w:r w:rsidRPr="00DB397A">
          <w:rPr>
            <w:rFonts w:ascii="Times New Roman" w:eastAsia="Times New Roman" w:hAnsi="Times New Roman" w:cs="Times New Roman"/>
            <w:color w:val="FF0000"/>
            <w:kern w:val="0"/>
            <w:sz w:val="24"/>
            <w:szCs w:val="24"/>
            <w14:ligatures w14:val="none"/>
          </w:rPr>
          <w:t xml:space="preserve">  Discount</w:t>
        </w:r>
        <w:proofErr w:type="gramEnd"/>
        <w:r w:rsidRPr="00DB397A">
          <w:rPr>
            <w:rFonts w:ascii="Times New Roman" w:eastAsia="Times New Roman" w:hAnsi="Times New Roman" w:cs="Times New Roman"/>
            <w:color w:val="FF0000"/>
            <w:kern w:val="0"/>
            <w:sz w:val="24"/>
            <w:szCs w:val="24"/>
            <w14:ligatures w14:val="none"/>
          </w:rPr>
          <w:t xml:space="preserve"> and Package Deal Constraint</w:t>
        </w:r>
        <w:r w:rsidRPr="00DB397A">
          <w:rPr>
            <w:rFonts w:ascii="Times New Roman" w:eastAsia="Times New Roman" w:hAnsi="Times New Roman" w:cs="Times New Roman"/>
            <w:color w:val="FF0000"/>
            <w:kern w:val="0"/>
            <w:sz w:val="24"/>
            <w:szCs w:val="24"/>
            <w14:ligatures w14:val="none"/>
          </w:rPr>
          <w:br/>
          <w:t>Discounts and package deals are applied only when their required conditions are satisfied. For example, the free item offer is applied only when the specified purchase condition is met</w:t>
        </w:r>
      </w:ins>
    </w:p>
    <w:p w14:paraId="1331B6A2" w14:textId="6E0E18C0" w:rsidR="00A408CF" w:rsidRPr="00BF2BCA" w:rsidDel="00F47071" w:rsidRDefault="00A408CF" w:rsidP="00A408CF">
      <w:pPr>
        <w:numPr>
          <w:ilvl w:val="0"/>
          <w:numId w:val="10"/>
        </w:numPr>
        <w:spacing w:before="100" w:beforeAutospacing="1" w:after="100" w:afterAutospacing="1" w:line="240" w:lineRule="auto"/>
        <w:rPr>
          <w:del w:id="1465" w:author="SHAHZAIB KHAN" w:date="2026-10-07T18:40:00Z" w16du:dateUtc="2026-10-07T13:40:00Z"/>
          <w:rFonts w:ascii="Times New Roman" w:eastAsia="Times New Roman" w:hAnsi="Times New Roman" w:cs="Times New Roman"/>
          <w:sz w:val="24"/>
          <w:szCs w:val="24"/>
          <w:u w:val="single"/>
          <w:rPrChange w:id="1466" w:author="SHAHZAIB KHAN" w:date="2026-10-07T19:14:00Z" w16du:dateUtc="2026-10-07T14:14:00Z">
            <w:rPr>
              <w:del w:id="1467" w:author="SHAHZAIB KHAN" w:date="2026-10-07T18:40:00Z" w16du:dateUtc="2026-10-07T13:40:00Z"/>
              <w:rFonts w:ascii="Times New Roman" w:eastAsia="Times New Roman" w:hAnsi="Times New Roman" w:cs="Times New Roman"/>
              <w:sz w:val="24"/>
              <w:szCs w:val="24"/>
            </w:rPr>
          </w:rPrChange>
        </w:rPr>
      </w:pPr>
      <w:del w:id="1468" w:author="SHAHZAIB KHAN" w:date="2026-10-07T18:40:00Z" w16du:dateUtc="2026-10-07T13:40:00Z">
        <w:r w:rsidRPr="00BF2BCA" w:rsidDel="00F47071">
          <w:rPr>
            <w:rFonts w:ascii="Times New Roman" w:eastAsia="Times New Roman" w:hAnsi="Times New Roman" w:cs="Times New Roman"/>
            <w:b/>
            <w:bCs/>
            <w:sz w:val="24"/>
            <w:szCs w:val="24"/>
            <w:u w:val="single"/>
            <w:rPrChange w:id="1469" w:author="SHAHZAIB KHAN" w:date="2026-10-07T19:14:00Z" w16du:dateUtc="2026-10-07T14:14:00Z">
              <w:rPr>
                <w:rFonts w:ascii="Times New Roman" w:eastAsia="Times New Roman" w:hAnsi="Times New Roman" w:cs="Times New Roman"/>
                <w:b/>
                <w:bCs/>
                <w:sz w:val="24"/>
                <w:szCs w:val="24"/>
              </w:rPr>
            </w:rPrChange>
          </w:rPr>
          <w:delText>Time Constraints:</w:delText>
        </w:r>
        <w:r w:rsidRPr="00BF2BCA" w:rsidDel="00F47071">
          <w:rPr>
            <w:rFonts w:ascii="Times New Roman" w:eastAsia="Times New Roman" w:hAnsi="Times New Roman" w:cs="Times New Roman"/>
            <w:sz w:val="24"/>
            <w:szCs w:val="24"/>
            <w:u w:val="single"/>
            <w:rPrChange w:id="1470" w:author="SHAHZAIB KHAN" w:date="2026-10-07T19:14:00Z" w16du:dateUtc="2026-10-07T14:14:00Z">
              <w:rPr>
                <w:rFonts w:ascii="Times New Roman" w:eastAsia="Times New Roman" w:hAnsi="Times New Roman" w:cs="Times New Roman"/>
                <w:sz w:val="24"/>
                <w:szCs w:val="24"/>
              </w:rPr>
            </w:rPrChange>
          </w:rPr>
          <w:br/>
          <w:delText>The development and deployment of ProjectConnect must be completed within the academic semester timeframe, typically 14–16 weeks.</w:delText>
        </w:r>
      </w:del>
    </w:p>
    <w:p w14:paraId="7538231D" w14:textId="12C6DD6B" w:rsidR="00A408CF" w:rsidRPr="00BF2BCA" w:rsidDel="00F47071" w:rsidRDefault="00A408CF" w:rsidP="00A408CF">
      <w:pPr>
        <w:numPr>
          <w:ilvl w:val="0"/>
          <w:numId w:val="10"/>
        </w:numPr>
        <w:spacing w:before="100" w:beforeAutospacing="1" w:after="100" w:afterAutospacing="1" w:line="240" w:lineRule="auto"/>
        <w:rPr>
          <w:del w:id="1471" w:author="SHAHZAIB KHAN" w:date="2026-10-07T18:40:00Z" w16du:dateUtc="2026-10-07T13:40:00Z"/>
          <w:rFonts w:ascii="Times New Roman" w:eastAsia="Times New Roman" w:hAnsi="Times New Roman" w:cs="Times New Roman"/>
          <w:sz w:val="24"/>
          <w:szCs w:val="24"/>
          <w:u w:val="single"/>
          <w:rPrChange w:id="1472" w:author="SHAHZAIB KHAN" w:date="2026-10-07T19:14:00Z" w16du:dateUtc="2026-10-07T14:14:00Z">
            <w:rPr>
              <w:del w:id="1473" w:author="SHAHZAIB KHAN" w:date="2026-10-07T18:40:00Z" w16du:dateUtc="2026-10-07T13:40:00Z"/>
              <w:rFonts w:ascii="Times New Roman" w:eastAsia="Times New Roman" w:hAnsi="Times New Roman" w:cs="Times New Roman"/>
              <w:sz w:val="24"/>
              <w:szCs w:val="24"/>
            </w:rPr>
          </w:rPrChange>
        </w:rPr>
      </w:pPr>
      <w:del w:id="1474" w:author="SHAHZAIB KHAN" w:date="2026-10-07T18:40:00Z" w16du:dateUtc="2026-10-07T13:40:00Z">
        <w:r w:rsidRPr="00BF2BCA" w:rsidDel="00F47071">
          <w:rPr>
            <w:rFonts w:ascii="Times New Roman" w:eastAsia="Times New Roman" w:hAnsi="Times New Roman" w:cs="Times New Roman"/>
            <w:b/>
            <w:bCs/>
            <w:sz w:val="24"/>
            <w:szCs w:val="24"/>
            <w:u w:val="single"/>
            <w:rPrChange w:id="1475" w:author="SHAHZAIB KHAN" w:date="2026-10-07T19:14:00Z" w16du:dateUtc="2026-10-07T14:14:00Z">
              <w:rPr>
                <w:rFonts w:ascii="Times New Roman" w:eastAsia="Times New Roman" w:hAnsi="Times New Roman" w:cs="Times New Roman"/>
                <w:b/>
                <w:bCs/>
                <w:sz w:val="24"/>
                <w:szCs w:val="24"/>
              </w:rPr>
            </w:rPrChange>
          </w:rPr>
          <w:delText>Technology Constraints:</w:delText>
        </w:r>
        <w:r w:rsidRPr="00BF2BCA" w:rsidDel="00F47071">
          <w:rPr>
            <w:rFonts w:ascii="Times New Roman" w:eastAsia="Times New Roman" w:hAnsi="Times New Roman" w:cs="Times New Roman"/>
            <w:sz w:val="24"/>
            <w:szCs w:val="24"/>
            <w:u w:val="single"/>
            <w:rPrChange w:id="1476" w:author="SHAHZAIB KHAN" w:date="2026-10-07T19:14:00Z" w16du:dateUtc="2026-10-07T14:14:00Z">
              <w:rPr>
                <w:rFonts w:ascii="Times New Roman" w:eastAsia="Times New Roman" w:hAnsi="Times New Roman" w:cs="Times New Roman"/>
                <w:sz w:val="24"/>
                <w:szCs w:val="24"/>
              </w:rPr>
            </w:rPrChange>
          </w:rPr>
          <w:br/>
          <w:delText>The system will be developed using standard web technologies (e.g., HTML, CSS, JavaScript, and a server-side language such as Java or Python). Integration with existing university systems may impose additional technical requirements.</w:delText>
        </w:r>
      </w:del>
    </w:p>
    <w:p w14:paraId="05A80D92" w14:textId="007F2A8C" w:rsidR="00A408CF" w:rsidRPr="00BF2BCA" w:rsidDel="00F47071" w:rsidRDefault="00A408CF" w:rsidP="00A408CF">
      <w:pPr>
        <w:numPr>
          <w:ilvl w:val="0"/>
          <w:numId w:val="10"/>
        </w:numPr>
        <w:spacing w:before="100" w:beforeAutospacing="1" w:after="100" w:afterAutospacing="1" w:line="240" w:lineRule="auto"/>
        <w:rPr>
          <w:del w:id="1477" w:author="SHAHZAIB KHAN" w:date="2026-10-07T18:40:00Z" w16du:dateUtc="2026-10-07T13:40:00Z"/>
          <w:rFonts w:ascii="Times New Roman" w:eastAsia="Times New Roman" w:hAnsi="Times New Roman" w:cs="Times New Roman"/>
          <w:sz w:val="24"/>
          <w:szCs w:val="24"/>
          <w:u w:val="single"/>
          <w:rPrChange w:id="1478" w:author="SHAHZAIB KHAN" w:date="2026-10-07T19:14:00Z" w16du:dateUtc="2026-10-07T14:14:00Z">
            <w:rPr>
              <w:del w:id="1479" w:author="SHAHZAIB KHAN" w:date="2026-10-07T18:40:00Z" w16du:dateUtc="2026-10-07T13:40:00Z"/>
              <w:rFonts w:ascii="Times New Roman" w:eastAsia="Times New Roman" w:hAnsi="Times New Roman" w:cs="Times New Roman"/>
              <w:sz w:val="24"/>
              <w:szCs w:val="24"/>
            </w:rPr>
          </w:rPrChange>
        </w:rPr>
      </w:pPr>
      <w:del w:id="1480" w:author="SHAHZAIB KHAN" w:date="2026-10-07T18:40:00Z" w16du:dateUtc="2026-10-07T13:40:00Z">
        <w:r w:rsidRPr="00BF2BCA" w:rsidDel="00F47071">
          <w:rPr>
            <w:rFonts w:ascii="Times New Roman" w:eastAsia="Times New Roman" w:hAnsi="Times New Roman" w:cs="Times New Roman"/>
            <w:b/>
            <w:bCs/>
            <w:sz w:val="24"/>
            <w:szCs w:val="24"/>
            <w:u w:val="single"/>
            <w:rPrChange w:id="1481" w:author="SHAHZAIB KHAN" w:date="2026-10-07T19:14:00Z" w16du:dateUtc="2026-10-07T14:14:00Z">
              <w:rPr>
                <w:rFonts w:ascii="Times New Roman" w:eastAsia="Times New Roman" w:hAnsi="Times New Roman" w:cs="Times New Roman"/>
                <w:b/>
                <w:bCs/>
                <w:sz w:val="24"/>
                <w:szCs w:val="24"/>
              </w:rPr>
            </w:rPrChange>
          </w:rPr>
          <w:delText>User Access and Security:</w:delText>
        </w:r>
        <w:r w:rsidRPr="00BF2BCA" w:rsidDel="00F47071">
          <w:rPr>
            <w:rFonts w:ascii="Times New Roman" w:eastAsia="Times New Roman" w:hAnsi="Times New Roman" w:cs="Times New Roman"/>
            <w:sz w:val="24"/>
            <w:szCs w:val="24"/>
            <w:u w:val="single"/>
            <w:rPrChange w:id="1482" w:author="SHAHZAIB KHAN" w:date="2026-10-07T19:14:00Z" w16du:dateUtc="2026-10-07T14:14:00Z">
              <w:rPr>
                <w:rFonts w:ascii="Times New Roman" w:eastAsia="Times New Roman" w:hAnsi="Times New Roman" w:cs="Times New Roman"/>
                <w:sz w:val="24"/>
                <w:szCs w:val="24"/>
              </w:rPr>
            </w:rPrChange>
          </w:rPr>
          <w:br/>
          <w:delText>The application must comply with university data privacy policies and protect sensitive information, including student records and project details.</w:delText>
        </w:r>
      </w:del>
    </w:p>
    <w:p w14:paraId="1B1D3B3C" w14:textId="29158B1D" w:rsidR="00A408CF" w:rsidRPr="00BF2BCA" w:rsidDel="00F47071" w:rsidRDefault="00A408CF" w:rsidP="00A408CF">
      <w:pPr>
        <w:numPr>
          <w:ilvl w:val="0"/>
          <w:numId w:val="10"/>
        </w:numPr>
        <w:spacing w:before="100" w:beforeAutospacing="1" w:after="100" w:afterAutospacing="1" w:line="240" w:lineRule="auto"/>
        <w:rPr>
          <w:del w:id="1483" w:author="SHAHZAIB KHAN" w:date="2026-10-07T18:40:00Z" w16du:dateUtc="2026-10-07T13:40:00Z"/>
          <w:rFonts w:ascii="Times New Roman" w:eastAsia="Times New Roman" w:hAnsi="Times New Roman" w:cs="Times New Roman"/>
          <w:sz w:val="24"/>
          <w:szCs w:val="24"/>
          <w:u w:val="single"/>
          <w:rPrChange w:id="1484" w:author="SHAHZAIB KHAN" w:date="2026-10-07T19:14:00Z" w16du:dateUtc="2026-10-07T14:14:00Z">
            <w:rPr>
              <w:del w:id="1485" w:author="SHAHZAIB KHAN" w:date="2026-10-07T18:40:00Z" w16du:dateUtc="2026-10-07T13:40:00Z"/>
              <w:rFonts w:ascii="Times New Roman" w:eastAsia="Times New Roman" w:hAnsi="Times New Roman" w:cs="Times New Roman"/>
              <w:sz w:val="24"/>
              <w:szCs w:val="24"/>
            </w:rPr>
          </w:rPrChange>
        </w:rPr>
      </w:pPr>
      <w:del w:id="1486" w:author="SHAHZAIB KHAN" w:date="2026-10-07T18:40:00Z" w16du:dateUtc="2026-10-07T13:40:00Z">
        <w:r w:rsidRPr="00BF2BCA" w:rsidDel="00F47071">
          <w:rPr>
            <w:rFonts w:ascii="Times New Roman" w:eastAsia="Times New Roman" w:hAnsi="Times New Roman" w:cs="Times New Roman"/>
            <w:b/>
            <w:bCs/>
            <w:sz w:val="24"/>
            <w:szCs w:val="24"/>
            <w:u w:val="single"/>
            <w:rPrChange w:id="1487" w:author="SHAHZAIB KHAN" w:date="2026-10-07T19:14:00Z" w16du:dateUtc="2026-10-07T14:14:00Z">
              <w:rPr>
                <w:rFonts w:ascii="Times New Roman" w:eastAsia="Times New Roman" w:hAnsi="Times New Roman" w:cs="Times New Roman"/>
                <w:b/>
                <w:bCs/>
                <w:sz w:val="24"/>
                <w:szCs w:val="24"/>
              </w:rPr>
            </w:rPrChange>
          </w:rPr>
          <w:delText>Performance Requirements:</w:delText>
        </w:r>
        <w:r w:rsidRPr="00BF2BCA" w:rsidDel="00F47071">
          <w:rPr>
            <w:rFonts w:ascii="Times New Roman" w:eastAsia="Times New Roman" w:hAnsi="Times New Roman" w:cs="Times New Roman"/>
            <w:sz w:val="24"/>
            <w:szCs w:val="24"/>
            <w:u w:val="single"/>
            <w:rPrChange w:id="1488" w:author="SHAHZAIB KHAN" w:date="2026-10-07T19:14:00Z" w16du:dateUtc="2026-10-07T14:14:00Z">
              <w:rPr>
                <w:rFonts w:ascii="Times New Roman" w:eastAsia="Times New Roman" w:hAnsi="Times New Roman" w:cs="Times New Roman"/>
                <w:sz w:val="24"/>
                <w:szCs w:val="24"/>
              </w:rPr>
            </w:rPrChange>
          </w:rPr>
          <w:br/>
          <w:delText xml:space="preserve">The system is required to provide real-time updates for work product submissions and </w:delText>
        </w:r>
        <w:r w:rsidRPr="00BF2BCA" w:rsidDel="00F47071">
          <w:rPr>
            <w:rFonts w:ascii="Times New Roman" w:eastAsia="Times New Roman" w:hAnsi="Times New Roman" w:cs="Times New Roman"/>
            <w:sz w:val="24"/>
            <w:szCs w:val="24"/>
            <w:u w:val="single"/>
            <w:rPrChange w:id="1489" w:author="SHAHZAIB KHAN" w:date="2026-10-07T19:14:00Z" w16du:dateUtc="2026-10-07T14:14:00Z">
              <w:rPr>
                <w:rFonts w:ascii="Times New Roman" w:eastAsia="Times New Roman" w:hAnsi="Times New Roman" w:cs="Times New Roman"/>
                <w:sz w:val="24"/>
                <w:szCs w:val="24"/>
              </w:rPr>
            </w:rPrChange>
          </w:rPr>
          <w:lastRenderedPageBreak/>
          <w:delText>feedback. It should respond within two seconds for most user actions to ensure a smooth user experience.</w:delText>
        </w:r>
      </w:del>
    </w:p>
    <w:p w14:paraId="4B76322E" w14:textId="4D02BF39" w:rsidR="00A408CF" w:rsidRPr="00BF2BCA" w:rsidDel="00BF2BCA" w:rsidRDefault="6579BE34" w:rsidP="1A775A4C">
      <w:pPr>
        <w:pStyle w:val="ListParagraph"/>
        <w:numPr>
          <w:ilvl w:val="0"/>
          <w:numId w:val="10"/>
        </w:numPr>
        <w:spacing w:before="100" w:beforeAutospacing="1" w:after="100" w:afterAutospacing="1" w:line="240" w:lineRule="auto"/>
        <w:outlineLvl w:val="1"/>
        <w:rPr>
          <w:del w:id="1490" w:author="SHAHZAIB KHAN" w:date="2026-10-07T19:15:00Z" w16du:dateUtc="2026-10-07T14:15:00Z"/>
          <w:rFonts w:ascii="Times New Roman" w:eastAsia="Times New Roman" w:hAnsi="Times New Roman" w:cs="Times New Roman"/>
          <w:b/>
          <w:bCs/>
          <w:sz w:val="32"/>
          <w:szCs w:val="32"/>
          <w:u w:val="single"/>
          <w:rPrChange w:id="1491" w:author="SHAHZAIB KHAN" w:date="2026-10-07T19:14:00Z" w16du:dateUtc="2026-10-07T14:14:00Z">
            <w:rPr>
              <w:del w:id="1492" w:author="SHAHZAIB KHAN" w:date="2026-10-07T19:15:00Z" w16du:dateUtc="2026-10-07T14:15:00Z"/>
              <w:rFonts w:ascii="Times New Roman" w:eastAsia="Times New Roman" w:hAnsi="Times New Roman" w:cs="Times New Roman"/>
              <w:b/>
              <w:bCs/>
              <w:sz w:val="32"/>
              <w:szCs w:val="32"/>
            </w:rPr>
          </w:rPrChange>
        </w:rPr>
      </w:pPr>
      <w:bookmarkStart w:id="1493" w:name="_Toc193890188"/>
      <w:del w:id="1494" w:author="SHAHZAIB KHAN" w:date="2026-10-07T18:40:00Z" w16du:dateUtc="2026-10-07T13:40:00Z">
        <w:r w:rsidRPr="00BF2BCA" w:rsidDel="00F47071">
          <w:rPr>
            <w:rFonts w:ascii="Times New Roman" w:eastAsia="Times New Roman" w:hAnsi="Times New Roman" w:cs="Times New Roman"/>
            <w:b/>
            <w:bCs/>
            <w:sz w:val="32"/>
            <w:szCs w:val="32"/>
            <w:u w:val="single"/>
            <w:rPrChange w:id="1495" w:author="SHAHZAIB KHAN" w:date="2026-10-07T19:14:00Z" w16du:dateUtc="2026-10-07T14:14:00Z">
              <w:rPr>
                <w:rFonts w:ascii="Times New Roman" w:eastAsia="Times New Roman" w:hAnsi="Times New Roman" w:cs="Times New Roman"/>
                <w:b/>
                <w:bCs/>
                <w:sz w:val="32"/>
                <w:szCs w:val="32"/>
              </w:rPr>
            </w:rPrChange>
          </w:rPr>
          <w:delText xml:space="preserve"> </w:delText>
        </w:r>
      </w:del>
      <w:del w:id="1496" w:author="SHAHZAIB KHAN" w:date="2026-10-07T19:15:00Z" w16du:dateUtc="2026-10-07T14:15:00Z">
        <w:r w:rsidRPr="00BF2BCA" w:rsidDel="00BF2BCA">
          <w:rPr>
            <w:rStyle w:val="Heading3Char"/>
            <w:u w:val="single"/>
            <w:rPrChange w:id="1497" w:author="SHAHZAIB KHAN" w:date="2026-10-07T19:14:00Z" w16du:dateUtc="2026-10-07T14:14:00Z">
              <w:rPr>
                <w:rStyle w:val="Heading3Char"/>
              </w:rPr>
            </w:rPrChange>
          </w:rPr>
          <w:delText>Assumptions and Dependencies</w:delText>
        </w:r>
        <w:bookmarkEnd w:id="1493"/>
      </w:del>
    </w:p>
    <w:p w14:paraId="106FF032" w14:textId="0ED22BEE" w:rsidR="00A408CF" w:rsidRPr="00BF2BCA" w:rsidDel="00BF2BCA" w:rsidRDefault="00A408CF" w:rsidP="00A408CF">
      <w:pPr>
        <w:numPr>
          <w:ilvl w:val="0"/>
          <w:numId w:val="11"/>
        </w:numPr>
        <w:spacing w:before="100" w:beforeAutospacing="1" w:after="100" w:afterAutospacing="1" w:line="240" w:lineRule="auto"/>
        <w:rPr>
          <w:del w:id="1498" w:author="SHAHZAIB KHAN" w:date="2026-10-07T19:15:00Z" w16du:dateUtc="2026-10-07T14:15:00Z"/>
          <w:rFonts w:ascii="Times New Roman" w:eastAsia="Times New Roman" w:hAnsi="Times New Roman" w:cs="Times New Roman"/>
          <w:sz w:val="24"/>
          <w:szCs w:val="24"/>
          <w:u w:val="single"/>
          <w:rPrChange w:id="1499" w:author="SHAHZAIB KHAN" w:date="2026-10-07T19:14:00Z" w16du:dateUtc="2026-10-07T14:14:00Z">
            <w:rPr>
              <w:del w:id="1500" w:author="SHAHZAIB KHAN" w:date="2026-10-07T19:15:00Z" w16du:dateUtc="2026-10-07T14:15:00Z"/>
              <w:rFonts w:ascii="Times New Roman" w:eastAsia="Times New Roman" w:hAnsi="Times New Roman" w:cs="Times New Roman"/>
              <w:sz w:val="24"/>
              <w:szCs w:val="24"/>
            </w:rPr>
          </w:rPrChange>
        </w:rPr>
      </w:pPr>
      <w:del w:id="1501" w:author="SHAHZAIB KHAN" w:date="2026-10-07T19:15:00Z" w16du:dateUtc="2026-10-07T14:15:00Z">
        <w:r w:rsidRPr="00BF2BCA" w:rsidDel="00BF2BCA">
          <w:rPr>
            <w:rFonts w:ascii="Times New Roman" w:eastAsia="Times New Roman" w:hAnsi="Times New Roman" w:cs="Times New Roman"/>
            <w:b/>
            <w:bCs/>
            <w:sz w:val="24"/>
            <w:szCs w:val="24"/>
            <w:u w:val="single"/>
            <w:rPrChange w:id="1502" w:author="SHAHZAIB KHAN" w:date="2026-10-07T19:14:00Z" w16du:dateUtc="2026-10-07T14:14:00Z">
              <w:rPr>
                <w:rFonts w:ascii="Times New Roman" w:eastAsia="Times New Roman" w:hAnsi="Times New Roman" w:cs="Times New Roman"/>
                <w:b/>
                <w:bCs/>
                <w:sz w:val="24"/>
                <w:szCs w:val="24"/>
              </w:rPr>
            </w:rPrChange>
          </w:rPr>
          <w:delText>Internet Connectivity:</w:delText>
        </w:r>
        <w:r w:rsidRPr="00BF2BCA" w:rsidDel="00BF2BCA">
          <w:rPr>
            <w:rFonts w:ascii="Times New Roman" w:eastAsia="Times New Roman" w:hAnsi="Times New Roman" w:cs="Times New Roman"/>
            <w:sz w:val="24"/>
            <w:szCs w:val="24"/>
            <w:u w:val="single"/>
            <w:rPrChange w:id="1503" w:author="SHAHZAIB KHAN" w:date="2026-10-07T19:14:00Z" w16du:dateUtc="2026-10-07T14:14:00Z">
              <w:rPr>
                <w:rFonts w:ascii="Times New Roman" w:eastAsia="Times New Roman" w:hAnsi="Times New Roman" w:cs="Times New Roman"/>
                <w:sz w:val="24"/>
                <w:szCs w:val="24"/>
              </w:rPr>
            </w:rPrChange>
          </w:rPr>
          <w:br/>
          <w:delText>Users are assumed to have reliable internet access when using the system.</w:delText>
        </w:r>
      </w:del>
    </w:p>
    <w:p w14:paraId="315E6DB4" w14:textId="77650E53" w:rsidR="00A408CF" w:rsidRPr="00BF2BCA" w:rsidDel="00BF2BCA" w:rsidRDefault="00A408CF" w:rsidP="00A408CF">
      <w:pPr>
        <w:numPr>
          <w:ilvl w:val="0"/>
          <w:numId w:val="11"/>
        </w:numPr>
        <w:spacing w:before="100" w:beforeAutospacing="1" w:after="100" w:afterAutospacing="1" w:line="240" w:lineRule="auto"/>
        <w:rPr>
          <w:del w:id="1504" w:author="SHAHZAIB KHAN" w:date="2026-10-07T19:15:00Z" w16du:dateUtc="2026-10-07T14:15:00Z"/>
          <w:rFonts w:ascii="Times New Roman" w:eastAsia="Times New Roman" w:hAnsi="Times New Roman" w:cs="Times New Roman"/>
          <w:sz w:val="24"/>
          <w:szCs w:val="24"/>
          <w:u w:val="single"/>
          <w:rPrChange w:id="1505" w:author="SHAHZAIB KHAN" w:date="2026-10-07T19:14:00Z" w16du:dateUtc="2026-10-07T14:14:00Z">
            <w:rPr>
              <w:del w:id="1506" w:author="SHAHZAIB KHAN" w:date="2026-10-07T19:15:00Z" w16du:dateUtc="2026-10-07T14:15:00Z"/>
              <w:rFonts w:ascii="Times New Roman" w:eastAsia="Times New Roman" w:hAnsi="Times New Roman" w:cs="Times New Roman"/>
              <w:sz w:val="24"/>
              <w:szCs w:val="24"/>
            </w:rPr>
          </w:rPrChange>
        </w:rPr>
      </w:pPr>
      <w:del w:id="1507" w:author="SHAHZAIB KHAN" w:date="2026-10-07T19:15:00Z" w16du:dateUtc="2026-10-07T14:15:00Z">
        <w:r w:rsidRPr="00BF2BCA" w:rsidDel="00BF2BCA">
          <w:rPr>
            <w:rFonts w:ascii="Times New Roman" w:eastAsia="Times New Roman" w:hAnsi="Times New Roman" w:cs="Times New Roman"/>
            <w:b/>
            <w:bCs/>
            <w:sz w:val="24"/>
            <w:szCs w:val="24"/>
            <w:u w:val="single"/>
            <w:rPrChange w:id="1508" w:author="SHAHZAIB KHAN" w:date="2026-10-07T19:14:00Z" w16du:dateUtc="2026-10-07T14:14:00Z">
              <w:rPr>
                <w:rFonts w:ascii="Times New Roman" w:eastAsia="Times New Roman" w:hAnsi="Times New Roman" w:cs="Times New Roman"/>
                <w:b/>
                <w:bCs/>
                <w:sz w:val="24"/>
                <w:szCs w:val="24"/>
              </w:rPr>
            </w:rPrChange>
          </w:rPr>
          <w:delText>University Authentication Services:</w:delText>
        </w:r>
        <w:r w:rsidRPr="00BF2BCA" w:rsidDel="00BF2BCA">
          <w:rPr>
            <w:rFonts w:ascii="Times New Roman" w:eastAsia="Times New Roman" w:hAnsi="Times New Roman" w:cs="Times New Roman"/>
            <w:sz w:val="24"/>
            <w:szCs w:val="24"/>
            <w:u w:val="single"/>
            <w:rPrChange w:id="1509" w:author="SHAHZAIB KHAN" w:date="2026-10-07T19:14:00Z" w16du:dateUtc="2026-10-07T14:14:00Z">
              <w:rPr>
                <w:rFonts w:ascii="Times New Roman" w:eastAsia="Times New Roman" w:hAnsi="Times New Roman" w:cs="Times New Roman"/>
                <w:sz w:val="24"/>
                <w:szCs w:val="24"/>
              </w:rPr>
            </w:rPrChange>
          </w:rPr>
          <w:br/>
          <w:delText>It is assumed that the system will integrate with the university’s authentication mechanisms to verify user identities.</w:delText>
        </w:r>
      </w:del>
    </w:p>
    <w:p w14:paraId="0EA36D6F" w14:textId="6F50994B" w:rsidR="00A408CF" w:rsidRPr="00BF2BCA" w:rsidDel="00BF2BCA" w:rsidRDefault="00A408CF" w:rsidP="00A408CF">
      <w:pPr>
        <w:numPr>
          <w:ilvl w:val="0"/>
          <w:numId w:val="11"/>
        </w:numPr>
        <w:spacing w:before="100" w:beforeAutospacing="1" w:after="100" w:afterAutospacing="1" w:line="240" w:lineRule="auto"/>
        <w:rPr>
          <w:del w:id="1510" w:author="SHAHZAIB KHAN" w:date="2026-10-07T19:15:00Z" w16du:dateUtc="2026-10-07T14:15:00Z"/>
          <w:rFonts w:ascii="Times New Roman" w:eastAsia="Times New Roman" w:hAnsi="Times New Roman" w:cs="Times New Roman"/>
          <w:sz w:val="24"/>
          <w:szCs w:val="24"/>
          <w:u w:val="single"/>
          <w:rPrChange w:id="1511" w:author="SHAHZAIB KHAN" w:date="2026-10-07T19:14:00Z" w16du:dateUtc="2026-10-07T14:14:00Z">
            <w:rPr>
              <w:del w:id="1512" w:author="SHAHZAIB KHAN" w:date="2026-10-07T19:15:00Z" w16du:dateUtc="2026-10-07T14:15:00Z"/>
              <w:rFonts w:ascii="Times New Roman" w:eastAsia="Times New Roman" w:hAnsi="Times New Roman" w:cs="Times New Roman"/>
              <w:sz w:val="24"/>
              <w:szCs w:val="24"/>
            </w:rPr>
          </w:rPrChange>
        </w:rPr>
      </w:pPr>
      <w:del w:id="1513" w:author="SHAHZAIB KHAN" w:date="2026-10-07T19:15:00Z" w16du:dateUtc="2026-10-07T14:15:00Z">
        <w:r w:rsidRPr="00BF2BCA" w:rsidDel="00BF2BCA">
          <w:rPr>
            <w:rFonts w:ascii="Times New Roman" w:eastAsia="Times New Roman" w:hAnsi="Times New Roman" w:cs="Times New Roman"/>
            <w:b/>
            <w:bCs/>
            <w:sz w:val="24"/>
            <w:szCs w:val="24"/>
            <w:u w:val="single"/>
            <w:rPrChange w:id="1514" w:author="SHAHZAIB KHAN" w:date="2026-10-07T19:14:00Z" w16du:dateUtc="2026-10-07T14:14:00Z">
              <w:rPr>
                <w:rFonts w:ascii="Times New Roman" w:eastAsia="Times New Roman" w:hAnsi="Times New Roman" w:cs="Times New Roman"/>
                <w:b/>
                <w:bCs/>
                <w:sz w:val="24"/>
                <w:szCs w:val="24"/>
              </w:rPr>
            </w:rPrChange>
          </w:rPr>
          <w:delText>Third-Party Libraries and Tools:</w:delText>
        </w:r>
        <w:r w:rsidRPr="00BF2BCA" w:rsidDel="00BF2BCA">
          <w:rPr>
            <w:rFonts w:ascii="Times New Roman" w:eastAsia="Times New Roman" w:hAnsi="Times New Roman" w:cs="Times New Roman"/>
            <w:sz w:val="24"/>
            <w:szCs w:val="24"/>
            <w:u w:val="single"/>
            <w:rPrChange w:id="1515" w:author="SHAHZAIB KHAN" w:date="2026-10-07T19:14:00Z" w16du:dateUtc="2026-10-07T14:14:00Z">
              <w:rPr>
                <w:rFonts w:ascii="Times New Roman" w:eastAsia="Times New Roman" w:hAnsi="Times New Roman" w:cs="Times New Roman"/>
                <w:sz w:val="24"/>
                <w:szCs w:val="24"/>
              </w:rPr>
            </w:rPrChange>
          </w:rPr>
          <w:br/>
          <w:delText>The system may depend on established libraries for version control, file uploads, and messaging. It is assumed that these components are reliable and well-documented.</w:delText>
        </w:r>
      </w:del>
    </w:p>
    <w:p w14:paraId="2EA9E30A" w14:textId="1380931F" w:rsidR="00A408CF" w:rsidRPr="00BF2BCA" w:rsidDel="00BF2BCA" w:rsidRDefault="00A408CF" w:rsidP="00A408CF">
      <w:pPr>
        <w:numPr>
          <w:ilvl w:val="0"/>
          <w:numId w:val="11"/>
        </w:numPr>
        <w:spacing w:before="100" w:beforeAutospacing="1" w:after="100" w:afterAutospacing="1" w:line="240" w:lineRule="auto"/>
        <w:rPr>
          <w:del w:id="1516" w:author="SHAHZAIB KHAN" w:date="2026-10-07T19:15:00Z" w16du:dateUtc="2026-10-07T14:15:00Z"/>
          <w:rFonts w:ascii="Times New Roman" w:eastAsia="Times New Roman" w:hAnsi="Times New Roman" w:cs="Times New Roman"/>
          <w:sz w:val="24"/>
          <w:szCs w:val="24"/>
          <w:u w:val="single"/>
          <w:rPrChange w:id="1517" w:author="SHAHZAIB KHAN" w:date="2026-10-07T19:14:00Z" w16du:dateUtc="2026-10-07T14:14:00Z">
            <w:rPr>
              <w:del w:id="1518" w:author="SHAHZAIB KHAN" w:date="2026-10-07T19:15:00Z" w16du:dateUtc="2026-10-07T14:15:00Z"/>
              <w:rFonts w:ascii="Times New Roman" w:eastAsia="Times New Roman" w:hAnsi="Times New Roman" w:cs="Times New Roman"/>
              <w:sz w:val="24"/>
              <w:szCs w:val="24"/>
            </w:rPr>
          </w:rPrChange>
        </w:rPr>
      </w:pPr>
      <w:del w:id="1519" w:author="SHAHZAIB KHAN" w:date="2026-10-07T19:15:00Z" w16du:dateUtc="2026-10-07T14:15:00Z">
        <w:r w:rsidRPr="00BF2BCA" w:rsidDel="00BF2BCA">
          <w:rPr>
            <w:rFonts w:ascii="Times New Roman" w:eastAsia="Times New Roman" w:hAnsi="Times New Roman" w:cs="Times New Roman"/>
            <w:b/>
            <w:bCs/>
            <w:sz w:val="24"/>
            <w:szCs w:val="24"/>
            <w:u w:val="single"/>
            <w:rPrChange w:id="1520" w:author="SHAHZAIB KHAN" w:date="2026-10-07T19:14:00Z" w16du:dateUtc="2026-10-07T14:14:00Z">
              <w:rPr>
                <w:rFonts w:ascii="Times New Roman" w:eastAsia="Times New Roman" w:hAnsi="Times New Roman" w:cs="Times New Roman"/>
                <w:b/>
                <w:bCs/>
                <w:sz w:val="24"/>
                <w:szCs w:val="24"/>
              </w:rPr>
            </w:rPrChange>
          </w:rPr>
          <w:delText>User Competency:</w:delText>
        </w:r>
        <w:r w:rsidRPr="00BF2BCA" w:rsidDel="00BF2BCA">
          <w:rPr>
            <w:rFonts w:ascii="Times New Roman" w:eastAsia="Times New Roman" w:hAnsi="Times New Roman" w:cs="Times New Roman"/>
            <w:sz w:val="24"/>
            <w:szCs w:val="24"/>
            <w:u w:val="single"/>
            <w:rPrChange w:id="1521" w:author="SHAHZAIB KHAN" w:date="2026-10-07T19:14:00Z" w16du:dateUtc="2026-10-07T14:14:00Z">
              <w:rPr>
                <w:rFonts w:ascii="Times New Roman" w:eastAsia="Times New Roman" w:hAnsi="Times New Roman" w:cs="Times New Roman"/>
                <w:sz w:val="24"/>
                <w:szCs w:val="24"/>
              </w:rPr>
            </w:rPrChange>
          </w:rPr>
          <w:br/>
          <w:delText>Both students and supervisors are expected to have a minimum level of digital literacy to operate the system without extensive training.</w:delText>
        </w:r>
      </w:del>
    </w:p>
    <w:p w14:paraId="4677B473" w14:textId="77CCB767" w:rsidR="00A408CF" w:rsidRPr="00BF2BCA" w:rsidDel="00BF2BCA" w:rsidRDefault="00A408CF" w:rsidP="00A408CF">
      <w:pPr>
        <w:numPr>
          <w:ilvl w:val="0"/>
          <w:numId w:val="11"/>
        </w:numPr>
        <w:spacing w:before="100" w:beforeAutospacing="1" w:after="100" w:afterAutospacing="1" w:line="240" w:lineRule="auto"/>
        <w:rPr>
          <w:del w:id="1522" w:author="SHAHZAIB KHAN" w:date="2026-10-07T19:15:00Z" w16du:dateUtc="2026-10-07T14:15:00Z"/>
          <w:rFonts w:ascii="Times New Roman" w:eastAsia="Times New Roman" w:hAnsi="Times New Roman" w:cs="Times New Roman"/>
          <w:sz w:val="24"/>
          <w:szCs w:val="24"/>
          <w:u w:val="single"/>
          <w:rPrChange w:id="1523" w:author="SHAHZAIB KHAN" w:date="2026-10-07T19:14:00Z" w16du:dateUtc="2026-10-07T14:14:00Z">
            <w:rPr>
              <w:del w:id="1524" w:author="SHAHZAIB KHAN" w:date="2026-10-07T19:15:00Z" w16du:dateUtc="2026-10-07T14:15:00Z"/>
              <w:rFonts w:ascii="Times New Roman" w:eastAsia="Times New Roman" w:hAnsi="Times New Roman" w:cs="Times New Roman"/>
              <w:sz w:val="24"/>
              <w:szCs w:val="24"/>
            </w:rPr>
          </w:rPrChange>
        </w:rPr>
      </w:pPr>
      <w:del w:id="1525" w:author="SHAHZAIB KHAN" w:date="2026-10-07T19:15:00Z" w16du:dateUtc="2026-10-07T14:15:00Z">
        <w:r w:rsidRPr="00BF2BCA" w:rsidDel="00BF2BCA">
          <w:rPr>
            <w:rFonts w:ascii="Times New Roman" w:eastAsia="Times New Roman" w:hAnsi="Times New Roman" w:cs="Times New Roman"/>
            <w:b/>
            <w:bCs/>
            <w:sz w:val="24"/>
            <w:szCs w:val="24"/>
            <w:u w:val="single"/>
            <w:rPrChange w:id="1526" w:author="SHAHZAIB KHAN" w:date="2026-10-07T19:14:00Z" w16du:dateUtc="2026-10-07T14:14:00Z">
              <w:rPr>
                <w:rFonts w:ascii="Times New Roman" w:eastAsia="Times New Roman" w:hAnsi="Times New Roman" w:cs="Times New Roman"/>
                <w:b/>
                <w:bCs/>
                <w:sz w:val="24"/>
                <w:szCs w:val="24"/>
              </w:rPr>
            </w:rPrChange>
          </w:rPr>
          <w:delText>System Maintenance:</w:delText>
        </w:r>
        <w:r w:rsidRPr="00BF2BCA" w:rsidDel="00BF2BCA">
          <w:rPr>
            <w:rFonts w:ascii="Times New Roman" w:eastAsia="Times New Roman" w:hAnsi="Times New Roman" w:cs="Times New Roman"/>
            <w:sz w:val="24"/>
            <w:szCs w:val="24"/>
            <w:u w:val="single"/>
            <w:rPrChange w:id="1527" w:author="SHAHZAIB KHAN" w:date="2026-10-07T19:14:00Z" w16du:dateUtc="2026-10-07T14:14:00Z">
              <w:rPr>
                <w:rFonts w:ascii="Times New Roman" w:eastAsia="Times New Roman" w:hAnsi="Times New Roman" w:cs="Times New Roman"/>
                <w:sz w:val="24"/>
                <w:szCs w:val="24"/>
              </w:rPr>
            </w:rPrChange>
          </w:rPr>
          <w:br/>
          <w:delText>Regular maintenance, including backups and updates, is assumed to be scheduled during off-peak hours to minimize disruption.</w:delText>
        </w:r>
      </w:del>
    </w:p>
    <w:p w14:paraId="795273FE" w14:textId="08ED8114" w:rsidR="00A408CF" w:rsidRPr="00BF2BCA" w:rsidRDefault="00A408CF" w:rsidP="00A408CF">
      <w:pPr>
        <w:spacing w:after="0" w:line="240" w:lineRule="auto"/>
        <w:rPr>
          <w:u w:val="single"/>
          <w:rPrChange w:id="1528" w:author="SHAHZAIB KHAN" w:date="2026-10-07T19:14:00Z" w16du:dateUtc="2026-10-07T14:14:00Z">
            <w:rPr/>
          </w:rPrChange>
        </w:rPr>
      </w:pPr>
    </w:p>
    <w:p w14:paraId="7FA0AA33" w14:textId="67E4F372" w:rsidR="00A408CF" w:rsidRPr="00713BE8" w:rsidDel="00DA6DAD" w:rsidRDefault="6579BE34" w:rsidP="1A775A4C">
      <w:pPr>
        <w:spacing w:before="100" w:beforeAutospacing="1" w:after="100" w:afterAutospacing="1" w:line="240" w:lineRule="auto"/>
        <w:outlineLvl w:val="0"/>
        <w:rPr>
          <w:rStyle w:val="Heading2Char"/>
          <w:rFonts w:ascii="Times New Roman" w:hAnsi="Times New Roman" w:cs="Times New Roman"/>
          <w:color w:val="EE0000"/>
          <w:u w:val="single"/>
          <w:rPrChange w:id="1529" w:author="SHAHZAIB KHAN" w:date="2026-10-08T01:27:00Z" w16du:dateUtc="2026-10-07T20:27:00Z">
            <w:rPr>
              <w:rStyle w:val="Heading2Char"/>
            </w:rPr>
          </w:rPrChange>
        </w:rPr>
      </w:pPr>
      <w:bookmarkStart w:id="1530" w:name="_Toc193890189"/>
      <w:r w:rsidRPr="00713BE8">
        <w:rPr>
          <w:rStyle w:val="Heading1Char"/>
          <w:rFonts w:ascii="Times New Roman" w:hAnsi="Times New Roman" w:cs="Times New Roman"/>
          <w:color w:val="EE0000"/>
          <w:u w:val="single"/>
          <w:rPrChange w:id="1531" w:author="SHAHZAIB KHAN" w:date="2026-10-08T01:27:00Z" w16du:dateUtc="2026-10-07T20:27:00Z">
            <w:rPr>
              <w:rStyle w:val="Heading1Char"/>
            </w:rPr>
          </w:rPrChange>
        </w:rPr>
        <w:t>Specific Requirements</w:t>
      </w:r>
      <w:bookmarkStart w:id="1532" w:name="_Toc193890190"/>
      <w:bookmarkEnd w:id="1530"/>
      <w:r w:rsidRPr="00713BE8">
        <w:rPr>
          <w:rStyle w:val="Heading2Char"/>
          <w:rFonts w:ascii="Times New Roman" w:hAnsi="Times New Roman" w:cs="Times New Roman"/>
          <w:color w:val="EE0000"/>
          <w:u w:val="single"/>
          <w:rPrChange w:id="1533" w:author="SHAHZAIB KHAN" w:date="2026-10-08T01:27:00Z" w16du:dateUtc="2026-10-07T20:27:00Z">
            <w:rPr>
              <w:rStyle w:val="Heading2Char"/>
            </w:rPr>
          </w:rPrChange>
        </w:rPr>
        <w:t xml:space="preserve"> Functional Requirements (Use Cases)</w:t>
      </w:r>
      <w:bookmarkEnd w:id="1532"/>
    </w:p>
    <w:p w14:paraId="0BB0BE6C" w14:textId="77777777" w:rsidR="00BF2BCA" w:rsidRPr="002413B4" w:rsidRDefault="00BF2BCA" w:rsidP="00BF2BCA">
      <w:pPr>
        <w:pStyle w:val="ListParagraph"/>
        <w:spacing w:before="100" w:beforeAutospacing="1" w:after="100" w:afterAutospacing="1" w:line="240" w:lineRule="auto"/>
        <w:rPr>
          <w:ins w:id="1534" w:author="SHAHZAIB KHAN" w:date="2026-10-07T19:19:00Z" w16du:dateUtc="2026-10-07T14:19:00Z"/>
          <w:rFonts w:ascii="Times New Roman" w:hAnsi="Times New Roman" w:cs="Times New Roman"/>
          <w:u w:val="single"/>
        </w:rPr>
      </w:pPr>
    </w:p>
    <w:p w14:paraId="2726FE18" w14:textId="77777777" w:rsidR="00BF2BCA" w:rsidRPr="002413B4" w:rsidRDefault="00BF2BCA" w:rsidP="00BF2BCA">
      <w:pPr>
        <w:pStyle w:val="ListParagraph"/>
        <w:rPr>
          <w:ins w:id="1535" w:author="SHAHZAIB KHAN" w:date="2026-10-07T19:19:00Z"/>
          <w:rFonts w:ascii="Times New Roman" w:hAnsi="Times New Roman" w:cs="Times New Roman"/>
          <w:color w:val="EE0000"/>
          <w:sz w:val="24"/>
          <w:szCs w:val="24"/>
          <w:u w:val="single"/>
          <w:rPrChange w:id="1536" w:author="SHAHZAIB KHAN" w:date="2026-10-07T19:20:00Z" w16du:dateUtc="2026-10-07T14:20:00Z">
            <w:rPr>
              <w:ins w:id="1537" w:author="SHAHZAIB KHAN" w:date="2026-10-07T19:19:00Z"/>
              <w:u w:val="single"/>
            </w:rPr>
          </w:rPrChange>
        </w:rPr>
      </w:pPr>
      <w:ins w:id="1538" w:author="SHAHZAIB KHAN" w:date="2026-10-07T19:19:00Z">
        <w:r w:rsidRPr="002413B4">
          <w:rPr>
            <w:rFonts w:ascii="Times New Roman" w:hAnsi="Times New Roman" w:cs="Times New Roman"/>
            <w:sz w:val="24"/>
            <w:szCs w:val="24"/>
            <w:u w:val="single"/>
            <w:rPrChange w:id="1539" w:author="SHAHZAIB KHAN" w:date="2026-10-07T19:20:00Z" w16du:dateUtc="2026-10-07T14:20:00Z">
              <w:rPr>
                <w:u w:val="single"/>
              </w:rPr>
            </w:rPrChange>
          </w:rPr>
          <w:t>FR-01: View Bakery Items</w:t>
        </w:r>
        <w:r w:rsidRPr="002413B4">
          <w:rPr>
            <w:rFonts w:ascii="Times New Roman" w:hAnsi="Times New Roman" w:cs="Times New Roman"/>
            <w:sz w:val="24"/>
            <w:szCs w:val="24"/>
            <w:u w:val="single"/>
            <w:rPrChange w:id="1540" w:author="SHAHZAIB KHAN" w:date="2026-10-07T19:20:00Z" w16du:dateUtc="2026-10-07T14:20:00Z">
              <w:rPr>
                <w:u w:val="single"/>
              </w:rPr>
            </w:rPrChange>
          </w:rPr>
          <w:br/>
          <w:t xml:space="preserve">The system shall allow the customer to view the available bakery categories and products </w:t>
        </w:r>
        <w:r w:rsidRPr="002413B4">
          <w:rPr>
            <w:rFonts w:ascii="Times New Roman" w:hAnsi="Times New Roman" w:cs="Times New Roman"/>
            <w:color w:val="EE0000"/>
            <w:sz w:val="24"/>
            <w:szCs w:val="24"/>
            <w:u w:val="single"/>
            <w:rPrChange w:id="1541" w:author="SHAHZAIB KHAN" w:date="2026-10-07T19:20:00Z" w16du:dateUtc="2026-10-07T14:20:00Z">
              <w:rPr>
                <w:u w:val="single"/>
              </w:rPr>
            </w:rPrChange>
          </w:rPr>
          <w:t>along with their prices.</w:t>
        </w:r>
      </w:ins>
    </w:p>
    <w:p w14:paraId="1DEEAA79" w14:textId="00A02019" w:rsidR="00BF2BCA" w:rsidRPr="002413B4" w:rsidRDefault="002413B4" w:rsidP="002413B4">
      <w:pPr>
        <w:ind w:left="1080"/>
        <w:rPr>
          <w:rFonts w:ascii="Times New Roman" w:hAnsi="Times New Roman" w:cs="Times New Roman"/>
          <w:sz w:val="24"/>
          <w:szCs w:val="24"/>
          <w:u w:val="single"/>
        </w:rPr>
      </w:pPr>
      <w:r w:rsidRPr="002413B4">
        <w:rPr>
          <w:rFonts w:ascii="Times New Roman" w:hAnsi="Times New Roman" w:cs="Times New Roman"/>
          <w:color w:val="EE0000"/>
          <w:sz w:val="24"/>
          <w:szCs w:val="24"/>
          <w:u w:val="single"/>
        </w:rPr>
        <w:t>2.</w:t>
      </w:r>
      <w:ins w:id="1542" w:author="SHAHZAIB KHAN" w:date="2026-10-07T19:19:00Z">
        <w:r w:rsidR="00BF2BCA" w:rsidRPr="002413B4">
          <w:rPr>
            <w:rFonts w:ascii="Times New Roman" w:hAnsi="Times New Roman" w:cs="Times New Roman"/>
            <w:sz w:val="24"/>
            <w:szCs w:val="24"/>
            <w:u w:val="single"/>
            <w:rPrChange w:id="1543" w:author="SHAHZAIB KHAN" w:date="2026-10-07T19:20:00Z" w16du:dateUtc="2026-10-07T14:20:00Z">
              <w:rPr>
                <w:u w:val="single"/>
              </w:rPr>
            </w:rPrChange>
          </w:rPr>
          <w:t>FR-02: Select Bakery Items</w:t>
        </w:r>
        <w:r w:rsidR="00BF2BCA" w:rsidRPr="002413B4">
          <w:rPr>
            <w:rFonts w:ascii="Times New Roman" w:hAnsi="Times New Roman" w:cs="Times New Roman"/>
            <w:sz w:val="24"/>
            <w:szCs w:val="24"/>
            <w:u w:val="single"/>
            <w:rPrChange w:id="1544" w:author="SHAHZAIB KHAN" w:date="2026-10-07T19:20:00Z" w16du:dateUtc="2026-10-07T14:20:00Z">
              <w:rPr>
                <w:u w:val="single"/>
              </w:rPr>
            </w:rPrChange>
          </w:rPr>
          <w:br/>
          <w:t>The system shall allow the customer to select bakery items and enter the required quantity.</w:t>
        </w:r>
      </w:ins>
    </w:p>
    <w:p w14:paraId="46539A40" w14:textId="77777777" w:rsidR="002413B4" w:rsidRPr="002413B4" w:rsidRDefault="002413B4" w:rsidP="002413B4">
      <w:pPr>
        <w:pStyle w:val="ListParagraph"/>
        <w:ind w:left="1440"/>
        <w:rPr>
          <w:ins w:id="1545" w:author="SHAHZAIB KHAN" w:date="2026-10-07T19:19:00Z"/>
          <w:rFonts w:ascii="Times New Roman" w:hAnsi="Times New Roman" w:cs="Times New Roman"/>
          <w:sz w:val="24"/>
          <w:szCs w:val="24"/>
          <w:u w:val="single"/>
          <w:rPrChange w:id="1546" w:author="SHAHZAIB KHAN" w:date="2026-10-07T19:20:00Z" w16du:dateUtc="2026-10-07T14:20:00Z">
            <w:rPr>
              <w:ins w:id="1547" w:author="SHAHZAIB KHAN" w:date="2026-10-07T19:19:00Z"/>
              <w:u w:val="single"/>
            </w:rPr>
          </w:rPrChange>
        </w:rPr>
      </w:pPr>
    </w:p>
    <w:p w14:paraId="680EAFEF" w14:textId="77777777" w:rsidR="00BF2BCA" w:rsidRDefault="00BF2BCA" w:rsidP="00BF2BCA">
      <w:pPr>
        <w:pStyle w:val="ListParagraph"/>
        <w:rPr>
          <w:rFonts w:ascii="Times New Roman" w:hAnsi="Times New Roman" w:cs="Times New Roman"/>
          <w:sz w:val="24"/>
          <w:szCs w:val="24"/>
          <w:u w:val="single"/>
        </w:rPr>
      </w:pPr>
      <w:ins w:id="1548" w:author="SHAHZAIB KHAN" w:date="2026-10-07T19:19:00Z">
        <w:r w:rsidRPr="002413B4">
          <w:rPr>
            <w:rFonts w:ascii="Times New Roman" w:hAnsi="Times New Roman" w:cs="Times New Roman"/>
            <w:sz w:val="24"/>
            <w:szCs w:val="24"/>
            <w:u w:val="single"/>
            <w:rPrChange w:id="1549" w:author="SHAHZAIB KHAN" w:date="2026-10-07T19:20:00Z" w16du:dateUtc="2026-10-07T14:20:00Z">
              <w:rPr>
                <w:u w:val="single"/>
              </w:rPr>
            </w:rPrChange>
          </w:rPr>
          <w:t>FR-03: Manage Selected Items</w:t>
        </w:r>
        <w:r w:rsidRPr="002413B4">
          <w:rPr>
            <w:rFonts w:ascii="Times New Roman" w:hAnsi="Times New Roman" w:cs="Times New Roman"/>
            <w:sz w:val="24"/>
            <w:szCs w:val="24"/>
            <w:u w:val="single"/>
            <w:rPrChange w:id="1550" w:author="SHAHZAIB KHAN" w:date="2026-10-07T19:20:00Z" w16du:dateUtc="2026-10-07T14:20:00Z">
              <w:rPr>
                <w:u w:val="single"/>
              </w:rPr>
            </w:rPrChange>
          </w:rPr>
          <w:br/>
          <w:t>The system shall allow the customer to remove a selected item or change its quantity before completing the order.</w:t>
        </w:r>
      </w:ins>
    </w:p>
    <w:p w14:paraId="1B8FEF56" w14:textId="77777777" w:rsidR="002413B4" w:rsidRPr="002413B4" w:rsidRDefault="002413B4" w:rsidP="00BF2BCA">
      <w:pPr>
        <w:pStyle w:val="ListParagraph"/>
        <w:rPr>
          <w:ins w:id="1551" w:author="SHAHZAIB KHAN" w:date="2026-10-07T19:19:00Z"/>
          <w:rFonts w:ascii="Times New Roman" w:hAnsi="Times New Roman" w:cs="Times New Roman"/>
          <w:sz w:val="24"/>
          <w:szCs w:val="24"/>
          <w:u w:val="single"/>
          <w:rPrChange w:id="1552" w:author="SHAHZAIB KHAN" w:date="2026-10-07T19:20:00Z" w16du:dateUtc="2026-10-07T14:20:00Z">
            <w:rPr>
              <w:ins w:id="1553" w:author="SHAHZAIB KHAN" w:date="2026-10-07T19:19:00Z"/>
              <w:u w:val="single"/>
            </w:rPr>
          </w:rPrChange>
        </w:rPr>
      </w:pPr>
    </w:p>
    <w:p w14:paraId="168044B6" w14:textId="77777777" w:rsidR="00BF2BCA" w:rsidRPr="002413B4" w:rsidRDefault="00BF2BCA" w:rsidP="00BF2BCA">
      <w:pPr>
        <w:pStyle w:val="ListParagraph"/>
        <w:rPr>
          <w:ins w:id="1554" w:author="SHAHZAIB KHAN" w:date="2026-10-07T19:19:00Z"/>
          <w:rFonts w:ascii="Times New Roman" w:hAnsi="Times New Roman" w:cs="Times New Roman"/>
          <w:sz w:val="24"/>
          <w:szCs w:val="24"/>
          <w:u w:val="single"/>
          <w:rPrChange w:id="1555" w:author="SHAHZAIB KHAN" w:date="2026-10-07T19:20:00Z" w16du:dateUtc="2026-10-07T14:20:00Z">
            <w:rPr>
              <w:ins w:id="1556" w:author="SHAHZAIB KHAN" w:date="2026-10-07T19:19:00Z"/>
              <w:u w:val="single"/>
            </w:rPr>
          </w:rPrChange>
        </w:rPr>
      </w:pPr>
      <w:ins w:id="1557" w:author="SHAHZAIB KHAN" w:date="2026-10-07T19:19:00Z">
        <w:r w:rsidRPr="002413B4">
          <w:rPr>
            <w:rFonts w:ascii="Times New Roman" w:hAnsi="Times New Roman" w:cs="Times New Roman"/>
            <w:sz w:val="24"/>
            <w:szCs w:val="24"/>
            <w:u w:val="single"/>
            <w:rPrChange w:id="1558" w:author="SHAHZAIB KHAN" w:date="2026-10-07T19:20:00Z" w16du:dateUtc="2026-10-07T14:20:00Z">
              <w:rPr>
                <w:u w:val="single"/>
              </w:rPr>
            </w:rPrChange>
          </w:rPr>
          <w:t>FR-04: Calculate Order Total</w:t>
        </w:r>
        <w:r w:rsidRPr="002413B4">
          <w:rPr>
            <w:rFonts w:ascii="Times New Roman" w:hAnsi="Times New Roman" w:cs="Times New Roman"/>
            <w:sz w:val="24"/>
            <w:szCs w:val="24"/>
            <w:u w:val="single"/>
            <w:rPrChange w:id="1559" w:author="SHAHZAIB KHAN" w:date="2026-10-07T19:20:00Z" w16du:dateUtc="2026-10-07T14:20:00Z">
              <w:rPr>
                <w:u w:val="single"/>
              </w:rPr>
            </w:rPrChange>
          </w:rPr>
          <w:br/>
          <w:t>The system shall calculate the total price of the selected items based on their quantities.</w:t>
        </w:r>
      </w:ins>
    </w:p>
    <w:p w14:paraId="51D8A846" w14:textId="77777777" w:rsidR="00BF2BCA" w:rsidRPr="002413B4" w:rsidRDefault="00BF2BCA" w:rsidP="00BF2BCA">
      <w:pPr>
        <w:pStyle w:val="ListParagraph"/>
        <w:rPr>
          <w:ins w:id="1560" w:author="SHAHZAIB KHAN" w:date="2026-10-07T19:19:00Z"/>
          <w:rFonts w:ascii="Times New Roman" w:hAnsi="Times New Roman" w:cs="Times New Roman"/>
          <w:sz w:val="24"/>
          <w:szCs w:val="24"/>
          <w:u w:val="single"/>
          <w:rPrChange w:id="1561" w:author="SHAHZAIB KHAN" w:date="2026-10-07T19:20:00Z" w16du:dateUtc="2026-10-07T14:20:00Z">
            <w:rPr>
              <w:ins w:id="1562" w:author="SHAHZAIB KHAN" w:date="2026-10-07T19:19:00Z"/>
              <w:u w:val="single"/>
            </w:rPr>
          </w:rPrChange>
        </w:rPr>
      </w:pPr>
      <w:ins w:id="1563" w:author="SHAHZAIB KHAN" w:date="2026-10-07T19:19:00Z">
        <w:r w:rsidRPr="002413B4">
          <w:rPr>
            <w:rFonts w:ascii="Times New Roman" w:hAnsi="Times New Roman" w:cs="Times New Roman"/>
            <w:sz w:val="24"/>
            <w:szCs w:val="24"/>
            <w:u w:val="single"/>
            <w:rPrChange w:id="1564" w:author="SHAHZAIB KHAN" w:date="2026-10-07T19:20:00Z" w16du:dateUtc="2026-10-07T14:20:00Z">
              <w:rPr>
                <w:u w:val="single"/>
              </w:rPr>
            </w:rPrChange>
          </w:rPr>
          <w:t>FR-05: Apply Package Deals</w:t>
        </w:r>
        <w:r w:rsidRPr="002413B4">
          <w:rPr>
            <w:rFonts w:ascii="Times New Roman" w:hAnsi="Times New Roman" w:cs="Times New Roman"/>
            <w:sz w:val="24"/>
            <w:szCs w:val="24"/>
            <w:u w:val="single"/>
            <w:rPrChange w:id="1565" w:author="SHAHZAIB KHAN" w:date="2026-10-07T19:20:00Z" w16du:dateUtc="2026-10-07T14:20:00Z">
              <w:rPr>
                <w:u w:val="single"/>
              </w:rPr>
            </w:rPrChange>
          </w:rPr>
          <w:br/>
          <w:t>The system shall check whether the selected items qualify for a package deal and update the total price when applicable.</w:t>
        </w:r>
      </w:ins>
    </w:p>
    <w:p w14:paraId="7FBC5B12" w14:textId="77777777" w:rsidR="00BF2BCA" w:rsidRPr="002413B4" w:rsidRDefault="00BF2BCA" w:rsidP="00BF2BCA">
      <w:pPr>
        <w:pStyle w:val="ListParagraph"/>
        <w:rPr>
          <w:ins w:id="1566" w:author="SHAHZAIB KHAN" w:date="2026-10-07T19:19:00Z"/>
          <w:rFonts w:ascii="Times New Roman" w:hAnsi="Times New Roman" w:cs="Times New Roman"/>
          <w:sz w:val="24"/>
          <w:szCs w:val="24"/>
          <w:u w:val="single"/>
          <w:rPrChange w:id="1567" w:author="SHAHZAIB KHAN" w:date="2026-10-07T19:20:00Z" w16du:dateUtc="2026-10-07T14:20:00Z">
            <w:rPr>
              <w:ins w:id="1568" w:author="SHAHZAIB KHAN" w:date="2026-10-07T19:19:00Z"/>
              <w:u w:val="single"/>
            </w:rPr>
          </w:rPrChange>
        </w:rPr>
      </w:pPr>
      <w:ins w:id="1569" w:author="SHAHZAIB KHAN" w:date="2026-10-07T19:19:00Z">
        <w:r w:rsidRPr="002413B4">
          <w:rPr>
            <w:rFonts w:ascii="Times New Roman" w:hAnsi="Times New Roman" w:cs="Times New Roman"/>
            <w:sz w:val="24"/>
            <w:szCs w:val="24"/>
            <w:u w:val="single"/>
            <w:rPrChange w:id="1570" w:author="SHAHZAIB KHAN" w:date="2026-10-07T19:20:00Z" w16du:dateUtc="2026-10-07T14:20:00Z">
              <w:rPr>
                <w:u w:val="single"/>
              </w:rPr>
            </w:rPrChange>
          </w:rPr>
          <w:t>FR-06: Apply Discounts</w:t>
        </w:r>
        <w:r w:rsidRPr="002413B4">
          <w:rPr>
            <w:rFonts w:ascii="Times New Roman" w:hAnsi="Times New Roman" w:cs="Times New Roman"/>
            <w:sz w:val="24"/>
            <w:szCs w:val="24"/>
            <w:u w:val="single"/>
            <w:rPrChange w:id="1571" w:author="SHAHZAIB KHAN" w:date="2026-10-07T19:20:00Z" w16du:dateUtc="2026-10-07T14:20:00Z">
              <w:rPr>
                <w:u w:val="single"/>
              </w:rPr>
            </w:rPrChange>
          </w:rPr>
          <w:br/>
          <w:t>The system shall check for valid discounts and reduce the order total when the discount condition is satisfied.</w:t>
        </w:r>
      </w:ins>
    </w:p>
    <w:p w14:paraId="77FEB2FA" w14:textId="77777777" w:rsidR="00BF2BCA" w:rsidRPr="002413B4" w:rsidRDefault="00BF2BCA" w:rsidP="00BF2BCA">
      <w:pPr>
        <w:pStyle w:val="ListParagraph"/>
        <w:rPr>
          <w:ins w:id="1572" w:author="SHAHZAIB KHAN" w:date="2026-10-07T19:19:00Z"/>
          <w:rFonts w:ascii="Times New Roman" w:hAnsi="Times New Roman" w:cs="Times New Roman"/>
          <w:sz w:val="24"/>
          <w:szCs w:val="24"/>
          <w:u w:val="single"/>
          <w:rPrChange w:id="1573" w:author="SHAHZAIB KHAN" w:date="2026-10-07T19:20:00Z" w16du:dateUtc="2026-10-07T14:20:00Z">
            <w:rPr>
              <w:ins w:id="1574" w:author="SHAHZAIB KHAN" w:date="2026-10-07T19:19:00Z"/>
              <w:u w:val="single"/>
            </w:rPr>
          </w:rPrChange>
        </w:rPr>
      </w:pPr>
      <w:ins w:id="1575" w:author="SHAHZAIB KHAN" w:date="2026-10-07T19:19:00Z">
        <w:r w:rsidRPr="002413B4">
          <w:rPr>
            <w:rFonts w:ascii="Times New Roman" w:hAnsi="Times New Roman" w:cs="Times New Roman"/>
            <w:sz w:val="24"/>
            <w:szCs w:val="24"/>
            <w:u w:val="single"/>
            <w:rPrChange w:id="1576" w:author="SHAHZAIB KHAN" w:date="2026-10-07T19:20:00Z" w16du:dateUtc="2026-10-07T14:20:00Z">
              <w:rPr>
                <w:u w:val="single"/>
              </w:rPr>
            </w:rPrChange>
          </w:rPr>
          <w:lastRenderedPageBreak/>
          <w:t>FR-07: Select Delivery Area</w:t>
        </w:r>
        <w:r w:rsidRPr="002413B4">
          <w:rPr>
            <w:rFonts w:ascii="Times New Roman" w:hAnsi="Times New Roman" w:cs="Times New Roman"/>
            <w:sz w:val="24"/>
            <w:szCs w:val="24"/>
            <w:u w:val="single"/>
            <w:rPrChange w:id="1577" w:author="SHAHZAIB KHAN" w:date="2026-10-07T19:20:00Z" w16du:dateUtc="2026-10-07T14:20:00Z">
              <w:rPr>
                <w:u w:val="single"/>
              </w:rPr>
            </w:rPrChange>
          </w:rPr>
          <w:br/>
          <w:t>The system shall allow the customer to select a delivery area from the available areas.</w:t>
        </w:r>
      </w:ins>
    </w:p>
    <w:p w14:paraId="01252154" w14:textId="77777777" w:rsidR="00BF2BCA" w:rsidRPr="002413B4" w:rsidRDefault="00BF2BCA" w:rsidP="00BF2BCA">
      <w:pPr>
        <w:pStyle w:val="ListParagraph"/>
        <w:rPr>
          <w:ins w:id="1578" w:author="SHAHZAIB KHAN" w:date="2026-10-07T19:19:00Z"/>
          <w:rFonts w:ascii="Times New Roman" w:hAnsi="Times New Roman" w:cs="Times New Roman"/>
          <w:sz w:val="24"/>
          <w:szCs w:val="24"/>
          <w:u w:val="single"/>
          <w:rPrChange w:id="1579" w:author="SHAHZAIB KHAN" w:date="2026-10-07T19:20:00Z" w16du:dateUtc="2026-10-07T14:20:00Z">
            <w:rPr>
              <w:ins w:id="1580" w:author="SHAHZAIB KHAN" w:date="2026-10-07T19:19:00Z"/>
              <w:u w:val="single"/>
            </w:rPr>
          </w:rPrChange>
        </w:rPr>
      </w:pPr>
      <w:ins w:id="1581" w:author="SHAHZAIB KHAN" w:date="2026-10-07T19:19:00Z">
        <w:r w:rsidRPr="002413B4">
          <w:rPr>
            <w:rFonts w:ascii="Times New Roman" w:hAnsi="Times New Roman" w:cs="Times New Roman"/>
            <w:sz w:val="24"/>
            <w:szCs w:val="24"/>
            <w:u w:val="single"/>
            <w:rPrChange w:id="1582" w:author="SHAHZAIB KHAN" w:date="2026-10-07T19:20:00Z" w16du:dateUtc="2026-10-07T14:20:00Z">
              <w:rPr>
                <w:u w:val="single"/>
              </w:rPr>
            </w:rPrChange>
          </w:rPr>
          <w:t>FR-08: Enter Delivery Address</w:t>
        </w:r>
        <w:r w:rsidRPr="002413B4">
          <w:rPr>
            <w:rFonts w:ascii="Times New Roman" w:hAnsi="Times New Roman" w:cs="Times New Roman"/>
            <w:sz w:val="24"/>
            <w:szCs w:val="24"/>
            <w:u w:val="single"/>
            <w:rPrChange w:id="1583" w:author="SHAHZAIB KHAN" w:date="2026-10-07T19:20:00Z" w16du:dateUtc="2026-10-07T14:20:00Z">
              <w:rPr>
                <w:u w:val="single"/>
              </w:rPr>
            </w:rPrChange>
          </w:rPr>
          <w:br/>
          <w:t>The system shall allow the customer to enter the required address details, such as house number and street.</w:t>
        </w:r>
      </w:ins>
    </w:p>
    <w:p w14:paraId="087C346A" w14:textId="77777777" w:rsidR="00BF2BCA" w:rsidRPr="002413B4" w:rsidRDefault="00BF2BCA" w:rsidP="00BF2BCA">
      <w:pPr>
        <w:pStyle w:val="ListParagraph"/>
        <w:rPr>
          <w:ins w:id="1584" w:author="SHAHZAIB KHAN" w:date="2026-10-07T19:19:00Z"/>
          <w:rFonts w:ascii="Times New Roman" w:hAnsi="Times New Roman" w:cs="Times New Roman"/>
          <w:sz w:val="24"/>
          <w:szCs w:val="24"/>
          <w:u w:val="single"/>
          <w:rPrChange w:id="1585" w:author="SHAHZAIB KHAN" w:date="2026-10-07T19:20:00Z" w16du:dateUtc="2026-10-07T14:20:00Z">
            <w:rPr>
              <w:ins w:id="1586" w:author="SHAHZAIB KHAN" w:date="2026-10-07T19:19:00Z"/>
              <w:u w:val="single"/>
            </w:rPr>
          </w:rPrChange>
        </w:rPr>
      </w:pPr>
      <w:ins w:id="1587" w:author="SHAHZAIB KHAN" w:date="2026-10-07T19:19:00Z">
        <w:r w:rsidRPr="002413B4">
          <w:rPr>
            <w:rFonts w:ascii="Times New Roman" w:hAnsi="Times New Roman" w:cs="Times New Roman"/>
            <w:sz w:val="24"/>
            <w:szCs w:val="24"/>
            <w:u w:val="single"/>
            <w:rPrChange w:id="1588" w:author="SHAHZAIB KHAN" w:date="2026-10-07T19:20:00Z" w16du:dateUtc="2026-10-07T14:20:00Z">
              <w:rPr>
                <w:u w:val="single"/>
              </w:rPr>
            </w:rPrChange>
          </w:rPr>
          <w:t>FR-09: Validate Delivery Area</w:t>
        </w:r>
        <w:r w:rsidRPr="002413B4">
          <w:rPr>
            <w:rFonts w:ascii="Times New Roman" w:hAnsi="Times New Roman" w:cs="Times New Roman"/>
            <w:sz w:val="24"/>
            <w:szCs w:val="24"/>
            <w:u w:val="single"/>
            <w:rPrChange w:id="1589" w:author="SHAHZAIB KHAN" w:date="2026-10-07T19:20:00Z" w16du:dateUtc="2026-10-07T14:20:00Z">
              <w:rPr>
                <w:u w:val="single"/>
              </w:rPr>
            </w:rPrChange>
          </w:rPr>
          <w:br/>
          <w:t>The system shall check whether the selected delivery area is supported by the bakery.</w:t>
        </w:r>
      </w:ins>
    </w:p>
    <w:p w14:paraId="1FF37006" w14:textId="77777777" w:rsidR="00BF2BCA" w:rsidRPr="002413B4" w:rsidRDefault="00BF2BCA" w:rsidP="00BF2BCA">
      <w:pPr>
        <w:pStyle w:val="ListParagraph"/>
        <w:rPr>
          <w:ins w:id="1590" w:author="SHAHZAIB KHAN" w:date="2026-10-07T19:19:00Z"/>
          <w:rFonts w:ascii="Times New Roman" w:hAnsi="Times New Roman" w:cs="Times New Roman"/>
          <w:sz w:val="24"/>
          <w:szCs w:val="24"/>
          <w:u w:val="single"/>
          <w:rPrChange w:id="1591" w:author="SHAHZAIB KHAN" w:date="2026-10-07T19:20:00Z" w16du:dateUtc="2026-10-07T14:20:00Z">
            <w:rPr>
              <w:ins w:id="1592" w:author="SHAHZAIB KHAN" w:date="2026-10-07T19:19:00Z"/>
              <w:u w:val="single"/>
            </w:rPr>
          </w:rPrChange>
        </w:rPr>
      </w:pPr>
      <w:ins w:id="1593" w:author="SHAHZAIB KHAN" w:date="2026-10-07T19:19:00Z">
        <w:r w:rsidRPr="002413B4">
          <w:rPr>
            <w:rFonts w:ascii="Times New Roman" w:hAnsi="Times New Roman" w:cs="Times New Roman"/>
            <w:sz w:val="24"/>
            <w:szCs w:val="24"/>
            <w:u w:val="single"/>
            <w:rPrChange w:id="1594" w:author="SHAHZAIB KHAN" w:date="2026-10-07T19:20:00Z" w16du:dateUtc="2026-10-07T14:20:00Z">
              <w:rPr>
                <w:u w:val="single"/>
              </w:rPr>
            </w:rPrChange>
          </w:rPr>
          <w:t>FR-10: Display Delivery Information</w:t>
        </w:r>
        <w:r w:rsidRPr="002413B4">
          <w:rPr>
            <w:rFonts w:ascii="Times New Roman" w:hAnsi="Times New Roman" w:cs="Times New Roman"/>
            <w:sz w:val="24"/>
            <w:szCs w:val="24"/>
            <w:u w:val="single"/>
            <w:rPrChange w:id="1595" w:author="SHAHZAIB KHAN" w:date="2026-10-07T19:20:00Z" w16du:dateUtc="2026-10-07T14:20:00Z">
              <w:rPr>
                <w:u w:val="single"/>
              </w:rPr>
            </w:rPrChange>
          </w:rPr>
          <w:br/>
          <w:t>The system shall display the selected area, its validity status, and the applicable delivery charges.</w:t>
        </w:r>
      </w:ins>
    </w:p>
    <w:p w14:paraId="591D46EB" w14:textId="77777777" w:rsidR="00BF2BCA" w:rsidRPr="002413B4" w:rsidRDefault="00BF2BCA" w:rsidP="00BF2BCA">
      <w:pPr>
        <w:pStyle w:val="ListParagraph"/>
        <w:rPr>
          <w:ins w:id="1596" w:author="SHAHZAIB KHAN" w:date="2026-10-07T19:19:00Z"/>
          <w:rFonts w:ascii="Times New Roman" w:hAnsi="Times New Roman" w:cs="Times New Roman"/>
          <w:sz w:val="24"/>
          <w:szCs w:val="24"/>
          <w:u w:val="single"/>
          <w:rPrChange w:id="1597" w:author="SHAHZAIB KHAN" w:date="2026-10-07T19:20:00Z" w16du:dateUtc="2026-10-07T14:20:00Z">
            <w:rPr>
              <w:ins w:id="1598" w:author="SHAHZAIB KHAN" w:date="2026-10-07T19:19:00Z"/>
              <w:u w:val="single"/>
            </w:rPr>
          </w:rPrChange>
        </w:rPr>
      </w:pPr>
      <w:ins w:id="1599" w:author="SHAHZAIB KHAN" w:date="2026-10-07T19:19:00Z">
        <w:r w:rsidRPr="002413B4">
          <w:rPr>
            <w:rFonts w:ascii="Times New Roman" w:hAnsi="Times New Roman" w:cs="Times New Roman"/>
            <w:sz w:val="24"/>
            <w:szCs w:val="24"/>
            <w:u w:val="single"/>
            <w:rPrChange w:id="1600" w:author="SHAHZAIB KHAN" w:date="2026-10-07T19:20:00Z" w16du:dateUtc="2026-10-07T14:20:00Z">
              <w:rPr>
                <w:u w:val="single"/>
              </w:rPr>
            </w:rPrChange>
          </w:rPr>
          <w:t>FR-11: Place an Order</w:t>
        </w:r>
        <w:r w:rsidRPr="002413B4">
          <w:rPr>
            <w:rFonts w:ascii="Times New Roman" w:hAnsi="Times New Roman" w:cs="Times New Roman"/>
            <w:sz w:val="24"/>
            <w:szCs w:val="24"/>
            <w:u w:val="single"/>
            <w:rPrChange w:id="1601" w:author="SHAHZAIB KHAN" w:date="2026-10-07T19:20:00Z" w16du:dateUtc="2026-10-07T14:20:00Z">
              <w:rPr>
                <w:u w:val="single"/>
              </w:rPr>
            </w:rPrChange>
          </w:rPr>
          <w:br/>
          <w:t>The system shall allow the customer to place the order after selecting the required items and providing valid delivery information.</w:t>
        </w:r>
      </w:ins>
    </w:p>
    <w:p w14:paraId="5336986C" w14:textId="77777777" w:rsidR="00BF2BCA" w:rsidRPr="002413B4" w:rsidRDefault="00BF2BCA" w:rsidP="00BF2BCA">
      <w:pPr>
        <w:pStyle w:val="ListParagraph"/>
        <w:rPr>
          <w:ins w:id="1602" w:author="SHAHZAIB KHAN" w:date="2026-10-07T19:19:00Z"/>
          <w:rFonts w:ascii="Times New Roman" w:hAnsi="Times New Roman" w:cs="Times New Roman"/>
          <w:sz w:val="24"/>
          <w:szCs w:val="24"/>
          <w:u w:val="single"/>
          <w:rPrChange w:id="1603" w:author="SHAHZAIB KHAN" w:date="2026-10-07T19:20:00Z" w16du:dateUtc="2026-10-07T14:20:00Z">
            <w:rPr>
              <w:ins w:id="1604" w:author="SHAHZAIB KHAN" w:date="2026-10-07T19:19:00Z"/>
              <w:u w:val="single"/>
            </w:rPr>
          </w:rPrChange>
        </w:rPr>
      </w:pPr>
      <w:ins w:id="1605" w:author="SHAHZAIB KHAN" w:date="2026-10-07T19:19:00Z">
        <w:r w:rsidRPr="002413B4">
          <w:rPr>
            <w:rFonts w:ascii="Times New Roman" w:hAnsi="Times New Roman" w:cs="Times New Roman"/>
            <w:sz w:val="24"/>
            <w:szCs w:val="24"/>
            <w:u w:val="single"/>
            <w:rPrChange w:id="1606" w:author="SHAHZAIB KHAN" w:date="2026-10-07T19:20:00Z" w16du:dateUtc="2026-10-07T14:20:00Z">
              <w:rPr>
                <w:u w:val="single"/>
              </w:rPr>
            </w:rPrChange>
          </w:rPr>
          <w:t>FR-12: Book an Order</w:t>
        </w:r>
        <w:r w:rsidRPr="002413B4">
          <w:rPr>
            <w:rFonts w:ascii="Times New Roman" w:hAnsi="Times New Roman" w:cs="Times New Roman"/>
            <w:sz w:val="24"/>
            <w:szCs w:val="24"/>
            <w:u w:val="single"/>
            <w:rPrChange w:id="1607" w:author="SHAHZAIB KHAN" w:date="2026-10-07T19:20:00Z" w16du:dateUtc="2026-10-07T14:20:00Z">
              <w:rPr>
                <w:u w:val="single"/>
              </w:rPr>
            </w:rPrChange>
          </w:rPr>
          <w:br/>
          <w:t>The system shall allow the customer to make an order in advance and store the required deadline.</w:t>
        </w:r>
      </w:ins>
    </w:p>
    <w:p w14:paraId="708250BB" w14:textId="77777777" w:rsidR="00BF2BCA" w:rsidRPr="002413B4" w:rsidRDefault="00BF2BCA" w:rsidP="00BF2BCA">
      <w:pPr>
        <w:pStyle w:val="ListParagraph"/>
        <w:rPr>
          <w:ins w:id="1608" w:author="SHAHZAIB KHAN" w:date="2026-10-07T19:19:00Z"/>
          <w:rFonts w:ascii="Times New Roman" w:hAnsi="Times New Roman" w:cs="Times New Roman"/>
          <w:sz w:val="24"/>
          <w:szCs w:val="24"/>
          <w:u w:val="single"/>
          <w:rPrChange w:id="1609" w:author="SHAHZAIB KHAN" w:date="2026-10-07T19:20:00Z" w16du:dateUtc="2026-10-07T14:20:00Z">
            <w:rPr>
              <w:ins w:id="1610" w:author="SHAHZAIB KHAN" w:date="2026-10-07T19:19:00Z"/>
              <w:u w:val="single"/>
            </w:rPr>
          </w:rPrChange>
        </w:rPr>
      </w:pPr>
      <w:ins w:id="1611" w:author="SHAHZAIB KHAN" w:date="2026-10-07T19:19:00Z">
        <w:r w:rsidRPr="002413B4">
          <w:rPr>
            <w:rFonts w:ascii="Times New Roman" w:hAnsi="Times New Roman" w:cs="Times New Roman"/>
            <w:sz w:val="24"/>
            <w:szCs w:val="24"/>
            <w:u w:val="single"/>
            <w:rPrChange w:id="1612" w:author="SHAHZAIB KHAN" w:date="2026-10-07T19:20:00Z" w16du:dateUtc="2026-10-07T14:20:00Z">
              <w:rPr>
                <w:u w:val="single"/>
              </w:rPr>
            </w:rPrChange>
          </w:rPr>
          <w:t>FR-13: Make Payment</w:t>
        </w:r>
        <w:r w:rsidRPr="002413B4">
          <w:rPr>
            <w:rFonts w:ascii="Times New Roman" w:hAnsi="Times New Roman" w:cs="Times New Roman"/>
            <w:sz w:val="24"/>
            <w:szCs w:val="24"/>
            <w:u w:val="single"/>
            <w:rPrChange w:id="1613" w:author="SHAHZAIB KHAN" w:date="2026-10-07T19:20:00Z" w16du:dateUtc="2026-10-07T14:20:00Z">
              <w:rPr>
                <w:u w:val="single"/>
              </w:rPr>
            </w:rPrChange>
          </w:rPr>
          <w:br/>
          <w:t>The system shall allow the customer to make payment for a placed order using the available payment method.</w:t>
        </w:r>
      </w:ins>
    </w:p>
    <w:p w14:paraId="52600C8B" w14:textId="77777777" w:rsidR="00BF2BCA" w:rsidRPr="002413B4" w:rsidRDefault="00BF2BCA" w:rsidP="00BF2BCA">
      <w:pPr>
        <w:pStyle w:val="ListParagraph"/>
        <w:rPr>
          <w:ins w:id="1614" w:author="SHAHZAIB KHAN" w:date="2026-10-07T19:19:00Z"/>
          <w:rFonts w:ascii="Times New Roman" w:hAnsi="Times New Roman" w:cs="Times New Roman"/>
          <w:sz w:val="24"/>
          <w:szCs w:val="24"/>
          <w:u w:val="single"/>
          <w:rPrChange w:id="1615" w:author="SHAHZAIB KHAN" w:date="2026-10-07T19:20:00Z" w16du:dateUtc="2026-10-07T14:20:00Z">
            <w:rPr>
              <w:ins w:id="1616" w:author="SHAHZAIB KHAN" w:date="2026-10-07T19:19:00Z"/>
              <w:u w:val="single"/>
            </w:rPr>
          </w:rPrChange>
        </w:rPr>
      </w:pPr>
      <w:ins w:id="1617" w:author="SHAHZAIB KHAN" w:date="2026-10-07T19:19:00Z">
        <w:r w:rsidRPr="002413B4">
          <w:rPr>
            <w:rFonts w:ascii="Times New Roman" w:hAnsi="Times New Roman" w:cs="Times New Roman"/>
            <w:sz w:val="24"/>
            <w:szCs w:val="24"/>
            <w:u w:val="single"/>
            <w:rPrChange w:id="1618" w:author="SHAHZAIB KHAN" w:date="2026-10-07T19:20:00Z" w16du:dateUtc="2026-10-07T14:20:00Z">
              <w:rPr>
                <w:u w:val="single"/>
              </w:rPr>
            </w:rPrChange>
          </w:rPr>
          <w:t>FR-14: Validate Payment Details</w:t>
        </w:r>
        <w:r w:rsidRPr="002413B4">
          <w:rPr>
            <w:rFonts w:ascii="Times New Roman" w:hAnsi="Times New Roman" w:cs="Times New Roman"/>
            <w:sz w:val="24"/>
            <w:szCs w:val="24"/>
            <w:u w:val="single"/>
            <w:rPrChange w:id="1619" w:author="SHAHZAIB KHAN" w:date="2026-10-07T19:20:00Z" w16du:dateUtc="2026-10-07T14:20:00Z">
              <w:rPr>
                <w:u w:val="single"/>
              </w:rPr>
            </w:rPrChange>
          </w:rPr>
          <w:br/>
          <w:t>The system shall check the payment details entered by the customer before processing the payment.</w:t>
        </w:r>
      </w:ins>
    </w:p>
    <w:p w14:paraId="49CE1F04" w14:textId="77777777" w:rsidR="00BF2BCA" w:rsidRPr="002413B4" w:rsidRDefault="00BF2BCA" w:rsidP="00BF2BCA">
      <w:pPr>
        <w:pStyle w:val="ListParagraph"/>
        <w:rPr>
          <w:ins w:id="1620" w:author="SHAHZAIB KHAN" w:date="2026-10-07T19:19:00Z"/>
          <w:rFonts w:ascii="Times New Roman" w:hAnsi="Times New Roman" w:cs="Times New Roman"/>
          <w:sz w:val="24"/>
          <w:szCs w:val="24"/>
          <w:u w:val="single"/>
          <w:rPrChange w:id="1621" w:author="SHAHZAIB KHAN" w:date="2026-10-07T19:20:00Z" w16du:dateUtc="2026-10-07T14:20:00Z">
            <w:rPr>
              <w:ins w:id="1622" w:author="SHAHZAIB KHAN" w:date="2026-10-07T19:19:00Z"/>
              <w:u w:val="single"/>
            </w:rPr>
          </w:rPrChange>
        </w:rPr>
      </w:pPr>
      <w:ins w:id="1623" w:author="SHAHZAIB KHAN" w:date="2026-10-07T19:19:00Z">
        <w:r w:rsidRPr="002413B4">
          <w:rPr>
            <w:rFonts w:ascii="Times New Roman" w:hAnsi="Times New Roman" w:cs="Times New Roman"/>
            <w:sz w:val="24"/>
            <w:szCs w:val="24"/>
            <w:u w:val="single"/>
            <w:rPrChange w:id="1624" w:author="SHAHZAIB KHAN" w:date="2026-10-07T19:20:00Z" w16du:dateUtc="2026-10-07T14:20:00Z">
              <w:rPr>
                <w:u w:val="single"/>
              </w:rPr>
            </w:rPrChange>
          </w:rPr>
          <w:t>FR-15: Handle Failed Payment</w:t>
        </w:r>
        <w:r w:rsidRPr="002413B4">
          <w:rPr>
            <w:rFonts w:ascii="Times New Roman" w:hAnsi="Times New Roman" w:cs="Times New Roman"/>
            <w:sz w:val="24"/>
            <w:szCs w:val="24"/>
            <w:u w:val="single"/>
            <w:rPrChange w:id="1625" w:author="SHAHZAIB KHAN" w:date="2026-10-07T19:20:00Z" w16du:dateUtc="2026-10-07T14:20:00Z">
              <w:rPr>
                <w:u w:val="single"/>
              </w:rPr>
            </w:rPrChange>
          </w:rPr>
          <w:br/>
          <w:t>The system shall show an error message when a payment fails and allow the customer to try again.</w:t>
        </w:r>
      </w:ins>
    </w:p>
    <w:p w14:paraId="0388B339" w14:textId="77777777" w:rsidR="00BF2BCA" w:rsidRPr="002413B4" w:rsidRDefault="00BF2BCA" w:rsidP="00BF2BCA">
      <w:pPr>
        <w:pStyle w:val="ListParagraph"/>
        <w:rPr>
          <w:ins w:id="1626" w:author="SHAHZAIB KHAN" w:date="2026-10-07T19:19:00Z"/>
          <w:rFonts w:ascii="Times New Roman" w:hAnsi="Times New Roman" w:cs="Times New Roman"/>
          <w:sz w:val="24"/>
          <w:szCs w:val="24"/>
          <w:u w:val="single"/>
          <w:rPrChange w:id="1627" w:author="SHAHZAIB KHAN" w:date="2026-10-07T19:20:00Z" w16du:dateUtc="2026-10-07T14:20:00Z">
            <w:rPr>
              <w:ins w:id="1628" w:author="SHAHZAIB KHAN" w:date="2026-10-07T19:19:00Z"/>
              <w:u w:val="single"/>
            </w:rPr>
          </w:rPrChange>
        </w:rPr>
      </w:pPr>
      <w:ins w:id="1629" w:author="SHAHZAIB KHAN" w:date="2026-10-07T19:19:00Z">
        <w:r w:rsidRPr="002413B4">
          <w:rPr>
            <w:rFonts w:ascii="Times New Roman" w:hAnsi="Times New Roman" w:cs="Times New Roman"/>
            <w:sz w:val="24"/>
            <w:szCs w:val="24"/>
            <w:u w:val="single"/>
            <w:rPrChange w:id="1630" w:author="SHAHZAIB KHAN" w:date="2026-10-07T19:20:00Z" w16du:dateUtc="2026-10-07T14:20:00Z">
              <w:rPr>
                <w:u w:val="single"/>
              </w:rPr>
            </w:rPrChange>
          </w:rPr>
          <w:t>FR-16: Generate Payment Record</w:t>
        </w:r>
        <w:r w:rsidRPr="002413B4">
          <w:rPr>
            <w:rFonts w:ascii="Times New Roman" w:hAnsi="Times New Roman" w:cs="Times New Roman"/>
            <w:sz w:val="24"/>
            <w:szCs w:val="24"/>
            <w:u w:val="single"/>
            <w:rPrChange w:id="1631" w:author="SHAHZAIB KHAN" w:date="2026-10-07T19:20:00Z" w16du:dateUtc="2026-10-07T14:20:00Z">
              <w:rPr>
                <w:u w:val="single"/>
              </w:rPr>
            </w:rPrChange>
          </w:rPr>
          <w:br/>
          <w:t>The system shall save the successful payment record and generate a payment ID, payment status, and receipt number.</w:t>
        </w:r>
      </w:ins>
    </w:p>
    <w:p w14:paraId="2E505239" w14:textId="77777777" w:rsidR="00BF2BCA" w:rsidRPr="002413B4" w:rsidRDefault="00BF2BCA" w:rsidP="00BF2BCA">
      <w:pPr>
        <w:pStyle w:val="ListParagraph"/>
        <w:rPr>
          <w:ins w:id="1632" w:author="SHAHZAIB KHAN" w:date="2026-10-07T19:19:00Z"/>
          <w:rFonts w:ascii="Times New Roman" w:hAnsi="Times New Roman" w:cs="Times New Roman"/>
          <w:sz w:val="24"/>
          <w:szCs w:val="24"/>
          <w:u w:val="single"/>
          <w:rPrChange w:id="1633" w:author="SHAHZAIB KHAN" w:date="2026-10-07T19:20:00Z" w16du:dateUtc="2026-10-07T14:20:00Z">
            <w:rPr>
              <w:ins w:id="1634" w:author="SHAHZAIB KHAN" w:date="2026-10-07T19:19:00Z"/>
              <w:u w:val="single"/>
            </w:rPr>
          </w:rPrChange>
        </w:rPr>
      </w:pPr>
      <w:ins w:id="1635" w:author="SHAHZAIB KHAN" w:date="2026-10-07T19:19:00Z">
        <w:r w:rsidRPr="002413B4">
          <w:rPr>
            <w:rFonts w:ascii="Times New Roman" w:hAnsi="Times New Roman" w:cs="Times New Roman"/>
            <w:sz w:val="24"/>
            <w:szCs w:val="24"/>
            <w:u w:val="single"/>
            <w:rPrChange w:id="1636" w:author="SHAHZAIB KHAN" w:date="2026-10-07T19:20:00Z" w16du:dateUtc="2026-10-07T14:20:00Z">
              <w:rPr>
                <w:u w:val="single"/>
              </w:rPr>
            </w:rPrChange>
          </w:rPr>
          <w:t>FR-17: Assign Salesman</w:t>
        </w:r>
        <w:r w:rsidRPr="002413B4">
          <w:rPr>
            <w:rFonts w:ascii="Times New Roman" w:hAnsi="Times New Roman" w:cs="Times New Roman"/>
            <w:sz w:val="24"/>
            <w:szCs w:val="24"/>
            <w:u w:val="single"/>
            <w:rPrChange w:id="1637" w:author="SHAHZAIB KHAN" w:date="2026-10-07T19:20:00Z" w16du:dateUtc="2026-10-07T14:20:00Z">
              <w:rPr>
                <w:u w:val="single"/>
              </w:rPr>
            </w:rPrChange>
          </w:rPr>
          <w:br/>
          <w:t>The system shall assign an available salesman to the order after successful payment.</w:t>
        </w:r>
      </w:ins>
    </w:p>
    <w:p w14:paraId="5A6F173E" w14:textId="77777777" w:rsidR="00BF2BCA" w:rsidRPr="002413B4" w:rsidRDefault="00BF2BCA" w:rsidP="00BF2BCA">
      <w:pPr>
        <w:pStyle w:val="ListParagraph"/>
        <w:rPr>
          <w:ins w:id="1638" w:author="SHAHZAIB KHAN" w:date="2026-10-07T19:19:00Z"/>
          <w:rFonts w:ascii="Times New Roman" w:hAnsi="Times New Roman" w:cs="Times New Roman"/>
          <w:sz w:val="24"/>
          <w:szCs w:val="24"/>
          <w:u w:val="single"/>
          <w:rPrChange w:id="1639" w:author="SHAHZAIB KHAN" w:date="2026-10-07T19:20:00Z" w16du:dateUtc="2026-10-07T14:20:00Z">
            <w:rPr>
              <w:ins w:id="1640" w:author="SHAHZAIB KHAN" w:date="2026-10-07T19:19:00Z"/>
              <w:u w:val="single"/>
            </w:rPr>
          </w:rPrChange>
        </w:rPr>
      </w:pPr>
      <w:ins w:id="1641" w:author="SHAHZAIB KHAN" w:date="2026-10-07T19:19:00Z">
        <w:r w:rsidRPr="002413B4">
          <w:rPr>
            <w:rFonts w:ascii="Times New Roman" w:hAnsi="Times New Roman" w:cs="Times New Roman"/>
            <w:sz w:val="24"/>
            <w:szCs w:val="24"/>
            <w:u w:val="single"/>
            <w:rPrChange w:id="1642" w:author="SHAHZAIB KHAN" w:date="2026-10-07T19:20:00Z" w16du:dateUtc="2026-10-07T14:20:00Z">
              <w:rPr>
                <w:u w:val="single"/>
              </w:rPr>
            </w:rPrChange>
          </w:rPr>
          <w:t>FR-18: Manage Delivery</w:t>
        </w:r>
        <w:r w:rsidRPr="002413B4">
          <w:rPr>
            <w:rFonts w:ascii="Times New Roman" w:hAnsi="Times New Roman" w:cs="Times New Roman"/>
            <w:sz w:val="24"/>
            <w:szCs w:val="24"/>
            <w:u w:val="single"/>
            <w:rPrChange w:id="1643" w:author="SHAHZAIB KHAN" w:date="2026-10-07T19:20:00Z" w16du:dateUtc="2026-10-07T14:20:00Z">
              <w:rPr>
                <w:u w:val="single"/>
              </w:rPr>
            </w:rPrChange>
          </w:rPr>
          <w:br/>
          <w:t>The system shall store the delivery details and provide the assigned salesman with the required order information.</w:t>
        </w:r>
      </w:ins>
    </w:p>
    <w:p w14:paraId="18D7B528" w14:textId="77777777" w:rsidR="00A71D1B" w:rsidRPr="002413B4" w:rsidRDefault="00BF2BCA" w:rsidP="00BF2BCA">
      <w:pPr>
        <w:pStyle w:val="ListParagraph"/>
        <w:rPr>
          <w:ins w:id="1644" w:author="SHAHZAIB KHAN" w:date="2026-10-07T19:24:00Z" w16du:dateUtc="2026-10-07T14:24:00Z"/>
          <w:rFonts w:ascii="Times New Roman" w:hAnsi="Times New Roman" w:cs="Times New Roman"/>
          <w:sz w:val="24"/>
          <w:szCs w:val="24"/>
          <w:u w:val="single"/>
        </w:rPr>
      </w:pPr>
      <w:ins w:id="1645" w:author="SHAHZAIB KHAN" w:date="2026-10-07T19:19:00Z">
        <w:r w:rsidRPr="002413B4">
          <w:rPr>
            <w:rFonts w:ascii="Times New Roman" w:hAnsi="Times New Roman" w:cs="Times New Roman"/>
            <w:sz w:val="24"/>
            <w:szCs w:val="24"/>
            <w:u w:val="single"/>
            <w:rPrChange w:id="1646" w:author="SHAHZAIB KHAN" w:date="2026-10-07T19:20:00Z" w16du:dateUtc="2026-10-07T14:20:00Z">
              <w:rPr>
                <w:u w:val="single"/>
              </w:rPr>
            </w:rPrChange>
          </w:rPr>
          <w:t>FR-19: Maintain Order Records</w:t>
        </w:r>
      </w:ins>
    </w:p>
    <w:p w14:paraId="72DB8AC0" w14:textId="2B19D39B" w:rsidR="00BF2BCA" w:rsidRPr="002413B4" w:rsidRDefault="00BF2BCA" w:rsidP="00BF2BCA">
      <w:pPr>
        <w:pStyle w:val="ListParagraph"/>
        <w:rPr>
          <w:ins w:id="1647" w:author="SHAHZAIB KHAN" w:date="2026-10-07T19:24:00Z" w16du:dateUtc="2026-10-07T14:24:00Z"/>
          <w:rFonts w:ascii="Times New Roman" w:hAnsi="Times New Roman" w:cs="Times New Roman"/>
          <w:sz w:val="24"/>
          <w:szCs w:val="24"/>
          <w:u w:val="single"/>
        </w:rPr>
      </w:pPr>
      <w:ins w:id="1648" w:author="SHAHZAIB KHAN" w:date="2026-10-07T19:19:00Z">
        <w:r w:rsidRPr="002413B4">
          <w:rPr>
            <w:rFonts w:ascii="Times New Roman" w:hAnsi="Times New Roman" w:cs="Times New Roman"/>
            <w:sz w:val="24"/>
            <w:szCs w:val="24"/>
            <w:u w:val="single"/>
            <w:rPrChange w:id="1649" w:author="SHAHZAIB KHAN" w:date="2026-10-07T19:20:00Z" w16du:dateUtc="2026-10-07T14:20:00Z">
              <w:rPr>
                <w:u w:val="single"/>
              </w:rPr>
            </w:rPrChange>
          </w:rPr>
          <w:br/>
          <w:t>The system shall maintain records of customers, orders, payments, bakery items, and deliveries.</w:t>
        </w:r>
      </w:ins>
    </w:p>
    <w:p w14:paraId="32E25C60" w14:textId="77777777" w:rsidR="00A71D1B" w:rsidRPr="002413B4" w:rsidRDefault="00A71D1B" w:rsidP="00BF2BCA">
      <w:pPr>
        <w:pStyle w:val="ListParagraph"/>
        <w:rPr>
          <w:ins w:id="1650" w:author="SHAHZAIB KHAN" w:date="2026-10-07T19:19:00Z"/>
          <w:rFonts w:ascii="Times New Roman" w:hAnsi="Times New Roman" w:cs="Times New Roman"/>
          <w:sz w:val="24"/>
          <w:szCs w:val="24"/>
          <w:u w:val="single"/>
          <w:rPrChange w:id="1651" w:author="SHAHZAIB KHAN" w:date="2026-10-07T19:20:00Z" w16du:dateUtc="2026-10-07T14:20:00Z">
            <w:rPr>
              <w:ins w:id="1652" w:author="SHAHZAIB KHAN" w:date="2026-10-07T19:19:00Z"/>
              <w:u w:val="single"/>
            </w:rPr>
          </w:rPrChange>
        </w:rPr>
      </w:pPr>
    </w:p>
    <w:p w14:paraId="6B66D0CC" w14:textId="77777777" w:rsidR="00BF2BCA" w:rsidRPr="002413B4" w:rsidRDefault="00BF2BCA" w:rsidP="00BF2BCA">
      <w:pPr>
        <w:pStyle w:val="ListParagraph"/>
        <w:rPr>
          <w:ins w:id="1653" w:author="SHAHZAIB KHAN" w:date="2026-10-07T19:19:00Z"/>
          <w:rFonts w:ascii="Times New Roman" w:hAnsi="Times New Roman" w:cs="Times New Roman"/>
          <w:sz w:val="24"/>
          <w:szCs w:val="24"/>
          <w:u w:val="single"/>
          <w:rPrChange w:id="1654" w:author="SHAHZAIB KHAN" w:date="2026-10-07T19:20:00Z" w16du:dateUtc="2026-10-07T14:20:00Z">
            <w:rPr>
              <w:ins w:id="1655" w:author="SHAHZAIB KHAN" w:date="2026-10-07T19:19:00Z"/>
              <w:u w:val="single"/>
            </w:rPr>
          </w:rPrChange>
        </w:rPr>
      </w:pPr>
      <w:ins w:id="1656" w:author="SHAHZAIB KHAN" w:date="2026-10-07T19:19:00Z">
        <w:r w:rsidRPr="002413B4">
          <w:rPr>
            <w:rFonts w:ascii="Times New Roman" w:hAnsi="Times New Roman" w:cs="Times New Roman"/>
            <w:sz w:val="24"/>
            <w:szCs w:val="24"/>
            <w:u w:val="single"/>
            <w:rPrChange w:id="1657" w:author="SHAHZAIB KHAN" w:date="2026-10-07T19:20:00Z" w16du:dateUtc="2026-10-07T14:20:00Z">
              <w:rPr>
                <w:u w:val="single"/>
              </w:rPr>
            </w:rPrChange>
          </w:rPr>
          <w:t>FR-20: Customer Feedback</w:t>
        </w:r>
        <w:r w:rsidRPr="002413B4">
          <w:rPr>
            <w:rFonts w:ascii="Times New Roman" w:hAnsi="Times New Roman" w:cs="Times New Roman"/>
            <w:sz w:val="24"/>
            <w:szCs w:val="24"/>
            <w:u w:val="single"/>
            <w:rPrChange w:id="1658" w:author="SHAHZAIB KHAN" w:date="2026-10-07T19:20:00Z" w16du:dateUtc="2026-10-07T14:20:00Z">
              <w:rPr>
                <w:u w:val="single"/>
              </w:rPr>
            </w:rPrChange>
          </w:rPr>
          <w:br/>
          <w:t>The system shall allow the customer to provide feedback about the bakery items.</w:t>
        </w:r>
      </w:ins>
    </w:p>
    <w:p w14:paraId="72848A99" w14:textId="6A88584F" w:rsidR="00A408CF" w:rsidRPr="002413B4" w:rsidRDefault="00A408CF" w:rsidP="00BF2BCA">
      <w:pPr>
        <w:pStyle w:val="ListParagraph"/>
        <w:spacing w:before="100" w:beforeAutospacing="1" w:after="100" w:afterAutospacing="1" w:line="240" w:lineRule="auto"/>
        <w:jc w:val="center"/>
        <w:rPr>
          <w:ins w:id="1659" w:author="SHAHZAIB KHAN" w:date="2026-10-07T19:26:00Z" w16du:dateUtc="2026-10-07T14:26:00Z"/>
          <w:rStyle w:val="Heading1Char"/>
          <w:rFonts w:ascii="Times New Roman" w:hAnsi="Times New Roman" w:cs="Times New Roman"/>
          <w:u w:val="single"/>
        </w:rPr>
      </w:pPr>
      <w:del w:id="1660" w:author="SHAHZAIB KHAN" w:date="2026-10-07T19:19:00Z" w16du:dateUtc="2026-10-07T14:19:00Z">
        <w:r w:rsidRPr="002413B4" w:rsidDel="00BF2BCA">
          <w:rPr>
            <w:rFonts w:ascii="Times New Roman" w:hAnsi="Times New Roman" w:cs="Times New Roman"/>
            <w:u w:val="single"/>
            <w:rPrChange w:id="1661" w:author="SHAHZAIB KHAN" w:date="2026-10-07T19:19:00Z" w16du:dateUtc="2026-10-07T14:19:00Z">
              <w:rPr/>
            </w:rPrChange>
          </w:rPr>
          <w:br/>
        </w:r>
        <w:r w:rsidRPr="002413B4" w:rsidDel="00BF2BCA">
          <w:rPr>
            <w:rFonts w:ascii="Times New Roman" w:hAnsi="Times New Roman" w:cs="Times New Roman"/>
            <w:u w:val="single"/>
            <w:rPrChange w:id="1662" w:author="SHAHZAIB KHAN" w:date="2026-10-07T19:19:00Z" w16du:dateUtc="2026-10-07T14:19:00Z">
              <w:rPr/>
            </w:rPrChange>
          </w:rPr>
          <w:br/>
        </w:r>
      </w:del>
      <w:r w:rsidRPr="002413B4">
        <w:rPr>
          <w:rFonts w:ascii="Times New Roman" w:hAnsi="Times New Roman" w:cs="Times New Roman"/>
          <w:u w:val="single"/>
          <w:rPrChange w:id="1663" w:author="SHAHZAIB KHAN" w:date="2026-10-07T19:19:00Z" w16du:dateUtc="2026-10-07T14:19:00Z">
            <w:rPr/>
          </w:rPrChange>
        </w:rPr>
        <w:br/>
      </w:r>
      <w:r w:rsidRPr="002413B4">
        <w:rPr>
          <w:rFonts w:ascii="Times New Roman" w:hAnsi="Times New Roman" w:cs="Times New Roman"/>
          <w:u w:val="single"/>
          <w:rPrChange w:id="1664" w:author="SHAHZAIB KHAN" w:date="2026-10-07T19:19:00Z" w16du:dateUtc="2026-10-07T14:19:00Z">
            <w:rPr/>
          </w:rPrChange>
        </w:rPr>
        <w:br/>
      </w:r>
      <w:r w:rsidRPr="002413B4">
        <w:rPr>
          <w:rFonts w:ascii="Times New Roman" w:hAnsi="Times New Roman" w:cs="Times New Roman"/>
          <w:u w:val="single"/>
          <w:rPrChange w:id="1665" w:author="SHAHZAIB KHAN" w:date="2026-10-07T19:19:00Z" w16du:dateUtc="2026-10-07T14:19:00Z">
            <w:rPr/>
          </w:rPrChange>
        </w:rPr>
        <w:lastRenderedPageBreak/>
        <w:br/>
      </w:r>
      <w:r w:rsidRPr="002413B4">
        <w:rPr>
          <w:rFonts w:ascii="Times New Roman" w:hAnsi="Times New Roman" w:cs="Times New Roman"/>
          <w:u w:val="single"/>
          <w:rPrChange w:id="1666" w:author="SHAHZAIB KHAN" w:date="2026-10-07T19:19:00Z" w16du:dateUtc="2026-10-07T14:19:00Z">
            <w:rPr/>
          </w:rPrChange>
        </w:rPr>
        <w:br/>
      </w:r>
      <w:r w:rsidRPr="002413B4">
        <w:rPr>
          <w:rFonts w:ascii="Times New Roman" w:hAnsi="Times New Roman" w:cs="Times New Roman"/>
          <w:u w:val="single"/>
          <w:rPrChange w:id="1667" w:author="SHAHZAIB KHAN" w:date="2026-10-07T19:19:00Z" w16du:dateUtc="2026-10-07T14:19:00Z">
            <w:rPr/>
          </w:rPrChange>
        </w:rPr>
        <w:br/>
      </w:r>
      <w:r w:rsidRPr="002413B4">
        <w:rPr>
          <w:rFonts w:ascii="Times New Roman" w:hAnsi="Times New Roman" w:cs="Times New Roman"/>
          <w:u w:val="single"/>
          <w:rPrChange w:id="1668" w:author="SHAHZAIB KHAN" w:date="2026-10-07T19:19:00Z" w16du:dateUtc="2026-10-07T14:19:00Z">
            <w:rPr/>
          </w:rPrChange>
        </w:rPr>
        <w:br/>
      </w:r>
      <w:r w:rsidRPr="002413B4">
        <w:rPr>
          <w:rFonts w:ascii="Times New Roman" w:hAnsi="Times New Roman" w:cs="Times New Roman"/>
          <w:u w:val="single"/>
          <w:rPrChange w:id="1669" w:author="SHAHZAIB KHAN" w:date="2026-10-07T19:19:00Z" w16du:dateUtc="2026-10-07T14:19:00Z">
            <w:rPr/>
          </w:rPrChange>
        </w:rPr>
        <w:br/>
      </w:r>
      <w:r w:rsidRPr="002413B4">
        <w:rPr>
          <w:rFonts w:ascii="Times New Roman" w:hAnsi="Times New Roman" w:cs="Times New Roman"/>
          <w:u w:val="single"/>
          <w:rPrChange w:id="1670" w:author="SHAHZAIB KHAN" w:date="2026-10-07T19:19:00Z" w16du:dateUtc="2026-10-07T14:19:00Z">
            <w:rPr/>
          </w:rPrChange>
        </w:rPr>
        <w:br/>
      </w:r>
      <w:r w:rsidRPr="002413B4">
        <w:rPr>
          <w:rFonts w:ascii="Times New Roman" w:hAnsi="Times New Roman" w:cs="Times New Roman"/>
          <w:u w:val="single"/>
          <w:rPrChange w:id="1671" w:author="SHAHZAIB KHAN" w:date="2026-10-07T19:19:00Z" w16du:dateUtc="2026-10-07T14:19:00Z">
            <w:rPr/>
          </w:rPrChange>
        </w:rPr>
        <w:br/>
      </w:r>
      <w:r w:rsidRPr="002413B4">
        <w:rPr>
          <w:rFonts w:ascii="Times New Roman" w:hAnsi="Times New Roman" w:cs="Times New Roman"/>
          <w:u w:val="single"/>
          <w:rPrChange w:id="1672" w:author="SHAHZAIB KHAN" w:date="2026-10-07T19:19:00Z" w16du:dateUtc="2026-10-07T14:19:00Z">
            <w:rPr/>
          </w:rPrChange>
        </w:rPr>
        <w:br/>
      </w:r>
      <w:r w:rsidRPr="002413B4">
        <w:rPr>
          <w:rFonts w:ascii="Times New Roman" w:hAnsi="Times New Roman" w:cs="Times New Roman"/>
          <w:u w:val="single"/>
          <w:rPrChange w:id="1673" w:author="SHAHZAIB KHAN" w:date="2026-10-07T19:19:00Z" w16du:dateUtc="2026-10-07T14:19:00Z">
            <w:rPr/>
          </w:rPrChange>
        </w:rPr>
        <w:br/>
      </w:r>
      <w:r w:rsidRPr="002413B4">
        <w:rPr>
          <w:rFonts w:ascii="Times New Roman" w:hAnsi="Times New Roman" w:cs="Times New Roman"/>
          <w:u w:val="single"/>
          <w:rPrChange w:id="1674" w:author="SHAHZAIB KHAN" w:date="2026-10-07T19:19:00Z" w16du:dateUtc="2026-10-07T14:19:00Z">
            <w:rPr/>
          </w:rPrChange>
        </w:rPr>
        <w:br/>
      </w:r>
      <w:r w:rsidRPr="002413B4">
        <w:rPr>
          <w:rFonts w:ascii="Times New Roman" w:hAnsi="Times New Roman" w:cs="Times New Roman"/>
          <w:u w:val="single"/>
          <w:rPrChange w:id="1675" w:author="SHAHZAIB KHAN" w:date="2026-10-07T19:19:00Z" w16du:dateUtc="2026-10-07T14:19:00Z">
            <w:rPr/>
          </w:rPrChange>
        </w:rPr>
        <w:br/>
      </w:r>
      <w:r w:rsidRPr="002413B4">
        <w:rPr>
          <w:rFonts w:ascii="Times New Roman" w:hAnsi="Times New Roman" w:cs="Times New Roman"/>
          <w:u w:val="single"/>
          <w:rPrChange w:id="1676" w:author="SHAHZAIB KHAN" w:date="2026-10-07T19:19:00Z" w16du:dateUtc="2026-10-07T14:19:00Z">
            <w:rPr/>
          </w:rPrChange>
        </w:rPr>
        <w:br/>
      </w:r>
      <w:r w:rsidRPr="002413B4">
        <w:rPr>
          <w:rFonts w:ascii="Times New Roman" w:hAnsi="Times New Roman" w:cs="Times New Roman"/>
          <w:u w:val="single"/>
          <w:rPrChange w:id="1677" w:author="SHAHZAIB KHAN" w:date="2026-10-07T19:19:00Z" w16du:dateUtc="2026-10-07T14:19:00Z">
            <w:rPr/>
          </w:rPrChange>
        </w:rPr>
        <w:br/>
      </w:r>
      <w:r w:rsidRPr="002413B4">
        <w:rPr>
          <w:rFonts w:ascii="Times New Roman" w:hAnsi="Times New Roman" w:cs="Times New Roman"/>
          <w:u w:val="single"/>
          <w:rPrChange w:id="1678" w:author="SHAHZAIB KHAN" w:date="2026-10-07T19:19:00Z" w16du:dateUtc="2026-10-07T14:19:00Z">
            <w:rPr/>
          </w:rPrChange>
        </w:rPr>
        <w:br/>
      </w:r>
      <w:r w:rsidRPr="002413B4">
        <w:rPr>
          <w:rFonts w:ascii="Times New Roman" w:hAnsi="Times New Roman" w:cs="Times New Roman"/>
          <w:u w:val="single"/>
          <w:rPrChange w:id="1679" w:author="SHAHZAIB KHAN" w:date="2026-10-07T19:19:00Z" w16du:dateUtc="2026-10-07T14:19:00Z">
            <w:rPr/>
          </w:rPrChange>
        </w:rPr>
        <w:br/>
      </w:r>
      <w:r w:rsidRPr="002413B4">
        <w:rPr>
          <w:rFonts w:ascii="Times New Roman" w:hAnsi="Times New Roman" w:cs="Times New Roman"/>
          <w:u w:val="single"/>
          <w:rPrChange w:id="1680" w:author="SHAHZAIB KHAN" w:date="2026-10-07T19:19:00Z" w16du:dateUtc="2026-10-07T14:19:00Z">
            <w:rPr/>
          </w:rPrChange>
        </w:rPr>
        <w:br/>
      </w:r>
      <w:r w:rsidRPr="00713BE8">
        <w:rPr>
          <w:rFonts w:ascii="Times New Roman" w:hAnsi="Times New Roman" w:cs="Times New Roman"/>
          <w:color w:val="EE0000"/>
          <w:u w:val="single"/>
          <w:rPrChange w:id="1681" w:author="SHAHZAIB KHAN" w:date="2026-10-08T01:27:00Z" w16du:dateUtc="2026-10-07T20:27:00Z">
            <w:rPr/>
          </w:rPrChange>
        </w:rPr>
        <w:br/>
      </w:r>
      <w:bookmarkStart w:id="1682" w:name="_Toc193890198"/>
      <w:r w:rsidR="6579BE34" w:rsidRPr="00713BE8">
        <w:rPr>
          <w:rFonts w:ascii="Times New Roman" w:eastAsia="Times New Roman" w:hAnsi="Times New Roman" w:cs="Times New Roman"/>
          <w:b/>
          <w:bCs/>
          <w:color w:val="EE0000"/>
          <w:sz w:val="36"/>
          <w:szCs w:val="36"/>
          <w:u w:val="single"/>
          <w:rPrChange w:id="1683" w:author="SHAHZAIB KHAN" w:date="2026-10-08T01:27:00Z" w16du:dateUtc="2026-10-07T20:27:00Z">
            <w:rPr>
              <w:rFonts w:ascii="Times New Roman" w:eastAsia="Times New Roman" w:hAnsi="Times New Roman" w:cs="Times New Roman"/>
              <w:b/>
              <w:bCs/>
              <w:sz w:val="36"/>
              <w:szCs w:val="36"/>
            </w:rPr>
          </w:rPrChange>
        </w:rPr>
        <w:t xml:space="preserve"> </w:t>
      </w:r>
      <w:r w:rsidR="6579BE34" w:rsidRPr="00713BE8">
        <w:rPr>
          <w:rStyle w:val="Heading1Char"/>
          <w:rFonts w:ascii="Times New Roman" w:hAnsi="Times New Roman" w:cs="Times New Roman"/>
          <w:color w:val="EE0000"/>
          <w:u w:val="single"/>
          <w:rPrChange w:id="1684" w:author="SHAHZAIB KHAN" w:date="2026-10-08T01:27:00Z" w16du:dateUtc="2026-10-07T20:27:00Z">
            <w:rPr>
              <w:rStyle w:val="Heading1Char"/>
            </w:rPr>
          </w:rPrChange>
        </w:rPr>
        <w:t>Non-Functional Requirements</w:t>
      </w:r>
      <w:bookmarkEnd w:id="1682"/>
    </w:p>
    <w:p w14:paraId="1783B7A5" w14:textId="77777777" w:rsidR="00A71D1B" w:rsidRPr="002413B4" w:rsidRDefault="00A71D1B" w:rsidP="00BF2BCA">
      <w:pPr>
        <w:pStyle w:val="ListParagraph"/>
        <w:spacing w:before="100" w:beforeAutospacing="1" w:after="100" w:afterAutospacing="1" w:line="240" w:lineRule="auto"/>
        <w:jc w:val="center"/>
        <w:rPr>
          <w:ins w:id="1685" w:author="SHAHZAIB KHAN" w:date="2026-10-07T19:27:00Z" w16du:dateUtc="2026-10-07T14:27:00Z"/>
          <w:rStyle w:val="Heading1Char"/>
          <w:rFonts w:ascii="Times New Roman" w:hAnsi="Times New Roman" w:cs="Times New Roman"/>
          <w:u w:val="single"/>
        </w:rPr>
      </w:pPr>
    </w:p>
    <w:p w14:paraId="4F88B0F9" w14:textId="4C165A34" w:rsidR="00CF34AE" w:rsidRPr="002413B4" w:rsidRDefault="00CF34AE" w:rsidP="00CF34AE">
      <w:pPr>
        <w:spacing w:before="100" w:beforeAutospacing="1" w:after="100" w:afterAutospacing="1" w:line="240" w:lineRule="auto"/>
        <w:rPr>
          <w:ins w:id="1686" w:author="SHAHZAIB KHAN" w:date="2026-10-07T20:31:00Z"/>
          <w:rFonts w:ascii="Times New Roman" w:eastAsiaTheme="majorEastAsia" w:hAnsi="Times New Roman" w:cs="Times New Roman"/>
          <w:color w:val="0F4761" w:themeColor="accent1" w:themeShade="BF"/>
          <w:sz w:val="24"/>
          <w:szCs w:val="24"/>
          <w:u w:val="single"/>
        </w:rPr>
      </w:pPr>
      <w:ins w:id="1687" w:author="SHAHZAIB KHAN" w:date="2026-10-07T20:31:00Z">
        <w:r w:rsidRPr="002413B4">
          <w:rPr>
            <w:rFonts w:ascii="Times New Roman" w:eastAsiaTheme="majorEastAsia" w:hAnsi="Times New Roman" w:cs="Times New Roman"/>
            <w:color w:val="0F4761" w:themeColor="accent1" w:themeShade="BF"/>
            <w:sz w:val="24"/>
            <w:szCs w:val="24"/>
            <w:u w:val="single"/>
          </w:rPr>
          <w:t xml:space="preserve">The </w:t>
        </w:r>
      </w:ins>
      <w:proofErr w:type="gramStart"/>
      <w:ins w:id="1688" w:author="SHAHZAIB KHAN" w:date="2026-10-07T22:08:00Z" w16du:dateUtc="2026-10-07T17:08:00Z">
        <w:r w:rsidR="00C726F4" w:rsidRPr="002413B4">
          <w:rPr>
            <w:rFonts w:ascii="Times New Roman" w:eastAsiaTheme="majorEastAsia" w:hAnsi="Times New Roman" w:cs="Times New Roman"/>
            <w:color w:val="0F4761" w:themeColor="accent1" w:themeShade="BF"/>
            <w:sz w:val="24"/>
            <w:szCs w:val="24"/>
            <w:u w:val="single"/>
          </w:rPr>
          <w:t>non functionals</w:t>
        </w:r>
      </w:ins>
      <w:proofErr w:type="gramEnd"/>
      <w:ins w:id="1689" w:author="SHAHZAIB KHAN" w:date="2026-10-07T20:31:00Z">
        <w:r w:rsidRPr="002413B4">
          <w:rPr>
            <w:rFonts w:ascii="Times New Roman" w:eastAsiaTheme="majorEastAsia" w:hAnsi="Times New Roman" w:cs="Times New Roman"/>
            <w:color w:val="0F4761" w:themeColor="accent1" w:themeShade="BF"/>
            <w:sz w:val="24"/>
            <w:szCs w:val="24"/>
            <w:u w:val="single"/>
          </w:rPr>
          <w:t xml:space="preserve"> requirements are based on the project plan, including its constraints, objectives, tools, security measures, and maintenance plans. </w:t>
        </w:r>
      </w:ins>
    </w:p>
    <w:p w14:paraId="49FA210A" w14:textId="4D7B746F" w:rsidR="00CF34AE" w:rsidRPr="002413B4" w:rsidRDefault="00CF34AE" w:rsidP="00CF34AE">
      <w:pPr>
        <w:spacing w:before="100" w:beforeAutospacing="1" w:after="100" w:afterAutospacing="1" w:line="240" w:lineRule="auto"/>
        <w:rPr>
          <w:ins w:id="1690" w:author="SHAHZAIB KHAN" w:date="2026-10-07T20:31:00Z"/>
          <w:rFonts w:ascii="Times New Roman" w:eastAsiaTheme="majorEastAsia" w:hAnsi="Times New Roman" w:cs="Times New Roman"/>
          <w:color w:val="0F4761" w:themeColor="accent1" w:themeShade="BF"/>
          <w:sz w:val="24"/>
          <w:szCs w:val="24"/>
          <w:u w:val="single"/>
        </w:rPr>
      </w:pPr>
      <w:ins w:id="1691" w:author="SHAHZAIB KHAN" w:date="2026-10-07T20:31:00Z">
        <w:r w:rsidRPr="002413B4">
          <w:rPr>
            <w:rFonts w:ascii="Times New Roman" w:eastAsiaTheme="majorEastAsia" w:hAnsi="Times New Roman" w:cs="Times New Roman"/>
            <w:color w:val="0F4761" w:themeColor="accent1" w:themeShade="BF"/>
            <w:sz w:val="24"/>
            <w:szCs w:val="24"/>
            <w:u w:val="single"/>
          </w:rPr>
          <w:t>Security</w:t>
        </w:r>
      </w:ins>
      <w:ins w:id="1692" w:author="SHAHZAIB KHAN" w:date="2026-10-08T01:28:00Z" w16du:dateUtc="2026-10-07T20:28:00Z">
        <w:r w:rsidR="00713BE8">
          <w:rPr>
            <w:rFonts w:ascii="Times New Roman" w:eastAsiaTheme="majorEastAsia" w:hAnsi="Times New Roman" w:cs="Times New Roman"/>
            <w:color w:val="0F4761" w:themeColor="accent1" w:themeShade="BF"/>
            <w:sz w:val="24"/>
            <w:szCs w:val="24"/>
            <w:u w:val="single"/>
          </w:rPr>
          <w:t>.</w:t>
        </w:r>
      </w:ins>
    </w:p>
    <w:p w14:paraId="1BD25BA5" w14:textId="77777777" w:rsidR="00CF34AE" w:rsidRPr="002413B4" w:rsidRDefault="00CF34AE" w:rsidP="00CF34AE">
      <w:pPr>
        <w:spacing w:before="100" w:beforeAutospacing="1" w:after="100" w:afterAutospacing="1" w:line="240" w:lineRule="auto"/>
        <w:rPr>
          <w:ins w:id="1693" w:author="SHAHZAIB KHAN" w:date="2026-10-07T20:31:00Z"/>
          <w:rFonts w:ascii="Times New Roman" w:eastAsiaTheme="majorEastAsia" w:hAnsi="Times New Roman" w:cs="Times New Roman"/>
          <w:color w:val="0F4761" w:themeColor="accent1" w:themeShade="BF"/>
          <w:sz w:val="24"/>
          <w:szCs w:val="24"/>
          <w:u w:val="single"/>
        </w:rPr>
      </w:pPr>
      <w:ins w:id="1694" w:author="SHAHZAIB KHAN" w:date="2026-10-07T20:31:00Z">
        <w:r w:rsidRPr="002413B4">
          <w:rPr>
            <w:rFonts w:ascii="Times New Roman" w:eastAsiaTheme="majorEastAsia" w:hAnsi="Times New Roman" w:cs="Times New Roman"/>
            <w:color w:val="0F4761" w:themeColor="accent1" w:themeShade="BF"/>
            <w:sz w:val="24"/>
            <w:szCs w:val="24"/>
            <w:u w:val="single"/>
          </w:rPr>
          <w:t>The system should protect customer, payment, and order information from unauthorized access.</w:t>
        </w:r>
        <w:r w:rsidRPr="002413B4">
          <w:rPr>
            <w:rFonts w:ascii="Times New Roman" w:eastAsiaTheme="majorEastAsia" w:hAnsi="Times New Roman" w:cs="Times New Roman"/>
            <w:color w:val="0F4761" w:themeColor="accent1" w:themeShade="BF"/>
            <w:sz w:val="24"/>
            <w:szCs w:val="24"/>
            <w:u w:val="single"/>
          </w:rPr>
          <w:br/>
          <w:t xml:space="preserve">The system should use safe login, encryption, and role-based access where required. </w:t>
        </w:r>
      </w:ins>
    </w:p>
    <w:p w14:paraId="701288B4" w14:textId="77777777" w:rsidR="00CF34AE" w:rsidRPr="002413B4" w:rsidRDefault="00CF34AE" w:rsidP="00CF34AE">
      <w:pPr>
        <w:spacing w:before="100" w:beforeAutospacing="1" w:after="100" w:afterAutospacing="1" w:line="240" w:lineRule="auto"/>
        <w:rPr>
          <w:ins w:id="1695" w:author="SHAHZAIB KHAN" w:date="2026-10-07T20:31:00Z"/>
          <w:rFonts w:ascii="Times New Roman" w:eastAsiaTheme="majorEastAsia" w:hAnsi="Times New Roman" w:cs="Times New Roman"/>
          <w:color w:val="0F4761" w:themeColor="accent1" w:themeShade="BF"/>
          <w:sz w:val="24"/>
          <w:szCs w:val="24"/>
          <w:u w:val="single"/>
        </w:rPr>
      </w:pPr>
      <w:ins w:id="1696" w:author="SHAHZAIB KHAN" w:date="2026-10-07T20:31:00Z">
        <w:r w:rsidRPr="002413B4">
          <w:rPr>
            <w:rFonts w:ascii="Times New Roman" w:eastAsiaTheme="majorEastAsia" w:hAnsi="Times New Roman" w:cs="Times New Roman"/>
            <w:color w:val="0F4761" w:themeColor="accent1" w:themeShade="BF"/>
            <w:sz w:val="24"/>
            <w:szCs w:val="24"/>
            <w:u w:val="single"/>
          </w:rPr>
          <w:t>Performance</w:t>
        </w:r>
      </w:ins>
    </w:p>
    <w:p w14:paraId="12135156" w14:textId="77777777" w:rsidR="00CF34AE" w:rsidRPr="002413B4" w:rsidRDefault="00CF34AE" w:rsidP="00CF34AE">
      <w:pPr>
        <w:spacing w:before="100" w:beforeAutospacing="1" w:after="100" w:afterAutospacing="1" w:line="240" w:lineRule="auto"/>
        <w:rPr>
          <w:ins w:id="1697" w:author="SHAHZAIB KHAN" w:date="2026-10-07T20:31:00Z"/>
          <w:rFonts w:ascii="Times New Roman" w:eastAsiaTheme="majorEastAsia" w:hAnsi="Times New Roman" w:cs="Times New Roman"/>
          <w:color w:val="0F4761" w:themeColor="accent1" w:themeShade="BF"/>
          <w:sz w:val="24"/>
          <w:szCs w:val="24"/>
          <w:u w:val="single"/>
        </w:rPr>
      </w:pPr>
      <w:ins w:id="1698" w:author="SHAHZAIB KHAN" w:date="2026-10-07T20:31:00Z">
        <w:r w:rsidRPr="002413B4">
          <w:rPr>
            <w:rFonts w:ascii="Times New Roman" w:eastAsiaTheme="majorEastAsia" w:hAnsi="Times New Roman" w:cs="Times New Roman"/>
            <w:color w:val="0F4761" w:themeColor="accent1" w:themeShade="BF"/>
            <w:sz w:val="24"/>
            <w:szCs w:val="24"/>
            <w:u w:val="single"/>
          </w:rPr>
          <w:t>The system should respond quickly when customers select items, calculate totals, place orders, or make payments.</w:t>
        </w:r>
        <w:r w:rsidRPr="002413B4">
          <w:rPr>
            <w:rFonts w:ascii="Times New Roman" w:eastAsiaTheme="majorEastAsia" w:hAnsi="Times New Roman" w:cs="Times New Roman"/>
            <w:color w:val="0F4761" w:themeColor="accent1" w:themeShade="BF"/>
            <w:sz w:val="24"/>
            <w:szCs w:val="24"/>
            <w:u w:val="single"/>
          </w:rPr>
          <w:br/>
          <w:t>The main ordering functions should work without unnecessary delay.</w:t>
        </w:r>
      </w:ins>
    </w:p>
    <w:p w14:paraId="0A24121C" w14:textId="77777777" w:rsidR="00CF34AE" w:rsidRPr="002413B4" w:rsidRDefault="00CF34AE" w:rsidP="00CF34AE">
      <w:pPr>
        <w:spacing w:before="100" w:beforeAutospacing="1" w:after="100" w:afterAutospacing="1" w:line="240" w:lineRule="auto"/>
        <w:rPr>
          <w:ins w:id="1699" w:author="SHAHZAIB KHAN" w:date="2026-10-07T20:31:00Z"/>
          <w:rFonts w:ascii="Times New Roman" w:eastAsiaTheme="majorEastAsia" w:hAnsi="Times New Roman" w:cs="Times New Roman"/>
          <w:color w:val="0F4761" w:themeColor="accent1" w:themeShade="BF"/>
          <w:sz w:val="24"/>
          <w:szCs w:val="24"/>
          <w:u w:val="single"/>
        </w:rPr>
      </w:pPr>
      <w:ins w:id="1700" w:author="SHAHZAIB KHAN" w:date="2026-10-07T20:31:00Z">
        <w:r w:rsidRPr="002413B4">
          <w:rPr>
            <w:rFonts w:ascii="Times New Roman" w:eastAsiaTheme="majorEastAsia" w:hAnsi="Times New Roman" w:cs="Times New Roman"/>
            <w:color w:val="0F4761" w:themeColor="accent1" w:themeShade="BF"/>
            <w:sz w:val="24"/>
            <w:szCs w:val="24"/>
            <w:u w:val="single"/>
          </w:rPr>
          <w:t>Usability</w:t>
        </w:r>
      </w:ins>
    </w:p>
    <w:p w14:paraId="24D762B0" w14:textId="77777777" w:rsidR="00CF34AE" w:rsidRPr="002413B4" w:rsidRDefault="00CF34AE" w:rsidP="00CF34AE">
      <w:pPr>
        <w:spacing w:before="100" w:beforeAutospacing="1" w:after="100" w:afterAutospacing="1" w:line="240" w:lineRule="auto"/>
        <w:rPr>
          <w:ins w:id="1701" w:author="SHAHZAIB KHAN" w:date="2026-10-07T20:31:00Z"/>
          <w:rFonts w:ascii="Times New Roman" w:eastAsiaTheme="majorEastAsia" w:hAnsi="Times New Roman" w:cs="Times New Roman"/>
          <w:color w:val="0F4761" w:themeColor="accent1" w:themeShade="BF"/>
          <w:sz w:val="24"/>
          <w:szCs w:val="24"/>
          <w:u w:val="single"/>
        </w:rPr>
      </w:pPr>
      <w:ins w:id="1702" w:author="SHAHZAIB KHAN" w:date="2026-10-07T20:31:00Z">
        <w:r w:rsidRPr="002413B4">
          <w:rPr>
            <w:rFonts w:ascii="Times New Roman" w:eastAsiaTheme="majorEastAsia" w:hAnsi="Times New Roman" w:cs="Times New Roman"/>
            <w:color w:val="0F4761" w:themeColor="accent1" w:themeShade="BF"/>
            <w:sz w:val="24"/>
            <w:szCs w:val="24"/>
            <w:u w:val="single"/>
          </w:rPr>
          <w:t>The system should provide a simple and easy-to-understand interface for customers, bakery staff, and salesmen.</w:t>
        </w:r>
        <w:r w:rsidRPr="002413B4">
          <w:rPr>
            <w:rFonts w:ascii="Times New Roman" w:eastAsiaTheme="majorEastAsia" w:hAnsi="Times New Roman" w:cs="Times New Roman"/>
            <w:color w:val="0F4761" w:themeColor="accent1" w:themeShade="BF"/>
            <w:sz w:val="24"/>
            <w:szCs w:val="24"/>
            <w:u w:val="single"/>
          </w:rPr>
          <w:br/>
          <w:t xml:space="preserve">Customers should be able to select products, delivery areas, and payment options without difficulty. </w:t>
        </w:r>
      </w:ins>
    </w:p>
    <w:p w14:paraId="75F1BB59" w14:textId="77777777" w:rsidR="00CF34AE" w:rsidRPr="002413B4" w:rsidRDefault="00CF34AE" w:rsidP="00CF34AE">
      <w:pPr>
        <w:spacing w:before="100" w:beforeAutospacing="1" w:after="100" w:afterAutospacing="1" w:line="240" w:lineRule="auto"/>
        <w:rPr>
          <w:ins w:id="1703" w:author="SHAHZAIB KHAN" w:date="2026-10-07T20:31:00Z"/>
          <w:rFonts w:ascii="Times New Roman" w:eastAsiaTheme="majorEastAsia" w:hAnsi="Times New Roman" w:cs="Times New Roman"/>
          <w:color w:val="0F4761" w:themeColor="accent1" w:themeShade="BF"/>
          <w:sz w:val="24"/>
          <w:szCs w:val="24"/>
          <w:u w:val="single"/>
        </w:rPr>
      </w:pPr>
      <w:ins w:id="1704" w:author="SHAHZAIB KHAN" w:date="2026-10-07T20:31:00Z">
        <w:r w:rsidRPr="002413B4">
          <w:rPr>
            <w:rFonts w:ascii="Times New Roman" w:eastAsiaTheme="majorEastAsia" w:hAnsi="Times New Roman" w:cs="Times New Roman"/>
            <w:color w:val="0F4761" w:themeColor="accent1" w:themeShade="BF"/>
            <w:sz w:val="24"/>
            <w:szCs w:val="24"/>
            <w:u w:val="single"/>
          </w:rPr>
          <w:t>Reliability</w:t>
        </w:r>
      </w:ins>
    </w:p>
    <w:p w14:paraId="55AD3520" w14:textId="77777777" w:rsidR="00CF34AE" w:rsidRPr="002413B4" w:rsidRDefault="00CF34AE" w:rsidP="00CF34AE">
      <w:pPr>
        <w:spacing w:before="100" w:beforeAutospacing="1" w:after="100" w:afterAutospacing="1" w:line="240" w:lineRule="auto"/>
        <w:rPr>
          <w:ins w:id="1705" w:author="SHAHZAIB KHAN" w:date="2026-10-07T20:31:00Z"/>
          <w:rFonts w:ascii="Times New Roman" w:eastAsiaTheme="majorEastAsia" w:hAnsi="Times New Roman" w:cs="Times New Roman"/>
          <w:color w:val="0F4761" w:themeColor="accent1" w:themeShade="BF"/>
          <w:sz w:val="24"/>
          <w:szCs w:val="24"/>
          <w:u w:val="single"/>
        </w:rPr>
      </w:pPr>
      <w:ins w:id="1706" w:author="SHAHZAIB KHAN" w:date="2026-10-07T20:31:00Z">
        <w:r w:rsidRPr="002413B4">
          <w:rPr>
            <w:rFonts w:ascii="Times New Roman" w:eastAsiaTheme="majorEastAsia" w:hAnsi="Times New Roman" w:cs="Times New Roman"/>
            <w:color w:val="0F4761" w:themeColor="accent1" w:themeShade="BF"/>
            <w:sz w:val="24"/>
            <w:szCs w:val="24"/>
            <w:u w:val="single"/>
          </w:rPr>
          <w:t>The system should maintain correct and consistent records of customers, orders, payments, and deliveries.</w:t>
        </w:r>
        <w:r w:rsidRPr="002413B4">
          <w:rPr>
            <w:rFonts w:ascii="Times New Roman" w:eastAsiaTheme="majorEastAsia" w:hAnsi="Times New Roman" w:cs="Times New Roman"/>
            <w:color w:val="0F4761" w:themeColor="accent1" w:themeShade="BF"/>
            <w:sz w:val="24"/>
            <w:szCs w:val="24"/>
            <w:u w:val="single"/>
          </w:rPr>
          <w:br/>
        </w:r>
        <w:r w:rsidRPr="002413B4">
          <w:rPr>
            <w:rFonts w:ascii="Times New Roman" w:eastAsiaTheme="majorEastAsia" w:hAnsi="Times New Roman" w:cs="Times New Roman"/>
            <w:color w:val="0F4761" w:themeColor="accent1" w:themeShade="BF"/>
            <w:sz w:val="24"/>
            <w:szCs w:val="24"/>
            <w:u w:val="single"/>
          </w:rPr>
          <w:lastRenderedPageBreak/>
          <w:t xml:space="preserve">The system should continue working properly during normal network conditions and handle failures such as payment or connection problems. </w:t>
        </w:r>
      </w:ins>
    </w:p>
    <w:p w14:paraId="70DBE6C3" w14:textId="77777777" w:rsidR="00CF34AE" w:rsidRPr="002413B4" w:rsidRDefault="00CF34AE" w:rsidP="00CF34AE">
      <w:pPr>
        <w:spacing w:before="100" w:beforeAutospacing="1" w:after="100" w:afterAutospacing="1" w:line="240" w:lineRule="auto"/>
        <w:rPr>
          <w:ins w:id="1707" w:author="SHAHZAIB KHAN" w:date="2026-10-07T20:31:00Z"/>
          <w:rFonts w:ascii="Times New Roman" w:eastAsiaTheme="majorEastAsia" w:hAnsi="Times New Roman" w:cs="Times New Roman"/>
          <w:color w:val="0F4761" w:themeColor="accent1" w:themeShade="BF"/>
          <w:sz w:val="24"/>
          <w:szCs w:val="24"/>
          <w:u w:val="single"/>
        </w:rPr>
      </w:pPr>
      <w:ins w:id="1708" w:author="SHAHZAIB KHAN" w:date="2026-10-07T20:31:00Z">
        <w:r w:rsidRPr="002413B4">
          <w:rPr>
            <w:rFonts w:ascii="Times New Roman" w:eastAsiaTheme="majorEastAsia" w:hAnsi="Times New Roman" w:cs="Times New Roman"/>
            <w:color w:val="0F4761" w:themeColor="accent1" w:themeShade="BF"/>
            <w:sz w:val="24"/>
            <w:szCs w:val="24"/>
            <w:u w:val="single"/>
          </w:rPr>
          <w:t>Data Integrity</w:t>
        </w:r>
      </w:ins>
    </w:p>
    <w:p w14:paraId="3F30B463" w14:textId="77777777" w:rsidR="00CF34AE" w:rsidRPr="002413B4" w:rsidRDefault="00CF34AE" w:rsidP="00CF34AE">
      <w:pPr>
        <w:spacing w:before="100" w:beforeAutospacing="1" w:after="100" w:afterAutospacing="1" w:line="240" w:lineRule="auto"/>
        <w:rPr>
          <w:ins w:id="1709" w:author="SHAHZAIB KHAN" w:date="2026-10-07T20:31:00Z"/>
          <w:rFonts w:ascii="Times New Roman" w:eastAsiaTheme="majorEastAsia" w:hAnsi="Times New Roman" w:cs="Times New Roman"/>
          <w:color w:val="0F4761" w:themeColor="accent1" w:themeShade="BF"/>
          <w:sz w:val="24"/>
          <w:szCs w:val="24"/>
          <w:u w:val="single"/>
        </w:rPr>
      </w:pPr>
      <w:ins w:id="1710" w:author="SHAHZAIB KHAN" w:date="2026-10-07T20:31:00Z">
        <w:r w:rsidRPr="002413B4">
          <w:rPr>
            <w:rFonts w:ascii="Times New Roman" w:eastAsiaTheme="majorEastAsia" w:hAnsi="Times New Roman" w:cs="Times New Roman"/>
            <w:color w:val="0F4761" w:themeColor="accent1" w:themeShade="BF"/>
            <w:sz w:val="24"/>
            <w:szCs w:val="24"/>
            <w:u w:val="single"/>
          </w:rPr>
          <w:t>The system should ensure that product prices, order totals, discounts, payment records, and delivery information are stored accurately.</w:t>
        </w:r>
        <w:r w:rsidRPr="002413B4">
          <w:rPr>
            <w:rFonts w:ascii="Times New Roman" w:eastAsiaTheme="majorEastAsia" w:hAnsi="Times New Roman" w:cs="Times New Roman"/>
            <w:color w:val="0F4761" w:themeColor="accent1" w:themeShade="BF"/>
            <w:sz w:val="24"/>
            <w:szCs w:val="24"/>
            <w:u w:val="single"/>
          </w:rPr>
          <w:br/>
          <w:t>Changes to order information should be reflected correctly in the related records.</w:t>
        </w:r>
      </w:ins>
    </w:p>
    <w:p w14:paraId="4A850305" w14:textId="77777777" w:rsidR="00CF34AE" w:rsidRPr="002413B4" w:rsidRDefault="00CF34AE" w:rsidP="00CF34AE">
      <w:pPr>
        <w:spacing w:before="100" w:beforeAutospacing="1" w:after="100" w:afterAutospacing="1" w:line="240" w:lineRule="auto"/>
        <w:rPr>
          <w:ins w:id="1711" w:author="SHAHZAIB KHAN" w:date="2026-10-07T20:31:00Z"/>
          <w:rFonts w:ascii="Times New Roman" w:eastAsiaTheme="majorEastAsia" w:hAnsi="Times New Roman" w:cs="Times New Roman"/>
          <w:color w:val="0F4761" w:themeColor="accent1" w:themeShade="BF"/>
          <w:sz w:val="24"/>
          <w:szCs w:val="24"/>
          <w:u w:val="single"/>
        </w:rPr>
      </w:pPr>
      <w:ins w:id="1712" w:author="SHAHZAIB KHAN" w:date="2026-10-07T20:31:00Z">
        <w:r w:rsidRPr="002413B4">
          <w:rPr>
            <w:rFonts w:ascii="Times New Roman" w:eastAsiaTheme="majorEastAsia" w:hAnsi="Times New Roman" w:cs="Times New Roman"/>
            <w:color w:val="0F4761" w:themeColor="accent1" w:themeShade="BF"/>
            <w:sz w:val="24"/>
            <w:szCs w:val="24"/>
            <w:u w:val="single"/>
          </w:rPr>
          <w:t>Maintainability</w:t>
        </w:r>
      </w:ins>
    </w:p>
    <w:p w14:paraId="6BD1B479" w14:textId="77777777" w:rsidR="00CF34AE" w:rsidRPr="002413B4" w:rsidRDefault="00CF34AE" w:rsidP="00CF34AE">
      <w:pPr>
        <w:spacing w:before="100" w:beforeAutospacing="1" w:after="100" w:afterAutospacing="1" w:line="240" w:lineRule="auto"/>
        <w:rPr>
          <w:ins w:id="1713" w:author="SHAHZAIB KHAN" w:date="2026-10-07T20:31:00Z"/>
          <w:rFonts w:ascii="Times New Roman" w:eastAsiaTheme="majorEastAsia" w:hAnsi="Times New Roman" w:cs="Times New Roman"/>
          <w:color w:val="0F4761" w:themeColor="accent1" w:themeShade="BF"/>
          <w:sz w:val="24"/>
          <w:szCs w:val="24"/>
          <w:u w:val="single"/>
        </w:rPr>
      </w:pPr>
      <w:ins w:id="1714" w:author="SHAHZAIB KHAN" w:date="2026-10-07T20:31:00Z">
        <w:r w:rsidRPr="002413B4">
          <w:rPr>
            <w:rFonts w:ascii="Times New Roman" w:eastAsiaTheme="majorEastAsia" w:hAnsi="Times New Roman" w:cs="Times New Roman"/>
            <w:color w:val="0F4761" w:themeColor="accent1" w:themeShade="BF"/>
            <w:sz w:val="24"/>
            <w:szCs w:val="24"/>
            <w:u w:val="single"/>
          </w:rPr>
          <w:t xml:space="preserve">The system should be designed so that errors can be </w:t>
        </w:r>
        <w:proofErr w:type="gramStart"/>
        <w:r w:rsidRPr="002413B4">
          <w:rPr>
            <w:rFonts w:ascii="Times New Roman" w:eastAsiaTheme="majorEastAsia" w:hAnsi="Times New Roman" w:cs="Times New Roman"/>
            <w:color w:val="0F4761" w:themeColor="accent1" w:themeShade="BF"/>
            <w:sz w:val="24"/>
            <w:szCs w:val="24"/>
            <w:u w:val="single"/>
          </w:rPr>
          <w:t>fixed</w:t>
        </w:r>
        <w:proofErr w:type="gramEnd"/>
        <w:r w:rsidRPr="002413B4">
          <w:rPr>
            <w:rFonts w:ascii="Times New Roman" w:eastAsiaTheme="majorEastAsia" w:hAnsi="Times New Roman" w:cs="Times New Roman"/>
            <w:color w:val="0F4761" w:themeColor="accent1" w:themeShade="BF"/>
            <w:sz w:val="24"/>
            <w:szCs w:val="24"/>
            <w:u w:val="single"/>
          </w:rPr>
          <w:t xml:space="preserve"> and necessary updates can be made after deployment.</w:t>
        </w:r>
        <w:r w:rsidRPr="002413B4">
          <w:rPr>
            <w:rFonts w:ascii="Times New Roman" w:eastAsiaTheme="majorEastAsia" w:hAnsi="Times New Roman" w:cs="Times New Roman"/>
            <w:color w:val="0F4761" w:themeColor="accent1" w:themeShade="BF"/>
            <w:sz w:val="24"/>
            <w:szCs w:val="24"/>
            <w:u w:val="single"/>
          </w:rPr>
          <w:br/>
          <w:t>Regular testing, progress reviews, and maintenance should help keep the system working correctly</w:t>
        </w:r>
      </w:ins>
    </w:p>
    <w:p w14:paraId="20038D8D" w14:textId="589DA29F" w:rsidR="00CF34AE" w:rsidRPr="00CF34AE" w:rsidRDefault="00CF34AE" w:rsidP="00CF34AE">
      <w:pPr>
        <w:spacing w:before="100" w:beforeAutospacing="1" w:after="100" w:afterAutospacing="1" w:line="240" w:lineRule="auto"/>
        <w:rPr>
          <w:rStyle w:val="Heading1Char"/>
          <w:rFonts w:asciiTheme="minorHAnsi" w:hAnsiTheme="minorHAnsi" w:cs="Aldhabi"/>
          <w:sz w:val="24"/>
          <w:szCs w:val="24"/>
          <w:u w:val="single"/>
          <w:rPrChange w:id="1715" w:author="SHAHZAIB KHAN" w:date="2026-10-07T20:31:00Z" w16du:dateUtc="2026-10-07T15:31:00Z">
            <w:rPr>
              <w:rStyle w:val="Heading1Char"/>
            </w:rPr>
          </w:rPrChange>
        </w:rPr>
      </w:pPr>
    </w:p>
    <w:p w14:paraId="5B532EFF" w14:textId="2CB2735F" w:rsidR="00DA6DAD" w:rsidRPr="00BF2BCA" w:rsidDel="00A71D1B" w:rsidRDefault="00DA6DAD" w:rsidP="1A775A4C">
      <w:pPr>
        <w:pStyle w:val="ListParagraph"/>
        <w:spacing w:before="100" w:beforeAutospacing="1" w:after="100" w:afterAutospacing="1" w:line="240" w:lineRule="auto"/>
        <w:outlineLvl w:val="1"/>
        <w:rPr>
          <w:del w:id="1716" w:author="SHAHZAIB KHAN" w:date="2026-10-07T19:25:00Z" w16du:dateUtc="2026-10-07T14:25:00Z"/>
          <w:rFonts w:ascii="Times New Roman" w:eastAsia="Times New Roman" w:hAnsi="Times New Roman" w:cs="Times New Roman"/>
          <w:b/>
          <w:bCs/>
          <w:sz w:val="36"/>
          <w:szCs w:val="36"/>
          <w:u w:val="single"/>
          <w:rPrChange w:id="1717" w:author="SHAHZAIB KHAN" w:date="2026-10-07T19:14:00Z" w16du:dateUtc="2026-10-07T14:14:00Z">
            <w:rPr>
              <w:del w:id="1718" w:author="SHAHZAIB KHAN" w:date="2026-10-07T19:25:00Z" w16du:dateUtc="2026-10-07T14:25:00Z"/>
              <w:rFonts w:ascii="Times New Roman" w:eastAsia="Times New Roman" w:hAnsi="Times New Roman" w:cs="Times New Roman"/>
              <w:b/>
              <w:bCs/>
              <w:sz w:val="36"/>
              <w:szCs w:val="36"/>
            </w:rPr>
          </w:rPrChange>
        </w:rPr>
      </w:pPr>
    </w:p>
    <w:p w14:paraId="61C60930" w14:textId="559D0329" w:rsidR="00A408CF" w:rsidRPr="00713BE8" w:rsidRDefault="6579BE34" w:rsidP="1A775A4C">
      <w:pPr>
        <w:pStyle w:val="ListParagraph"/>
        <w:numPr>
          <w:ilvl w:val="0"/>
          <w:numId w:val="33"/>
        </w:numPr>
        <w:spacing w:before="100" w:beforeAutospacing="1" w:after="100" w:afterAutospacing="1" w:line="240" w:lineRule="auto"/>
        <w:outlineLvl w:val="2"/>
        <w:rPr>
          <w:ins w:id="1719" w:author="SHAHZAIB KHAN" w:date="2026-10-08T01:29:00Z" w16du:dateUtc="2026-10-07T20:29:00Z"/>
          <w:rStyle w:val="Heading2Char"/>
          <w:rFonts w:ascii="Times New Roman" w:eastAsia="Times New Roman" w:hAnsi="Times New Roman" w:cs="Times New Roman"/>
          <w:b/>
          <w:bCs/>
          <w:color w:val="EE0000"/>
          <w:sz w:val="27"/>
          <w:szCs w:val="27"/>
          <w:u w:val="single"/>
          <w:rPrChange w:id="1720" w:author="SHAHZAIB KHAN" w:date="2026-10-08T01:29:00Z" w16du:dateUtc="2026-10-07T20:29:00Z">
            <w:rPr>
              <w:ins w:id="1721" w:author="SHAHZAIB KHAN" w:date="2026-10-08T01:29:00Z" w16du:dateUtc="2026-10-07T20:29:00Z"/>
              <w:rStyle w:val="Heading2Char"/>
              <w:color w:val="EE0000"/>
              <w:u w:val="single"/>
            </w:rPr>
          </w:rPrChange>
        </w:rPr>
      </w:pPr>
      <w:bookmarkStart w:id="1722" w:name="_Toc193890199"/>
      <w:r w:rsidRPr="00713BE8">
        <w:rPr>
          <w:rStyle w:val="Heading2Char"/>
          <w:color w:val="EE0000"/>
          <w:u w:val="single"/>
          <w:rPrChange w:id="1723" w:author="SHAHZAIB KHAN" w:date="2026-10-08T01:28:00Z" w16du:dateUtc="2026-10-07T20:28:00Z">
            <w:rPr>
              <w:rStyle w:val="Heading2Char"/>
            </w:rPr>
          </w:rPrChange>
        </w:rPr>
        <w:t xml:space="preserve"> Performance Requirements</w:t>
      </w:r>
      <w:bookmarkEnd w:id="1722"/>
    </w:p>
    <w:p w14:paraId="7B28049A" w14:textId="54762522" w:rsidR="00713BE8" w:rsidRPr="00DB397A" w:rsidRDefault="00713BE8" w:rsidP="00713BE8">
      <w:pPr>
        <w:pStyle w:val="ListParagraph"/>
        <w:numPr>
          <w:ilvl w:val="0"/>
          <w:numId w:val="33"/>
        </w:numPr>
        <w:spacing w:before="100" w:beforeAutospacing="1" w:after="100" w:afterAutospacing="1"/>
        <w:outlineLvl w:val="2"/>
        <w:rPr>
          <w:ins w:id="1724" w:author="SHAHZAIB KHAN" w:date="2026-10-08T01:29:00Z" w16du:dateUtc="2026-10-07T20:29:00Z"/>
          <w:rFonts w:ascii="Times New Roman" w:eastAsia="Times New Roman" w:hAnsi="Times New Roman" w:cs="Times New Roman"/>
          <w:color w:val="FF0000"/>
          <w:sz w:val="24"/>
          <w:szCs w:val="24"/>
          <w:u w:val="single"/>
        </w:rPr>
      </w:pPr>
      <w:ins w:id="1725" w:author="SHAHZAIB KHAN" w:date="2026-10-08T01:29:00Z" w16du:dateUtc="2026-10-07T20:29:00Z">
        <w:r w:rsidRPr="00DB397A">
          <w:rPr>
            <w:rFonts w:ascii="Times New Roman" w:eastAsia="Times New Roman" w:hAnsi="Times New Roman" w:cs="Times New Roman"/>
            <w:color w:val="FF0000"/>
            <w:sz w:val="24"/>
            <w:szCs w:val="24"/>
            <w:u w:val="single"/>
          </w:rPr>
          <w:t xml:space="preserve">  Fast Item Display</w:t>
        </w:r>
        <w:r w:rsidRPr="00DB397A">
          <w:rPr>
            <w:rFonts w:ascii="Times New Roman" w:eastAsia="Times New Roman" w:hAnsi="Times New Roman" w:cs="Times New Roman"/>
            <w:color w:val="FF0000"/>
            <w:sz w:val="24"/>
            <w:szCs w:val="24"/>
            <w:u w:val="single"/>
          </w:rPr>
          <w:br/>
          <w:t xml:space="preserve">The system should display bakery categories and items without unnecessary delay when the customer accesses the website. </w:t>
        </w:r>
      </w:ins>
    </w:p>
    <w:p w14:paraId="494586E0" w14:textId="7C620D44" w:rsidR="00713BE8" w:rsidRPr="00DB397A" w:rsidRDefault="00713BE8" w:rsidP="00713BE8">
      <w:pPr>
        <w:pStyle w:val="ListParagraph"/>
        <w:numPr>
          <w:ilvl w:val="0"/>
          <w:numId w:val="33"/>
        </w:numPr>
        <w:spacing w:before="100" w:beforeAutospacing="1" w:after="100" w:afterAutospacing="1"/>
        <w:outlineLvl w:val="2"/>
        <w:rPr>
          <w:ins w:id="1726" w:author="SHAHZAIB KHAN" w:date="2026-10-08T01:29:00Z" w16du:dateUtc="2026-10-07T20:29:00Z"/>
          <w:rFonts w:ascii="Times New Roman" w:eastAsia="Times New Roman" w:hAnsi="Times New Roman" w:cs="Times New Roman"/>
          <w:color w:val="FF0000"/>
          <w:sz w:val="24"/>
          <w:szCs w:val="24"/>
          <w:u w:val="single"/>
        </w:rPr>
      </w:pPr>
      <w:ins w:id="1727" w:author="SHAHZAIB KHAN" w:date="2026-10-08T01:29:00Z" w16du:dateUtc="2026-10-07T20:29:00Z">
        <w:r w:rsidRPr="00DB397A">
          <w:rPr>
            <w:rFonts w:ascii="Times New Roman" w:eastAsia="Times New Roman" w:hAnsi="Times New Roman" w:cs="Times New Roman"/>
            <w:color w:val="FF0000"/>
            <w:sz w:val="24"/>
            <w:szCs w:val="24"/>
            <w:u w:val="single"/>
          </w:rPr>
          <w:t xml:space="preserve">  Quick Order Calculation</w:t>
        </w:r>
        <w:r w:rsidRPr="00DB397A">
          <w:rPr>
            <w:rFonts w:ascii="Times New Roman" w:eastAsia="Times New Roman" w:hAnsi="Times New Roman" w:cs="Times New Roman"/>
            <w:color w:val="FF0000"/>
            <w:sz w:val="24"/>
            <w:szCs w:val="24"/>
            <w:u w:val="single"/>
          </w:rPr>
          <w:br/>
          <w:t xml:space="preserve">The system should calculate and display the order total quickly after the customer selects or changes item quantities. </w:t>
        </w:r>
      </w:ins>
    </w:p>
    <w:p w14:paraId="0B540DD4" w14:textId="2440DDE0" w:rsidR="00713BE8" w:rsidRPr="00DB397A" w:rsidRDefault="00713BE8" w:rsidP="00713BE8">
      <w:pPr>
        <w:pStyle w:val="ListParagraph"/>
        <w:numPr>
          <w:ilvl w:val="0"/>
          <w:numId w:val="33"/>
        </w:numPr>
        <w:spacing w:before="100" w:beforeAutospacing="1" w:after="100" w:afterAutospacing="1"/>
        <w:outlineLvl w:val="2"/>
        <w:rPr>
          <w:ins w:id="1728" w:author="SHAHZAIB KHAN" w:date="2026-10-08T01:29:00Z" w16du:dateUtc="2026-10-07T20:29:00Z"/>
          <w:rFonts w:ascii="Times New Roman" w:eastAsia="Times New Roman" w:hAnsi="Times New Roman" w:cs="Times New Roman"/>
          <w:color w:val="FF0000"/>
          <w:sz w:val="24"/>
          <w:szCs w:val="24"/>
          <w:u w:val="single"/>
        </w:rPr>
      </w:pPr>
      <w:ins w:id="1729" w:author="SHAHZAIB KHAN" w:date="2026-10-08T01:29:00Z" w16du:dateUtc="2026-10-07T20:29:00Z">
        <w:r w:rsidRPr="00DB397A">
          <w:rPr>
            <w:rFonts w:ascii="Times New Roman" w:eastAsia="Times New Roman" w:hAnsi="Times New Roman" w:cs="Times New Roman"/>
            <w:color w:val="FF0000"/>
            <w:sz w:val="24"/>
            <w:szCs w:val="24"/>
            <w:u w:val="single"/>
          </w:rPr>
          <w:t xml:space="preserve"> Fast Discount and Package Checking</w:t>
        </w:r>
        <w:r w:rsidRPr="00DB397A">
          <w:rPr>
            <w:rFonts w:ascii="Times New Roman" w:eastAsia="Times New Roman" w:hAnsi="Times New Roman" w:cs="Times New Roman"/>
            <w:color w:val="FF0000"/>
            <w:sz w:val="24"/>
            <w:szCs w:val="24"/>
            <w:u w:val="single"/>
          </w:rPr>
          <w:br/>
          <w:t xml:space="preserve">The system should check applicable discounts and package deals and update the total without noticeable delay. </w:t>
        </w:r>
      </w:ins>
    </w:p>
    <w:p w14:paraId="32A33850" w14:textId="6D8EEFE4" w:rsidR="00713BE8" w:rsidRPr="00DB397A" w:rsidRDefault="00713BE8" w:rsidP="00713BE8">
      <w:pPr>
        <w:pStyle w:val="ListParagraph"/>
        <w:numPr>
          <w:ilvl w:val="0"/>
          <w:numId w:val="33"/>
        </w:numPr>
        <w:spacing w:before="100" w:beforeAutospacing="1" w:after="100" w:afterAutospacing="1"/>
        <w:outlineLvl w:val="2"/>
        <w:rPr>
          <w:ins w:id="1730" w:author="SHAHZAIB KHAN" w:date="2026-10-08T01:29:00Z" w16du:dateUtc="2026-10-07T20:29:00Z"/>
          <w:rFonts w:ascii="Times New Roman" w:eastAsia="Times New Roman" w:hAnsi="Times New Roman" w:cs="Times New Roman"/>
          <w:color w:val="FF0000"/>
          <w:sz w:val="24"/>
          <w:szCs w:val="24"/>
          <w:u w:val="single"/>
        </w:rPr>
      </w:pPr>
      <w:ins w:id="1731" w:author="SHAHZAIB KHAN" w:date="2026-10-08T01:29:00Z" w16du:dateUtc="2026-10-07T20:29:00Z">
        <w:r w:rsidRPr="00DB397A">
          <w:rPr>
            <w:rFonts w:ascii="Times New Roman" w:eastAsia="Times New Roman" w:hAnsi="Times New Roman" w:cs="Times New Roman"/>
            <w:color w:val="FF0000"/>
            <w:sz w:val="24"/>
            <w:szCs w:val="24"/>
            <w:u w:val="single"/>
          </w:rPr>
          <w:t xml:space="preserve">  Quick Delivery Area Validation</w:t>
        </w:r>
        <w:r w:rsidRPr="00DB397A">
          <w:rPr>
            <w:rFonts w:ascii="Times New Roman" w:eastAsia="Times New Roman" w:hAnsi="Times New Roman" w:cs="Times New Roman"/>
            <w:color w:val="FF0000"/>
            <w:sz w:val="24"/>
            <w:szCs w:val="24"/>
            <w:u w:val="single"/>
          </w:rPr>
          <w:br/>
          <w:t xml:space="preserve">The system should validate the selected delivery area and address promptly so that the customer can continue with the order. </w:t>
        </w:r>
      </w:ins>
    </w:p>
    <w:p w14:paraId="3AB414AD" w14:textId="2EC0F4CF" w:rsidR="00713BE8" w:rsidRPr="00DB397A" w:rsidRDefault="00713BE8" w:rsidP="00713BE8">
      <w:pPr>
        <w:pStyle w:val="ListParagraph"/>
        <w:numPr>
          <w:ilvl w:val="0"/>
          <w:numId w:val="33"/>
        </w:numPr>
        <w:spacing w:before="100" w:beforeAutospacing="1" w:after="100" w:afterAutospacing="1"/>
        <w:outlineLvl w:val="2"/>
        <w:rPr>
          <w:ins w:id="1732" w:author="SHAHZAIB KHAN" w:date="2026-10-08T01:29:00Z" w16du:dateUtc="2026-10-07T20:29:00Z"/>
          <w:rFonts w:ascii="Times New Roman" w:eastAsia="Times New Roman" w:hAnsi="Times New Roman" w:cs="Times New Roman"/>
          <w:color w:val="FF0000"/>
          <w:sz w:val="24"/>
          <w:szCs w:val="24"/>
          <w:u w:val="single"/>
        </w:rPr>
      </w:pPr>
      <w:ins w:id="1733" w:author="SHAHZAIB KHAN" w:date="2026-10-08T01:29:00Z" w16du:dateUtc="2026-10-07T20:29:00Z">
        <w:r w:rsidRPr="00DB397A">
          <w:rPr>
            <w:rFonts w:ascii="Times New Roman" w:eastAsia="Times New Roman" w:hAnsi="Times New Roman" w:cs="Times New Roman"/>
            <w:color w:val="FF0000"/>
            <w:sz w:val="24"/>
            <w:szCs w:val="24"/>
            <w:u w:val="single"/>
          </w:rPr>
          <w:t xml:space="preserve"> Efficient Payment Processing</w:t>
        </w:r>
        <w:r w:rsidRPr="00DB397A">
          <w:rPr>
            <w:rFonts w:ascii="Times New Roman" w:eastAsia="Times New Roman" w:hAnsi="Times New Roman" w:cs="Times New Roman"/>
            <w:color w:val="FF0000"/>
            <w:sz w:val="24"/>
            <w:szCs w:val="24"/>
            <w:u w:val="single"/>
          </w:rPr>
          <w:br/>
          <w:t xml:space="preserve">The system should process the customer's payment request and return the payment status without unnecessary delay. </w:t>
        </w:r>
      </w:ins>
    </w:p>
    <w:p w14:paraId="298A12DB" w14:textId="78A5E8FD" w:rsidR="00713BE8" w:rsidRPr="00DB397A" w:rsidDel="00A71D1B" w:rsidRDefault="00713BE8" w:rsidP="00713BE8">
      <w:pPr>
        <w:pStyle w:val="ListParagraph"/>
        <w:numPr>
          <w:ilvl w:val="0"/>
          <w:numId w:val="33"/>
        </w:numPr>
        <w:spacing w:before="100" w:beforeAutospacing="1" w:after="100" w:afterAutospacing="1" w:line="240" w:lineRule="auto"/>
        <w:outlineLvl w:val="2"/>
        <w:rPr>
          <w:ins w:id="1734" w:author="SHAHZAIB KHAN" w:date="2026-10-08T01:29:00Z" w16du:dateUtc="2026-10-07T20:29:00Z"/>
          <w:del w:id="1735" w:author="SHAHZAIB KHAN" w:date="2026-10-07T19:25:00Z"/>
          <w:rFonts w:ascii="Times New Roman" w:eastAsia="Times New Roman" w:hAnsi="Times New Roman" w:cs="Times New Roman"/>
          <w:color w:val="FF0000"/>
          <w:sz w:val="24"/>
          <w:szCs w:val="24"/>
          <w:u w:val="single"/>
          <w:rPrChange w:id="1736" w:author="SHAHZAIB KHAN" w:date="2026-10-07T19:14:00Z">
            <w:rPr>
              <w:ins w:id="1737" w:author="SHAHZAIB KHAN" w:date="2026-10-08T01:29:00Z" w16du:dateUtc="2026-10-07T20:29:00Z"/>
              <w:del w:id="1738" w:author="SHAHZAIB KHAN" w:date="2026-10-07T19:25:00Z"/>
              <w:rFonts w:ascii="Times New Roman" w:eastAsia="Times New Roman" w:hAnsi="Times New Roman" w:cs="Times New Roman"/>
              <w:b/>
              <w:bCs/>
              <w:sz w:val="27"/>
              <w:szCs w:val="27"/>
            </w:rPr>
          </w:rPrChange>
        </w:rPr>
      </w:pPr>
      <w:ins w:id="1739" w:author="SHAHZAIB KHAN" w:date="2026-10-08T01:29:00Z" w16du:dateUtc="2026-10-07T20:29:00Z">
        <w:r w:rsidRPr="00DB397A">
          <w:rPr>
            <w:rFonts w:ascii="Times New Roman" w:eastAsia="Times New Roman" w:hAnsi="Times New Roman" w:cs="Times New Roman"/>
            <w:color w:val="FF0000"/>
            <w:sz w:val="24"/>
            <w:szCs w:val="24"/>
            <w:u w:val="single"/>
          </w:rPr>
          <w:t xml:space="preserve">  Timely Order and Delivery Processing</w:t>
        </w:r>
        <w:r w:rsidRPr="00DB397A">
          <w:rPr>
            <w:rFonts w:ascii="Times New Roman" w:eastAsia="Times New Roman" w:hAnsi="Times New Roman" w:cs="Times New Roman"/>
            <w:color w:val="FF0000"/>
            <w:sz w:val="24"/>
            <w:szCs w:val="24"/>
            <w:u w:val="single"/>
          </w:rPr>
          <w:br/>
          <w:t>After successful payment, the system should record the payment and proceed with salesman assignment so that the delivery process can start promptly.</w:t>
        </w:r>
      </w:ins>
    </w:p>
    <w:p w14:paraId="43E7FA35" w14:textId="77777777" w:rsidR="00713BE8" w:rsidRPr="00713BE8" w:rsidRDefault="00713BE8" w:rsidP="1A775A4C">
      <w:pPr>
        <w:pStyle w:val="ListParagraph"/>
        <w:numPr>
          <w:ilvl w:val="0"/>
          <w:numId w:val="33"/>
        </w:numPr>
        <w:spacing w:before="100" w:beforeAutospacing="1" w:after="100" w:afterAutospacing="1" w:line="240" w:lineRule="auto"/>
        <w:outlineLvl w:val="2"/>
        <w:rPr>
          <w:rFonts w:ascii="Times New Roman" w:eastAsia="Times New Roman" w:hAnsi="Times New Roman" w:cs="Times New Roman"/>
          <w:b/>
          <w:bCs/>
          <w:color w:val="EE0000"/>
          <w:sz w:val="27"/>
          <w:szCs w:val="27"/>
          <w:u w:val="single"/>
          <w:rPrChange w:id="1740" w:author="SHAHZAIB KHAN" w:date="2026-10-08T01:28:00Z" w16du:dateUtc="2026-10-07T20:28:00Z">
            <w:rPr>
              <w:rFonts w:ascii="Times New Roman" w:eastAsia="Times New Roman" w:hAnsi="Times New Roman" w:cs="Times New Roman"/>
              <w:b/>
              <w:bCs/>
              <w:sz w:val="27"/>
              <w:szCs w:val="27"/>
            </w:rPr>
          </w:rPrChange>
        </w:rPr>
      </w:pPr>
    </w:p>
    <w:p w14:paraId="055B6F27" w14:textId="22D463E3" w:rsidR="00A408CF" w:rsidRPr="00BF2BCA" w:rsidDel="00A71D1B" w:rsidRDefault="00A408CF" w:rsidP="00A408CF">
      <w:pPr>
        <w:numPr>
          <w:ilvl w:val="0"/>
          <w:numId w:val="17"/>
        </w:numPr>
        <w:spacing w:before="100" w:beforeAutospacing="1" w:after="100" w:afterAutospacing="1" w:line="240" w:lineRule="auto"/>
        <w:rPr>
          <w:del w:id="1741" w:author="SHAHZAIB KHAN" w:date="2026-10-07T19:25:00Z" w16du:dateUtc="2026-10-07T14:25:00Z"/>
          <w:rFonts w:ascii="Times New Roman" w:eastAsia="Times New Roman" w:hAnsi="Times New Roman" w:cs="Times New Roman"/>
          <w:sz w:val="24"/>
          <w:szCs w:val="24"/>
          <w:u w:val="single"/>
          <w:rPrChange w:id="1742" w:author="SHAHZAIB KHAN" w:date="2026-10-07T19:14:00Z" w16du:dateUtc="2026-10-07T14:14:00Z">
            <w:rPr>
              <w:del w:id="1743" w:author="SHAHZAIB KHAN" w:date="2026-10-07T19:25:00Z" w16du:dateUtc="2026-10-07T14:25:00Z"/>
              <w:rFonts w:ascii="Times New Roman" w:eastAsia="Times New Roman" w:hAnsi="Times New Roman" w:cs="Times New Roman"/>
              <w:sz w:val="24"/>
              <w:szCs w:val="24"/>
            </w:rPr>
          </w:rPrChange>
        </w:rPr>
      </w:pPr>
      <w:del w:id="1744" w:author="SHAHZAIB KHAN" w:date="2026-10-07T19:25:00Z" w16du:dateUtc="2026-10-07T14:25:00Z">
        <w:r w:rsidRPr="00BF2BCA" w:rsidDel="00A71D1B">
          <w:rPr>
            <w:rFonts w:ascii="Times New Roman" w:eastAsia="Times New Roman" w:hAnsi="Times New Roman" w:cs="Times New Roman"/>
            <w:sz w:val="24"/>
            <w:szCs w:val="24"/>
            <w:u w:val="single"/>
            <w:rPrChange w:id="1745" w:author="SHAHZAIB KHAN" w:date="2026-10-07T19:14:00Z" w16du:dateUtc="2026-10-07T14:14:00Z">
              <w:rPr>
                <w:rFonts w:ascii="Times New Roman" w:eastAsia="Times New Roman" w:hAnsi="Times New Roman" w:cs="Times New Roman"/>
                <w:sz w:val="24"/>
                <w:szCs w:val="24"/>
              </w:rPr>
            </w:rPrChange>
          </w:rPr>
          <w:delText>The system must process user registration and project submission requests within 2 seconds.</w:delText>
        </w:r>
      </w:del>
    </w:p>
    <w:p w14:paraId="1FC3D02F" w14:textId="6D93A090" w:rsidR="00A408CF" w:rsidRPr="00BF2BCA" w:rsidDel="00A71D1B" w:rsidRDefault="00A408CF" w:rsidP="00A408CF">
      <w:pPr>
        <w:numPr>
          <w:ilvl w:val="0"/>
          <w:numId w:val="17"/>
        </w:numPr>
        <w:spacing w:before="100" w:beforeAutospacing="1" w:after="100" w:afterAutospacing="1" w:line="240" w:lineRule="auto"/>
        <w:rPr>
          <w:del w:id="1746" w:author="SHAHZAIB KHAN" w:date="2026-10-07T19:25:00Z" w16du:dateUtc="2026-10-07T14:25:00Z"/>
          <w:rFonts w:ascii="Times New Roman" w:eastAsia="Times New Roman" w:hAnsi="Times New Roman" w:cs="Times New Roman"/>
          <w:sz w:val="24"/>
          <w:szCs w:val="24"/>
          <w:u w:val="single"/>
          <w:rPrChange w:id="1747" w:author="SHAHZAIB KHAN" w:date="2026-10-07T19:14:00Z" w16du:dateUtc="2026-10-07T14:14:00Z">
            <w:rPr>
              <w:del w:id="1748" w:author="SHAHZAIB KHAN" w:date="2026-10-07T19:25:00Z" w16du:dateUtc="2026-10-07T14:25:00Z"/>
              <w:rFonts w:ascii="Times New Roman" w:eastAsia="Times New Roman" w:hAnsi="Times New Roman" w:cs="Times New Roman"/>
              <w:sz w:val="24"/>
              <w:szCs w:val="24"/>
            </w:rPr>
          </w:rPrChange>
        </w:rPr>
      </w:pPr>
      <w:del w:id="1749" w:author="SHAHZAIB KHAN" w:date="2026-10-07T19:25:00Z" w16du:dateUtc="2026-10-07T14:25:00Z">
        <w:r w:rsidRPr="00BF2BCA" w:rsidDel="00A71D1B">
          <w:rPr>
            <w:rFonts w:ascii="Times New Roman" w:eastAsia="Times New Roman" w:hAnsi="Times New Roman" w:cs="Times New Roman"/>
            <w:sz w:val="24"/>
            <w:szCs w:val="24"/>
            <w:u w:val="single"/>
            <w:rPrChange w:id="1750" w:author="SHAHZAIB KHAN" w:date="2026-10-07T19:14:00Z" w16du:dateUtc="2026-10-07T14:14:00Z">
              <w:rPr>
                <w:rFonts w:ascii="Times New Roman" w:eastAsia="Times New Roman" w:hAnsi="Times New Roman" w:cs="Times New Roman"/>
                <w:sz w:val="24"/>
                <w:szCs w:val="24"/>
              </w:rPr>
            </w:rPrChange>
          </w:rPr>
          <w:delText>Work product uploads and version control operations should complete within 3 seconds.</w:delText>
        </w:r>
      </w:del>
    </w:p>
    <w:p w14:paraId="36166A93" w14:textId="7F6335AE" w:rsidR="00A408CF" w:rsidRPr="00BF2BCA" w:rsidDel="00A71D1B" w:rsidRDefault="00A408CF" w:rsidP="00A408CF">
      <w:pPr>
        <w:numPr>
          <w:ilvl w:val="0"/>
          <w:numId w:val="17"/>
        </w:numPr>
        <w:spacing w:before="100" w:beforeAutospacing="1" w:after="100" w:afterAutospacing="1" w:line="240" w:lineRule="auto"/>
        <w:rPr>
          <w:del w:id="1751" w:author="SHAHZAIB KHAN" w:date="2026-10-07T19:25:00Z" w16du:dateUtc="2026-10-07T14:25:00Z"/>
          <w:rFonts w:ascii="Times New Roman" w:eastAsia="Times New Roman" w:hAnsi="Times New Roman" w:cs="Times New Roman"/>
          <w:sz w:val="24"/>
          <w:szCs w:val="24"/>
          <w:u w:val="single"/>
          <w:rPrChange w:id="1752" w:author="SHAHZAIB KHAN" w:date="2026-10-07T19:14:00Z" w16du:dateUtc="2026-10-07T14:14:00Z">
            <w:rPr>
              <w:del w:id="1753" w:author="SHAHZAIB KHAN" w:date="2026-10-07T19:25:00Z" w16du:dateUtc="2026-10-07T14:25:00Z"/>
              <w:rFonts w:ascii="Times New Roman" w:eastAsia="Times New Roman" w:hAnsi="Times New Roman" w:cs="Times New Roman"/>
              <w:sz w:val="24"/>
              <w:szCs w:val="24"/>
            </w:rPr>
          </w:rPrChange>
        </w:rPr>
      </w:pPr>
      <w:del w:id="1754" w:author="SHAHZAIB KHAN" w:date="2026-10-07T19:25:00Z" w16du:dateUtc="2026-10-07T14:25:00Z">
        <w:r w:rsidRPr="00BF2BCA" w:rsidDel="00A71D1B">
          <w:rPr>
            <w:rFonts w:ascii="Times New Roman" w:eastAsia="Times New Roman" w:hAnsi="Times New Roman" w:cs="Times New Roman"/>
            <w:sz w:val="24"/>
            <w:szCs w:val="24"/>
            <w:u w:val="single"/>
            <w:rPrChange w:id="1755" w:author="SHAHZAIB KHAN" w:date="2026-10-07T19:14:00Z" w16du:dateUtc="2026-10-07T14:14:00Z">
              <w:rPr>
                <w:rFonts w:ascii="Times New Roman" w:eastAsia="Times New Roman" w:hAnsi="Times New Roman" w:cs="Times New Roman"/>
                <w:sz w:val="24"/>
                <w:szCs w:val="24"/>
              </w:rPr>
            </w:rPrChange>
          </w:rPr>
          <w:delText>Feedback submissions must be processed and displayed within 2 seconds.</w:delText>
        </w:r>
      </w:del>
    </w:p>
    <w:p w14:paraId="15035888" w14:textId="1054B8A5" w:rsidR="00A408CF" w:rsidRPr="00BF2BCA" w:rsidDel="00A71D1B" w:rsidRDefault="00A408CF" w:rsidP="00A408CF">
      <w:pPr>
        <w:numPr>
          <w:ilvl w:val="0"/>
          <w:numId w:val="17"/>
        </w:numPr>
        <w:spacing w:before="100" w:beforeAutospacing="1" w:after="100" w:afterAutospacing="1" w:line="240" w:lineRule="auto"/>
        <w:rPr>
          <w:del w:id="1756" w:author="SHAHZAIB KHAN" w:date="2026-10-07T19:25:00Z" w16du:dateUtc="2026-10-07T14:25:00Z"/>
          <w:rFonts w:ascii="Times New Roman" w:eastAsia="Times New Roman" w:hAnsi="Times New Roman" w:cs="Times New Roman"/>
          <w:sz w:val="24"/>
          <w:szCs w:val="24"/>
          <w:u w:val="single"/>
          <w:rPrChange w:id="1757" w:author="SHAHZAIB KHAN" w:date="2026-10-07T19:14:00Z" w16du:dateUtc="2026-10-07T14:14:00Z">
            <w:rPr>
              <w:del w:id="1758" w:author="SHAHZAIB KHAN" w:date="2026-10-07T19:25:00Z" w16du:dateUtc="2026-10-07T14:25:00Z"/>
              <w:rFonts w:ascii="Times New Roman" w:eastAsia="Times New Roman" w:hAnsi="Times New Roman" w:cs="Times New Roman"/>
              <w:sz w:val="24"/>
              <w:szCs w:val="24"/>
            </w:rPr>
          </w:rPrChange>
        </w:rPr>
      </w:pPr>
      <w:del w:id="1759" w:author="SHAHZAIB KHAN" w:date="2026-10-07T19:25:00Z" w16du:dateUtc="2026-10-07T14:25:00Z">
        <w:r w:rsidRPr="00BF2BCA" w:rsidDel="00A71D1B">
          <w:rPr>
            <w:rFonts w:ascii="Times New Roman" w:eastAsia="Times New Roman" w:hAnsi="Times New Roman" w:cs="Times New Roman"/>
            <w:sz w:val="24"/>
            <w:szCs w:val="24"/>
            <w:u w:val="single"/>
            <w:rPrChange w:id="1760" w:author="SHAHZAIB KHAN" w:date="2026-10-07T19:14:00Z" w16du:dateUtc="2026-10-07T14:14:00Z">
              <w:rPr>
                <w:rFonts w:ascii="Times New Roman" w:eastAsia="Times New Roman" w:hAnsi="Times New Roman" w:cs="Times New Roman"/>
                <w:sz w:val="24"/>
                <w:szCs w:val="24"/>
              </w:rPr>
            </w:rPrChange>
          </w:rPr>
          <w:lastRenderedPageBreak/>
          <w:delText>The system should support concurrent users (students and supervisors) without performance degradation.</w:delText>
        </w:r>
      </w:del>
    </w:p>
    <w:p w14:paraId="3C6805B0" w14:textId="42C3EBE2" w:rsidR="00A408CF" w:rsidRPr="00713BE8" w:rsidDel="00713BE8" w:rsidRDefault="6579BE34" w:rsidP="1A775A4C">
      <w:pPr>
        <w:pStyle w:val="ListParagraph"/>
        <w:numPr>
          <w:ilvl w:val="0"/>
          <w:numId w:val="17"/>
        </w:numPr>
        <w:spacing w:before="100" w:beforeAutospacing="1" w:after="100" w:afterAutospacing="1" w:line="240" w:lineRule="auto"/>
        <w:outlineLvl w:val="2"/>
        <w:rPr>
          <w:del w:id="1761" w:author="SHAHZAIB KHAN" w:date="2026-10-07T19:25:00Z" w16du:dateUtc="2026-10-07T14:25:00Z"/>
          <w:rStyle w:val="Heading2Char"/>
          <w:rFonts w:ascii="Times New Roman" w:eastAsia="Times New Roman" w:hAnsi="Times New Roman" w:cs="Times New Roman"/>
          <w:b/>
          <w:bCs/>
          <w:color w:val="auto"/>
          <w:sz w:val="27"/>
          <w:szCs w:val="27"/>
          <w:u w:val="single"/>
          <w:rPrChange w:id="1762" w:author="SHAHZAIB KHAN" w:date="2026-10-08T01:31:00Z" w16du:dateUtc="2026-10-07T20:31:00Z">
            <w:rPr>
              <w:del w:id="1763" w:author="SHAHZAIB KHAN" w:date="2026-10-07T19:25:00Z" w16du:dateUtc="2026-10-07T14:25:00Z"/>
              <w:rStyle w:val="Heading2Char"/>
              <w:u w:val="single"/>
            </w:rPr>
          </w:rPrChange>
        </w:rPr>
      </w:pPr>
      <w:bookmarkStart w:id="1764" w:name="_Toc193890200"/>
      <w:del w:id="1765" w:author="SHAHZAIB KHAN" w:date="2026-10-07T19:25:00Z" w16du:dateUtc="2026-10-07T14:25:00Z">
        <w:r w:rsidRPr="00BF2BCA" w:rsidDel="00A71D1B">
          <w:rPr>
            <w:rStyle w:val="Heading2Char"/>
            <w:u w:val="single"/>
            <w:rPrChange w:id="1766" w:author="SHAHZAIB KHAN" w:date="2026-10-07T19:14:00Z" w16du:dateUtc="2026-10-07T14:14:00Z">
              <w:rPr>
                <w:rStyle w:val="Heading2Char"/>
              </w:rPr>
            </w:rPrChange>
          </w:rPr>
          <w:delText xml:space="preserve"> </w:delText>
        </w:r>
      </w:del>
      <w:r w:rsidRPr="00BF2BCA">
        <w:rPr>
          <w:rStyle w:val="Heading2Char"/>
          <w:u w:val="single"/>
          <w:rPrChange w:id="1767" w:author="SHAHZAIB KHAN" w:date="2026-10-07T19:14:00Z" w16du:dateUtc="2026-10-07T14:14:00Z">
            <w:rPr>
              <w:rStyle w:val="Heading2Char"/>
            </w:rPr>
          </w:rPrChange>
        </w:rPr>
        <w:t xml:space="preserve">Security </w:t>
      </w:r>
      <w:proofErr w:type="spellStart"/>
      <w:r w:rsidRPr="00BF2BCA">
        <w:rPr>
          <w:rStyle w:val="Heading2Char"/>
          <w:u w:val="single"/>
          <w:rPrChange w:id="1768" w:author="SHAHZAIB KHAN" w:date="2026-10-07T19:14:00Z" w16du:dateUtc="2026-10-07T14:14:00Z">
            <w:rPr>
              <w:rStyle w:val="Heading2Char"/>
            </w:rPr>
          </w:rPrChange>
        </w:rPr>
        <w:t>Requirements</w:t>
      </w:r>
      <w:bookmarkEnd w:id="1764"/>
    </w:p>
    <w:p w14:paraId="0DE4B4CD" w14:textId="77777777" w:rsidR="00713BE8" w:rsidRPr="00DB397A" w:rsidRDefault="00713BE8" w:rsidP="00713BE8">
      <w:pPr>
        <w:pStyle w:val="ListParagraph"/>
        <w:numPr>
          <w:ilvl w:val="0"/>
          <w:numId w:val="17"/>
        </w:numPr>
        <w:outlineLvl w:val="2"/>
        <w:rPr>
          <w:ins w:id="1769" w:author="SHAHZAIB KHAN" w:date="2026-10-08T01:31:00Z" w16du:dateUtc="2026-10-07T20:31:00Z"/>
          <w:rFonts w:ascii="Times New Roman" w:eastAsia="Times New Roman" w:hAnsi="Times New Roman" w:cs="Times New Roman"/>
          <w:color w:val="FF0000"/>
          <w:sz w:val="24"/>
          <w:szCs w:val="24"/>
          <w:u w:val="single"/>
        </w:rPr>
      </w:pPr>
      <w:ins w:id="1770" w:author="SHAHZAIB KHAN" w:date="2026-10-08T01:31:00Z" w16du:dateUtc="2026-10-07T20:31:00Z">
        <w:r w:rsidRPr="00DB397A">
          <w:rPr>
            <w:rFonts w:ascii="Times New Roman" w:eastAsia="Times New Roman" w:hAnsi="Times New Roman" w:cs="Times New Roman"/>
            <w:color w:val="FF0000"/>
            <w:sz w:val="24"/>
            <w:szCs w:val="24"/>
            <w:u w:val="single"/>
          </w:rPr>
          <w:t>Payment</w:t>
        </w:r>
        <w:proofErr w:type="spellEnd"/>
        <w:r w:rsidRPr="00DB397A">
          <w:rPr>
            <w:rFonts w:ascii="Times New Roman" w:eastAsia="Times New Roman" w:hAnsi="Times New Roman" w:cs="Times New Roman"/>
            <w:color w:val="FF0000"/>
            <w:sz w:val="24"/>
            <w:szCs w:val="24"/>
            <w:u w:val="single"/>
          </w:rPr>
          <w:t xml:space="preserve"> Data Protection </w:t>
        </w:r>
      </w:ins>
    </w:p>
    <w:p w14:paraId="19F8D8A5" w14:textId="77777777" w:rsidR="00713BE8" w:rsidRPr="00DB397A" w:rsidRDefault="00713BE8" w:rsidP="00713BE8">
      <w:pPr>
        <w:pStyle w:val="ListParagraph"/>
        <w:numPr>
          <w:ilvl w:val="0"/>
          <w:numId w:val="17"/>
        </w:numPr>
        <w:outlineLvl w:val="2"/>
        <w:rPr>
          <w:ins w:id="1771" w:author="SHAHZAIB KHAN" w:date="2026-10-08T01:31:00Z" w16du:dateUtc="2026-10-07T20:31:00Z"/>
          <w:rFonts w:ascii="Times New Roman" w:eastAsia="Times New Roman" w:hAnsi="Times New Roman" w:cs="Times New Roman"/>
          <w:color w:val="FF0000"/>
          <w:sz w:val="24"/>
          <w:szCs w:val="24"/>
          <w:u w:val="single"/>
        </w:rPr>
      </w:pPr>
      <w:ins w:id="1772" w:author="SHAHZAIB KHAN" w:date="2026-10-08T01:31:00Z" w16du:dateUtc="2026-10-07T20:31:00Z">
        <w:r w:rsidRPr="00DB397A">
          <w:rPr>
            <w:rFonts w:ascii="Times New Roman" w:eastAsia="Times New Roman" w:hAnsi="Times New Roman" w:cs="Times New Roman"/>
            <w:color w:val="FF0000"/>
            <w:sz w:val="24"/>
            <w:szCs w:val="24"/>
            <w:u w:val="single"/>
          </w:rPr>
          <w:t>The system should protect the customer's credit card information during payment.</w:t>
        </w:r>
        <w:r w:rsidRPr="00DB397A">
          <w:rPr>
            <w:rFonts w:ascii="Times New Roman" w:eastAsia="Times New Roman" w:hAnsi="Times New Roman" w:cs="Times New Roman"/>
            <w:color w:val="FF0000"/>
            <w:sz w:val="24"/>
            <w:szCs w:val="24"/>
            <w:u w:val="single"/>
          </w:rPr>
          <w:br/>
          <w:t>Payment details should not be unnecessarily exposed or stored in an unsafe form.</w:t>
        </w:r>
      </w:ins>
    </w:p>
    <w:p w14:paraId="7A9BDFF2" w14:textId="77777777" w:rsidR="00713BE8" w:rsidRPr="00DB397A" w:rsidRDefault="00713BE8" w:rsidP="00713BE8">
      <w:pPr>
        <w:pStyle w:val="ListParagraph"/>
        <w:numPr>
          <w:ilvl w:val="0"/>
          <w:numId w:val="17"/>
        </w:numPr>
        <w:outlineLvl w:val="2"/>
        <w:rPr>
          <w:ins w:id="1773" w:author="SHAHZAIB KHAN" w:date="2026-10-08T01:31:00Z" w16du:dateUtc="2026-10-07T20:31:00Z"/>
          <w:rFonts w:ascii="Times New Roman" w:eastAsia="Times New Roman" w:hAnsi="Times New Roman" w:cs="Times New Roman"/>
          <w:color w:val="FF0000"/>
          <w:sz w:val="24"/>
          <w:szCs w:val="24"/>
          <w:u w:val="single"/>
        </w:rPr>
      </w:pPr>
      <w:ins w:id="1774" w:author="SHAHZAIB KHAN" w:date="2026-10-08T01:31:00Z" w16du:dateUtc="2026-10-07T20:31:00Z">
        <w:r w:rsidRPr="00DB397A">
          <w:rPr>
            <w:rFonts w:ascii="Times New Roman" w:eastAsia="Times New Roman" w:hAnsi="Times New Roman" w:cs="Times New Roman"/>
            <w:color w:val="FF0000"/>
            <w:sz w:val="24"/>
            <w:szCs w:val="24"/>
            <w:u w:val="single"/>
          </w:rPr>
          <w:t xml:space="preserve">Secure Payment Processing </w:t>
        </w:r>
      </w:ins>
    </w:p>
    <w:p w14:paraId="48EB34FC" w14:textId="77777777" w:rsidR="00713BE8" w:rsidRPr="00DB397A" w:rsidRDefault="00713BE8" w:rsidP="00713BE8">
      <w:pPr>
        <w:pStyle w:val="ListParagraph"/>
        <w:numPr>
          <w:ilvl w:val="0"/>
          <w:numId w:val="17"/>
        </w:numPr>
        <w:outlineLvl w:val="2"/>
        <w:rPr>
          <w:ins w:id="1775" w:author="SHAHZAIB KHAN" w:date="2026-10-08T01:31:00Z" w16du:dateUtc="2026-10-07T20:31:00Z"/>
          <w:rFonts w:ascii="Times New Roman" w:eastAsia="Times New Roman" w:hAnsi="Times New Roman" w:cs="Times New Roman"/>
          <w:color w:val="FF0000"/>
          <w:sz w:val="24"/>
          <w:szCs w:val="24"/>
          <w:u w:val="single"/>
        </w:rPr>
      </w:pPr>
      <w:ins w:id="1776" w:author="SHAHZAIB KHAN" w:date="2026-10-08T01:31:00Z" w16du:dateUtc="2026-10-07T20:31:00Z">
        <w:r w:rsidRPr="00DB397A">
          <w:rPr>
            <w:rFonts w:ascii="Times New Roman" w:eastAsia="Times New Roman" w:hAnsi="Times New Roman" w:cs="Times New Roman"/>
            <w:color w:val="FF0000"/>
            <w:sz w:val="24"/>
            <w:szCs w:val="24"/>
            <w:u w:val="single"/>
          </w:rPr>
          <w:t>The system should verify the payment before confirming the order.</w:t>
        </w:r>
        <w:r w:rsidRPr="00DB397A">
          <w:rPr>
            <w:rFonts w:ascii="Times New Roman" w:eastAsia="Times New Roman" w:hAnsi="Times New Roman" w:cs="Times New Roman"/>
            <w:color w:val="FF0000"/>
            <w:sz w:val="24"/>
            <w:szCs w:val="24"/>
            <w:u w:val="single"/>
          </w:rPr>
          <w:br/>
          <w:t>A failed payment should not result in a confirmed order.</w:t>
        </w:r>
      </w:ins>
    </w:p>
    <w:p w14:paraId="025C7AF2" w14:textId="77777777" w:rsidR="00713BE8" w:rsidRPr="00DB397A" w:rsidRDefault="00713BE8" w:rsidP="00713BE8">
      <w:pPr>
        <w:pStyle w:val="ListParagraph"/>
        <w:numPr>
          <w:ilvl w:val="0"/>
          <w:numId w:val="17"/>
        </w:numPr>
        <w:outlineLvl w:val="2"/>
        <w:rPr>
          <w:ins w:id="1777" w:author="SHAHZAIB KHAN" w:date="2026-10-08T01:31:00Z" w16du:dateUtc="2026-10-07T20:31:00Z"/>
          <w:rFonts w:ascii="Times New Roman" w:eastAsia="Times New Roman" w:hAnsi="Times New Roman" w:cs="Times New Roman"/>
          <w:color w:val="FF0000"/>
          <w:sz w:val="24"/>
          <w:szCs w:val="24"/>
          <w:u w:val="single"/>
        </w:rPr>
      </w:pPr>
      <w:ins w:id="1778" w:author="SHAHZAIB KHAN" w:date="2026-10-08T01:31:00Z" w16du:dateUtc="2026-10-07T20:31:00Z">
        <w:r w:rsidRPr="00DB397A">
          <w:rPr>
            <w:rFonts w:ascii="Times New Roman" w:eastAsia="Times New Roman" w:hAnsi="Times New Roman" w:cs="Times New Roman"/>
            <w:color w:val="FF0000"/>
            <w:sz w:val="24"/>
            <w:szCs w:val="24"/>
            <w:u w:val="single"/>
          </w:rPr>
          <w:t xml:space="preserve">Data Protection </w:t>
        </w:r>
      </w:ins>
    </w:p>
    <w:p w14:paraId="30E54FC3" w14:textId="77777777" w:rsidR="00713BE8" w:rsidRPr="00DB397A" w:rsidRDefault="00713BE8" w:rsidP="00713BE8">
      <w:pPr>
        <w:pStyle w:val="ListParagraph"/>
        <w:numPr>
          <w:ilvl w:val="0"/>
          <w:numId w:val="17"/>
        </w:numPr>
        <w:outlineLvl w:val="2"/>
        <w:rPr>
          <w:ins w:id="1779" w:author="SHAHZAIB KHAN" w:date="2026-10-08T01:31:00Z" w16du:dateUtc="2026-10-07T20:31:00Z"/>
          <w:rFonts w:ascii="Times New Roman" w:eastAsia="Times New Roman" w:hAnsi="Times New Roman" w:cs="Times New Roman"/>
          <w:color w:val="FF0000"/>
          <w:sz w:val="24"/>
          <w:szCs w:val="24"/>
          <w:u w:val="single"/>
        </w:rPr>
      </w:pPr>
      <w:ins w:id="1780" w:author="SHAHZAIB KHAN" w:date="2026-10-08T01:31:00Z" w16du:dateUtc="2026-10-07T20:31:00Z">
        <w:r w:rsidRPr="00DB397A">
          <w:rPr>
            <w:rFonts w:ascii="Times New Roman" w:eastAsia="Times New Roman" w:hAnsi="Times New Roman" w:cs="Times New Roman"/>
            <w:color w:val="FF0000"/>
            <w:sz w:val="24"/>
            <w:szCs w:val="24"/>
            <w:u w:val="single"/>
          </w:rPr>
          <w:t>Customer order, delivery, and payment records should be protected from unauthorized access.</w:t>
        </w:r>
        <w:r w:rsidRPr="00DB397A">
          <w:rPr>
            <w:rFonts w:ascii="Times New Roman" w:eastAsia="Times New Roman" w:hAnsi="Times New Roman" w:cs="Times New Roman"/>
            <w:color w:val="FF0000"/>
            <w:sz w:val="24"/>
            <w:szCs w:val="24"/>
            <w:u w:val="single"/>
          </w:rPr>
          <w:br/>
          <w:t>Only authorized system operations should be allowed to modify these records.</w:t>
        </w:r>
      </w:ins>
    </w:p>
    <w:p w14:paraId="6831A802" w14:textId="77777777" w:rsidR="00713BE8" w:rsidRPr="00DB397A" w:rsidRDefault="00713BE8" w:rsidP="00713BE8">
      <w:pPr>
        <w:pStyle w:val="ListParagraph"/>
        <w:numPr>
          <w:ilvl w:val="0"/>
          <w:numId w:val="17"/>
        </w:numPr>
        <w:outlineLvl w:val="2"/>
        <w:rPr>
          <w:ins w:id="1781" w:author="SHAHZAIB KHAN" w:date="2026-10-08T01:31:00Z" w16du:dateUtc="2026-10-07T20:31:00Z"/>
          <w:rFonts w:ascii="Times New Roman" w:eastAsia="Times New Roman" w:hAnsi="Times New Roman" w:cs="Times New Roman"/>
          <w:color w:val="FF0000"/>
          <w:sz w:val="24"/>
          <w:szCs w:val="24"/>
          <w:u w:val="single"/>
        </w:rPr>
      </w:pPr>
      <w:ins w:id="1782" w:author="SHAHZAIB KHAN" w:date="2026-10-08T01:31:00Z" w16du:dateUtc="2026-10-07T20:31:00Z">
        <w:r w:rsidRPr="00DB397A">
          <w:rPr>
            <w:rFonts w:ascii="Times New Roman" w:eastAsia="Times New Roman" w:hAnsi="Times New Roman" w:cs="Times New Roman"/>
            <w:color w:val="FF0000"/>
            <w:sz w:val="24"/>
            <w:szCs w:val="24"/>
            <w:u w:val="single"/>
          </w:rPr>
          <w:t xml:space="preserve">Order Integrity </w:t>
        </w:r>
      </w:ins>
    </w:p>
    <w:p w14:paraId="54074019" w14:textId="77777777" w:rsidR="00713BE8" w:rsidRPr="00DB397A" w:rsidRDefault="00713BE8" w:rsidP="00713BE8">
      <w:pPr>
        <w:pStyle w:val="ListParagraph"/>
        <w:numPr>
          <w:ilvl w:val="0"/>
          <w:numId w:val="17"/>
        </w:numPr>
        <w:outlineLvl w:val="2"/>
        <w:rPr>
          <w:ins w:id="1783" w:author="SHAHZAIB KHAN" w:date="2026-10-08T01:31:00Z" w16du:dateUtc="2026-10-07T20:31:00Z"/>
          <w:rFonts w:ascii="Times New Roman" w:eastAsia="Times New Roman" w:hAnsi="Times New Roman" w:cs="Times New Roman"/>
          <w:color w:val="FF0000"/>
          <w:sz w:val="24"/>
          <w:szCs w:val="24"/>
          <w:u w:val="single"/>
        </w:rPr>
      </w:pPr>
      <w:ins w:id="1784" w:author="SHAHZAIB KHAN" w:date="2026-10-08T01:31:00Z" w16du:dateUtc="2026-10-07T20:31:00Z">
        <w:r w:rsidRPr="00DB397A">
          <w:rPr>
            <w:rFonts w:ascii="Times New Roman" w:eastAsia="Times New Roman" w:hAnsi="Times New Roman" w:cs="Times New Roman"/>
            <w:color w:val="FF0000"/>
            <w:sz w:val="24"/>
            <w:szCs w:val="24"/>
            <w:u w:val="single"/>
          </w:rPr>
          <w:t>The system should make sure that the order total, payment status, and delivery information cannot be changed incorrectly during processing.</w:t>
        </w:r>
      </w:ins>
    </w:p>
    <w:p w14:paraId="3532E416" w14:textId="77777777" w:rsidR="00713BE8" w:rsidRPr="00DB397A" w:rsidRDefault="00713BE8" w:rsidP="00713BE8">
      <w:pPr>
        <w:pStyle w:val="ListParagraph"/>
        <w:numPr>
          <w:ilvl w:val="0"/>
          <w:numId w:val="17"/>
        </w:numPr>
        <w:outlineLvl w:val="2"/>
        <w:rPr>
          <w:ins w:id="1785" w:author="SHAHZAIB KHAN" w:date="2026-10-08T01:31:00Z" w16du:dateUtc="2026-10-07T20:31:00Z"/>
          <w:rFonts w:ascii="Times New Roman" w:eastAsia="Times New Roman" w:hAnsi="Times New Roman" w:cs="Times New Roman"/>
          <w:color w:val="FF0000"/>
          <w:sz w:val="24"/>
          <w:szCs w:val="24"/>
          <w:u w:val="single"/>
        </w:rPr>
      </w:pPr>
      <w:ins w:id="1786" w:author="SHAHZAIB KHAN" w:date="2026-10-08T01:31:00Z" w16du:dateUtc="2026-10-07T20:31:00Z">
        <w:r w:rsidRPr="00DB397A">
          <w:rPr>
            <w:rFonts w:ascii="Times New Roman" w:eastAsia="Times New Roman" w:hAnsi="Times New Roman" w:cs="Times New Roman"/>
            <w:color w:val="FF0000"/>
            <w:sz w:val="24"/>
            <w:szCs w:val="24"/>
            <w:u w:val="single"/>
          </w:rPr>
          <w:t xml:space="preserve">Secure Communication </w:t>
        </w:r>
      </w:ins>
    </w:p>
    <w:p w14:paraId="7C64F422" w14:textId="77777777" w:rsidR="00713BE8" w:rsidRPr="00DB397A" w:rsidRDefault="00713BE8" w:rsidP="00713BE8">
      <w:pPr>
        <w:pStyle w:val="ListParagraph"/>
        <w:numPr>
          <w:ilvl w:val="0"/>
          <w:numId w:val="17"/>
        </w:numPr>
        <w:outlineLvl w:val="2"/>
        <w:rPr>
          <w:ins w:id="1787" w:author="SHAHZAIB KHAN" w:date="2026-10-08T01:31:00Z" w16du:dateUtc="2026-10-07T20:31:00Z"/>
          <w:rFonts w:ascii="Times New Roman" w:eastAsia="Times New Roman" w:hAnsi="Times New Roman" w:cs="Times New Roman"/>
          <w:color w:val="FF0000"/>
          <w:sz w:val="24"/>
          <w:szCs w:val="24"/>
          <w:u w:val="single"/>
        </w:rPr>
      </w:pPr>
      <w:ins w:id="1788" w:author="SHAHZAIB KHAN" w:date="2026-10-08T01:31:00Z" w16du:dateUtc="2026-10-07T20:31:00Z">
        <w:r w:rsidRPr="00DB397A">
          <w:rPr>
            <w:rFonts w:ascii="Times New Roman" w:eastAsia="Times New Roman" w:hAnsi="Times New Roman" w:cs="Times New Roman"/>
            <w:color w:val="FF0000"/>
            <w:sz w:val="24"/>
            <w:szCs w:val="24"/>
            <w:u w:val="single"/>
          </w:rPr>
          <w:t>The website should protect information exchanged between the customer and the system, especially during payment and order submission.</w:t>
        </w:r>
      </w:ins>
    </w:p>
    <w:p w14:paraId="422F1E2F" w14:textId="77777777" w:rsidR="00713BE8" w:rsidRPr="00713BE8" w:rsidRDefault="00713BE8" w:rsidP="00713BE8">
      <w:pPr>
        <w:spacing w:before="100" w:beforeAutospacing="1" w:after="100" w:afterAutospacing="1" w:line="240" w:lineRule="auto"/>
        <w:outlineLvl w:val="2"/>
        <w:rPr>
          <w:ins w:id="1789" w:author="SHAHZAIB KHAN" w:date="2026-10-08T01:31:00Z" w16du:dateUtc="2026-10-07T20:31:00Z"/>
          <w:rFonts w:ascii="Times New Roman" w:eastAsia="Times New Roman" w:hAnsi="Times New Roman" w:cs="Times New Roman"/>
          <w:b/>
          <w:bCs/>
          <w:sz w:val="27"/>
          <w:szCs w:val="27"/>
          <w:u w:val="single"/>
          <w:rPrChange w:id="1790" w:author="SHAHZAIB KHAN" w:date="2026-10-08T01:31:00Z" w16du:dateUtc="2026-10-07T20:31:00Z">
            <w:rPr>
              <w:ins w:id="1791" w:author="SHAHZAIB KHAN" w:date="2026-10-08T01:31:00Z" w16du:dateUtc="2026-10-07T20:31:00Z"/>
              <w:rFonts w:ascii="Times New Roman" w:eastAsia="Times New Roman" w:hAnsi="Times New Roman" w:cs="Times New Roman"/>
              <w:b/>
              <w:bCs/>
              <w:sz w:val="27"/>
              <w:szCs w:val="27"/>
            </w:rPr>
          </w:rPrChange>
        </w:rPr>
        <w:pPrChange w:id="1792" w:author="SHAHZAIB KHAN" w:date="2026-10-08T01:31:00Z" w16du:dateUtc="2026-10-07T20:31:00Z">
          <w:pPr>
            <w:pStyle w:val="ListParagraph"/>
            <w:numPr>
              <w:numId w:val="17"/>
            </w:numPr>
            <w:tabs>
              <w:tab w:val="num" w:pos="720"/>
            </w:tabs>
            <w:spacing w:before="100" w:beforeAutospacing="1" w:after="100" w:afterAutospacing="1" w:line="240" w:lineRule="auto"/>
            <w:ind w:hanging="360"/>
            <w:outlineLvl w:val="2"/>
          </w:pPr>
        </w:pPrChange>
      </w:pPr>
    </w:p>
    <w:p w14:paraId="7DAF182F" w14:textId="51215C27" w:rsidR="00A408CF" w:rsidRPr="00BF2BCA" w:rsidDel="00A71D1B" w:rsidRDefault="00A408CF" w:rsidP="00A408CF">
      <w:pPr>
        <w:numPr>
          <w:ilvl w:val="0"/>
          <w:numId w:val="18"/>
        </w:numPr>
        <w:spacing w:before="100" w:beforeAutospacing="1" w:after="100" w:afterAutospacing="1" w:line="240" w:lineRule="auto"/>
        <w:rPr>
          <w:del w:id="1793" w:author="SHAHZAIB KHAN" w:date="2026-10-07T19:25:00Z" w16du:dateUtc="2026-10-07T14:25:00Z"/>
          <w:rFonts w:ascii="Times New Roman" w:eastAsia="Times New Roman" w:hAnsi="Times New Roman" w:cs="Times New Roman"/>
          <w:sz w:val="24"/>
          <w:szCs w:val="24"/>
          <w:u w:val="single"/>
          <w:rPrChange w:id="1794" w:author="SHAHZAIB KHAN" w:date="2026-10-07T19:14:00Z" w16du:dateUtc="2026-10-07T14:14:00Z">
            <w:rPr>
              <w:del w:id="1795" w:author="SHAHZAIB KHAN" w:date="2026-10-07T19:25:00Z" w16du:dateUtc="2026-10-07T14:25:00Z"/>
              <w:rFonts w:ascii="Times New Roman" w:eastAsia="Times New Roman" w:hAnsi="Times New Roman" w:cs="Times New Roman"/>
              <w:sz w:val="24"/>
              <w:szCs w:val="24"/>
            </w:rPr>
          </w:rPrChange>
        </w:rPr>
      </w:pPr>
      <w:del w:id="1796" w:author="SHAHZAIB KHAN" w:date="2026-10-07T19:25:00Z" w16du:dateUtc="2026-10-07T14:25:00Z">
        <w:r w:rsidRPr="00BF2BCA" w:rsidDel="00A71D1B">
          <w:rPr>
            <w:rFonts w:ascii="Times New Roman" w:eastAsia="Times New Roman" w:hAnsi="Times New Roman" w:cs="Times New Roman"/>
            <w:sz w:val="24"/>
            <w:szCs w:val="24"/>
            <w:u w:val="single"/>
            <w:rPrChange w:id="1797" w:author="SHAHZAIB KHAN" w:date="2026-10-07T19:14:00Z" w16du:dateUtc="2026-10-07T14:14:00Z">
              <w:rPr>
                <w:rFonts w:ascii="Times New Roman" w:eastAsia="Times New Roman" w:hAnsi="Times New Roman" w:cs="Times New Roman"/>
                <w:sz w:val="24"/>
                <w:szCs w:val="24"/>
              </w:rPr>
            </w:rPrChange>
          </w:rPr>
          <w:delText>All user data, including project details and work products, must be stored securely using encryption.</w:delText>
        </w:r>
      </w:del>
    </w:p>
    <w:p w14:paraId="413FCED1" w14:textId="2E4D10D1" w:rsidR="00A408CF" w:rsidRPr="00BF2BCA" w:rsidDel="00A71D1B" w:rsidRDefault="00A408CF" w:rsidP="00A408CF">
      <w:pPr>
        <w:numPr>
          <w:ilvl w:val="0"/>
          <w:numId w:val="18"/>
        </w:numPr>
        <w:spacing w:before="100" w:beforeAutospacing="1" w:after="100" w:afterAutospacing="1" w:line="240" w:lineRule="auto"/>
        <w:rPr>
          <w:del w:id="1798" w:author="SHAHZAIB KHAN" w:date="2026-10-07T19:25:00Z" w16du:dateUtc="2026-10-07T14:25:00Z"/>
          <w:rFonts w:ascii="Times New Roman" w:eastAsia="Times New Roman" w:hAnsi="Times New Roman" w:cs="Times New Roman"/>
          <w:sz w:val="24"/>
          <w:szCs w:val="24"/>
          <w:u w:val="single"/>
          <w:rPrChange w:id="1799" w:author="SHAHZAIB KHAN" w:date="2026-10-07T19:14:00Z" w16du:dateUtc="2026-10-07T14:14:00Z">
            <w:rPr>
              <w:del w:id="1800" w:author="SHAHZAIB KHAN" w:date="2026-10-07T19:25:00Z" w16du:dateUtc="2026-10-07T14:25:00Z"/>
              <w:rFonts w:ascii="Times New Roman" w:eastAsia="Times New Roman" w:hAnsi="Times New Roman" w:cs="Times New Roman"/>
              <w:sz w:val="24"/>
              <w:szCs w:val="24"/>
            </w:rPr>
          </w:rPrChange>
        </w:rPr>
      </w:pPr>
      <w:del w:id="1801" w:author="SHAHZAIB KHAN" w:date="2026-10-07T19:25:00Z" w16du:dateUtc="2026-10-07T14:25:00Z">
        <w:r w:rsidRPr="00BF2BCA" w:rsidDel="00A71D1B">
          <w:rPr>
            <w:rFonts w:ascii="Times New Roman" w:eastAsia="Times New Roman" w:hAnsi="Times New Roman" w:cs="Times New Roman"/>
            <w:sz w:val="24"/>
            <w:szCs w:val="24"/>
            <w:u w:val="single"/>
            <w:rPrChange w:id="1802" w:author="SHAHZAIB KHAN" w:date="2026-10-07T19:14:00Z" w16du:dateUtc="2026-10-07T14:14:00Z">
              <w:rPr>
                <w:rFonts w:ascii="Times New Roman" w:eastAsia="Times New Roman" w:hAnsi="Times New Roman" w:cs="Times New Roman"/>
                <w:sz w:val="24"/>
                <w:szCs w:val="24"/>
              </w:rPr>
            </w:rPrChange>
          </w:rPr>
          <w:delText>The system shall implement role-based access control to ensure that students can only access their own projects and supervisors only their assigned projects.</w:delText>
        </w:r>
      </w:del>
    </w:p>
    <w:p w14:paraId="47EDF8A0" w14:textId="33E44E2D" w:rsidR="00A408CF" w:rsidRPr="00BF2BCA" w:rsidDel="00A71D1B" w:rsidRDefault="00A408CF" w:rsidP="00A408CF">
      <w:pPr>
        <w:numPr>
          <w:ilvl w:val="0"/>
          <w:numId w:val="18"/>
        </w:numPr>
        <w:spacing w:before="100" w:beforeAutospacing="1" w:after="100" w:afterAutospacing="1" w:line="240" w:lineRule="auto"/>
        <w:rPr>
          <w:del w:id="1803" w:author="SHAHZAIB KHAN" w:date="2026-10-07T19:25:00Z" w16du:dateUtc="2026-10-07T14:25:00Z"/>
          <w:rFonts w:ascii="Times New Roman" w:eastAsia="Times New Roman" w:hAnsi="Times New Roman" w:cs="Times New Roman"/>
          <w:sz w:val="24"/>
          <w:szCs w:val="24"/>
          <w:u w:val="single"/>
          <w:rPrChange w:id="1804" w:author="SHAHZAIB KHAN" w:date="2026-10-07T19:14:00Z" w16du:dateUtc="2026-10-07T14:14:00Z">
            <w:rPr>
              <w:del w:id="1805" w:author="SHAHZAIB KHAN" w:date="2026-10-07T19:25:00Z" w16du:dateUtc="2026-10-07T14:25:00Z"/>
              <w:rFonts w:ascii="Times New Roman" w:eastAsia="Times New Roman" w:hAnsi="Times New Roman" w:cs="Times New Roman"/>
              <w:sz w:val="24"/>
              <w:szCs w:val="24"/>
            </w:rPr>
          </w:rPrChange>
        </w:rPr>
      </w:pPr>
      <w:del w:id="1806" w:author="SHAHZAIB KHAN" w:date="2026-10-07T19:25:00Z" w16du:dateUtc="2026-10-07T14:25:00Z">
        <w:r w:rsidRPr="00BF2BCA" w:rsidDel="00A71D1B">
          <w:rPr>
            <w:rFonts w:ascii="Times New Roman" w:eastAsia="Times New Roman" w:hAnsi="Times New Roman" w:cs="Times New Roman"/>
            <w:sz w:val="24"/>
            <w:szCs w:val="24"/>
            <w:u w:val="single"/>
            <w:rPrChange w:id="1807" w:author="SHAHZAIB KHAN" w:date="2026-10-07T19:14:00Z" w16du:dateUtc="2026-10-07T14:14:00Z">
              <w:rPr>
                <w:rFonts w:ascii="Times New Roman" w:eastAsia="Times New Roman" w:hAnsi="Times New Roman" w:cs="Times New Roman"/>
                <w:sz w:val="24"/>
                <w:szCs w:val="24"/>
              </w:rPr>
            </w:rPrChange>
          </w:rPr>
          <w:delText>Secure authentication mechanisms (e.g., two-factor authentication) should be implemented for both registration and login.</w:delText>
        </w:r>
      </w:del>
    </w:p>
    <w:p w14:paraId="0F67DDA8" w14:textId="54691DD6" w:rsidR="00A408CF" w:rsidRPr="00BF2BCA" w:rsidDel="00A71D1B" w:rsidRDefault="00A408CF" w:rsidP="00A408CF">
      <w:pPr>
        <w:numPr>
          <w:ilvl w:val="0"/>
          <w:numId w:val="18"/>
        </w:numPr>
        <w:spacing w:before="100" w:beforeAutospacing="1" w:after="100" w:afterAutospacing="1" w:line="240" w:lineRule="auto"/>
        <w:rPr>
          <w:del w:id="1808" w:author="SHAHZAIB KHAN" w:date="2026-10-07T19:25:00Z" w16du:dateUtc="2026-10-07T14:25:00Z"/>
          <w:rFonts w:ascii="Times New Roman" w:eastAsia="Times New Roman" w:hAnsi="Times New Roman" w:cs="Times New Roman"/>
          <w:sz w:val="24"/>
          <w:szCs w:val="24"/>
          <w:u w:val="single"/>
          <w:rPrChange w:id="1809" w:author="SHAHZAIB KHAN" w:date="2026-10-07T19:14:00Z" w16du:dateUtc="2026-10-07T14:14:00Z">
            <w:rPr>
              <w:del w:id="1810" w:author="SHAHZAIB KHAN" w:date="2026-10-07T19:25:00Z" w16du:dateUtc="2026-10-07T14:25:00Z"/>
              <w:rFonts w:ascii="Times New Roman" w:eastAsia="Times New Roman" w:hAnsi="Times New Roman" w:cs="Times New Roman"/>
              <w:sz w:val="24"/>
              <w:szCs w:val="24"/>
            </w:rPr>
          </w:rPrChange>
        </w:rPr>
      </w:pPr>
      <w:del w:id="1811" w:author="SHAHZAIB KHAN" w:date="2026-10-07T19:25:00Z" w16du:dateUtc="2026-10-07T14:25:00Z">
        <w:r w:rsidRPr="00BF2BCA" w:rsidDel="00A71D1B">
          <w:rPr>
            <w:rFonts w:ascii="Times New Roman" w:eastAsia="Times New Roman" w:hAnsi="Times New Roman" w:cs="Times New Roman"/>
            <w:sz w:val="24"/>
            <w:szCs w:val="24"/>
            <w:u w:val="single"/>
            <w:rPrChange w:id="1812" w:author="SHAHZAIB KHAN" w:date="2026-10-07T19:14:00Z" w16du:dateUtc="2026-10-07T14:14:00Z">
              <w:rPr>
                <w:rFonts w:ascii="Times New Roman" w:eastAsia="Times New Roman" w:hAnsi="Times New Roman" w:cs="Times New Roman"/>
                <w:sz w:val="24"/>
                <w:szCs w:val="24"/>
              </w:rPr>
            </w:rPrChange>
          </w:rPr>
          <w:delText>The system must comply with data privacy regulations as mandated by the university.</w:delText>
        </w:r>
      </w:del>
    </w:p>
    <w:p w14:paraId="089D1BC5" w14:textId="38F30885" w:rsidR="00713BE8" w:rsidRPr="00713BE8" w:rsidRDefault="6579BE34" w:rsidP="00713BE8">
      <w:pPr>
        <w:pStyle w:val="ListParagraph"/>
        <w:numPr>
          <w:ilvl w:val="0"/>
          <w:numId w:val="18"/>
        </w:numPr>
        <w:spacing w:before="100" w:beforeAutospacing="1" w:after="100" w:afterAutospacing="1" w:line="240" w:lineRule="auto"/>
        <w:outlineLvl w:val="2"/>
        <w:rPr>
          <w:ins w:id="1813" w:author="SHAHZAIB KHAN" w:date="2026-10-08T01:31:00Z" w16du:dateUtc="2026-10-07T20:31:00Z"/>
          <w:rStyle w:val="Heading2Char"/>
          <w:rFonts w:ascii="Times New Roman" w:eastAsia="Times New Roman" w:hAnsi="Times New Roman" w:cs="Times New Roman"/>
          <w:b/>
          <w:bCs/>
          <w:color w:val="auto"/>
          <w:sz w:val="27"/>
          <w:szCs w:val="27"/>
          <w:u w:val="single"/>
          <w:rPrChange w:id="1814" w:author="SHAHZAIB KHAN" w:date="2026-10-08T01:31:00Z" w16du:dateUtc="2026-10-07T20:31:00Z">
            <w:rPr>
              <w:ins w:id="1815" w:author="SHAHZAIB KHAN" w:date="2026-10-08T01:31:00Z" w16du:dateUtc="2026-10-07T20:31:00Z"/>
              <w:rStyle w:val="Heading2Char"/>
              <w:u w:val="single"/>
            </w:rPr>
          </w:rPrChange>
        </w:rPr>
      </w:pPr>
      <w:bookmarkStart w:id="1816" w:name="_Toc193890201"/>
      <w:r w:rsidRPr="00BF2BCA">
        <w:rPr>
          <w:rStyle w:val="Heading2Char"/>
          <w:u w:val="single"/>
          <w:rPrChange w:id="1817" w:author="SHAHZAIB KHAN" w:date="2026-10-07T19:14:00Z" w16du:dateUtc="2026-10-07T14:14:00Z">
            <w:rPr>
              <w:rStyle w:val="Heading2Char"/>
            </w:rPr>
          </w:rPrChange>
        </w:rPr>
        <w:t xml:space="preserve"> Usability Requirements</w:t>
      </w:r>
      <w:bookmarkEnd w:id="1816"/>
    </w:p>
    <w:p w14:paraId="27BF73B6" w14:textId="77777777" w:rsidR="00713BE8" w:rsidRPr="00DB397A" w:rsidRDefault="00713BE8" w:rsidP="00713BE8">
      <w:pPr>
        <w:pStyle w:val="ListParagraph"/>
        <w:spacing w:before="100" w:beforeAutospacing="1" w:after="100" w:afterAutospacing="1" w:line="240" w:lineRule="auto"/>
        <w:outlineLvl w:val="2"/>
        <w:rPr>
          <w:ins w:id="1818" w:author="SHAHZAIB KHAN" w:date="2026-10-08T01:31:00Z" w16du:dateUtc="2026-10-07T20:31:00Z"/>
          <w:rStyle w:val="Heading2Char"/>
          <w:rFonts w:ascii="Times New Roman" w:eastAsia="Times New Roman" w:hAnsi="Times New Roman" w:cs="Times New Roman"/>
          <w:b/>
          <w:bCs/>
          <w:color w:val="FF0000"/>
          <w:sz w:val="27"/>
          <w:szCs w:val="27"/>
          <w:u w:val="single"/>
          <w:rPrChange w:id="1819" w:author="SHAHZAIB KHAN" w:date="2026-10-07T23:49:00Z">
            <w:rPr>
              <w:ins w:id="1820" w:author="SHAHZAIB KHAN" w:date="2026-10-08T01:31:00Z" w16du:dateUtc="2026-10-07T20:31:00Z"/>
              <w:rStyle w:val="Heading2Char"/>
              <w:u w:val="single"/>
            </w:rPr>
          </w:rPrChange>
        </w:rPr>
      </w:pPr>
    </w:p>
    <w:p w14:paraId="76C6E29B" w14:textId="77777777" w:rsidR="00713BE8" w:rsidRPr="00DB397A" w:rsidRDefault="00713BE8" w:rsidP="00713BE8">
      <w:pPr>
        <w:pStyle w:val="ListParagraph"/>
        <w:numPr>
          <w:ilvl w:val="0"/>
          <w:numId w:val="18"/>
        </w:numPr>
        <w:outlineLvl w:val="2"/>
        <w:rPr>
          <w:ins w:id="1821" w:author="SHAHZAIB KHAN" w:date="2026-10-08T01:31:00Z" w16du:dateUtc="2026-10-07T20:31:00Z"/>
          <w:rFonts w:ascii="Times New Roman" w:eastAsia="Times New Roman" w:hAnsi="Times New Roman" w:cs="Times New Roman"/>
          <w:color w:val="FF0000"/>
          <w:sz w:val="24"/>
          <w:szCs w:val="24"/>
          <w:u w:val="single"/>
          <w:rPrChange w:id="1822" w:author="SHAHZAIB KHAN" w:date="2026-10-07T23:49:00Z">
            <w:rPr>
              <w:ins w:id="1823" w:author="SHAHZAIB KHAN" w:date="2026-10-08T01:31:00Z" w16du:dateUtc="2026-10-07T20:31:00Z"/>
              <w:rFonts w:ascii="Times New Roman" w:eastAsia="Times New Roman" w:hAnsi="Times New Roman" w:cs="Times New Roman"/>
              <w:b/>
              <w:bCs/>
              <w:sz w:val="27"/>
              <w:szCs w:val="27"/>
              <w:u w:val="single"/>
            </w:rPr>
          </w:rPrChange>
        </w:rPr>
      </w:pPr>
      <w:ins w:id="1824" w:author="SHAHZAIB KHAN" w:date="2026-10-08T01:31:00Z" w16du:dateUtc="2026-10-07T20:31:00Z">
        <w:r w:rsidRPr="00DB397A">
          <w:rPr>
            <w:rFonts w:ascii="Times New Roman" w:eastAsia="Times New Roman" w:hAnsi="Times New Roman" w:cs="Times New Roman"/>
            <w:color w:val="FF0000"/>
            <w:sz w:val="24"/>
            <w:szCs w:val="24"/>
            <w:u w:val="single"/>
            <w:rPrChange w:id="1825" w:author="SHAHZAIB KHAN" w:date="2026-10-07T23:49:00Z">
              <w:rPr>
                <w:rFonts w:ascii="Times New Roman" w:eastAsia="Times New Roman" w:hAnsi="Times New Roman" w:cs="Times New Roman"/>
                <w:b/>
                <w:bCs/>
                <w:color w:val="0F4761" w:themeColor="accent1" w:themeShade="BF"/>
                <w:sz w:val="27"/>
                <w:szCs w:val="27"/>
                <w:u w:val="single"/>
              </w:rPr>
            </w:rPrChange>
          </w:rPr>
          <w:t xml:space="preserve">Easy Navigation </w:t>
        </w:r>
      </w:ins>
    </w:p>
    <w:p w14:paraId="46F05E2D" w14:textId="77777777" w:rsidR="00713BE8" w:rsidRPr="00DB397A" w:rsidRDefault="00713BE8" w:rsidP="00713BE8">
      <w:pPr>
        <w:pStyle w:val="ListParagraph"/>
        <w:numPr>
          <w:ilvl w:val="0"/>
          <w:numId w:val="18"/>
        </w:numPr>
        <w:outlineLvl w:val="2"/>
        <w:rPr>
          <w:ins w:id="1826" w:author="SHAHZAIB KHAN" w:date="2026-10-08T01:31:00Z" w16du:dateUtc="2026-10-07T20:31:00Z"/>
          <w:rFonts w:ascii="Times New Roman" w:eastAsia="Times New Roman" w:hAnsi="Times New Roman" w:cs="Times New Roman"/>
          <w:color w:val="FF0000"/>
          <w:sz w:val="24"/>
          <w:szCs w:val="24"/>
          <w:u w:val="single"/>
          <w:rPrChange w:id="1827" w:author="SHAHZAIB KHAN" w:date="2026-10-07T23:49:00Z">
            <w:rPr>
              <w:ins w:id="1828" w:author="SHAHZAIB KHAN" w:date="2026-10-08T01:31:00Z" w16du:dateUtc="2026-10-07T20:31:00Z"/>
              <w:rFonts w:ascii="Times New Roman" w:eastAsia="Times New Roman" w:hAnsi="Times New Roman" w:cs="Times New Roman"/>
              <w:b/>
              <w:bCs/>
              <w:sz w:val="27"/>
              <w:szCs w:val="27"/>
              <w:u w:val="single"/>
            </w:rPr>
          </w:rPrChange>
        </w:rPr>
      </w:pPr>
      <w:ins w:id="1829" w:author="SHAHZAIB KHAN" w:date="2026-10-08T01:31:00Z" w16du:dateUtc="2026-10-07T20:31:00Z">
        <w:r w:rsidRPr="00DB397A">
          <w:rPr>
            <w:rFonts w:ascii="Times New Roman" w:eastAsia="Times New Roman" w:hAnsi="Times New Roman" w:cs="Times New Roman"/>
            <w:color w:val="FF0000"/>
            <w:sz w:val="24"/>
            <w:szCs w:val="24"/>
            <w:u w:val="single"/>
            <w:rPrChange w:id="1830" w:author="SHAHZAIB KHAN" w:date="2026-10-07T23:49:00Z">
              <w:rPr>
                <w:rFonts w:ascii="Times New Roman" w:eastAsia="Times New Roman" w:hAnsi="Times New Roman" w:cs="Times New Roman"/>
                <w:b/>
                <w:bCs/>
                <w:sz w:val="27"/>
                <w:szCs w:val="27"/>
                <w:u w:val="single"/>
              </w:rPr>
            </w:rPrChange>
          </w:rPr>
          <w:t>The system should provide a simple interface so that customers can easily move between categories, products, order details, and payment.</w:t>
        </w:r>
      </w:ins>
    </w:p>
    <w:p w14:paraId="0E59C695" w14:textId="77777777" w:rsidR="00713BE8" w:rsidRPr="00DB397A" w:rsidRDefault="00713BE8" w:rsidP="00713BE8">
      <w:pPr>
        <w:pStyle w:val="ListParagraph"/>
        <w:numPr>
          <w:ilvl w:val="0"/>
          <w:numId w:val="18"/>
        </w:numPr>
        <w:outlineLvl w:val="2"/>
        <w:rPr>
          <w:ins w:id="1831" w:author="SHAHZAIB KHAN" w:date="2026-10-08T01:31:00Z" w16du:dateUtc="2026-10-07T20:31:00Z"/>
          <w:rFonts w:ascii="Times New Roman" w:eastAsia="Times New Roman" w:hAnsi="Times New Roman" w:cs="Times New Roman"/>
          <w:color w:val="FF0000"/>
          <w:sz w:val="24"/>
          <w:szCs w:val="24"/>
          <w:u w:val="single"/>
          <w:rPrChange w:id="1832" w:author="SHAHZAIB KHAN" w:date="2026-10-07T23:49:00Z">
            <w:rPr>
              <w:ins w:id="1833" w:author="SHAHZAIB KHAN" w:date="2026-10-08T01:31:00Z" w16du:dateUtc="2026-10-07T20:31:00Z"/>
              <w:rFonts w:ascii="Times New Roman" w:eastAsia="Times New Roman" w:hAnsi="Times New Roman" w:cs="Times New Roman"/>
              <w:b/>
              <w:bCs/>
              <w:sz w:val="27"/>
              <w:szCs w:val="27"/>
              <w:u w:val="single"/>
            </w:rPr>
          </w:rPrChange>
        </w:rPr>
      </w:pPr>
      <w:ins w:id="1834" w:author="SHAHZAIB KHAN" w:date="2026-10-08T01:31:00Z" w16du:dateUtc="2026-10-07T20:31:00Z">
        <w:r w:rsidRPr="00DB397A">
          <w:rPr>
            <w:rFonts w:ascii="Times New Roman" w:eastAsia="Times New Roman" w:hAnsi="Times New Roman" w:cs="Times New Roman"/>
            <w:color w:val="FF0000"/>
            <w:sz w:val="24"/>
            <w:szCs w:val="24"/>
            <w:u w:val="single"/>
            <w:rPrChange w:id="1835" w:author="SHAHZAIB KHAN" w:date="2026-10-07T23:49:00Z">
              <w:rPr>
                <w:rFonts w:ascii="Times New Roman" w:eastAsia="Times New Roman" w:hAnsi="Times New Roman" w:cs="Times New Roman"/>
                <w:b/>
                <w:bCs/>
                <w:sz w:val="27"/>
                <w:szCs w:val="27"/>
                <w:u w:val="single"/>
              </w:rPr>
            </w:rPrChange>
          </w:rPr>
          <w:t xml:space="preserve">Clear Product Information </w:t>
        </w:r>
      </w:ins>
    </w:p>
    <w:p w14:paraId="2523FAA0" w14:textId="77777777" w:rsidR="00713BE8" w:rsidRPr="00DB397A" w:rsidRDefault="00713BE8" w:rsidP="00713BE8">
      <w:pPr>
        <w:pStyle w:val="ListParagraph"/>
        <w:numPr>
          <w:ilvl w:val="0"/>
          <w:numId w:val="18"/>
        </w:numPr>
        <w:outlineLvl w:val="2"/>
        <w:rPr>
          <w:ins w:id="1836" w:author="SHAHZAIB KHAN" w:date="2026-10-08T01:31:00Z" w16du:dateUtc="2026-10-07T20:31:00Z"/>
          <w:rFonts w:ascii="Times New Roman" w:eastAsia="Times New Roman" w:hAnsi="Times New Roman" w:cs="Times New Roman"/>
          <w:color w:val="FF0000"/>
          <w:sz w:val="24"/>
          <w:szCs w:val="24"/>
          <w:u w:val="single"/>
          <w:rPrChange w:id="1837" w:author="SHAHZAIB KHAN" w:date="2026-10-07T23:49:00Z">
            <w:rPr>
              <w:ins w:id="1838" w:author="SHAHZAIB KHAN" w:date="2026-10-08T01:31:00Z" w16du:dateUtc="2026-10-07T20:31:00Z"/>
              <w:rFonts w:ascii="Times New Roman" w:eastAsia="Times New Roman" w:hAnsi="Times New Roman" w:cs="Times New Roman"/>
              <w:b/>
              <w:bCs/>
              <w:sz w:val="27"/>
              <w:szCs w:val="27"/>
              <w:u w:val="single"/>
            </w:rPr>
          </w:rPrChange>
        </w:rPr>
      </w:pPr>
      <w:ins w:id="1839" w:author="SHAHZAIB KHAN" w:date="2026-10-08T01:31:00Z" w16du:dateUtc="2026-10-07T20:31:00Z">
        <w:r w:rsidRPr="00DB397A">
          <w:rPr>
            <w:rFonts w:ascii="Times New Roman" w:eastAsia="Times New Roman" w:hAnsi="Times New Roman" w:cs="Times New Roman"/>
            <w:color w:val="FF0000"/>
            <w:sz w:val="24"/>
            <w:szCs w:val="24"/>
            <w:u w:val="single"/>
            <w:rPrChange w:id="1840" w:author="SHAHZAIB KHAN" w:date="2026-10-07T23:49:00Z">
              <w:rPr>
                <w:rFonts w:ascii="Times New Roman" w:eastAsia="Times New Roman" w:hAnsi="Times New Roman" w:cs="Times New Roman"/>
                <w:b/>
                <w:bCs/>
                <w:sz w:val="27"/>
                <w:szCs w:val="27"/>
                <w:u w:val="single"/>
              </w:rPr>
            </w:rPrChange>
          </w:rPr>
          <w:t>The system should clearly display bakery item names, prices, and available categories so customers can make their selections easily.</w:t>
        </w:r>
      </w:ins>
    </w:p>
    <w:p w14:paraId="7052A450" w14:textId="77777777" w:rsidR="00713BE8" w:rsidRPr="00DB397A" w:rsidRDefault="00713BE8" w:rsidP="00713BE8">
      <w:pPr>
        <w:pStyle w:val="ListParagraph"/>
        <w:numPr>
          <w:ilvl w:val="0"/>
          <w:numId w:val="18"/>
        </w:numPr>
        <w:outlineLvl w:val="2"/>
        <w:rPr>
          <w:ins w:id="1841" w:author="SHAHZAIB KHAN" w:date="2026-10-08T01:31:00Z" w16du:dateUtc="2026-10-07T20:31:00Z"/>
          <w:rFonts w:ascii="Times New Roman" w:eastAsia="Times New Roman" w:hAnsi="Times New Roman" w:cs="Times New Roman"/>
          <w:color w:val="FF0000"/>
          <w:sz w:val="24"/>
          <w:szCs w:val="24"/>
          <w:u w:val="single"/>
          <w:rPrChange w:id="1842" w:author="SHAHZAIB KHAN" w:date="2026-10-07T23:49:00Z">
            <w:rPr>
              <w:ins w:id="1843" w:author="SHAHZAIB KHAN" w:date="2026-10-08T01:31:00Z" w16du:dateUtc="2026-10-07T20:31:00Z"/>
              <w:rFonts w:ascii="Times New Roman" w:eastAsia="Times New Roman" w:hAnsi="Times New Roman" w:cs="Times New Roman"/>
              <w:b/>
              <w:bCs/>
              <w:sz w:val="27"/>
              <w:szCs w:val="27"/>
              <w:u w:val="single"/>
            </w:rPr>
          </w:rPrChange>
        </w:rPr>
      </w:pPr>
      <w:ins w:id="1844" w:author="SHAHZAIB KHAN" w:date="2026-10-08T01:31:00Z" w16du:dateUtc="2026-10-07T20:31:00Z">
        <w:r w:rsidRPr="00DB397A">
          <w:rPr>
            <w:rFonts w:ascii="Times New Roman" w:eastAsia="Times New Roman" w:hAnsi="Times New Roman" w:cs="Times New Roman"/>
            <w:color w:val="FF0000"/>
            <w:sz w:val="24"/>
            <w:szCs w:val="24"/>
            <w:u w:val="single"/>
            <w:rPrChange w:id="1845" w:author="SHAHZAIB KHAN" w:date="2026-10-07T23:49:00Z">
              <w:rPr>
                <w:rFonts w:ascii="Times New Roman" w:eastAsia="Times New Roman" w:hAnsi="Times New Roman" w:cs="Times New Roman"/>
                <w:b/>
                <w:bCs/>
                <w:sz w:val="27"/>
                <w:szCs w:val="27"/>
                <w:u w:val="single"/>
              </w:rPr>
            </w:rPrChange>
          </w:rPr>
          <w:t xml:space="preserve">Simple Order Selection </w:t>
        </w:r>
      </w:ins>
    </w:p>
    <w:p w14:paraId="2D768940" w14:textId="77777777" w:rsidR="00713BE8" w:rsidRPr="00DB397A" w:rsidRDefault="00713BE8" w:rsidP="00713BE8">
      <w:pPr>
        <w:pStyle w:val="ListParagraph"/>
        <w:numPr>
          <w:ilvl w:val="0"/>
          <w:numId w:val="18"/>
        </w:numPr>
        <w:outlineLvl w:val="2"/>
        <w:rPr>
          <w:ins w:id="1846" w:author="SHAHZAIB KHAN" w:date="2026-10-08T01:31:00Z" w16du:dateUtc="2026-10-07T20:31:00Z"/>
          <w:rFonts w:ascii="Times New Roman" w:eastAsia="Times New Roman" w:hAnsi="Times New Roman" w:cs="Times New Roman"/>
          <w:color w:val="FF0000"/>
          <w:sz w:val="24"/>
          <w:szCs w:val="24"/>
          <w:u w:val="single"/>
          <w:rPrChange w:id="1847" w:author="SHAHZAIB KHAN" w:date="2026-10-07T23:49:00Z">
            <w:rPr>
              <w:ins w:id="1848" w:author="SHAHZAIB KHAN" w:date="2026-10-08T01:31:00Z" w16du:dateUtc="2026-10-07T20:31:00Z"/>
              <w:rFonts w:ascii="Times New Roman" w:eastAsia="Times New Roman" w:hAnsi="Times New Roman" w:cs="Times New Roman"/>
              <w:b/>
              <w:bCs/>
              <w:sz w:val="27"/>
              <w:szCs w:val="27"/>
              <w:u w:val="single"/>
            </w:rPr>
          </w:rPrChange>
        </w:rPr>
      </w:pPr>
      <w:ins w:id="1849" w:author="SHAHZAIB KHAN" w:date="2026-10-08T01:31:00Z" w16du:dateUtc="2026-10-07T20:31:00Z">
        <w:r w:rsidRPr="00DB397A">
          <w:rPr>
            <w:rFonts w:ascii="Times New Roman" w:eastAsia="Times New Roman" w:hAnsi="Times New Roman" w:cs="Times New Roman"/>
            <w:color w:val="FF0000"/>
            <w:sz w:val="24"/>
            <w:szCs w:val="24"/>
            <w:u w:val="single"/>
            <w:rPrChange w:id="1850" w:author="SHAHZAIB KHAN" w:date="2026-10-07T23:49:00Z">
              <w:rPr>
                <w:rFonts w:ascii="Times New Roman" w:eastAsia="Times New Roman" w:hAnsi="Times New Roman" w:cs="Times New Roman"/>
                <w:b/>
                <w:bCs/>
                <w:sz w:val="27"/>
                <w:szCs w:val="27"/>
                <w:u w:val="single"/>
              </w:rPr>
            </w:rPrChange>
          </w:rPr>
          <w:t>Customers should be able to select items and quantities without confusion.</w:t>
        </w:r>
        <w:r w:rsidRPr="00DB397A">
          <w:rPr>
            <w:rFonts w:ascii="Times New Roman" w:eastAsia="Times New Roman" w:hAnsi="Times New Roman" w:cs="Times New Roman"/>
            <w:color w:val="FF0000"/>
            <w:sz w:val="24"/>
            <w:szCs w:val="24"/>
            <w:u w:val="single"/>
            <w:rPrChange w:id="1851" w:author="SHAHZAIB KHAN" w:date="2026-10-07T23:49:00Z">
              <w:rPr>
                <w:rFonts w:ascii="Times New Roman" w:eastAsia="Times New Roman" w:hAnsi="Times New Roman" w:cs="Times New Roman"/>
                <w:b/>
                <w:bCs/>
                <w:sz w:val="27"/>
                <w:szCs w:val="27"/>
                <w:u w:val="single"/>
              </w:rPr>
            </w:rPrChange>
          </w:rPr>
          <w:br/>
          <w:t>The selected items and updated total should be clearly visible.</w:t>
        </w:r>
      </w:ins>
    </w:p>
    <w:p w14:paraId="377C1D37" w14:textId="77777777" w:rsidR="00713BE8" w:rsidRPr="00DB397A" w:rsidRDefault="00713BE8" w:rsidP="00713BE8">
      <w:pPr>
        <w:pStyle w:val="ListParagraph"/>
        <w:numPr>
          <w:ilvl w:val="0"/>
          <w:numId w:val="18"/>
        </w:numPr>
        <w:outlineLvl w:val="2"/>
        <w:rPr>
          <w:ins w:id="1852" w:author="SHAHZAIB KHAN" w:date="2026-10-08T01:31:00Z" w16du:dateUtc="2026-10-07T20:31:00Z"/>
          <w:rFonts w:ascii="Times New Roman" w:eastAsia="Times New Roman" w:hAnsi="Times New Roman" w:cs="Times New Roman"/>
          <w:color w:val="FF0000"/>
          <w:sz w:val="24"/>
          <w:szCs w:val="24"/>
          <w:u w:val="single"/>
          <w:rPrChange w:id="1853" w:author="SHAHZAIB KHAN" w:date="2026-10-07T23:49:00Z">
            <w:rPr>
              <w:ins w:id="1854" w:author="SHAHZAIB KHAN" w:date="2026-10-08T01:31:00Z" w16du:dateUtc="2026-10-07T20:31:00Z"/>
              <w:rFonts w:ascii="Times New Roman" w:eastAsia="Times New Roman" w:hAnsi="Times New Roman" w:cs="Times New Roman"/>
              <w:b/>
              <w:bCs/>
              <w:sz w:val="27"/>
              <w:szCs w:val="27"/>
              <w:u w:val="single"/>
            </w:rPr>
          </w:rPrChange>
        </w:rPr>
      </w:pPr>
      <w:ins w:id="1855" w:author="SHAHZAIB KHAN" w:date="2026-10-08T01:31:00Z" w16du:dateUtc="2026-10-07T20:31:00Z">
        <w:r w:rsidRPr="00DB397A">
          <w:rPr>
            <w:rFonts w:ascii="Times New Roman" w:eastAsia="Times New Roman" w:hAnsi="Times New Roman" w:cs="Times New Roman"/>
            <w:color w:val="FF0000"/>
            <w:sz w:val="24"/>
            <w:szCs w:val="24"/>
            <w:u w:val="single"/>
            <w:rPrChange w:id="1856" w:author="SHAHZAIB KHAN" w:date="2026-10-07T23:49:00Z">
              <w:rPr>
                <w:rFonts w:ascii="Times New Roman" w:eastAsia="Times New Roman" w:hAnsi="Times New Roman" w:cs="Times New Roman"/>
                <w:b/>
                <w:bCs/>
                <w:sz w:val="27"/>
                <w:szCs w:val="27"/>
                <w:u w:val="single"/>
              </w:rPr>
            </w:rPrChange>
          </w:rPr>
          <w:t xml:space="preserve">Clear Error Messages </w:t>
        </w:r>
      </w:ins>
    </w:p>
    <w:p w14:paraId="2F798CF7" w14:textId="77777777" w:rsidR="00713BE8" w:rsidRPr="00DB397A" w:rsidRDefault="00713BE8" w:rsidP="00713BE8">
      <w:pPr>
        <w:pStyle w:val="ListParagraph"/>
        <w:numPr>
          <w:ilvl w:val="0"/>
          <w:numId w:val="18"/>
        </w:numPr>
        <w:outlineLvl w:val="2"/>
        <w:rPr>
          <w:ins w:id="1857" w:author="SHAHZAIB KHAN" w:date="2026-10-08T01:31:00Z" w16du:dateUtc="2026-10-07T20:31:00Z"/>
          <w:rFonts w:ascii="Times New Roman" w:eastAsia="Times New Roman" w:hAnsi="Times New Roman" w:cs="Times New Roman"/>
          <w:color w:val="FF0000"/>
          <w:sz w:val="24"/>
          <w:szCs w:val="24"/>
          <w:u w:val="single"/>
          <w:rPrChange w:id="1858" w:author="SHAHZAIB KHAN" w:date="2026-10-07T23:49:00Z">
            <w:rPr>
              <w:ins w:id="1859" w:author="SHAHZAIB KHAN" w:date="2026-10-08T01:31:00Z" w16du:dateUtc="2026-10-07T20:31:00Z"/>
              <w:rFonts w:ascii="Times New Roman" w:eastAsia="Times New Roman" w:hAnsi="Times New Roman" w:cs="Times New Roman"/>
              <w:b/>
              <w:bCs/>
              <w:sz w:val="27"/>
              <w:szCs w:val="27"/>
              <w:u w:val="single"/>
            </w:rPr>
          </w:rPrChange>
        </w:rPr>
      </w:pPr>
      <w:ins w:id="1860" w:author="SHAHZAIB KHAN" w:date="2026-10-08T01:31:00Z" w16du:dateUtc="2026-10-07T20:31:00Z">
        <w:r w:rsidRPr="00DB397A">
          <w:rPr>
            <w:rFonts w:ascii="Times New Roman" w:eastAsia="Times New Roman" w:hAnsi="Times New Roman" w:cs="Times New Roman"/>
            <w:color w:val="FF0000"/>
            <w:sz w:val="24"/>
            <w:szCs w:val="24"/>
            <w:u w:val="single"/>
            <w:rPrChange w:id="1861" w:author="SHAHZAIB KHAN" w:date="2026-10-07T23:49:00Z">
              <w:rPr>
                <w:rFonts w:ascii="Times New Roman" w:eastAsia="Times New Roman" w:hAnsi="Times New Roman" w:cs="Times New Roman"/>
                <w:b/>
                <w:bCs/>
                <w:sz w:val="27"/>
                <w:szCs w:val="27"/>
                <w:u w:val="single"/>
              </w:rPr>
            </w:rPrChange>
          </w:rPr>
          <w:t>The system should display understandable messages when an invalid delivery area, incorrect information, or failed payment is entered.</w:t>
        </w:r>
      </w:ins>
    </w:p>
    <w:p w14:paraId="6521AC3B" w14:textId="77777777" w:rsidR="00713BE8" w:rsidRPr="00DB397A" w:rsidRDefault="00713BE8" w:rsidP="00713BE8">
      <w:pPr>
        <w:pStyle w:val="ListParagraph"/>
        <w:numPr>
          <w:ilvl w:val="0"/>
          <w:numId w:val="18"/>
        </w:numPr>
        <w:outlineLvl w:val="2"/>
        <w:rPr>
          <w:ins w:id="1862" w:author="SHAHZAIB KHAN" w:date="2026-10-08T01:31:00Z" w16du:dateUtc="2026-10-07T20:31:00Z"/>
          <w:rFonts w:ascii="Times New Roman" w:eastAsia="Times New Roman" w:hAnsi="Times New Roman" w:cs="Times New Roman"/>
          <w:color w:val="FF0000"/>
          <w:sz w:val="24"/>
          <w:szCs w:val="24"/>
          <w:u w:val="single"/>
          <w:rPrChange w:id="1863" w:author="SHAHZAIB KHAN" w:date="2026-10-07T23:49:00Z">
            <w:rPr>
              <w:ins w:id="1864" w:author="SHAHZAIB KHAN" w:date="2026-10-08T01:31:00Z" w16du:dateUtc="2026-10-07T20:31:00Z"/>
              <w:rFonts w:ascii="Times New Roman" w:eastAsia="Times New Roman" w:hAnsi="Times New Roman" w:cs="Times New Roman"/>
              <w:b/>
              <w:bCs/>
              <w:sz w:val="27"/>
              <w:szCs w:val="27"/>
              <w:u w:val="single"/>
            </w:rPr>
          </w:rPrChange>
        </w:rPr>
      </w:pPr>
      <w:ins w:id="1865" w:author="SHAHZAIB KHAN" w:date="2026-10-08T01:31:00Z" w16du:dateUtc="2026-10-07T20:31:00Z">
        <w:r w:rsidRPr="00DB397A">
          <w:rPr>
            <w:rFonts w:ascii="Times New Roman" w:eastAsia="Times New Roman" w:hAnsi="Times New Roman" w:cs="Times New Roman"/>
            <w:color w:val="FF0000"/>
            <w:sz w:val="24"/>
            <w:szCs w:val="24"/>
            <w:u w:val="single"/>
            <w:rPrChange w:id="1866" w:author="SHAHZAIB KHAN" w:date="2026-10-07T23:49:00Z">
              <w:rPr>
                <w:rFonts w:ascii="Times New Roman" w:eastAsia="Times New Roman" w:hAnsi="Times New Roman" w:cs="Times New Roman"/>
                <w:b/>
                <w:bCs/>
                <w:sz w:val="27"/>
                <w:szCs w:val="27"/>
                <w:u w:val="single"/>
              </w:rPr>
            </w:rPrChange>
          </w:rPr>
          <w:lastRenderedPageBreak/>
          <w:t xml:space="preserve">Easy Delivery Area Selection </w:t>
        </w:r>
      </w:ins>
    </w:p>
    <w:p w14:paraId="57D93EBB" w14:textId="77777777" w:rsidR="00713BE8" w:rsidRPr="00DB397A" w:rsidRDefault="00713BE8" w:rsidP="00713BE8">
      <w:pPr>
        <w:pStyle w:val="ListParagraph"/>
        <w:numPr>
          <w:ilvl w:val="0"/>
          <w:numId w:val="18"/>
        </w:numPr>
        <w:outlineLvl w:val="2"/>
        <w:rPr>
          <w:ins w:id="1867" w:author="SHAHZAIB KHAN" w:date="2026-10-08T01:31:00Z" w16du:dateUtc="2026-10-07T20:31:00Z"/>
          <w:rFonts w:ascii="Times New Roman" w:eastAsia="Times New Roman" w:hAnsi="Times New Roman" w:cs="Times New Roman"/>
          <w:color w:val="FF0000"/>
          <w:sz w:val="24"/>
          <w:szCs w:val="24"/>
          <w:u w:val="single"/>
          <w:rPrChange w:id="1868" w:author="SHAHZAIB KHAN" w:date="2026-10-07T23:49:00Z">
            <w:rPr>
              <w:ins w:id="1869" w:author="SHAHZAIB KHAN" w:date="2026-10-08T01:31:00Z" w16du:dateUtc="2026-10-07T20:31:00Z"/>
              <w:rFonts w:ascii="Times New Roman" w:eastAsia="Times New Roman" w:hAnsi="Times New Roman" w:cs="Times New Roman"/>
              <w:b/>
              <w:bCs/>
              <w:sz w:val="27"/>
              <w:szCs w:val="27"/>
              <w:u w:val="single"/>
            </w:rPr>
          </w:rPrChange>
        </w:rPr>
      </w:pPr>
      <w:ins w:id="1870" w:author="SHAHZAIB KHAN" w:date="2026-10-08T01:31:00Z" w16du:dateUtc="2026-10-07T20:31:00Z">
        <w:r w:rsidRPr="00DB397A">
          <w:rPr>
            <w:rFonts w:ascii="Times New Roman" w:eastAsia="Times New Roman" w:hAnsi="Times New Roman" w:cs="Times New Roman"/>
            <w:color w:val="FF0000"/>
            <w:sz w:val="24"/>
            <w:szCs w:val="24"/>
            <w:u w:val="single"/>
            <w:rPrChange w:id="1871" w:author="SHAHZAIB KHAN" w:date="2026-10-07T23:49:00Z">
              <w:rPr>
                <w:rFonts w:ascii="Times New Roman" w:eastAsia="Times New Roman" w:hAnsi="Times New Roman" w:cs="Times New Roman"/>
                <w:b/>
                <w:bCs/>
                <w:sz w:val="27"/>
                <w:szCs w:val="27"/>
                <w:u w:val="single"/>
              </w:rPr>
            </w:rPrChange>
          </w:rPr>
          <w:t>The system should make it simple for customers to select an available delivery area and enter their address details.</w:t>
        </w:r>
      </w:ins>
    </w:p>
    <w:p w14:paraId="444869F8" w14:textId="77777777" w:rsidR="00713BE8" w:rsidRPr="00DB397A" w:rsidRDefault="00713BE8" w:rsidP="00713BE8">
      <w:pPr>
        <w:pStyle w:val="ListParagraph"/>
        <w:numPr>
          <w:ilvl w:val="0"/>
          <w:numId w:val="18"/>
        </w:numPr>
        <w:outlineLvl w:val="2"/>
        <w:rPr>
          <w:ins w:id="1872" w:author="SHAHZAIB KHAN" w:date="2026-10-08T01:31:00Z" w16du:dateUtc="2026-10-07T20:31:00Z"/>
          <w:rFonts w:ascii="Times New Roman" w:eastAsia="Times New Roman" w:hAnsi="Times New Roman" w:cs="Times New Roman"/>
          <w:color w:val="FF0000"/>
          <w:sz w:val="24"/>
          <w:szCs w:val="24"/>
          <w:u w:val="single"/>
          <w:rPrChange w:id="1873" w:author="SHAHZAIB KHAN" w:date="2026-10-07T23:49:00Z">
            <w:rPr>
              <w:ins w:id="1874" w:author="SHAHZAIB KHAN" w:date="2026-10-08T01:31:00Z" w16du:dateUtc="2026-10-07T20:31:00Z"/>
              <w:rFonts w:ascii="Times New Roman" w:eastAsia="Times New Roman" w:hAnsi="Times New Roman" w:cs="Times New Roman"/>
              <w:b/>
              <w:bCs/>
              <w:sz w:val="27"/>
              <w:szCs w:val="27"/>
              <w:u w:val="single"/>
            </w:rPr>
          </w:rPrChange>
        </w:rPr>
      </w:pPr>
      <w:ins w:id="1875" w:author="SHAHZAIB KHAN" w:date="2026-10-08T01:31:00Z" w16du:dateUtc="2026-10-07T20:31:00Z">
        <w:r w:rsidRPr="00DB397A">
          <w:rPr>
            <w:rFonts w:ascii="Times New Roman" w:eastAsia="Times New Roman" w:hAnsi="Times New Roman" w:cs="Times New Roman"/>
            <w:color w:val="FF0000"/>
            <w:sz w:val="24"/>
            <w:szCs w:val="24"/>
            <w:u w:val="single"/>
            <w:rPrChange w:id="1876" w:author="SHAHZAIB KHAN" w:date="2026-10-07T23:49:00Z">
              <w:rPr>
                <w:rFonts w:ascii="Times New Roman" w:eastAsia="Times New Roman" w:hAnsi="Times New Roman" w:cs="Times New Roman"/>
                <w:b/>
                <w:bCs/>
                <w:sz w:val="27"/>
                <w:szCs w:val="27"/>
                <w:u w:val="single"/>
              </w:rPr>
            </w:rPrChange>
          </w:rPr>
          <w:t xml:space="preserve">Clear Order and Payment Status </w:t>
        </w:r>
      </w:ins>
    </w:p>
    <w:p w14:paraId="2916275C" w14:textId="77777777" w:rsidR="00713BE8" w:rsidRPr="00DB397A" w:rsidRDefault="00713BE8" w:rsidP="00713BE8">
      <w:pPr>
        <w:pStyle w:val="ListParagraph"/>
        <w:numPr>
          <w:ilvl w:val="0"/>
          <w:numId w:val="18"/>
        </w:numPr>
        <w:outlineLvl w:val="2"/>
        <w:rPr>
          <w:ins w:id="1877" w:author="SHAHZAIB KHAN" w:date="2026-10-08T01:31:00Z" w16du:dateUtc="2026-10-07T20:31:00Z"/>
          <w:rFonts w:ascii="Times New Roman" w:eastAsia="Times New Roman" w:hAnsi="Times New Roman" w:cs="Times New Roman"/>
          <w:color w:val="FF0000"/>
          <w:sz w:val="24"/>
          <w:szCs w:val="24"/>
          <w:u w:val="single"/>
          <w:rPrChange w:id="1878" w:author="SHAHZAIB KHAN" w:date="2026-10-07T23:49:00Z">
            <w:rPr>
              <w:ins w:id="1879" w:author="SHAHZAIB KHAN" w:date="2026-10-08T01:31:00Z" w16du:dateUtc="2026-10-07T20:31:00Z"/>
              <w:rFonts w:ascii="Times New Roman" w:eastAsia="Times New Roman" w:hAnsi="Times New Roman" w:cs="Times New Roman"/>
              <w:b/>
              <w:bCs/>
              <w:sz w:val="27"/>
              <w:szCs w:val="27"/>
              <w:u w:val="single"/>
            </w:rPr>
          </w:rPrChange>
        </w:rPr>
      </w:pPr>
      <w:ins w:id="1880" w:author="SHAHZAIB KHAN" w:date="2026-10-08T01:31:00Z" w16du:dateUtc="2026-10-07T20:31:00Z">
        <w:r w:rsidRPr="00DB397A">
          <w:rPr>
            <w:rFonts w:ascii="Times New Roman" w:eastAsia="Times New Roman" w:hAnsi="Times New Roman" w:cs="Times New Roman"/>
            <w:color w:val="FF0000"/>
            <w:sz w:val="24"/>
            <w:szCs w:val="24"/>
            <w:u w:val="single"/>
            <w:rPrChange w:id="1881" w:author="SHAHZAIB KHAN" w:date="2026-10-07T23:49:00Z">
              <w:rPr>
                <w:rFonts w:ascii="Times New Roman" w:eastAsia="Times New Roman" w:hAnsi="Times New Roman" w:cs="Times New Roman"/>
                <w:b/>
                <w:bCs/>
                <w:sz w:val="27"/>
                <w:szCs w:val="27"/>
                <w:u w:val="single"/>
              </w:rPr>
            </w:rPrChange>
          </w:rPr>
          <w:t>The system should clearly show the order total, payment result, and relevant order information so the customer knows what happened after each step</w:t>
        </w:r>
      </w:ins>
    </w:p>
    <w:p w14:paraId="742126F6" w14:textId="77777777" w:rsidR="00713BE8" w:rsidRPr="00713BE8" w:rsidRDefault="00713BE8" w:rsidP="00713BE8">
      <w:pPr>
        <w:spacing w:before="100" w:beforeAutospacing="1" w:after="100" w:afterAutospacing="1" w:line="240" w:lineRule="auto"/>
        <w:outlineLvl w:val="2"/>
        <w:rPr>
          <w:rFonts w:ascii="Times New Roman" w:eastAsia="Times New Roman" w:hAnsi="Times New Roman" w:cs="Times New Roman"/>
          <w:b/>
          <w:bCs/>
          <w:sz w:val="27"/>
          <w:szCs w:val="27"/>
          <w:u w:val="single"/>
          <w:rPrChange w:id="1882" w:author="SHAHZAIB KHAN" w:date="2026-10-08T01:31:00Z" w16du:dateUtc="2026-10-07T20:31:00Z">
            <w:rPr>
              <w:rFonts w:ascii="Times New Roman" w:eastAsia="Times New Roman" w:hAnsi="Times New Roman" w:cs="Times New Roman"/>
              <w:b/>
              <w:bCs/>
              <w:sz w:val="27"/>
              <w:szCs w:val="27"/>
            </w:rPr>
          </w:rPrChange>
        </w:rPr>
        <w:pPrChange w:id="1883" w:author="SHAHZAIB KHAN" w:date="2026-10-08T01:31:00Z" w16du:dateUtc="2026-10-07T20:31:00Z">
          <w:pPr>
            <w:pStyle w:val="ListParagraph"/>
            <w:numPr>
              <w:numId w:val="18"/>
            </w:numPr>
            <w:tabs>
              <w:tab w:val="num" w:pos="720"/>
            </w:tabs>
            <w:spacing w:before="100" w:beforeAutospacing="1" w:after="100" w:afterAutospacing="1" w:line="240" w:lineRule="auto"/>
            <w:ind w:hanging="360"/>
            <w:outlineLvl w:val="2"/>
          </w:pPr>
        </w:pPrChange>
      </w:pPr>
    </w:p>
    <w:p w14:paraId="41622BB1" w14:textId="6FD2A515" w:rsidR="00A408CF" w:rsidRPr="00BF2BCA" w:rsidDel="00A71D1B" w:rsidRDefault="00A408CF" w:rsidP="00A408CF">
      <w:pPr>
        <w:numPr>
          <w:ilvl w:val="0"/>
          <w:numId w:val="19"/>
        </w:numPr>
        <w:spacing w:before="100" w:beforeAutospacing="1" w:after="100" w:afterAutospacing="1" w:line="240" w:lineRule="auto"/>
        <w:rPr>
          <w:del w:id="1884" w:author="SHAHZAIB KHAN" w:date="2026-10-07T19:25:00Z" w16du:dateUtc="2026-10-07T14:25:00Z"/>
          <w:rFonts w:ascii="Times New Roman" w:eastAsia="Times New Roman" w:hAnsi="Times New Roman" w:cs="Times New Roman"/>
          <w:sz w:val="24"/>
          <w:szCs w:val="24"/>
          <w:u w:val="single"/>
          <w:rPrChange w:id="1885" w:author="SHAHZAIB KHAN" w:date="2026-10-07T19:14:00Z" w16du:dateUtc="2026-10-07T14:14:00Z">
            <w:rPr>
              <w:del w:id="1886" w:author="SHAHZAIB KHAN" w:date="2026-10-07T19:25:00Z" w16du:dateUtc="2026-10-07T14:25:00Z"/>
              <w:rFonts w:ascii="Times New Roman" w:eastAsia="Times New Roman" w:hAnsi="Times New Roman" w:cs="Times New Roman"/>
              <w:sz w:val="24"/>
              <w:szCs w:val="24"/>
            </w:rPr>
          </w:rPrChange>
        </w:rPr>
      </w:pPr>
      <w:del w:id="1887" w:author="SHAHZAIB KHAN" w:date="2026-10-07T19:25:00Z" w16du:dateUtc="2026-10-07T14:25:00Z">
        <w:r w:rsidRPr="00BF2BCA" w:rsidDel="00A71D1B">
          <w:rPr>
            <w:rFonts w:ascii="Times New Roman" w:eastAsia="Times New Roman" w:hAnsi="Times New Roman" w:cs="Times New Roman"/>
            <w:sz w:val="24"/>
            <w:szCs w:val="24"/>
            <w:u w:val="single"/>
            <w:rPrChange w:id="1888" w:author="SHAHZAIB KHAN" w:date="2026-10-07T19:14:00Z" w16du:dateUtc="2026-10-07T14:14:00Z">
              <w:rPr>
                <w:rFonts w:ascii="Times New Roman" w:eastAsia="Times New Roman" w:hAnsi="Times New Roman" w:cs="Times New Roman"/>
                <w:sz w:val="24"/>
                <w:szCs w:val="24"/>
              </w:rPr>
            </w:rPrChange>
          </w:rPr>
          <w:delText>The user interface shall be intuitive and responsive, with clear navigation for students and supervisors.</w:delText>
        </w:r>
      </w:del>
    </w:p>
    <w:p w14:paraId="6E32F8B2" w14:textId="3F864918" w:rsidR="00A408CF" w:rsidRPr="00BF2BCA" w:rsidDel="00A71D1B" w:rsidRDefault="00A408CF" w:rsidP="00A408CF">
      <w:pPr>
        <w:numPr>
          <w:ilvl w:val="0"/>
          <w:numId w:val="19"/>
        </w:numPr>
        <w:spacing w:before="100" w:beforeAutospacing="1" w:after="100" w:afterAutospacing="1" w:line="240" w:lineRule="auto"/>
        <w:rPr>
          <w:del w:id="1889" w:author="SHAHZAIB KHAN" w:date="2026-10-07T19:25:00Z" w16du:dateUtc="2026-10-07T14:25:00Z"/>
          <w:rFonts w:ascii="Times New Roman" w:eastAsia="Times New Roman" w:hAnsi="Times New Roman" w:cs="Times New Roman"/>
          <w:sz w:val="24"/>
          <w:szCs w:val="24"/>
          <w:u w:val="single"/>
          <w:rPrChange w:id="1890" w:author="SHAHZAIB KHAN" w:date="2026-10-07T19:14:00Z" w16du:dateUtc="2026-10-07T14:14:00Z">
            <w:rPr>
              <w:del w:id="1891" w:author="SHAHZAIB KHAN" w:date="2026-10-07T19:25:00Z" w16du:dateUtc="2026-10-07T14:25:00Z"/>
              <w:rFonts w:ascii="Times New Roman" w:eastAsia="Times New Roman" w:hAnsi="Times New Roman" w:cs="Times New Roman"/>
              <w:sz w:val="24"/>
              <w:szCs w:val="24"/>
            </w:rPr>
          </w:rPrChange>
        </w:rPr>
      </w:pPr>
      <w:del w:id="1892" w:author="SHAHZAIB KHAN" w:date="2026-10-07T19:25:00Z" w16du:dateUtc="2026-10-07T14:25:00Z">
        <w:r w:rsidRPr="00BF2BCA" w:rsidDel="00A71D1B">
          <w:rPr>
            <w:rFonts w:ascii="Times New Roman" w:eastAsia="Times New Roman" w:hAnsi="Times New Roman" w:cs="Times New Roman"/>
            <w:sz w:val="24"/>
            <w:szCs w:val="24"/>
            <w:u w:val="single"/>
            <w:rPrChange w:id="1893" w:author="SHAHZAIB KHAN" w:date="2026-10-07T19:14:00Z" w16du:dateUtc="2026-10-07T14:14:00Z">
              <w:rPr>
                <w:rFonts w:ascii="Times New Roman" w:eastAsia="Times New Roman" w:hAnsi="Times New Roman" w:cs="Times New Roman"/>
                <w:sz w:val="24"/>
                <w:szCs w:val="24"/>
              </w:rPr>
            </w:rPrChange>
          </w:rPr>
          <w:delText>All forms must include inline validation to help users correct errors immediately.</w:delText>
        </w:r>
      </w:del>
    </w:p>
    <w:p w14:paraId="347BA4DF" w14:textId="5B0E899F" w:rsidR="00A408CF" w:rsidRPr="00BF2BCA" w:rsidDel="00A71D1B" w:rsidRDefault="00A408CF" w:rsidP="00A408CF">
      <w:pPr>
        <w:numPr>
          <w:ilvl w:val="0"/>
          <w:numId w:val="19"/>
        </w:numPr>
        <w:spacing w:before="100" w:beforeAutospacing="1" w:after="100" w:afterAutospacing="1" w:line="240" w:lineRule="auto"/>
        <w:rPr>
          <w:del w:id="1894" w:author="SHAHZAIB KHAN" w:date="2026-10-07T19:25:00Z" w16du:dateUtc="2026-10-07T14:25:00Z"/>
          <w:rFonts w:ascii="Times New Roman" w:eastAsia="Times New Roman" w:hAnsi="Times New Roman" w:cs="Times New Roman"/>
          <w:sz w:val="24"/>
          <w:szCs w:val="24"/>
          <w:u w:val="single"/>
          <w:rPrChange w:id="1895" w:author="SHAHZAIB KHAN" w:date="2026-10-07T19:14:00Z" w16du:dateUtc="2026-10-07T14:14:00Z">
            <w:rPr>
              <w:del w:id="1896" w:author="SHAHZAIB KHAN" w:date="2026-10-07T19:25:00Z" w16du:dateUtc="2026-10-07T14:25:00Z"/>
              <w:rFonts w:ascii="Times New Roman" w:eastAsia="Times New Roman" w:hAnsi="Times New Roman" w:cs="Times New Roman"/>
              <w:sz w:val="24"/>
              <w:szCs w:val="24"/>
            </w:rPr>
          </w:rPrChange>
        </w:rPr>
      </w:pPr>
      <w:del w:id="1897" w:author="SHAHZAIB KHAN" w:date="2026-10-07T19:25:00Z" w16du:dateUtc="2026-10-07T14:25:00Z">
        <w:r w:rsidRPr="00BF2BCA" w:rsidDel="00A71D1B">
          <w:rPr>
            <w:rFonts w:ascii="Times New Roman" w:eastAsia="Times New Roman" w:hAnsi="Times New Roman" w:cs="Times New Roman"/>
            <w:sz w:val="24"/>
            <w:szCs w:val="24"/>
            <w:u w:val="single"/>
            <w:rPrChange w:id="1898" w:author="SHAHZAIB KHAN" w:date="2026-10-07T19:14:00Z" w16du:dateUtc="2026-10-07T14:14:00Z">
              <w:rPr>
                <w:rFonts w:ascii="Times New Roman" w:eastAsia="Times New Roman" w:hAnsi="Times New Roman" w:cs="Times New Roman"/>
                <w:sz w:val="24"/>
                <w:szCs w:val="24"/>
              </w:rPr>
            </w:rPrChange>
          </w:rPr>
          <w:delText>The system should provide help documentation and tooltips for key functions.</w:delText>
        </w:r>
      </w:del>
    </w:p>
    <w:p w14:paraId="0670E18C" w14:textId="5C4871DF" w:rsidR="00A408CF" w:rsidRPr="00BF2BCA" w:rsidDel="00A71D1B" w:rsidRDefault="00A408CF" w:rsidP="00A408CF">
      <w:pPr>
        <w:numPr>
          <w:ilvl w:val="0"/>
          <w:numId w:val="19"/>
        </w:numPr>
        <w:spacing w:before="100" w:beforeAutospacing="1" w:after="100" w:afterAutospacing="1" w:line="240" w:lineRule="auto"/>
        <w:rPr>
          <w:del w:id="1899" w:author="SHAHZAIB KHAN" w:date="2026-10-07T19:25:00Z" w16du:dateUtc="2026-10-07T14:25:00Z"/>
          <w:rFonts w:ascii="Times New Roman" w:eastAsia="Times New Roman" w:hAnsi="Times New Roman" w:cs="Times New Roman"/>
          <w:sz w:val="24"/>
          <w:szCs w:val="24"/>
          <w:u w:val="single"/>
          <w:rPrChange w:id="1900" w:author="SHAHZAIB KHAN" w:date="2026-10-07T19:14:00Z" w16du:dateUtc="2026-10-07T14:14:00Z">
            <w:rPr>
              <w:del w:id="1901" w:author="SHAHZAIB KHAN" w:date="2026-10-07T19:25:00Z" w16du:dateUtc="2026-10-07T14:25:00Z"/>
              <w:rFonts w:ascii="Times New Roman" w:eastAsia="Times New Roman" w:hAnsi="Times New Roman" w:cs="Times New Roman"/>
              <w:sz w:val="24"/>
              <w:szCs w:val="24"/>
            </w:rPr>
          </w:rPrChange>
        </w:rPr>
      </w:pPr>
      <w:del w:id="1902" w:author="SHAHZAIB KHAN" w:date="2026-10-07T19:25:00Z" w16du:dateUtc="2026-10-07T14:25:00Z">
        <w:r w:rsidRPr="00BF2BCA" w:rsidDel="00A71D1B">
          <w:rPr>
            <w:rFonts w:ascii="Times New Roman" w:eastAsia="Times New Roman" w:hAnsi="Times New Roman" w:cs="Times New Roman"/>
            <w:sz w:val="24"/>
            <w:szCs w:val="24"/>
            <w:u w:val="single"/>
            <w:rPrChange w:id="1903" w:author="SHAHZAIB KHAN" w:date="2026-10-07T19:14:00Z" w16du:dateUtc="2026-10-07T14:14:00Z">
              <w:rPr>
                <w:rFonts w:ascii="Times New Roman" w:eastAsia="Times New Roman" w:hAnsi="Times New Roman" w:cs="Times New Roman"/>
                <w:sz w:val="24"/>
                <w:szCs w:val="24"/>
              </w:rPr>
            </w:rPrChange>
          </w:rPr>
          <w:delText>Mobile responsiveness is required so that the system can be accessed from various devices.</w:delText>
        </w:r>
      </w:del>
    </w:p>
    <w:p w14:paraId="338965DE" w14:textId="0E016271" w:rsidR="00A408CF" w:rsidRPr="00713BE8" w:rsidRDefault="6579BE34" w:rsidP="1A775A4C">
      <w:pPr>
        <w:pStyle w:val="ListParagraph"/>
        <w:numPr>
          <w:ilvl w:val="0"/>
          <w:numId w:val="19"/>
        </w:numPr>
        <w:spacing w:before="100" w:beforeAutospacing="1" w:after="100" w:afterAutospacing="1" w:line="240" w:lineRule="auto"/>
        <w:outlineLvl w:val="2"/>
        <w:rPr>
          <w:ins w:id="1904" w:author="SHAHZAIB KHAN" w:date="2026-10-08T01:32:00Z" w16du:dateUtc="2026-10-07T20:32:00Z"/>
          <w:rStyle w:val="Heading2Char"/>
          <w:rFonts w:ascii="Times New Roman" w:eastAsia="Times New Roman" w:hAnsi="Times New Roman" w:cs="Times New Roman"/>
          <w:b/>
          <w:bCs/>
          <w:color w:val="auto"/>
          <w:sz w:val="27"/>
          <w:szCs w:val="27"/>
          <w:u w:val="single"/>
          <w:rPrChange w:id="1905" w:author="SHAHZAIB KHAN" w:date="2026-10-08T01:32:00Z" w16du:dateUtc="2026-10-07T20:32:00Z">
            <w:rPr>
              <w:ins w:id="1906" w:author="SHAHZAIB KHAN" w:date="2026-10-08T01:32:00Z" w16du:dateUtc="2026-10-07T20:32:00Z"/>
              <w:rStyle w:val="Heading2Char"/>
              <w:u w:val="single"/>
            </w:rPr>
          </w:rPrChange>
        </w:rPr>
      </w:pPr>
      <w:bookmarkStart w:id="1907" w:name="_Toc193890202"/>
      <w:r w:rsidRPr="00BF2BCA">
        <w:rPr>
          <w:rStyle w:val="Heading2Char"/>
          <w:u w:val="single"/>
          <w:rPrChange w:id="1908" w:author="SHAHZAIB KHAN" w:date="2026-10-07T19:14:00Z" w16du:dateUtc="2026-10-07T14:14:00Z">
            <w:rPr>
              <w:rStyle w:val="Heading2Char"/>
            </w:rPr>
          </w:rPrChange>
        </w:rPr>
        <w:t xml:space="preserve"> Reliability Requirements</w:t>
      </w:r>
      <w:bookmarkEnd w:id="1907"/>
    </w:p>
    <w:p w14:paraId="4F679117" w14:textId="77777777" w:rsidR="00713BE8" w:rsidRPr="00713BE8" w:rsidRDefault="00713BE8" w:rsidP="1A775A4C">
      <w:pPr>
        <w:pStyle w:val="ListParagraph"/>
        <w:numPr>
          <w:ilvl w:val="0"/>
          <w:numId w:val="19"/>
        </w:numPr>
        <w:spacing w:before="100" w:beforeAutospacing="1" w:after="100" w:afterAutospacing="1" w:line="240" w:lineRule="auto"/>
        <w:outlineLvl w:val="2"/>
        <w:rPr>
          <w:ins w:id="1909" w:author="SHAHZAIB KHAN" w:date="2026-10-08T01:31:00Z" w16du:dateUtc="2026-10-07T20:31:00Z"/>
          <w:rStyle w:val="Heading2Char"/>
          <w:rFonts w:ascii="Times New Roman" w:eastAsia="Times New Roman" w:hAnsi="Times New Roman" w:cs="Times New Roman"/>
          <w:b/>
          <w:bCs/>
          <w:color w:val="auto"/>
          <w:sz w:val="27"/>
          <w:szCs w:val="27"/>
          <w:u w:val="single"/>
          <w:rPrChange w:id="1910" w:author="SHAHZAIB KHAN" w:date="2026-10-08T01:31:00Z" w16du:dateUtc="2026-10-07T20:31:00Z">
            <w:rPr>
              <w:ins w:id="1911" w:author="SHAHZAIB KHAN" w:date="2026-10-08T01:31:00Z" w16du:dateUtc="2026-10-07T20:31:00Z"/>
              <w:rStyle w:val="Heading2Char"/>
              <w:u w:val="single"/>
            </w:rPr>
          </w:rPrChange>
        </w:rPr>
      </w:pPr>
    </w:p>
    <w:p w14:paraId="2C7E2D8D" w14:textId="77777777" w:rsidR="00713BE8" w:rsidRPr="00DB397A" w:rsidRDefault="00713BE8" w:rsidP="00713BE8">
      <w:pPr>
        <w:pStyle w:val="ListParagraph"/>
        <w:numPr>
          <w:ilvl w:val="0"/>
          <w:numId w:val="19"/>
        </w:numPr>
        <w:outlineLvl w:val="2"/>
        <w:rPr>
          <w:ins w:id="1912" w:author="SHAHZAIB KHAN" w:date="2026-10-08T01:32:00Z" w16du:dateUtc="2026-10-07T20:32:00Z"/>
          <w:rFonts w:ascii="Times New Roman" w:eastAsia="Times New Roman" w:hAnsi="Times New Roman" w:cs="Times New Roman"/>
          <w:color w:val="FF0000"/>
          <w:sz w:val="24"/>
          <w:szCs w:val="24"/>
          <w:u w:val="single"/>
          <w:rPrChange w:id="1913" w:author="SHAHZAIB KHAN" w:date="2026-10-07T23:52:00Z">
            <w:rPr>
              <w:ins w:id="1914" w:author="SHAHZAIB KHAN" w:date="2026-10-08T01:32:00Z" w16du:dateUtc="2026-10-07T20:32:00Z"/>
              <w:rFonts w:ascii="Times New Roman" w:eastAsia="Times New Roman" w:hAnsi="Times New Roman" w:cs="Times New Roman"/>
              <w:b/>
              <w:bCs/>
              <w:sz w:val="27"/>
              <w:szCs w:val="27"/>
              <w:u w:val="single"/>
            </w:rPr>
          </w:rPrChange>
        </w:rPr>
      </w:pPr>
      <w:ins w:id="1915" w:author="SHAHZAIB KHAN" w:date="2026-10-08T01:32:00Z" w16du:dateUtc="2026-10-07T20:32:00Z">
        <w:r w:rsidRPr="00DB397A">
          <w:rPr>
            <w:rFonts w:ascii="Times New Roman" w:eastAsia="Times New Roman" w:hAnsi="Times New Roman" w:cs="Times New Roman"/>
            <w:color w:val="FF0000"/>
            <w:sz w:val="24"/>
            <w:szCs w:val="24"/>
            <w:u w:val="single"/>
            <w:rPrChange w:id="1916" w:author="SHAHZAIB KHAN" w:date="2026-10-07T23:52:00Z">
              <w:rPr>
                <w:rFonts w:ascii="Times New Roman" w:eastAsia="Times New Roman" w:hAnsi="Times New Roman" w:cs="Times New Roman"/>
                <w:b/>
                <w:bCs/>
                <w:sz w:val="27"/>
                <w:szCs w:val="27"/>
                <w:u w:val="single"/>
              </w:rPr>
            </w:rPrChange>
          </w:rPr>
          <w:t xml:space="preserve">Accurate Order Processing </w:t>
        </w:r>
      </w:ins>
    </w:p>
    <w:p w14:paraId="7FA638DC" w14:textId="77777777" w:rsidR="00713BE8" w:rsidRPr="00DB397A" w:rsidRDefault="00713BE8" w:rsidP="00713BE8">
      <w:pPr>
        <w:pStyle w:val="ListParagraph"/>
        <w:numPr>
          <w:ilvl w:val="0"/>
          <w:numId w:val="19"/>
        </w:numPr>
        <w:outlineLvl w:val="2"/>
        <w:rPr>
          <w:ins w:id="1917" w:author="SHAHZAIB KHAN" w:date="2026-10-08T01:32:00Z" w16du:dateUtc="2026-10-07T20:32:00Z"/>
          <w:rFonts w:ascii="Times New Roman" w:eastAsia="Times New Roman" w:hAnsi="Times New Roman" w:cs="Times New Roman"/>
          <w:color w:val="FF0000"/>
          <w:sz w:val="24"/>
          <w:szCs w:val="24"/>
          <w:u w:val="single"/>
          <w:rPrChange w:id="1918" w:author="SHAHZAIB KHAN" w:date="2026-10-07T23:52:00Z">
            <w:rPr>
              <w:ins w:id="1919" w:author="SHAHZAIB KHAN" w:date="2026-10-08T01:32:00Z" w16du:dateUtc="2026-10-07T20:32:00Z"/>
              <w:rFonts w:ascii="Times New Roman" w:eastAsia="Times New Roman" w:hAnsi="Times New Roman" w:cs="Times New Roman"/>
              <w:b/>
              <w:bCs/>
              <w:sz w:val="27"/>
              <w:szCs w:val="27"/>
              <w:u w:val="single"/>
            </w:rPr>
          </w:rPrChange>
        </w:rPr>
      </w:pPr>
      <w:ins w:id="1920" w:author="SHAHZAIB KHAN" w:date="2026-10-08T01:32:00Z" w16du:dateUtc="2026-10-07T20:32:00Z">
        <w:r w:rsidRPr="00DB397A">
          <w:rPr>
            <w:rFonts w:ascii="Times New Roman" w:eastAsia="Times New Roman" w:hAnsi="Times New Roman" w:cs="Times New Roman"/>
            <w:color w:val="FF0000"/>
            <w:sz w:val="24"/>
            <w:szCs w:val="24"/>
            <w:u w:val="single"/>
            <w:rPrChange w:id="1921" w:author="SHAHZAIB KHAN" w:date="2026-10-07T23:52:00Z">
              <w:rPr>
                <w:rFonts w:ascii="Times New Roman" w:eastAsia="Times New Roman" w:hAnsi="Times New Roman" w:cs="Times New Roman"/>
                <w:b/>
                <w:bCs/>
                <w:sz w:val="27"/>
                <w:szCs w:val="27"/>
                <w:u w:val="single"/>
              </w:rPr>
            </w:rPrChange>
          </w:rPr>
          <w:t>The system should correctly save the selected items, quantities, and order total so that the customer's order is not lost or changed incorrectly.</w:t>
        </w:r>
      </w:ins>
    </w:p>
    <w:p w14:paraId="26E04A6E" w14:textId="77777777" w:rsidR="00713BE8" w:rsidRPr="00DB397A" w:rsidRDefault="00713BE8" w:rsidP="00713BE8">
      <w:pPr>
        <w:pStyle w:val="ListParagraph"/>
        <w:numPr>
          <w:ilvl w:val="0"/>
          <w:numId w:val="19"/>
        </w:numPr>
        <w:outlineLvl w:val="2"/>
        <w:rPr>
          <w:ins w:id="1922" w:author="SHAHZAIB KHAN" w:date="2026-10-08T01:32:00Z" w16du:dateUtc="2026-10-07T20:32:00Z"/>
          <w:rFonts w:ascii="Times New Roman" w:eastAsia="Times New Roman" w:hAnsi="Times New Roman" w:cs="Times New Roman"/>
          <w:color w:val="FF0000"/>
          <w:sz w:val="24"/>
          <w:szCs w:val="24"/>
          <w:u w:val="single"/>
          <w:rPrChange w:id="1923" w:author="SHAHZAIB KHAN" w:date="2026-10-07T23:52:00Z">
            <w:rPr>
              <w:ins w:id="1924" w:author="SHAHZAIB KHAN" w:date="2026-10-08T01:32:00Z" w16du:dateUtc="2026-10-07T20:32:00Z"/>
              <w:rFonts w:ascii="Times New Roman" w:eastAsia="Times New Roman" w:hAnsi="Times New Roman" w:cs="Times New Roman"/>
              <w:b/>
              <w:bCs/>
              <w:sz w:val="27"/>
              <w:szCs w:val="27"/>
              <w:u w:val="single"/>
            </w:rPr>
          </w:rPrChange>
        </w:rPr>
      </w:pPr>
      <w:ins w:id="1925" w:author="SHAHZAIB KHAN" w:date="2026-10-08T01:32:00Z" w16du:dateUtc="2026-10-07T20:32:00Z">
        <w:r w:rsidRPr="00DB397A">
          <w:rPr>
            <w:rFonts w:ascii="Times New Roman" w:eastAsia="Times New Roman" w:hAnsi="Times New Roman" w:cs="Times New Roman"/>
            <w:color w:val="FF0000"/>
            <w:sz w:val="24"/>
            <w:szCs w:val="24"/>
            <w:u w:val="single"/>
            <w:rPrChange w:id="1926" w:author="SHAHZAIB KHAN" w:date="2026-10-07T23:52:00Z">
              <w:rPr>
                <w:rFonts w:ascii="Times New Roman" w:eastAsia="Times New Roman" w:hAnsi="Times New Roman" w:cs="Times New Roman"/>
                <w:b/>
                <w:bCs/>
                <w:sz w:val="27"/>
                <w:szCs w:val="27"/>
                <w:u w:val="single"/>
              </w:rPr>
            </w:rPrChange>
          </w:rPr>
          <w:t xml:space="preserve">Reliable Payment Processing </w:t>
        </w:r>
      </w:ins>
    </w:p>
    <w:p w14:paraId="05943734" w14:textId="77777777" w:rsidR="00713BE8" w:rsidRPr="00DB397A" w:rsidRDefault="00713BE8" w:rsidP="00713BE8">
      <w:pPr>
        <w:pStyle w:val="ListParagraph"/>
        <w:numPr>
          <w:ilvl w:val="0"/>
          <w:numId w:val="19"/>
        </w:numPr>
        <w:outlineLvl w:val="2"/>
        <w:rPr>
          <w:ins w:id="1927" w:author="SHAHZAIB KHAN" w:date="2026-10-08T01:32:00Z" w16du:dateUtc="2026-10-07T20:32:00Z"/>
          <w:rFonts w:ascii="Times New Roman" w:eastAsia="Times New Roman" w:hAnsi="Times New Roman" w:cs="Times New Roman"/>
          <w:color w:val="FF0000"/>
          <w:sz w:val="24"/>
          <w:szCs w:val="24"/>
          <w:u w:val="single"/>
          <w:rPrChange w:id="1928" w:author="SHAHZAIB KHAN" w:date="2026-10-07T23:52:00Z">
            <w:rPr>
              <w:ins w:id="1929" w:author="SHAHZAIB KHAN" w:date="2026-10-08T01:32:00Z" w16du:dateUtc="2026-10-07T20:32:00Z"/>
              <w:rFonts w:ascii="Times New Roman" w:eastAsia="Times New Roman" w:hAnsi="Times New Roman" w:cs="Times New Roman"/>
              <w:b/>
              <w:bCs/>
              <w:sz w:val="27"/>
              <w:szCs w:val="27"/>
              <w:u w:val="single"/>
            </w:rPr>
          </w:rPrChange>
        </w:rPr>
      </w:pPr>
      <w:ins w:id="1930" w:author="SHAHZAIB KHAN" w:date="2026-10-08T01:32:00Z" w16du:dateUtc="2026-10-07T20:32:00Z">
        <w:r w:rsidRPr="00DB397A">
          <w:rPr>
            <w:rFonts w:ascii="Times New Roman" w:eastAsia="Times New Roman" w:hAnsi="Times New Roman" w:cs="Times New Roman"/>
            <w:color w:val="FF0000"/>
            <w:sz w:val="24"/>
            <w:szCs w:val="24"/>
            <w:u w:val="single"/>
            <w:rPrChange w:id="1931" w:author="SHAHZAIB KHAN" w:date="2026-10-07T23:52:00Z">
              <w:rPr>
                <w:rFonts w:ascii="Times New Roman" w:eastAsia="Times New Roman" w:hAnsi="Times New Roman" w:cs="Times New Roman"/>
                <w:b/>
                <w:bCs/>
                <w:sz w:val="27"/>
                <w:szCs w:val="27"/>
                <w:u w:val="single"/>
              </w:rPr>
            </w:rPrChange>
          </w:rPr>
          <w:t xml:space="preserve">The system should correctly record successful payments and should not confirm an order when the payment has failed. </w:t>
        </w:r>
      </w:ins>
    </w:p>
    <w:p w14:paraId="2216862E" w14:textId="77777777" w:rsidR="00713BE8" w:rsidRPr="00DB397A" w:rsidRDefault="00713BE8" w:rsidP="00713BE8">
      <w:pPr>
        <w:pStyle w:val="ListParagraph"/>
        <w:numPr>
          <w:ilvl w:val="0"/>
          <w:numId w:val="19"/>
        </w:numPr>
        <w:outlineLvl w:val="2"/>
        <w:rPr>
          <w:ins w:id="1932" w:author="SHAHZAIB KHAN" w:date="2026-10-08T01:32:00Z" w16du:dateUtc="2026-10-07T20:32:00Z"/>
          <w:rFonts w:ascii="Times New Roman" w:eastAsia="Times New Roman" w:hAnsi="Times New Roman" w:cs="Times New Roman"/>
          <w:color w:val="FF0000"/>
          <w:sz w:val="24"/>
          <w:szCs w:val="24"/>
          <w:u w:val="single"/>
          <w:rPrChange w:id="1933" w:author="SHAHZAIB KHAN" w:date="2026-10-07T23:52:00Z">
            <w:rPr>
              <w:ins w:id="1934" w:author="SHAHZAIB KHAN" w:date="2026-10-08T01:32:00Z" w16du:dateUtc="2026-10-07T20:32:00Z"/>
              <w:rFonts w:ascii="Times New Roman" w:eastAsia="Times New Roman" w:hAnsi="Times New Roman" w:cs="Times New Roman"/>
              <w:b/>
              <w:bCs/>
              <w:sz w:val="27"/>
              <w:szCs w:val="27"/>
              <w:u w:val="single"/>
            </w:rPr>
          </w:rPrChange>
        </w:rPr>
      </w:pPr>
      <w:ins w:id="1935" w:author="SHAHZAIB KHAN" w:date="2026-10-08T01:32:00Z" w16du:dateUtc="2026-10-07T20:32:00Z">
        <w:r w:rsidRPr="00DB397A">
          <w:rPr>
            <w:rFonts w:ascii="Times New Roman" w:eastAsia="Times New Roman" w:hAnsi="Times New Roman" w:cs="Times New Roman"/>
            <w:color w:val="FF0000"/>
            <w:sz w:val="24"/>
            <w:szCs w:val="24"/>
            <w:u w:val="single"/>
            <w:rPrChange w:id="1936" w:author="SHAHZAIB KHAN" w:date="2026-10-07T23:52:00Z">
              <w:rPr>
                <w:rFonts w:ascii="Times New Roman" w:eastAsia="Times New Roman" w:hAnsi="Times New Roman" w:cs="Times New Roman"/>
                <w:b/>
                <w:bCs/>
                <w:sz w:val="27"/>
                <w:szCs w:val="27"/>
                <w:u w:val="single"/>
              </w:rPr>
            </w:rPrChange>
          </w:rPr>
          <w:t xml:space="preserve">Reliable Delivery Area Validation </w:t>
        </w:r>
      </w:ins>
    </w:p>
    <w:p w14:paraId="552666B4" w14:textId="77777777" w:rsidR="00713BE8" w:rsidRPr="00DB397A" w:rsidRDefault="00713BE8" w:rsidP="00713BE8">
      <w:pPr>
        <w:pStyle w:val="ListParagraph"/>
        <w:numPr>
          <w:ilvl w:val="0"/>
          <w:numId w:val="19"/>
        </w:numPr>
        <w:outlineLvl w:val="2"/>
        <w:rPr>
          <w:ins w:id="1937" w:author="SHAHZAIB KHAN" w:date="2026-10-08T01:32:00Z" w16du:dateUtc="2026-10-07T20:32:00Z"/>
          <w:rFonts w:ascii="Times New Roman" w:eastAsia="Times New Roman" w:hAnsi="Times New Roman" w:cs="Times New Roman"/>
          <w:color w:val="FF0000"/>
          <w:sz w:val="24"/>
          <w:szCs w:val="24"/>
          <w:u w:val="single"/>
          <w:rPrChange w:id="1938" w:author="SHAHZAIB KHAN" w:date="2026-10-07T23:52:00Z">
            <w:rPr>
              <w:ins w:id="1939" w:author="SHAHZAIB KHAN" w:date="2026-10-08T01:32:00Z" w16du:dateUtc="2026-10-07T20:32:00Z"/>
              <w:rFonts w:ascii="Times New Roman" w:eastAsia="Times New Roman" w:hAnsi="Times New Roman" w:cs="Times New Roman"/>
              <w:b/>
              <w:bCs/>
              <w:sz w:val="27"/>
              <w:szCs w:val="27"/>
              <w:u w:val="single"/>
            </w:rPr>
          </w:rPrChange>
        </w:rPr>
      </w:pPr>
      <w:ins w:id="1940" w:author="SHAHZAIB KHAN" w:date="2026-10-08T01:32:00Z" w16du:dateUtc="2026-10-07T20:32:00Z">
        <w:r w:rsidRPr="00DB397A">
          <w:rPr>
            <w:rFonts w:ascii="Times New Roman" w:eastAsia="Times New Roman" w:hAnsi="Times New Roman" w:cs="Times New Roman"/>
            <w:color w:val="FF0000"/>
            <w:sz w:val="24"/>
            <w:szCs w:val="24"/>
            <w:u w:val="single"/>
            <w:rPrChange w:id="1941" w:author="SHAHZAIB KHAN" w:date="2026-10-07T23:52:00Z">
              <w:rPr>
                <w:rFonts w:ascii="Times New Roman" w:eastAsia="Times New Roman" w:hAnsi="Times New Roman" w:cs="Times New Roman"/>
                <w:b/>
                <w:bCs/>
                <w:sz w:val="27"/>
                <w:szCs w:val="27"/>
                <w:u w:val="single"/>
              </w:rPr>
            </w:rPrChange>
          </w:rPr>
          <w:t xml:space="preserve">The system should consistently check whether the selected delivery area is available and should not accept an area outside the bakery's delivery list. </w:t>
        </w:r>
      </w:ins>
    </w:p>
    <w:p w14:paraId="3D3EF8FB" w14:textId="77777777" w:rsidR="00713BE8" w:rsidRPr="00DB397A" w:rsidRDefault="00713BE8" w:rsidP="00713BE8">
      <w:pPr>
        <w:pStyle w:val="ListParagraph"/>
        <w:numPr>
          <w:ilvl w:val="0"/>
          <w:numId w:val="19"/>
        </w:numPr>
        <w:outlineLvl w:val="2"/>
        <w:rPr>
          <w:ins w:id="1942" w:author="SHAHZAIB KHAN" w:date="2026-10-08T01:32:00Z" w16du:dateUtc="2026-10-07T20:32:00Z"/>
          <w:rFonts w:ascii="Times New Roman" w:eastAsia="Times New Roman" w:hAnsi="Times New Roman" w:cs="Times New Roman"/>
          <w:color w:val="FF0000"/>
          <w:sz w:val="24"/>
          <w:szCs w:val="24"/>
          <w:u w:val="single"/>
          <w:rPrChange w:id="1943" w:author="SHAHZAIB KHAN" w:date="2026-10-07T23:52:00Z">
            <w:rPr>
              <w:ins w:id="1944" w:author="SHAHZAIB KHAN" w:date="2026-10-08T01:32:00Z" w16du:dateUtc="2026-10-07T20:32:00Z"/>
              <w:rFonts w:ascii="Times New Roman" w:eastAsia="Times New Roman" w:hAnsi="Times New Roman" w:cs="Times New Roman"/>
              <w:b/>
              <w:bCs/>
              <w:sz w:val="27"/>
              <w:szCs w:val="27"/>
              <w:u w:val="single"/>
            </w:rPr>
          </w:rPrChange>
        </w:rPr>
      </w:pPr>
      <w:ins w:id="1945" w:author="SHAHZAIB KHAN" w:date="2026-10-08T01:32:00Z" w16du:dateUtc="2026-10-07T20:32:00Z">
        <w:r w:rsidRPr="00DB397A">
          <w:rPr>
            <w:rFonts w:ascii="Times New Roman" w:eastAsia="Times New Roman" w:hAnsi="Times New Roman" w:cs="Times New Roman"/>
            <w:color w:val="FF0000"/>
            <w:sz w:val="24"/>
            <w:szCs w:val="24"/>
            <w:u w:val="single"/>
            <w:rPrChange w:id="1946" w:author="SHAHZAIB KHAN" w:date="2026-10-07T23:52:00Z">
              <w:rPr>
                <w:rFonts w:ascii="Times New Roman" w:eastAsia="Times New Roman" w:hAnsi="Times New Roman" w:cs="Times New Roman"/>
                <w:b/>
                <w:bCs/>
                <w:sz w:val="27"/>
                <w:szCs w:val="27"/>
                <w:u w:val="single"/>
              </w:rPr>
            </w:rPrChange>
          </w:rPr>
          <w:t xml:space="preserve">Reliable Discount and Package Calculation </w:t>
        </w:r>
      </w:ins>
    </w:p>
    <w:p w14:paraId="33E29D1C" w14:textId="77777777" w:rsidR="00713BE8" w:rsidRPr="00DB397A" w:rsidRDefault="00713BE8" w:rsidP="00713BE8">
      <w:pPr>
        <w:pStyle w:val="ListParagraph"/>
        <w:numPr>
          <w:ilvl w:val="0"/>
          <w:numId w:val="19"/>
        </w:numPr>
        <w:outlineLvl w:val="2"/>
        <w:rPr>
          <w:ins w:id="1947" w:author="SHAHZAIB KHAN" w:date="2026-10-08T01:32:00Z" w16du:dateUtc="2026-10-07T20:32:00Z"/>
          <w:rFonts w:ascii="Times New Roman" w:eastAsia="Times New Roman" w:hAnsi="Times New Roman" w:cs="Times New Roman"/>
          <w:color w:val="FF0000"/>
          <w:sz w:val="24"/>
          <w:szCs w:val="24"/>
          <w:u w:val="single"/>
          <w:rPrChange w:id="1948" w:author="SHAHZAIB KHAN" w:date="2026-10-07T23:52:00Z">
            <w:rPr>
              <w:ins w:id="1949" w:author="SHAHZAIB KHAN" w:date="2026-10-08T01:32:00Z" w16du:dateUtc="2026-10-07T20:32:00Z"/>
              <w:rFonts w:ascii="Times New Roman" w:eastAsia="Times New Roman" w:hAnsi="Times New Roman" w:cs="Times New Roman"/>
              <w:b/>
              <w:bCs/>
              <w:sz w:val="27"/>
              <w:szCs w:val="27"/>
              <w:u w:val="single"/>
            </w:rPr>
          </w:rPrChange>
        </w:rPr>
      </w:pPr>
      <w:ins w:id="1950" w:author="SHAHZAIB KHAN" w:date="2026-10-08T01:32:00Z" w16du:dateUtc="2026-10-07T20:32:00Z">
        <w:r w:rsidRPr="00DB397A">
          <w:rPr>
            <w:rFonts w:ascii="Times New Roman" w:eastAsia="Times New Roman" w:hAnsi="Times New Roman" w:cs="Times New Roman"/>
            <w:color w:val="FF0000"/>
            <w:sz w:val="24"/>
            <w:szCs w:val="24"/>
            <w:u w:val="single"/>
            <w:rPrChange w:id="1951" w:author="SHAHZAIB KHAN" w:date="2026-10-07T23:52:00Z">
              <w:rPr>
                <w:rFonts w:ascii="Times New Roman" w:eastAsia="Times New Roman" w:hAnsi="Times New Roman" w:cs="Times New Roman"/>
                <w:b/>
                <w:bCs/>
                <w:sz w:val="27"/>
                <w:szCs w:val="27"/>
                <w:u w:val="single"/>
              </w:rPr>
            </w:rPrChange>
          </w:rPr>
          <w:t xml:space="preserve">The system should correctly apply discounts and package deals whenever their conditions are satisfied, and the calculated total should remain accurate. </w:t>
        </w:r>
      </w:ins>
    </w:p>
    <w:p w14:paraId="17B2128B" w14:textId="77777777" w:rsidR="00713BE8" w:rsidRPr="00DB397A" w:rsidRDefault="00713BE8" w:rsidP="00713BE8">
      <w:pPr>
        <w:pStyle w:val="ListParagraph"/>
        <w:numPr>
          <w:ilvl w:val="0"/>
          <w:numId w:val="19"/>
        </w:numPr>
        <w:outlineLvl w:val="2"/>
        <w:rPr>
          <w:ins w:id="1952" w:author="SHAHZAIB KHAN" w:date="2026-10-08T01:32:00Z" w16du:dateUtc="2026-10-07T20:32:00Z"/>
          <w:rFonts w:ascii="Times New Roman" w:eastAsia="Times New Roman" w:hAnsi="Times New Roman" w:cs="Times New Roman"/>
          <w:color w:val="FF0000"/>
          <w:sz w:val="24"/>
          <w:szCs w:val="24"/>
          <w:u w:val="single"/>
          <w:rPrChange w:id="1953" w:author="SHAHZAIB KHAN" w:date="2026-10-07T23:52:00Z">
            <w:rPr>
              <w:ins w:id="1954" w:author="SHAHZAIB KHAN" w:date="2026-10-08T01:32:00Z" w16du:dateUtc="2026-10-07T20:32:00Z"/>
              <w:rFonts w:ascii="Times New Roman" w:eastAsia="Times New Roman" w:hAnsi="Times New Roman" w:cs="Times New Roman"/>
              <w:b/>
              <w:bCs/>
              <w:sz w:val="27"/>
              <w:szCs w:val="27"/>
              <w:u w:val="single"/>
            </w:rPr>
          </w:rPrChange>
        </w:rPr>
      </w:pPr>
      <w:ins w:id="1955" w:author="SHAHZAIB KHAN" w:date="2026-10-08T01:32:00Z" w16du:dateUtc="2026-10-07T20:32:00Z">
        <w:r w:rsidRPr="00DB397A">
          <w:rPr>
            <w:rFonts w:ascii="Times New Roman" w:eastAsia="Times New Roman" w:hAnsi="Times New Roman" w:cs="Times New Roman"/>
            <w:color w:val="FF0000"/>
            <w:sz w:val="24"/>
            <w:szCs w:val="24"/>
            <w:u w:val="single"/>
            <w:rPrChange w:id="1956" w:author="SHAHZAIB KHAN" w:date="2026-10-07T23:52:00Z">
              <w:rPr>
                <w:rFonts w:ascii="Times New Roman" w:eastAsia="Times New Roman" w:hAnsi="Times New Roman" w:cs="Times New Roman"/>
                <w:b/>
                <w:bCs/>
                <w:sz w:val="27"/>
                <w:szCs w:val="27"/>
                <w:u w:val="single"/>
              </w:rPr>
            </w:rPrChange>
          </w:rPr>
          <w:t xml:space="preserve">Reliable Order Records </w:t>
        </w:r>
      </w:ins>
    </w:p>
    <w:p w14:paraId="257E0A08" w14:textId="77777777" w:rsidR="00713BE8" w:rsidRPr="00DB397A" w:rsidRDefault="00713BE8" w:rsidP="00713BE8">
      <w:pPr>
        <w:pStyle w:val="ListParagraph"/>
        <w:numPr>
          <w:ilvl w:val="0"/>
          <w:numId w:val="19"/>
        </w:numPr>
        <w:outlineLvl w:val="2"/>
        <w:rPr>
          <w:ins w:id="1957" w:author="SHAHZAIB KHAN" w:date="2026-10-08T01:32:00Z" w16du:dateUtc="2026-10-07T20:32:00Z"/>
          <w:rFonts w:ascii="Times New Roman" w:eastAsia="Times New Roman" w:hAnsi="Times New Roman" w:cs="Times New Roman"/>
          <w:color w:val="FF0000"/>
          <w:sz w:val="24"/>
          <w:szCs w:val="24"/>
          <w:u w:val="single"/>
          <w:rPrChange w:id="1958" w:author="SHAHZAIB KHAN" w:date="2026-10-07T23:52:00Z">
            <w:rPr>
              <w:ins w:id="1959" w:author="SHAHZAIB KHAN" w:date="2026-10-08T01:32:00Z" w16du:dateUtc="2026-10-07T20:32:00Z"/>
              <w:rFonts w:ascii="Times New Roman" w:eastAsia="Times New Roman" w:hAnsi="Times New Roman" w:cs="Times New Roman"/>
              <w:b/>
              <w:bCs/>
              <w:sz w:val="27"/>
              <w:szCs w:val="27"/>
              <w:u w:val="single"/>
            </w:rPr>
          </w:rPrChange>
        </w:rPr>
      </w:pPr>
      <w:ins w:id="1960" w:author="SHAHZAIB KHAN" w:date="2026-10-08T01:32:00Z" w16du:dateUtc="2026-10-07T20:32:00Z">
        <w:r w:rsidRPr="00DB397A">
          <w:rPr>
            <w:rFonts w:ascii="Times New Roman" w:eastAsia="Times New Roman" w:hAnsi="Times New Roman" w:cs="Times New Roman"/>
            <w:color w:val="FF0000"/>
            <w:sz w:val="24"/>
            <w:szCs w:val="24"/>
            <w:u w:val="single"/>
            <w:rPrChange w:id="1961" w:author="SHAHZAIB KHAN" w:date="2026-10-07T23:52:00Z">
              <w:rPr>
                <w:rFonts w:ascii="Times New Roman" w:eastAsia="Times New Roman" w:hAnsi="Times New Roman" w:cs="Times New Roman"/>
                <w:b/>
                <w:bCs/>
                <w:sz w:val="27"/>
                <w:szCs w:val="27"/>
                <w:u w:val="single"/>
              </w:rPr>
            </w:rPrChange>
          </w:rPr>
          <w:t xml:space="preserve">The system should properly save payment and order information so that the records remain available for further processing and delivery. </w:t>
        </w:r>
      </w:ins>
    </w:p>
    <w:p w14:paraId="6F539CD6" w14:textId="77777777" w:rsidR="00713BE8" w:rsidRPr="00DB397A" w:rsidRDefault="00713BE8" w:rsidP="00713BE8">
      <w:pPr>
        <w:pStyle w:val="ListParagraph"/>
        <w:numPr>
          <w:ilvl w:val="0"/>
          <w:numId w:val="19"/>
        </w:numPr>
        <w:outlineLvl w:val="2"/>
        <w:rPr>
          <w:ins w:id="1962" w:author="SHAHZAIB KHAN" w:date="2026-10-08T01:32:00Z" w16du:dateUtc="2026-10-07T20:32:00Z"/>
          <w:rFonts w:ascii="Times New Roman" w:eastAsia="Times New Roman" w:hAnsi="Times New Roman" w:cs="Times New Roman"/>
          <w:color w:val="FF0000"/>
          <w:sz w:val="24"/>
          <w:szCs w:val="24"/>
          <w:u w:val="single"/>
          <w:rPrChange w:id="1963" w:author="SHAHZAIB KHAN" w:date="2026-10-07T23:52:00Z">
            <w:rPr>
              <w:ins w:id="1964" w:author="SHAHZAIB KHAN" w:date="2026-10-08T01:32:00Z" w16du:dateUtc="2026-10-07T20:32:00Z"/>
              <w:rFonts w:ascii="Times New Roman" w:eastAsia="Times New Roman" w:hAnsi="Times New Roman" w:cs="Times New Roman"/>
              <w:b/>
              <w:bCs/>
              <w:sz w:val="27"/>
              <w:szCs w:val="27"/>
              <w:u w:val="single"/>
            </w:rPr>
          </w:rPrChange>
        </w:rPr>
      </w:pPr>
      <w:ins w:id="1965" w:author="SHAHZAIB KHAN" w:date="2026-10-08T01:32:00Z" w16du:dateUtc="2026-10-07T20:32:00Z">
        <w:r w:rsidRPr="00DB397A">
          <w:rPr>
            <w:rFonts w:ascii="Times New Roman" w:eastAsia="Times New Roman" w:hAnsi="Times New Roman" w:cs="Times New Roman"/>
            <w:color w:val="FF0000"/>
            <w:sz w:val="24"/>
            <w:szCs w:val="24"/>
            <w:u w:val="single"/>
            <w:rPrChange w:id="1966" w:author="SHAHZAIB KHAN" w:date="2026-10-07T23:52:00Z">
              <w:rPr>
                <w:rFonts w:ascii="Times New Roman" w:eastAsia="Times New Roman" w:hAnsi="Times New Roman" w:cs="Times New Roman"/>
                <w:b/>
                <w:bCs/>
                <w:sz w:val="27"/>
                <w:szCs w:val="27"/>
                <w:u w:val="single"/>
              </w:rPr>
            </w:rPrChange>
          </w:rPr>
          <w:t xml:space="preserve">Reliable Booked Order Processing </w:t>
        </w:r>
      </w:ins>
    </w:p>
    <w:p w14:paraId="75B4A5F7" w14:textId="77777777" w:rsidR="00713BE8" w:rsidRPr="00DB397A" w:rsidRDefault="00713BE8" w:rsidP="00713BE8">
      <w:pPr>
        <w:pStyle w:val="ListParagraph"/>
        <w:numPr>
          <w:ilvl w:val="0"/>
          <w:numId w:val="19"/>
        </w:numPr>
        <w:outlineLvl w:val="2"/>
        <w:rPr>
          <w:ins w:id="1967" w:author="SHAHZAIB KHAN" w:date="2026-10-08T01:32:00Z" w16du:dateUtc="2026-10-07T20:32:00Z"/>
          <w:rFonts w:ascii="Times New Roman" w:eastAsia="Times New Roman" w:hAnsi="Times New Roman" w:cs="Times New Roman"/>
          <w:color w:val="FF0000"/>
          <w:sz w:val="24"/>
          <w:szCs w:val="24"/>
          <w:u w:val="single"/>
          <w:rPrChange w:id="1968" w:author="SHAHZAIB KHAN" w:date="2026-10-07T23:52:00Z">
            <w:rPr>
              <w:ins w:id="1969" w:author="SHAHZAIB KHAN" w:date="2026-10-08T01:32:00Z" w16du:dateUtc="2026-10-07T20:32:00Z"/>
              <w:rFonts w:ascii="Times New Roman" w:eastAsia="Times New Roman" w:hAnsi="Times New Roman" w:cs="Times New Roman"/>
              <w:b/>
              <w:bCs/>
              <w:sz w:val="27"/>
              <w:szCs w:val="27"/>
              <w:u w:val="single"/>
            </w:rPr>
          </w:rPrChange>
        </w:rPr>
      </w:pPr>
      <w:ins w:id="1970" w:author="SHAHZAIB KHAN" w:date="2026-10-08T01:32:00Z" w16du:dateUtc="2026-10-07T20:32:00Z">
        <w:r w:rsidRPr="00DB397A">
          <w:rPr>
            <w:rFonts w:ascii="Times New Roman" w:eastAsia="Times New Roman" w:hAnsi="Times New Roman" w:cs="Times New Roman"/>
            <w:color w:val="FF0000"/>
            <w:sz w:val="24"/>
            <w:szCs w:val="24"/>
            <w:u w:val="single"/>
            <w:rPrChange w:id="1971" w:author="SHAHZAIB KHAN" w:date="2026-10-07T23:52:00Z">
              <w:rPr>
                <w:rFonts w:ascii="Times New Roman" w:eastAsia="Times New Roman" w:hAnsi="Times New Roman" w:cs="Times New Roman"/>
                <w:b/>
                <w:bCs/>
                <w:sz w:val="27"/>
                <w:szCs w:val="27"/>
                <w:u w:val="single"/>
              </w:rPr>
            </w:rPrChange>
          </w:rPr>
          <w:t>The system should save the deadline of a booked order and process the order according to the specified deadline.</w:t>
        </w:r>
      </w:ins>
    </w:p>
    <w:p w14:paraId="3813DB82" w14:textId="77777777" w:rsidR="00713BE8" w:rsidRPr="00713BE8" w:rsidRDefault="00713BE8" w:rsidP="00713BE8">
      <w:pPr>
        <w:spacing w:before="100" w:beforeAutospacing="1" w:after="100" w:afterAutospacing="1" w:line="240" w:lineRule="auto"/>
        <w:outlineLvl w:val="2"/>
        <w:rPr>
          <w:rFonts w:ascii="Times New Roman" w:eastAsia="Times New Roman" w:hAnsi="Times New Roman" w:cs="Times New Roman"/>
          <w:b/>
          <w:bCs/>
          <w:sz w:val="27"/>
          <w:szCs w:val="27"/>
          <w:u w:val="single"/>
          <w:rPrChange w:id="1972" w:author="SHAHZAIB KHAN" w:date="2026-10-08T01:31:00Z" w16du:dateUtc="2026-10-07T20:31:00Z">
            <w:rPr>
              <w:rFonts w:ascii="Times New Roman" w:eastAsia="Times New Roman" w:hAnsi="Times New Roman" w:cs="Times New Roman"/>
              <w:b/>
              <w:bCs/>
              <w:sz w:val="27"/>
              <w:szCs w:val="27"/>
            </w:rPr>
          </w:rPrChange>
        </w:rPr>
        <w:pPrChange w:id="1973" w:author="SHAHZAIB KHAN" w:date="2026-10-08T01:31:00Z" w16du:dateUtc="2026-10-07T20:31:00Z">
          <w:pPr>
            <w:pStyle w:val="ListParagraph"/>
            <w:numPr>
              <w:numId w:val="19"/>
            </w:numPr>
            <w:tabs>
              <w:tab w:val="num" w:pos="720"/>
            </w:tabs>
            <w:spacing w:before="100" w:beforeAutospacing="1" w:after="100" w:afterAutospacing="1" w:line="240" w:lineRule="auto"/>
            <w:ind w:hanging="360"/>
            <w:outlineLvl w:val="2"/>
          </w:pPr>
        </w:pPrChange>
      </w:pPr>
    </w:p>
    <w:p w14:paraId="3915BD5B" w14:textId="7D80774A" w:rsidR="00A408CF" w:rsidRPr="00BF2BCA" w:rsidDel="00A71D1B" w:rsidRDefault="00A408CF" w:rsidP="00A408CF">
      <w:pPr>
        <w:numPr>
          <w:ilvl w:val="0"/>
          <w:numId w:val="20"/>
        </w:numPr>
        <w:spacing w:before="100" w:beforeAutospacing="1" w:after="100" w:afterAutospacing="1" w:line="240" w:lineRule="auto"/>
        <w:rPr>
          <w:del w:id="1974" w:author="SHAHZAIB KHAN" w:date="2026-10-07T19:25:00Z" w16du:dateUtc="2026-10-07T14:25:00Z"/>
          <w:rFonts w:ascii="Times New Roman" w:eastAsia="Times New Roman" w:hAnsi="Times New Roman" w:cs="Times New Roman"/>
          <w:sz w:val="24"/>
          <w:szCs w:val="24"/>
          <w:u w:val="single"/>
          <w:rPrChange w:id="1975" w:author="SHAHZAIB KHAN" w:date="2026-10-07T19:14:00Z" w16du:dateUtc="2026-10-07T14:14:00Z">
            <w:rPr>
              <w:del w:id="1976" w:author="SHAHZAIB KHAN" w:date="2026-10-07T19:25:00Z" w16du:dateUtc="2026-10-07T14:25:00Z"/>
              <w:rFonts w:ascii="Times New Roman" w:eastAsia="Times New Roman" w:hAnsi="Times New Roman" w:cs="Times New Roman"/>
              <w:sz w:val="24"/>
              <w:szCs w:val="24"/>
            </w:rPr>
          </w:rPrChange>
        </w:rPr>
      </w:pPr>
      <w:del w:id="1977" w:author="SHAHZAIB KHAN" w:date="2026-10-07T19:25:00Z" w16du:dateUtc="2026-10-07T14:25:00Z">
        <w:r w:rsidRPr="00BF2BCA" w:rsidDel="00A71D1B">
          <w:rPr>
            <w:rFonts w:ascii="Times New Roman" w:eastAsia="Times New Roman" w:hAnsi="Times New Roman" w:cs="Times New Roman"/>
            <w:sz w:val="24"/>
            <w:szCs w:val="24"/>
            <w:u w:val="single"/>
            <w:rPrChange w:id="1978" w:author="SHAHZAIB KHAN" w:date="2026-10-07T19:14:00Z" w16du:dateUtc="2026-10-07T14:14:00Z">
              <w:rPr>
                <w:rFonts w:ascii="Times New Roman" w:eastAsia="Times New Roman" w:hAnsi="Times New Roman" w:cs="Times New Roman"/>
                <w:sz w:val="24"/>
                <w:szCs w:val="24"/>
              </w:rPr>
            </w:rPrChange>
          </w:rPr>
          <w:delText>The system should have a 99.5% uptime during academic sessions.</w:delText>
        </w:r>
      </w:del>
    </w:p>
    <w:p w14:paraId="120E1F62" w14:textId="2FD65478" w:rsidR="00A408CF" w:rsidRPr="00BF2BCA" w:rsidDel="00A71D1B" w:rsidRDefault="00A408CF" w:rsidP="00A408CF">
      <w:pPr>
        <w:numPr>
          <w:ilvl w:val="0"/>
          <w:numId w:val="20"/>
        </w:numPr>
        <w:spacing w:before="100" w:beforeAutospacing="1" w:after="100" w:afterAutospacing="1" w:line="240" w:lineRule="auto"/>
        <w:rPr>
          <w:del w:id="1979" w:author="SHAHZAIB KHAN" w:date="2026-10-07T19:25:00Z" w16du:dateUtc="2026-10-07T14:25:00Z"/>
          <w:rFonts w:ascii="Times New Roman" w:eastAsia="Times New Roman" w:hAnsi="Times New Roman" w:cs="Times New Roman"/>
          <w:sz w:val="24"/>
          <w:szCs w:val="24"/>
          <w:u w:val="single"/>
          <w:rPrChange w:id="1980" w:author="SHAHZAIB KHAN" w:date="2026-10-07T19:14:00Z" w16du:dateUtc="2026-10-07T14:14:00Z">
            <w:rPr>
              <w:del w:id="1981" w:author="SHAHZAIB KHAN" w:date="2026-10-07T19:25:00Z" w16du:dateUtc="2026-10-07T14:25:00Z"/>
              <w:rFonts w:ascii="Times New Roman" w:eastAsia="Times New Roman" w:hAnsi="Times New Roman" w:cs="Times New Roman"/>
              <w:sz w:val="24"/>
              <w:szCs w:val="24"/>
            </w:rPr>
          </w:rPrChange>
        </w:rPr>
      </w:pPr>
      <w:del w:id="1982" w:author="SHAHZAIB KHAN" w:date="2026-10-07T19:25:00Z" w16du:dateUtc="2026-10-07T14:25:00Z">
        <w:r w:rsidRPr="00BF2BCA" w:rsidDel="00A71D1B">
          <w:rPr>
            <w:rFonts w:ascii="Times New Roman" w:eastAsia="Times New Roman" w:hAnsi="Times New Roman" w:cs="Times New Roman"/>
            <w:sz w:val="24"/>
            <w:szCs w:val="24"/>
            <w:u w:val="single"/>
            <w:rPrChange w:id="1983" w:author="SHAHZAIB KHAN" w:date="2026-10-07T19:14:00Z" w16du:dateUtc="2026-10-07T14:14:00Z">
              <w:rPr>
                <w:rFonts w:ascii="Times New Roman" w:eastAsia="Times New Roman" w:hAnsi="Times New Roman" w:cs="Times New Roman"/>
                <w:sz w:val="24"/>
                <w:szCs w:val="24"/>
              </w:rPr>
            </w:rPrChange>
          </w:rPr>
          <w:delText>Automatic backups must be performed regularly to prevent data loss.</w:delText>
        </w:r>
      </w:del>
    </w:p>
    <w:p w14:paraId="42D6A57A" w14:textId="7E1001F4" w:rsidR="00A408CF" w:rsidRPr="00BF2BCA" w:rsidDel="00A71D1B" w:rsidRDefault="00A408CF" w:rsidP="00A408CF">
      <w:pPr>
        <w:numPr>
          <w:ilvl w:val="0"/>
          <w:numId w:val="20"/>
        </w:numPr>
        <w:spacing w:before="100" w:beforeAutospacing="1" w:after="100" w:afterAutospacing="1" w:line="240" w:lineRule="auto"/>
        <w:rPr>
          <w:del w:id="1984" w:author="SHAHZAIB KHAN" w:date="2026-10-07T19:25:00Z" w16du:dateUtc="2026-10-07T14:25:00Z"/>
          <w:rFonts w:ascii="Times New Roman" w:eastAsia="Times New Roman" w:hAnsi="Times New Roman" w:cs="Times New Roman"/>
          <w:sz w:val="24"/>
          <w:szCs w:val="24"/>
          <w:u w:val="single"/>
          <w:rPrChange w:id="1985" w:author="SHAHZAIB KHAN" w:date="2026-10-07T19:14:00Z" w16du:dateUtc="2026-10-07T14:14:00Z">
            <w:rPr>
              <w:del w:id="1986" w:author="SHAHZAIB KHAN" w:date="2026-10-07T19:25:00Z" w16du:dateUtc="2026-10-07T14:25:00Z"/>
              <w:rFonts w:ascii="Times New Roman" w:eastAsia="Times New Roman" w:hAnsi="Times New Roman" w:cs="Times New Roman"/>
              <w:sz w:val="24"/>
              <w:szCs w:val="24"/>
            </w:rPr>
          </w:rPrChange>
        </w:rPr>
      </w:pPr>
      <w:del w:id="1987" w:author="SHAHZAIB KHAN" w:date="2026-10-07T19:25:00Z" w16du:dateUtc="2026-10-07T14:25:00Z">
        <w:r w:rsidRPr="00BF2BCA" w:rsidDel="00A71D1B">
          <w:rPr>
            <w:rFonts w:ascii="Times New Roman" w:eastAsia="Times New Roman" w:hAnsi="Times New Roman" w:cs="Times New Roman"/>
            <w:sz w:val="24"/>
            <w:szCs w:val="24"/>
            <w:u w:val="single"/>
            <w:rPrChange w:id="1988" w:author="SHAHZAIB KHAN" w:date="2026-10-07T19:14:00Z" w16du:dateUtc="2026-10-07T14:14:00Z">
              <w:rPr>
                <w:rFonts w:ascii="Times New Roman" w:eastAsia="Times New Roman" w:hAnsi="Times New Roman" w:cs="Times New Roman"/>
                <w:sz w:val="24"/>
                <w:szCs w:val="24"/>
              </w:rPr>
            </w:rPrChange>
          </w:rPr>
          <w:delText>The system must support real-time notifications to ensure prompt communication between users.</w:delText>
        </w:r>
      </w:del>
    </w:p>
    <w:p w14:paraId="3F971FF9" w14:textId="110F2E0B" w:rsidR="00A408CF" w:rsidRPr="00BF2BCA" w:rsidDel="00A71D1B" w:rsidRDefault="00A408CF" w:rsidP="00A408CF">
      <w:pPr>
        <w:numPr>
          <w:ilvl w:val="0"/>
          <w:numId w:val="20"/>
        </w:numPr>
        <w:spacing w:before="100" w:beforeAutospacing="1" w:after="100" w:afterAutospacing="1" w:line="240" w:lineRule="auto"/>
        <w:rPr>
          <w:del w:id="1989" w:author="SHAHZAIB KHAN" w:date="2026-10-07T19:25:00Z" w16du:dateUtc="2026-10-07T14:25:00Z"/>
          <w:rFonts w:ascii="Times New Roman" w:eastAsia="Times New Roman" w:hAnsi="Times New Roman" w:cs="Times New Roman"/>
          <w:sz w:val="24"/>
          <w:szCs w:val="24"/>
          <w:u w:val="single"/>
          <w:rPrChange w:id="1990" w:author="SHAHZAIB KHAN" w:date="2026-10-07T19:14:00Z" w16du:dateUtc="2026-10-07T14:14:00Z">
            <w:rPr>
              <w:del w:id="1991" w:author="SHAHZAIB KHAN" w:date="2026-10-07T19:25:00Z" w16du:dateUtc="2026-10-07T14:25:00Z"/>
              <w:rFonts w:ascii="Times New Roman" w:eastAsia="Times New Roman" w:hAnsi="Times New Roman" w:cs="Times New Roman"/>
              <w:sz w:val="24"/>
              <w:szCs w:val="24"/>
            </w:rPr>
          </w:rPrChange>
        </w:rPr>
      </w:pPr>
      <w:del w:id="1992" w:author="SHAHZAIB KHAN" w:date="2026-10-07T19:25:00Z" w16du:dateUtc="2026-10-07T14:25:00Z">
        <w:r w:rsidRPr="00BF2BCA" w:rsidDel="00A71D1B">
          <w:rPr>
            <w:rFonts w:ascii="Times New Roman" w:eastAsia="Times New Roman" w:hAnsi="Times New Roman" w:cs="Times New Roman"/>
            <w:sz w:val="24"/>
            <w:szCs w:val="24"/>
            <w:u w:val="single"/>
            <w:rPrChange w:id="1993" w:author="SHAHZAIB KHAN" w:date="2026-10-07T19:14:00Z" w16du:dateUtc="2026-10-07T14:14:00Z">
              <w:rPr>
                <w:rFonts w:ascii="Times New Roman" w:eastAsia="Times New Roman" w:hAnsi="Times New Roman" w:cs="Times New Roman"/>
                <w:sz w:val="24"/>
                <w:szCs w:val="24"/>
              </w:rPr>
            </w:rPrChange>
          </w:rPr>
          <w:delText>Recovery mechanisms must be in place to restore operations quickly in case of system failure.</w:delText>
        </w:r>
      </w:del>
    </w:p>
    <w:p w14:paraId="23B26774" w14:textId="110F2E0B" w:rsidR="00A408CF" w:rsidRPr="00C131FF" w:rsidRDefault="6579BE34" w:rsidP="1A775A4C">
      <w:pPr>
        <w:pStyle w:val="ListParagraph"/>
        <w:numPr>
          <w:ilvl w:val="0"/>
          <w:numId w:val="20"/>
        </w:numPr>
        <w:spacing w:before="100" w:beforeAutospacing="1" w:after="100" w:afterAutospacing="1" w:line="240" w:lineRule="auto"/>
        <w:outlineLvl w:val="1"/>
        <w:rPr>
          <w:ins w:id="1994" w:author="SHAHZAIB KHAN" w:date="2026-10-08T01:32:00Z" w16du:dateUtc="2026-10-07T20:32:00Z"/>
          <w:rStyle w:val="Heading1Char"/>
          <w:rFonts w:ascii="Times New Roman" w:eastAsia="Times New Roman" w:hAnsi="Times New Roman" w:cs="Times New Roman"/>
          <w:b/>
          <w:bCs/>
          <w:color w:val="auto"/>
          <w:sz w:val="36"/>
          <w:szCs w:val="36"/>
          <w:u w:val="single"/>
          <w:rPrChange w:id="1995" w:author="SHAHZAIB KHAN" w:date="2026-10-08T01:32:00Z" w16du:dateUtc="2026-10-07T20:32:00Z">
            <w:rPr>
              <w:ins w:id="1996" w:author="SHAHZAIB KHAN" w:date="2026-10-08T01:32:00Z" w16du:dateUtc="2026-10-07T20:32:00Z"/>
              <w:rStyle w:val="Heading1Char"/>
              <w:u w:val="single"/>
            </w:rPr>
          </w:rPrChange>
        </w:rPr>
      </w:pPr>
      <w:bookmarkStart w:id="1997" w:name="_Toc193890203"/>
      <w:del w:id="1998" w:author="SHAHZAIB KHAN" w:date="2026-10-07T19:25:00Z" w16du:dateUtc="2026-10-07T14:25:00Z">
        <w:r w:rsidRPr="00BF2BCA" w:rsidDel="00A71D1B">
          <w:rPr>
            <w:rStyle w:val="Heading1Char"/>
            <w:u w:val="single"/>
            <w:rPrChange w:id="1999" w:author="SHAHZAIB KHAN" w:date="2026-10-07T19:14:00Z" w16du:dateUtc="2026-10-07T14:14:00Z">
              <w:rPr>
                <w:rStyle w:val="Heading1Char"/>
              </w:rPr>
            </w:rPrChange>
          </w:rPr>
          <w:lastRenderedPageBreak/>
          <w:delText xml:space="preserve"> </w:delText>
        </w:r>
      </w:del>
      <w:r w:rsidRPr="00BF2BCA">
        <w:rPr>
          <w:rStyle w:val="Heading1Char"/>
          <w:u w:val="single"/>
          <w:rPrChange w:id="2000" w:author="SHAHZAIB KHAN" w:date="2026-10-07T19:14:00Z" w16du:dateUtc="2026-10-07T14:14:00Z">
            <w:rPr>
              <w:rStyle w:val="Heading1Char"/>
            </w:rPr>
          </w:rPrChange>
        </w:rPr>
        <w:t>System Functions</w:t>
      </w:r>
      <w:bookmarkEnd w:id="1997"/>
    </w:p>
    <w:p w14:paraId="2990272E" w14:textId="77777777" w:rsidR="00C131FF" w:rsidRPr="00DB397A" w:rsidRDefault="00C131FF" w:rsidP="00C131FF">
      <w:pPr>
        <w:pStyle w:val="ListParagraph"/>
        <w:numPr>
          <w:ilvl w:val="0"/>
          <w:numId w:val="20"/>
        </w:numPr>
        <w:spacing w:before="100" w:beforeAutospacing="1" w:after="100" w:afterAutospacing="1" w:line="240" w:lineRule="auto"/>
        <w:outlineLvl w:val="2"/>
        <w:rPr>
          <w:ins w:id="2001" w:author="SHAHZAIB KHAN" w:date="2026-10-08T01:32:00Z" w16du:dateUtc="2026-10-07T20:32:00Z"/>
          <w:rFonts w:ascii="Times New Roman" w:eastAsiaTheme="majorEastAsia" w:hAnsi="Times New Roman" w:cs="Times New Roman"/>
          <w:color w:val="FF0000"/>
          <w:sz w:val="24"/>
          <w:szCs w:val="24"/>
        </w:rPr>
      </w:pPr>
      <w:ins w:id="2002" w:author="SHAHZAIB KHAN" w:date="2026-10-08T01:32:00Z" w16du:dateUtc="2026-10-07T20:32:00Z">
        <w:r w:rsidRPr="00DB397A">
          <w:rPr>
            <w:rFonts w:ascii="Times New Roman" w:eastAsiaTheme="majorEastAsia" w:hAnsi="Times New Roman" w:cs="Times New Roman"/>
            <w:color w:val="FF0000"/>
            <w:sz w:val="24"/>
            <w:szCs w:val="24"/>
          </w:rPr>
          <w:t>Sub-Functions for Product and Category Management</w:t>
        </w:r>
      </w:ins>
    </w:p>
    <w:p w14:paraId="1A3BC882" w14:textId="77777777" w:rsidR="00C131FF" w:rsidRPr="00DB397A" w:rsidRDefault="00C131FF" w:rsidP="00C131FF">
      <w:pPr>
        <w:pStyle w:val="ListParagraph"/>
        <w:numPr>
          <w:ilvl w:val="0"/>
          <w:numId w:val="20"/>
        </w:numPr>
        <w:outlineLvl w:val="2"/>
        <w:rPr>
          <w:ins w:id="2003"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04" w:author="SHAHZAIB KHAN" w:date="2026-10-08T01:32:00Z" w16du:dateUtc="2026-10-07T20:32:00Z">
        <w:r w:rsidRPr="00DB397A">
          <w:rPr>
            <w:rFonts w:ascii="Times New Roman" w:eastAsiaTheme="majorEastAsia" w:hAnsi="Times New Roman" w:cs="Times New Roman"/>
            <w:b/>
            <w:bCs/>
            <w:color w:val="FF0000"/>
            <w:sz w:val="24"/>
            <w:szCs w:val="24"/>
          </w:rPr>
          <w:t>DisplayCategories</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ins>
    </w:p>
    <w:p w14:paraId="0287F0EE" w14:textId="77777777" w:rsidR="00C131FF" w:rsidRPr="00DB397A" w:rsidRDefault="00C131FF" w:rsidP="00C131FF">
      <w:pPr>
        <w:pStyle w:val="ListParagraph"/>
        <w:outlineLvl w:val="2"/>
        <w:rPr>
          <w:ins w:id="2005" w:author="SHAHZAIB KHAN" w:date="2026-10-08T01:32:00Z" w16du:dateUtc="2026-10-07T20:32:00Z"/>
          <w:rFonts w:ascii="Times New Roman" w:eastAsiaTheme="majorEastAsia" w:hAnsi="Times New Roman" w:cs="Times New Roman"/>
          <w:color w:val="FF0000"/>
          <w:sz w:val="24"/>
          <w:szCs w:val="24"/>
        </w:rPr>
      </w:pPr>
      <w:ins w:id="2006" w:author="SHAHZAIB KHAN" w:date="2026-10-08T01:32:00Z" w16du:dateUtc="2026-10-07T20:32:00Z">
        <w:r w:rsidRPr="00DB397A">
          <w:rPr>
            <w:rFonts w:ascii="Times New Roman" w:eastAsiaTheme="majorEastAsia" w:hAnsi="Times New Roman" w:cs="Times New Roman"/>
            <w:color w:val="FF0000"/>
            <w:sz w:val="24"/>
            <w:szCs w:val="24"/>
          </w:rPr>
          <w:br/>
          <w:t xml:space="preserve">Displays the available bakery categories so the customer can view the products under each category. </w:t>
        </w:r>
      </w:ins>
    </w:p>
    <w:p w14:paraId="34329BCD" w14:textId="77777777" w:rsidR="00C131FF" w:rsidRPr="00DB397A" w:rsidRDefault="00C131FF" w:rsidP="00C131FF">
      <w:pPr>
        <w:pStyle w:val="ListParagraph"/>
        <w:numPr>
          <w:ilvl w:val="0"/>
          <w:numId w:val="20"/>
        </w:numPr>
        <w:outlineLvl w:val="2"/>
        <w:rPr>
          <w:ins w:id="2007"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08" w:author="SHAHZAIB KHAN" w:date="2026-10-08T01:32:00Z" w16du:dateUtc="2026-10-07T20:32:00Z">
        <w:r w:rsidRPr="00DB397A">
          <w:rPr>
            <w:rFonts w:ascii="Times New Roman" w:eastAsiaTheme="majorEastAsia" w:hAnsi="Times New Roman" w:cs="Times New Roman"/>
            <w:b/>
            <w:bCs/>
            <w:color w:val="FF0000"/>
            <w:sz w:val="24"/>
            <w:szCs w:val="24"/>
          </w:rPr>
          <w:t>DisplayBakeryItems</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ins>
    </w:p>
    <w:p w14:paraId="148FC9F0" w14:textId="77777777" w:rsidR="00C131FF" w:rsidRPr="00DB397A" w:rsidRDefault="00C131FF" w:rsidP="00C131FF">
      <w:pPr>
        <w:pStyle w:val="ListParagraph"/>
        <w:outlineLvl w:val="2"/>
        <w:rPr>
          <w:ins w:id="2009" w:author="SHAHZAIB KHAN" w:date="2026-10-08T01:32:00Z" w16du:dateUtc="2026-10-07T20:32:00Z"/>
          <w:rFonts w:ascii="Times New Roman" w:eastAsiaTheme="majorEastAsia" w:hAnsi="Times New Roman" w:cs="Times New Roman"/>
          <w:color w:val="FF0000"/>
          <w:sz w:val="24"/>
          <w:szCs w:val="24"/>
        </w:rPr>
      </w:pPr>
      <w:ins w:id="2010" w:author="SHAHZAIB KHAN" w:date="2026-10-08T01:32:00Z" w16du:dateUtc="2026-10-07T20:32:00Z">
        <w:r w:rsidRPr="00DB397A">
          <w:rPr>
            <w:rFonts w:ascii="Times New Roman" w:eastAsiaTheme="majorEastAsia" w:hAnsi="Times New Roman" w:cs="Times New Roman"/>
            <w:color w:val="FF0000"/>
            <w:sz w:val="24"/>
            <w:szCs w:val="24"/>
          </w:rPr>
          <w:br/>
          <w:t xml:space="preserve">Shows the available bakery items along with their prices. </w:t>
        </w:r>
      </w:ins>
    </w:p>
    <w:p w14:paraId="6B42CB16" w14:textId="77777777" w:rsidR="00C131FF" w:rsidRPr="00DB397A" w:rsidRDefault="00C131FF" w:rsidP="00C131FF">
      <w:pPr>
        <w:pStyle w:val="ListParagraph"/>
        <w:numPr>
          <w:ilvl w:val="0"/>
          <w:numId w:val="20"/>
        </w:numPr>
        <w:outlineLvl w:val="2"/>
        <w:rPr>
          <w:ins w:id="2011"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12" w:author="SHAHZAIB KHAN" w:date="2026-10-08T01:32:00Z" w16du:dateUtc="2026-10-07T20:32:00Z">
        <w:r w:rsidRPr="00DB397A">
          <w:rPr>
            <w:rFonts w:ascii="Times New Roman" w:eastAsiaTheme="majorEastAsia" w:hAnsi="Times New Roman" w:cs="Times New Roman"/>
            <w:b/>
            <w:bCs/>
            <w:color w:val="FF0000"/>
            <w:sz w:val="24"/>
            <w:szCs w:val="24"/>
          </w:rPr>
          <w:t>SelectBakeryItem</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ins>
    </w:p>
    <w:p w14:paraId="7C75EF18" w14:textId="77777777" w:rsidR="00C131FF" w:rsidRPr="00DB397A" w:rsidRDefault="00C131FF" w:rsidP="00C131FF">
      <w:pPr>
        <w:pStyle w:val="ListParagraph"/>
        <w:numPr>
          <w:ilvl w:val="0"/>
          <w:numId w:val="20"/>
        </w:numPr>
        <w:outlineLvl w:val="2"/>
        <w:rPr>
          <w:ins w:id="2013" w:author="SHAHZAIB KHAN" w:date="2026-10-08T01:32:00Z" w16du:dateUtc="2026-10-07T20:32:00Z"/>
          <w:rFonts w:ascii="Times New Roman" w:eastAsiaTheme="majorEastAsia" w:hAnsi="Times New Roman" w:cs="Times New Roman"/>
          <w:color w:val="FF0000"/>
          <w:sz w:val="24"/>
          <w:szCs w:val="24"/>
        </w:rPr>
      </w:pPr>
      <w:ins w:id="2014" w:author="SHAHZAIB KHAN" w:date="2026-10-08T01:32:00Z" w16du:dateUtc="2026-10-07T20:32:00Z">
        <w:r w:rsidRPr="00DB397A">
          <w:rPr>
            <w:rFonts w:ascii="Times New Roman" w:eastAsiaTheme="majorEastAsia" w:hAnsi="Times New Roman" w:cs="Times New Roman"/>
            <w:color w:val="FF0000"/>
            <w:sz w:val="24"/>
            <w:szCs w:val="24"/>
          </w:rPr>
          <w:br/>
        </w:r>
        <w:proofErr w:type="gramStart"/>
        <w:r w:rsidRPr="00DB397A">
          <w:rPr>
            <w:rFonts w:ascii="Times New Roman" w:eastAsiaTheme="majorEastAsia" w:hAnsi="Times New Roman" w:cs="Times New Roman"/>
            <w:color w:val="FF0000"/>
            <w:sz w:val="24"/>
            <w:szCs w:val="24"/>
          </w:rPr>
          <w:t>Allows</w:t>
        </w:r>
        <w:proofErr w:type="gramEnd"/>
        <w:r w:rsidRPr="00DB397A">
          <w:rPr>
            <w:rFonts w:ascii="Times New Roman" w:eastAsiaTheme="majorEastAsia" w:hAnsi="Times New Roman" w:cs="Times New Roman"/>
            <w:color w:val="FF0000"/>
            <w:sz w:val="24"/>
            <w:szCs w:val="24"/>
          </w:rPr>
          <w:t xml:space="preserve"> the customer to select the required bakery items for the order. </w:t>
        </w:r>
      </w:ins>
    </w:p>
    <w:p w14:paraId="53625F55" w14:textId="77777777" w:rsidR="00C131FF" w:rsidRPr="00DB397A" w:rsidRDefault="00C131FF" w:rsidP="00C131FF">
      <w:pPr>
        <w:pStyle w:val="ListParagraph"/>
        <w:numPr>
          <w:ilvl w:val="0"/>
          <w:numId w:val="20"/>
        </w:numPr>
        <w:outlineLvl w:val="2"/>
        <w:rPr>
          <w:ins w:id="2015" w:author="SHAHZAIB KHAN" w:date="2026-10-08T01:32:00Z" w16du:dateUtc="2026-10-07T20:32:00Z"/>
          <w:rFonts w:ascii="Times New Roman" w:eastAsiaTheme="majorEastAsia" w:hAnsi="Times New Roman" w:cs="Times New Roman"/>
          <w:color w:val="FF0000"/>
          <w:sz w:val="24"/>
          <w:szCs w:val="24"/>
        </w:rPr>
      </w:pPr>
      <w:proofErr w:type="gramStart"/>
      <w:ins w:id="2016" w:author="SHAHZAIB KHAN" w:date="2026-10-08T01:32:00Z" w16du:dateUtc="2026-10-07T20:32:00Z">
        <w:r w:rsidRPr="00DB397A">
          <w:rPr>
            <w:rFonts w:ascii="Times New Roman" w:eastAsiaTheme="majorEastAsia" w:hAnsi="Times New Roman" w:cs="Times New Roman"/>
            <w:color w:val="FF0000"/>
            <w:sz w:val="24"/>
            <w:szCs w:val="24"/>
          </w:rPr>
          <w:t>o Sub</w:t>
        </w:r>
        <w:proofErr w:type="gramEnd"/>
        <w:r w:rsidRPr="00DB397A">
          <w:rPr>
            <w:rFonts w:ascii="Times New Roman" w:eastAsiaTheme="majorEastAsia" w:hAnsi="Times New Roman" w:cs="Times New Roman"/>
            <w:color w:val="FF0000"/>
            <w:sz w:val="24"/>
            <w:szCs w:val="24"/>
          </w:rPr>
          <w:t>-Functions for Delivery Area Management</w:t>
        </w:r>
      </w:ins>
    </w:p>
    <w:p w14:paraId="7FF02434" w14:textId="45DEE958" w:rsidR="00C131FF" w:rsidRPr="00DB397A" w:rsidRDefault="00C131FF" w:rsidP="00C131FF">
      <w:pPr>
        <w:pStyle w:val="ListParagraph"/>
        <w:numPr>
          <w:ilvl w:val="0"/>
          <w:numId w:val="20"/>
        </w:numPr>
        <w:outlineLvl w:val="2"/>
        <w:rPr>
          <w:ins w:id="2017"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18" w:author="SHAHZAIB KHAN" w:date="2026-10-08T01:32:00Z" w16du:dateUtc="2026-10-07T20:32:00Z">
        <w:r w:rsidRPr="00DB397A">
          <w:rPr>
            <w:rFonts w:ascii="Times New Roman" w:eastAsiaTheme="majorEastAsia" w:hAnsi="Times New Roman" w:cs="Times New Roman"/>
            <w:b/>
            <w:bCs/>
            <w:color w:val="FF0000"/>
            <w:sz w:val="24"/>
            <w:szCs w:val="24"/>
          </w:rPr>
          <w:t>DisplayDeliveryAreas</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Displays the list of delivery areas maintained by the website.</w:t>
        </w:r>
      </w:ins>
    </w:p>
    <w:p w14:paraId="3AA9E769" w14:textId="77777777" w:rsidR="00C131FF" w:rsidRPr="00DB397A" w:rsidRDefault="00C131FF" w:rsidP="00C131FF">
      <w:pPr>
        <w:pStyle w:val="ListParagraph"/>
        <w:numPr>
          <w:ilvl w:val="0"/>
          <w:numId w:val="20"/>
        </w:numPr>
        <w:outlineLvl w:val="2"/>
        <w:rPr>
          <w:ins w:id="2019"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20" w:author="SHAHZAIB KHAN" w:date="2026-10-08T01:32:00Z" w16du:dateUtc="2026-10-07T20:32:00Z">
        <w:r w:rsidRPr="00DB397A">
          <w:rPr>
            <w:rFonts w:ascii="Times New Roman" w:eastAsiaTheme="majorEastAsia" w:hAnsi="Times New Roman" w:cs="Times New Roman"/>
            <w:b/>
            <w:bCs/>
            <w:color w:val="FF0000"/>
            <w:sz w:val="24"/>
            <w:szCs w:val="24"/>
          </w:rPr>
          <w:t>ValidateDeliveryArea</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Checks whether the area selected by the customer is included in the available delivery areas. </w:t>
        </w:r>
      </w:ins>
    </w:p>
    <w:p w14:paraId="231F7F30" w14:textId="77777777" w:rsidR="00C131FF" w:rsidRPr="00DB397A" w:rsidRDefault="00C131FF" w:rsidP="00C131FF">
      <w:pPr>
        <w:pStyle w:val="ListParagraph"/>
        <w:numPr>
          <w:ilvl w:val="0"/>
          <w:numId w:val="20"/>
        </w:numPr>
        <w:outlineLvl w:val="2"/>
        <w:rPr>
          <w:ins w:id="2021"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22" w:author="SHAHZAIB KHAN" w:date="2026-10-08T01:32:00Z" w16du:dateUtc="2026-10-07T20:32:00Z">
        <w:r w:rsidRPr="00DB397A">
          <w:rPr>
            <w:rFonts w:ascii="Times New Roman" w:eastAsiaTheme="majorEastAsia" w:hAnsi="Times New Roman" w:cs="Times New Roman"/>
            <w:b/>
            <w:bCs/>
            <w:color w:val="FF0000"/>
            <w:sz w:val="24"/>
            <w:szCs w:val="24"/>
          </w:rPr>
          <w:t>SaveDeliveryDetails</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Stores the valid delivery area and address details with the customer's order. </w:t>
        </w:r>
      </w:ins>
    </w:p>
    <w:p w14:paraId="0A5F1853" w14:textId="77777777" w:rsidR="00C131FF" w:rsidRPr="00DB397A" w:rsidRDefault="00C131FF" w:rsidP="00C131FF">
      <w:pPr>
        <w:pStyle w:val="ListParagraph"/>
        <w:numPr>
          <w:ilvl w:val="0"/>
          <w:numId w:val="20"/>
        </w:numPr>
        <w:outlineLvl w:val="2"/>
        <w:rPr>
          <w:ins w:id="2023" w:author="SHAHZAIB KHAN" w:date="2026-10-08T01:32:00Z" w16du:dateUtc="2026-10-07T20:32:00Z"/>
          <w:rFonts w:ascii="Times New Roman" w:eastAsiaTheme="majorEastAsia" w:hAnsi="Times New Roman" w:cs="Times New Roman"/>
          <w:color w:val="FF0000"/>
          <w:sz w:val="24"/>
          <w:szCs w:val="24"/>
        </w:rPr>
      </w:pPr>
      <w:ins w:id="2024" w:author="SHAHZAIB KHAN" w:date="2026-10-08T01:32:00Z" w16du:dateUtc="2026-10-07T20:32:00Z">
        <w:r w:rsidRPr="00DB397A">
          <w:rPr>
            <w:rFonts w:ascii="Times New Roman" w:eastAsiaTheme="majorEastAsia" w:hAnsi="Times New Roman" w:cs="Times New Roman"/>
            <w:color w:val="FF0000"/>
            <w:sz w:val="24"/>
            <w:szCs w:val="24"/>
          </w:rPr>
          <w:t>o Sub-Functions for Order Management</w:t>
        </w:r>
      </w:ins>
    </w:p>
    <w:p w14:paraId="7D34F15B" w14:textId="77777777" w:rsidR="00C131FF" w:rsidRPr="00DB397A" w:rsidRDefault="00C131FF" w:rsidP="00C131FF">
      <w:pPr>
        <w:pStyle w:val="ListParagraph"/>
        <w:numPr>
          <w:ilvl w:val="0"/>
          <w:numId w:val="20"/>
        </w:numPr>
        <w:outlineLvl w:val="2"/>
        <w:rPr>
          <w:ins w:id="2025"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26" w:author="SHAHZAIB KHAN" w:date="2026-10-08T01:32:00Z" w16du:dateUtc="2026-10-07T20:32:00Z">
        <w:r w:rsidRPr="00DB397A">
          <w:rPr>
            <w:rFonts w:ascii="Times New Roman" w:eastAsiaTheme="majorEastAsia" w:hAnsi="Times New Roman" w:cs="Times New Roman"/>
            <w:b/>
            <w:bCs/>
            <w:color w:val="FF0000"/>
            <w:sz w:val="24"/>
            <w:szCs w:val="24"/>
          </w:rPr>
          <w:t>AddItemsToOrder</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Adds the selected bakery items and their quantities to the customer's order. </w:t>
        </w:r>
      </w:ins>
    </w:p>
    <w:p w14:paraId="731C1BA7" w14:textId="77777777" w:rsidR="00C131FF" w:rsidRPr="00DB397A" w:rsidRDefault="00C131FF" w:rsidP="00C131FF">
      <w:pPr>
        <w:pStyle w:val="ListParagraph"/>
        <w:numPr>
          <w:ilvl w:val="0"/>
          <w:numId w:val="20"/>
        </w:numPr>
        <w:outlineLvl w:val="2"/>
        <w:rPr>
          <w:ins w:id="2027"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28" w:author="SHAHZAIB KHAN" w:date="2026-10-08T01:32:00Z" w16du:dateUtc="2026-10-07T20:32:00Z">
        <w:r w:rsidRPr="00DB397A">
          <w:rPr>
            <w:rFonts w:ascii="Times New Roman" w:eastAsiaTheme="majorEastAsia" w:hAnsi="Times New Roman" w:cs="Times New Roman"/>
            <w:b/>
            <w:bCs/>
            <w:color w:val="FF0000"/>
            <w:sz w:val="24"/>
            <w:szCs w:val="24"/>
          </w:rPr>
          <w:t>CalculateOrderTotal</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Calculates the total price of the selected items and displays the amount to the customer. </w:t>
        </w:r>
      </w:ins>
    </w:p>
    <w:p w14:paraId="185DCF94" w14:textId="77777777" w:rsidR="00C131FF" w:rsidRPr="00DB397A" w:rsidRDefault="00C131FF" w:rsidP="00C131FF">
      <w:pPr>
        <w:pStyle w:val="ListParagraph"/>
        <w:numPr>
          <w:ilvl w:val="0"/>
          <w:numId w:val="20"/>
        </w:numPr>
        <w:outlineLvl w:val="2"/>
        <w:rPr>
          <w:ins w:id="2029" w:author="SHAHZAIB KHAN" w:date="2026-10-08T01:32:00Z" w16du:dateUtc="2026-10-07T20:32:00Z"/>
          <w:rFonts w:ascii="Times New Roman" w:eastAsiaTheme="majorEastAsia" w:hAnsi="Times New Roman" w:cs="Times New Roman"/>
          <w:color w:val="FF0000"/>
          <w:sz w:val="28"/>
          <w:szCs w:val="28"/>
        </w:rPr>
      </w:pPr>
      <w:proofErr w:type="spellStart"/>
      <w:proofErr w:type="gramStart"/>
      <w:ins w:id="2030" w:author="SHAHZAIB KHAN" w:date="2026-10-08T01:32:00Z" w16du:dateUtc="2026-10-07T20:32:00Z">
        <w:r w:rsidRPr="00DB397A">
          <w:rPr>
            <w:rFonts w:ascii="Times New Roman" w:eastAsiaTheme="majorEastAsia" w:hAnsi="Times New Roman" w:cs="Times New Roman"/>
            <w:b/>
            <w:bCs/>
            <w:color w:val="FF0000"/>
            <w:sz w:val="28"/>
            <w:szCs w:val="28"/>
          </w:rPr>
          <w:t>UpdateOrderItems</w:t>
        </w:r>
        <w:proofErr w:type="spellEnd"/>
        <w:r w:rsidRPr="00DB397A">
          <w:rPr>
            <w:rFonts w:ascii="Times New Roman" w:eastAsiaTheme="majorEastAsia" w:hAnsi="Times New Roman" w:cs="Times New Roman"/>
            <w:b/>
            <w:bCs/>
            <w:color w:val="FF0000"/>
            <w:sz w:val="28"/>
            <w:szCs w:val="28"/>
          </w:rPr>
          <w:t>(</w:t>
        </w:r>
        <w:proofErr w:type="gramEnd"/>
        <w:r w:rsidRPr="00DB397A">
          <w:rPr>
            <w:rFonts w:ascii="Times New Roman" w:eastAsiaTheme="majorEastAsia" w:hAnsi="Times New Roman" w:cs="Times New Roman"/>
            <w:b/>
            <w:bCs/>
            <w:color w:val="FF0000"/>
            <w:sz w:val="28"/>
            <w:szCs w:val="28"/>
          </w:rPr>
          <w:t>):</w:t>
        </w:r>
        <w:r w:rsidRPr="00DB397A">
          <w:rPr>
            <w:rFonts w:ascii="Times New Roman" w:eastAsiaTheme="majorEastAsia" w:hAnsi="Times New Roman" w:cs="Times New Roman"/>
            <w:color w:val="FF0000"/>
            <w:sz w:val="28"/>
            <w:szCs w:val="28"/>
          </w:rPr>
          <w:br/>
          <w:t xml:space="preserve">Updates the order when the customer changes the quantity or removes an item. </w:t>
        </w:r>
      </w:ins>
    </w:p>
    <w:p w14:paraId="61F1289F" w14:textId="77777777" w:rsidR="00C131FF" w:rsidRPr="00DB397A" w:rsidRDefault="00C131FF" w:rsidP="00C131FF">
      <w:pPr>
        <w:pStyle w:val="ListParagraph"/>
        <w:numPr>
          <w:ilvl w:val="0"/>
          <w:numId w:val="20"/>
        </w:numPr>
        <w:outlineLvl w:val="2"/>
        <w:rPr>
          <w:ins w:id="2031" w:author="SHAHZAIB KHAN" w:date="2026-10-08T01:32:00Z" w16du:dateUtc="2026-10-07T20:32:00Z"/>
          <w:rFonts w:ascii="Times New Roman" w:eastAsiaTheme="majorEastAsia" w:hAnsi="Times New Roman" w:cs="Times New Roman"/>
          <w:color w:val="FF0000"/>
          <w:sz w:val="28"/>
          <w:szCs w:val="28"/>
        </w:rPr>
      </w:pPr>
      <w:ins w:id="2032" w:author="SHAHZAIB KHAN" w:date="2026-10-08T01:32:00Z" w16du:dateUtc="2026-10-07T20:32:00Z">
        <w:r w:rsidRPr="00DB397A">
          <w:rPr>
            <w:rFonts w:ascii="Times New Roman" w:eastAsiaTheme="majorEastAsia" w:hAnsi="Times New Roman" w:cs="Times New Roman"/>
            <w:color w:val="FF0000"/>
            <w:sz w:val="28"/>
            <w:szCs w:val="28"/>
          </w:rPr>
          <w:t>o Sub-Functions for Discount and Package Deal Management</w:t>
        </w:r>
      </w:ins>
    </w:p>
    <w:p w14:paraId="7BB03D04" w14:textId="77777777" w:rsidR="00C131FF" w:rsidRPr="00DB397A" w:rsidRDefault="00C131FF" w:rsidP="00C131FF">
      <w:pPr>
        <w:pStyle w:val="ListParagraph"/>
        <w:numPr>
          <w:ilvl w:val="0"/>
          <w:numId w:val="20"/>
        </w:numPr>
        <w:outlineLvl w:val="2"/>
        <w:rPr>
          <w:ins w:id="2033" w:author="SHAHZAIB KHAN" w:date="2026-10-08T01:32:00Z" w16du:dateUtc="2026-10-07T20:32:00Z"/>
          <w:rFonts w:ascii="Times New Roman" w:eastAsiaTheme="majorEastAsia" w:hAnsi="Times New Roman" w:cs="Times New Roman"/>
          <w:color w:val="FF0000"/>
          <w:sz w:val="28"/>
          <w:szCs w:val="28"/>
        </w:rPr>
      </w:pPr>
      <w:proofErr w:type="spellStart"/>
      <w:proofErr w:type="gramStart"/>
      <w:ins w:id="2034" w:author="SHAHZAIB KHAN" w:date="2026-10-08T01:32:00Z" w16du:dateUtc="2026-10-07T20:32:00Z">
        <w:r w:rsidRPr="00DB397A">
          <w:rPr>
            <w:rFonts w:ascii="Times New Roman" w:eastAsiaTheme="majorEastAsia" w:hAnsi="Times New Roman" w:cs="Times New Roman"/>
            <w:b/>
            <w:bCs/>
            <w:color w:val="FF0000"/>
            <w:sz w:val="28"/>
            <w:szCs w:val="28"/>
          </w:rPr>
          <w:t>CheckPackageDeal</w:t>
        </w:r>
        <w:proofErr w:type="spellEnd"/>
        <w:r w:rsidRPr="00DB397A">
          <w:rPr>
            <w:rFonts w:ascii="Times New Roman" w:eastAsiaTheme="majorEastAsia" w:hAnsi="Times New Roman" w:cs="Times New Roman"/>
            <w:b/>
            <w:bCs/>
            <w:color w:val="FF0000"/>
            <w:sz w:val="28"/>
            <w:szCs w:val="28"/>
          </w:rPr>
          <w:t>(</w:t>
        </w:r>
        <w:proofErr w:type="gramEnd"/>
        <w:r w:rsidRPr="00DB397A">
          <w:rPr>
            <w:rFonts w:ascii="Times New Roman" w:eastAsiaTheme="majorEastAsia" w:hAnsi="Times New Roman" w:cs="Times New Roman"/>
            <w:b/>
            <w:bCs/>
            <w:color w:val="FF0000"/>
            <w:sz w:val="28"/>
            <w:szCs w:val="28"/>
          </w:rPr>
          <w:t>):</w:t>
        </w:r>
        <w:r w:rsidRPr="00DB397A">
          <w:rPr>
            <w:rFonts w:ascii="Times New Roman" w:eastAsiaTheme="majorEastAsia" w:hAnsi="Times New Roman" w:cs="Times New Roman"/>
            <w:color w:val="FF0000"/>
            <w:sz w:val="28"/>
            <w:szCs w:val="28"/>
          </w:rPr>
          <w:br/>
          <w:t xml:space="preserve">Checks whether the selected items satisfy the conditions of an available package deal. </w:t>
        </w:r>
      </w:ins>
    </w:p>
    <w:p w14:paraId="3321B9D1" w14:textId="77777777" w:rsidR="00C131FF" w:rsidRPr="00DB397A" w:rsidRDefault="00C131FF" w:rsidP="00C131FF">
      <w:pPr>
        <w:pStyle w:val="ListParagraph"/>
        <w:numPr>
          <w:ilvl w:val="0"/>
          <w:numId w:val="20"/>
        </w:numPr>
        <w:outlineLvl w:val="2"/>
        <w:rPr>
          <w:ins w:id="2035"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36" w:author="SHAHZAIB KHAN" w:date="2026-10-08T01:32:00Z" w16du:dateUtc="2026-10-07T20:32:00Z">
        <w:r w:rsidRPr="00DB397A">
          <w:rPr>
            <w:rFonts w:ascii="Times New Roman" w:eastAsiaTheme="majorEastAsia" w:hAnsi="Times New Roman" w:cs="Times New Roman"/>
            <w:b/>
            <w:bCs/>
            <w:color w:val="FF0000"/>
            <w:sz w:val="24"/>
            <w:szCs w:val="24"/>
          </w:rPr>
          <w:t>ApplyPackageDeal</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Applies the relevant package deal and updates the order total. </w:t>
        </w:r>
      </w:ins>
    </w:p>
    <w:p w14:paraId="2FE2480A" w14:textId="77777777" w:rsidR="00C131FF" w:rsidRPr="00DB397A" w:rsidRDefault="00C131FF" w:rsidP="00C131FF">
      <w:pPr>
        <w:pStyle w:val="ListParagraph"/>
        <w:numPr>
          <w:ilvl w:val="0"/>
          <w:numId w:val="20"/>
        </w:numPr>
        <w:outlineLvl w:val="2"/>
        <w:rPr>
          <w:ins w:id="2037"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38" w:author="SHAHZAIB KHAN" w:date="2026-10-08T01:32:00Z" w16du:dateUtc="2026-10-07T20:32:00Z">
        <w:r w:rsidRPr="00DB397A">
          <w:rPr>
            <w:rFonts w:ascii="Times New Roman" w:eastAsiaTheme="majorEastAsia" w:hAnsi="Times New Roman" w:cs="Times New Roman"/>
            <w:b/>
            <w:bCs/>
            <w:color w:val="FF0000"/>
            <w:sz w:val="24"/>
            <w:szCs w:val="24"/>
          </w:rPr>
          <w:t>ApplyDiscount</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Checks for a valid discount and reduces the order total when the required condition is satisfied. </w:t>
        </w:r>
      </w:ins>
    </w:p>
    <w:p w14:paraId="16F27B8E" w14:textId="77777777" w:rsidR="00C131FF" w:rsidRPr="00DB397A" w:rsidRDefault="00C131FF" w:rsidP="00C131FF">
      <w:pPr>
        <w:pStyle w:val="ListParagraph"/>
        <w:numPr>
          <w:ilvl w:val="0"/>
          <w:numId w:val="20"/>
        </w:numPr>
        <w:outlineLvl w:val="2"/>
        <w:rPr>
          <w:ins w:id="2039" w:author="SHAHZAIB KHAN" w:date="2026-10-08T01:32:00Z" w16du:dateUtc="2026-10-07T20:32:00Z"/>
          <w:rFonts w:ascii="Times New Roman" w:eastAsiaTheme="majorEastAsia" w:hAnsi="Times New Roman" w:cs="Times New Roman"/>
          <w:color w:val="FF0000"/>
          <w:sz w:val="24"/>
          <w:szCs w:val="24"/>
        </w:rPr>
      </w:pPr>
      <w:ins w:id="2040" w:author="SHAHZAIB KHAN" w:date="2026-10-08T01:32:00Z" w16du:dateUtc="2026-10-07T20:32:00Z">
        <w:r w:rsidRPr="00DB397A">
          <w:rPr>
            <w:rFonts w:ascii="Times New Roman" w:eastAsiaTheme="majorEastAsia" w:hAnsi="Times New Roman" w:cs="Times New Roman"/>
            <w:color w:val="FF0000"/>
            <w:sz w:val="24"/>
            <w:szCs w:val="24"/>
          </w:rPr>
          <w:t>o Sub-Functions for Payment Processing</w:t>
        </w:r>
      </w:ins>
    </w:p>
    <w:p w14:paraId="6F7ABAD8" w14:textId="77777777" w:rsidR="00C131FF" w:rsidRPr="00DB397A" w:rsidRDefault="00C131FF" w:rsidP="00C131FF">
      <w:pPr>
        <w:pStyle w:val="ListParagraph"/>
        <w:numPr>
          <w:ilvl w:val="0"/>
          <w:numId w:val="20"/>
        </w:numPr>
        <w:outlineLvl w:val="2"/>
        <w:rPr>
          <w:ins w:id="2041"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42" w:author="SHAHZAIB KHAN" w:date="2026-10-08T01:32:00Z" w16du:dateUtc="2026-10-07T20:32:00Z">
        <w:r w:rsidRPr="00DB397A">
          <w:rPr>
            <w:rFonts w:ascii="Times New Roman" w:eastAsiaTheme="majorEastAsia" w:hAnsi="Times New Roman" w:cs="Times New Roman"/>
            <w:b/>
            <w:bCs/>
            <w:color w:val="FF0000"/>
            <w:sz w:val="24"/>
            <w:szCs w:val="24"/>
          </w:rPr>
          <w:t>ProcessCreditCardPayment</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Processes the customer's payment through the available credit card payment method. </w:t>
        </w:r>
      </w:ins>
    </w:p>
    <w:p w14:paraId="525EDC84" w14:textId="77777777" w:rsidR="00C131FF" w:rsidRPr="00DB397A" w:rsidRDefault="00C131FF" w:rsidP="00C131FF">
      <w:pPr>
        <w:pStyle w:val="ListParagraph"/>
        <w:numPr>
          <w:ilvl w:val="0"/>
          <w:numId w:val="20"/>
        </w:numPr>
        <w:outlineLvl w:val="2"/>
        <w:rPr>
          <w:ins w:id="2043"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44" w:author="SHAHZAIB KHAN" w:date="2026-10-08T01:32:00Z" w16du:dateUtc="2026-10-07T20:32:00Z">
        <w:r w:rsidRPr="00DB397A">
          <w:rPr>
            <w:rFonts w:ascii="Times New Roman" w:eastAsiaTheme="majorEastAsia" w:hAnsi="Times New Roman" w:cs="Times New Roman"/>
            <w:b/>
            <w:bCs/>
            <w:color w:val="FF0000"/>
            <w:sz w:val="24"/>
            <w:szCs w:val="24"/>
          </w:rPr>
          <w:lastRenderedPageBreak/>
          <w:t>ConfirmPayment</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Confirms whether the payment has been completed successfully before continuing the order process. </w:t>
        </w:r>
      </w:ins>
    </w:p>
    <w:p w14:paraId="1C3E8B19" w14:textId="77777777" w:rsidR="00C131FF" w:rsidRPr="00DB397A" w:rsidRDefault="00C131FF" w:rsidP="00C131FF">
      <w:pPr>
        <w:pStyle w:val="ListParagraph"/>
        <w:numPr>
          <w:ilvl w:val="0"/>
          <w:numId w:val="20"/>
        </w:numPr>
        <w:outlineLvl w:val="2"/>
        <w:rPr>
          <w:ins w:id="2045"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46" w:author="SHAHZAIB KHAN" w:date="2026-10-08T01:32:00Z" w16du:dateUtc="2026-10-07T20:32:00Z">
        <w:r w:rsidRPr="00DB397A">
          <w:rPr>
            <w:rFonts w:ascii="Times New Roman" w:eastAsiaTheme="majorEastAsia" w:hAnsi="Times New Roman" w:cs="Times New Roman"/>
            <w:b/>
            <w:bCs/>
            <w:color w:val="FF0000"/>
            <w:sz w:val="24"/>
            <w:szCs w:val="24"/>
          </w:rPr>
          <w:t>RecordPayment</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Records the successful payment information associated with the order. </w:t>
        </w:r>
      </w:ins>
    </w:p>
    <w:p w14:paraId="266AFB13" w14:textId="77777777" w:rsidR="00C131FF" w:rsidRPr="00DB397A" w:rsidRDefault="00C131FF" w:rsidP="00C131FF">
      <w:pPr>
        <w:pStyle w:val="ListParagraph"/>
        <w:numPr>
          <w:ilvl w:val="0"/>
          <w:numId w:val="20"/>
        </w:numPr>
        <w:outlineLvl w:val="2"/>
        <w:rPr>
          <w:ins w:id="2047" w:author="SHAHZAIB KHAN" w:date="2026-10-08T01:32:00Z" w16du:dateUtc="2026-10-07T20:32:00Z"/>
          <w:rFonts w:ascii="Times New Roman" w:eastAsiaTheme="majorEastAsia" w:hAnsi="Times New Roman" w:cs="Times New Roman"/>
          <w:color w:val="FF0000"/>
          <w:sz w:val="24"/>
          <w:szCs w:val="24"/>
        </w:rPr>
      </w:pPr>
      <w:ins w:id="2048" w:author="SHAHZAIB KHAN" w:date="2026-10-08T01:32:00Z" w16du:dateUtc="2026-10-07T20:32:00Z">
        <w:r w:rsidRPr="00DB397A">
          <w:rPr>
            <w:rFonts w:ascii="Times New Roman" w:eastAsiaTheme="majorEastAsia" w:hAnsi="Times New Roman" w:cs="Times New Roman"/>
            <w:color w:val="FF0000"/>
            <w:sz w:val="24"/>
            <w:szCs w:val="24"/>
          </w:rPr>
          <w:t>o Sub-Functions for Booked Order Management</w:t>
        </w:r>
      </w:ins>
    </w:p>
    <w:p w14:paraId="712EDC32" w14:textId="77777777" w:rsidR="00C131FF" w:rsidRPr="00DB397A" w:rsidRDefault="00C131FF" w:rsidP="00C131FF">
      <w:pPr>
        <w:pStyle w:val="ListParagraph"/>
        <w:numPr>
          <w:ilvl w:val="0"/>
          <w:numId w:val="20"/>
        </w:numPr>
        <w:outlineLvl w:val="2"/>
        <w:rPr>
          <w:ins w:id="2049"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50" w:author="SHAHZAIB KHAN" w:date="2026-10-08T01:32:00Z" w16du:dateUtc="2026-10-07T20:32:00Z">
        <w:r w:rsidRPr="00DB397A">
          <w:rPr>
            <w:rFonts w:ascii="Times New Roman" w:eastAsiaTheme="majorEastAsia" w:hAnsi="Times New Roman" w:cs="Times New Roman"/>
            <w:b/>
            <w:bCs/>
            <w:color w:val="FF0000"/>
            <w:sz w:val="24"/>
            <w:szCs w:val="24"/>
          </w:rPr>
          <w:t>CreateBookedOrder</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Records an order that the customer wants to place in advance. </w:t>
        </w:r>
      </w:ins>
    </w:p>
    <w:p w14:paraId="2DC25144" w14:textId="77777777" w:rsidR="00C131FF" w:rsidRPr="00DB397A" w:rsidRDefault="00C131FF" w:rsidP="00C131FF">
      <w:pPr>
        <w:pStyle w:val="ListParagraph"/>
        <w:numPr>
          <w:ilvl w:val="0"/>
          <w:numId w:val="20"/>
        </w:numPr>
        <w:outlineLvl w:val="2"/>
        <w:rPr>
          <w:ins w:id="2051"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52" w:author="SHAHZAIB KHAN" w:date="2026-10-08T01:32:00Z" w16du:dateUtc="2026-10-07T20:32:00Z">
        <w:r w:rsidRPr="00DB397A">
          <w:rPr>
            <w:rFonts w:ascii="Times New Roman" w:eastAsiaTheme="majorEastAsia" w:hAnsi="Times New Roman" w:cs="Times New Roman"/>
            <w:b/>
            <w:bCs/>
            <w:color w:val="FF0000"/>
            <w:sz w:val="24"/>
            <w:szCs w:val="24"/>
          </w:rPr>
          <w:t>AssignOrderDeadline</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Stores the required deadline for the booked order. </w:t>
        </w:r>
      </w:ins>
    </w:p>
    <w:p w14:paraId="12B47526" w14:textId="77777777" w:rsidR="00C131FF" w:rsidRPr="00DB397A" w:rsidRDefault="00C131FF" w:rsidP="00C131FF">
      <w:pPr>
        <w:pStyle w:val="ListParagraph"/>
        <w:numPr>
          <w:ilvl w:val="0"/>
          <w:numId w:val="20"/>
        </w:numPr>
        <w:outlineLvl w:val="2"/>
        <w:rPr>
          <w:ins w:id="2053"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54" w:author="SHAHZAIB KHAN" w:date="2026-10-08T01:32:00Z" w16du:dateUtc="2026-10-07T20:32:00Z">
        <w:r w:rsidRPr="00DB397A">
          <w:rPr>
            <w:rFonts w:ascii="Times New Roman" w:eastAsiaTheme="majorEastAsia" w:hAnsi="Times New Roman" w:cs="Times New Roman"/>
            <w:b/>
            <w:bCs/>
            <w:color w:val="FF0000"/>
            <w:sz w:val="24"/>
            <w:szCs w:val="24"/>
          </w:rPr>
          <w:t>ProcessBookedOrder</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Processes the booked order according to the specified deadline and continues with the normal sales procedure. </w:t>
        </w:r>
      </w:ins>
    </w:p>
    <w:p w14:paraId="2FFEE54F" w14:textId="77777777" w:rsidR="00C131FF" w:rsidRPr="00DB397A" w:rsidRDefault="00C131FF" w:rsidP="00C131FF">
      <w:pPr>
        <w:pStyle w:val="ListParagraph"/>
        <w:numPr>
          <w:ilvl w:val="0"/>
          <w:numId w:val="20"/>
        </w:numPr>
        <w:outlineLvl w:val="2"/>
        <w:rPr>
          <w:ins w:id="2055" w:author="SHAHZAIB KHAN" w:date="2026-10-08T01:32:00Z" w16du:dateUtc="2026-10-07T20:32:00Z"/>
          <w:rFonts w:ascii="Times New Roman" w:eastAsiaTheme="majorEastAsia" w:hAnsi="Times New Roman" w:cs="Times New Roman"/>
          <w:color w:val="FF0000"/>
          <w:sz w:val="24"/>
          <w:szCs w:val="24"/>
        </w:rPr>
      </w:pPr>
      <w:ins w:id="2056" w:author="SHAHZAIB KHAN" w:date="2026-10-08T01:32:00Z" w16du:dateUtc="2026-10-07T20:32:00Z">
        <w:r w:rsidRPr="00DB397A">
          <w:rPr>
            <w:rFonts w:ascii="Times New Roman" w:eastAsiaTheme="majorEastAsia" w:hAnsi="Times New Roman" w:cs="Times New Roman"/>
            <w:color w:val="FF0000"/>
            <w:sz w:val="24"/>
            <w:szCs w:val="24"/>
          </w:rPr>
          <w:t>o Sub-Functions for Salesman Assignment and Delivery</w:t>
        </w:r>
      </w:ins>
    </w:p>
    <w:p w14:paraId="60AFCB82" w14:textId="77777777" w:rsidR="00C131FF" w:rsidRPr="00DB397A" w:rsidRDefault="00C131FF" w:rsidP="00C131FF">
      <w:pPr>
        <w:pStyle w:val="ListParagraph"/>
        <w:numPr>
          <w:ilvl w:val="0"/>
          <w:numId w:val="20"/>
        </w:numPr>
        <w:outlineLvl w:val="2"/>
        <w:rPr>
          <w:ins w:id="2057" w:author="SHAHZAIB KHAN" w:date="2026-10-08T01:32:00Z" w16du:dateUtc="2026-10-07T20:32:00Z"/>
          <w:rFonts w:ascii="Times New Roman" w:eastAsiaTheme="majorEastAsia" w:hAnsi="Times New Roman" w:cs="Times New Roman"/>
          <w:color w:val="FF0000"/>
          <w:sz w:val="24"/>
          <w:szCs w:val="24"/>
        </w:rPr>
      </w:pPr>
      <w:proofErr w:type="gramStart"/>
      <w:ins w:id="2058" w:author="SHAHZAIB KHAN" w:date="2026-10-08T01:32:00Z" w16du:dateUtc="2026-10-07T20:32:00Z">
        <w:r w:rsidRPr="00DB397A">
          <w:rPr>
            <w:rFonts w:ascii="Times New Roman" w:eastAsiaTheme="majorEastAsia" w:hAnsi="Times New Roman" w:cs="Times New Roman"/>
            <w:b/>
            <w:bCs/>
            <w:color w:val="FF0000"/>
            <w:sz w:val="24"/>
            <w:szCs w:val="24"/>
          </w:rPr>
          <w:t>AssignSalesman(</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Assigns a salesman to the order after successful payment. </w:t>
        </w:r>
      </w:ins>
    </w:p>
    <w:p w14:paraId="531F22D3" w14:textId="77777777" w:rsidR="00C131FF" w:rsidRPr="00DB397A" w:rsidRDefault="00C131FF" w:rsidP="00C131FF">
      <w:pPr>
        <w:pStyle w:val="ListParagraph"/>
        <w:numPr>
          <w:ilvl w:val="0"/>
          <w:numId w:val="20"/>
        </w:numPr>
        <w:outlineLvl w:val="2"/>
        <w:rPr>
          <w:ins w:id="2059" w:author="SHAHZAIB KHAN" w:date="2026-10-08T01:32:00Z" w16du:dateUtc="2026-10-07T20:32:00Z"/>
          <w:rFonts w:ascii="Times New Roman" w:eastAsiaTheme="majorEastAsia" w:hAnsi="Times New Roman" w:cs="Times New Roman"/>
          <w:color w:val="FF0000"/>
          <w:sz w:val="24"/>
          <w:szCs w:val="24"/>
        </w:rPr>
      </w:pPr>
      <w:proofErr w:type="spellStart"/>
      <w:proofErr w:type="gramStart"/>
      <w:ins w:id="2060" w:author="SHAHZAIB KHAN" w:date="2026-10-08T01:32:00Z" w16du:dateUtc="2026-10-07T20:32:00Z">
        <w:r w:rsidRPr="00DB397A">
          <w:rPr>
            <w:rFonts w:ascii="Times New Roman" w:eastAsiaTheme="majorEastAsia" w:hAnsi="Times New Roman" w:cs="Times New Roman"/>
            <w:b/>
            <w:bCs/>
            <w:color w:val="FF0000"/>
            <w:sz w:val="24"/>
            <w:szCs w:val="24"/>
          </w:rPr>
          <w:t>ProvideDeliveryDetails</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 xml:space="preserve">Provides the required order and delivery information for completing the delivery. </w:t>
        </w:r>
      </w:ins>
    </w:p>
    <w:p w14:paraId="702803FC" w14:textId="6C87E85E" w:rsidR="00C131FF" w:rsidRPr="00C131FF" w:rsidRDefault="00C131FF" w:rsidP="00C131FF">
      <w:pPr>
        <w:spacing w:before="100" w:beforeAutospacing="1" w:after="100" w:afterAutospacing="1" w:line="240" w:lineRule="auto"/>
        <w:outlineLvl w:val="1"/>
        <w:rPr>
          <w:rFonts w:ascii="Times New Roman" w:eastAsia="Times New Roman" w:hAnsi="Times New Roman" w:cs="Times New Roman"/>
          <w:b/>
          <w:bCs/>
          <w:sz w:val="36"/>
          <w:szCs w:val="36"/>
          <w:u w:val="single"/>
          <w:rPrChange w:id="2061" w:author="SHAHZAIB KHAN" w:date="2026-10-08T01:32:00Z" w16du:dateUtc="2026-10-07T20:32:00Z">
            <w:rPr>
              <w:rFonts w:ascii="Times New Roman" w:eastAsia="Times New Roman" w:hAnsi="Times New Roman" w:cs="Times New Roman"/>
              <w:b/>
              <w:bCs/>
              <w:sz w:val="36"/>
              <w:szCs w:val="36"/>
            </w:rPr>
          </w:rPrChange>
        </w:rPr>
        <w:pPrChange w:id="2062" w:author="SHAHZAIB KHAN" w:date="2026-10-08T01:32:00Z" w16du:dateUtc="2026-10-07T20:32:00Z">
          <w:pPr>
            <w:pStyle w:val="ListParagraph"/>
            <w:numPr>
              <w:numId w:val="20"/>
            </w:numPr>
            <w:tabs>
              <w:tab w:val="num" w:pos="720"/>
            </w:tabs>
            <w:spacing w:before="100" w:beforeAutospacing="1" w:after="100" w:afterAutospacing="1" w:line="240" w:lineRule="auto"/>
            <w:ind w:hanging="360"/>
            <w:outlineLvl w:val="1"/>
          </w:pPr>
        </w:pPrChange>
      </w:pPr>
      <w:proofErr w:type="spellStart"/>
      <w:proofErr w:type="gramStart"/>
      <w:ins w:id="2063" w:author="SHAHZAIB KHAN" w:date="2026-10-08T01:32:00Z" w16du:dateUtc="2026-10-07T20:32:00Z">
        <w:r w:rsidRPr="00DB397A">
          <w:rPr>
            <w:rFonts w:ascii="Times New Roman" w:eastAsiaTheme="majorEastAsia" w:hAnsi="Times New Roman" w:cs="Times New Roman"/>
            <w:b/>
            <w:bCs/>
            <w:color w:val="FF0000"/>
            <w:sz w:val="24"/>
            <w:szCs w:val="24"/>
          </w:rPr>
          <w:t>LogDeliveryDetails</w:t>
        </w:r>
        <w:proofErr w:type="spellEnd"/>
        <w:r w:rsidRPr="00DB397A">
          <w:rPr>
            <w:rFonts w:ascii="Times New Roman" w:eastAsiaTheme="majorEastAsia" w:hAnsi="Times New Roman" w:cs="Times New Roman"/>
            <w:b/>
            <w:bCs/>
            <w:color w:val="FF0000"/>
            <w:sz w:val="24"/>
            <w:szCs w:val="24"/>
          </w:rPr>
          <w:t>(</w:t>
        </w:r>
        <w:proofErr w:type="gramEnd"/>
        <w:r w:rsidRPr="00DB397A">
          <w:rPr>
            <w:rFonts w:ascii="Times New Roman" w:eastAsiaTheme="majorEastAsia" w:hAnsi="Times New Roman" w:cs="Times New Roman"/>
            <w:b/>
            <w:bCs/>
            <w:color w:val="FF0000"/>
            <w:sz w:val="24"/>
            <w:szCs w:val="24"/>
          </w:rPr>
          <w:t>):</w:t>
        </w:r>
        <w:r w:rsidRPr="00DB397A">
          <w:rPr>
            <w:rFonts w:ascii="Times New Roman" w:eastAsiaTheme="majorEastAsia" w:hAnsi="Times New Roman" w:cs="Times New Roman"/>
            <w:color w:val="FF0000"/>
            <w:sz w:val="24"/>
            <w:szCs w:val="24"/>
          </w:rPr>
          <w:br/>
          <w:t>Records the delivery information associated with the order.</w:t>
        </w:r>
      </w:ins>
    </w:p>
    <w:p w14:paraId="0E37985F" w14:textId="090F22F1" w:rsidR="00A408CF" w:rsidRPr="00BF2BCA" w:rsidDel="00CF34AE" w:rsidRDefault="6579BE34" w:rsidP="1A775A4C">
      <w:pPr>
        <w:pStyle w:val="ListParagraph"/>
        <w:numPr>
          <w:ilvl w:val="0"/>
          <w:numId w:val="20"/>
        </w:numPr>
        <w:spacing w:before="100" w:beforeAutospacing="1" w:after="100" w:afterAutospacing="1" w:line="240" w:lineRule="auto"/>
        <w:outlineLvl w:val="2"/>
        <w:rPr>
          <w:del w:id="2064" w:author="SHAHZAIB KHAN" w:date="2026-10-07T20:31:00Z" w16du:dateUtc="2026-10-07T15:31:00Z"/>
          <w:rStyle w:val="Heading2Char"/>
          <w:u w:val="single"/>
          <w:rPrChange w:id="2065" w:author="SHAHZAIB KHAN" w:date="2026-10-07T19:14:00Z" w16du:dateUtc="2026-10-07T14:14:00Z">
            <w:rPr>
              <w:del w:id="2066" w:author="SHAHZAIB KHAN" w:date="2026-10-07T20:31:00Z" w16du:dateUtc="2026-10-07T15:31:00Z"/>
              <w:rStyle w:val="Heading2Char"/>
            </w:rPr>
          </w:rPrChange>
        </w:rPr>
      </w:pPr>
      <w:bookmarkStart w:id="2067" w:name="_Toc193890204"/>
      <w:del w:id="2068" w:author="SHAHZAIB KHAN" w:date="2026-10-07T20:31:00Z" w16du:dateUtc="2026-10-07T15:31:00Z">
        <w:r w:rsidRPr="00BF2BCA" w:rsidDel="00CF34AE">
          <w:rPr>
            <w:rStyle w:val="Heading2Char"/>
            <w:u w:val="single"/>
            <w:rPrChange w:id="2069" w:author="SHAHZAIB KHAN" w:date="2026-10-07T19:14:00Z" w16du:dateUtc="2026-10-07T14:14:00Z">
              <w:rPr>
                <w:rStyle w:val="Heading2Char"/>
              </w:rPr>
            </w:rPrChange>
          </w:rPr>
          <w:delText xml:space="preserve"> Sub-Functions for Registration</w:delText>
        </w:r>
        <w:bookmarkEnd w:id="2067"/>
      </w:del>
    </w:p>
    <w:p w14:paraId="05DD3614" w14:textId="240BDF04" w:rsidR="00A408CF" w:rsidRPr="00BF2BCA" w:rsidDel="00CF34AE" w:rsidRDefault="00A408CF" w:rsidP="00A408CF">
      <w:pPr>
        <w:numPr>
          <w:ilvl w:val="0"/>
          <w:numId w:val="21"/>
        </w:numPr>
        <w:spacing w:before="100" w:beforeAutospacing="1" w:after="100" w:afterAutospacing="1" w:line="240" w:lineRule="auto"/>
        <w:rPr>
          <w:del w:id="2070" w:author="SHAHZAIB KHAN" w:date="2026-10-07T20:31:00Z" w16du:dateUtc="2026-10-07T15:31:00Z"/>
          <w:rFonts w:ascii="Times New Roman" w:eastAsia="Times New Roman" w:hAnsi="Times New Roman" w:cs="Times New Roman"/>
          <w:sz w:val="24"/>
          <w:szCs w:val="24"/>
          <w:u w:val="single"/>
          <w:rPrChange w:id="2071" w:author="SHAHZAIB KHAN" w:date="2026-10-07T19:14:00Z" w16du:dateUtc="2026-10-07T14:14:00Z">
            <w:rPr>
              <w:del w:id="2072" w:author="SHAHZAIB KHAN" w:date="2026-10-07T20:31:00Z" w16du:dateUtc="2026-10-07T15:31:00Z"/>
              <w:rFonts w:ascii="Times New Roman" w:eastAsia="Times New Roman" w:hAnsi="Times New Roman" w:cs="Times New Roman"/>
              <w:sz w:val="24"/>
              <w:szCs w:val="24"/>
            </w:rPr>
          </w:rPrChange>
        </w:rPr>
      </w:pPr>
      <w:del w:id="2073" w:author="SHAHZAIB KHAN" w:date="2026-10-07T20:31:00Z" w16du:dateUtc="2026-10-07T15:31:00Z">
        <w:r w:rsidRPr="00BF2BCA" w:rsidDel="00CF34AE">
          <w:rPr>
            <w:rFonts w:ascii="Times New Roman" w:eastAsia="Times New Roman" w:hAnsi="Times New Roman" w:cs="Times New Roman"/>
            <w:b/>
            <w:bCs/>
            <w:sz w:val="24"/>
            <w:szCs w:val="24"/>
            <w:u w:val="single"/>
            <w:rPrChange w:id="2074" w:author="SHAHZAIB KHAN" w:date="2026-10-07T19:14:00Z" w16du:dateUtc="2026-10-07T14:14:00Z">
              <w:rPr>
                <w:rFonts w:ascii="Times New Roman" w:eastAsia="Times New Roman" w:hAnsi="Times New Roman" w:cs="Times New Roman"/>
                <w:b/>
                <w:bCs/>
                <w:sz w:val="24"/>
                <w:szCs w:val="24"/>
              </w:rPr>
            </w:rPrChange>
          </w:rPr>
          <w:delText>ValidateInputDetails():</w:delText>
        </w:r>
        <w:r w:rsidRPr="00BF2BCA" w:rsidDel="00CF34AE">
          <w:rPr>
            <w:rFonts w:ascii="Times New Roman" w:eastAsia="Times New Roman" w:hAnsi="Times New Roman" w:cs="Times New Roman"/>
            <w:sz w:val="24"/>
            <w:szCs w:val="24"/>
            <w:u w:val="single"/>
            <w:rPrChange w:id="2075" w:author="SHAHZAIB KHAN" w:date="2026-10-07T19:14:00Z" w16du:dateUtc="2026-10-07T14:14:00Z">
              <w:rPr>
                <w:rFonts w:ascii="Times New Roman" w:eastAsia="Times New Roman" w:hAnsi="Times New Roman" w:cs="Times New Roman"/>
                <w:sz w:val="24"/>
                <w:szCs w:val="24"/>
              </w:rPr>
            </w:rPrChange>
          </w:rPr>
          <w:br/>
          <w:delText>Checks that all mandatory fields (e.g., name, email, password) are provided and meet security standards.</w:delText>
        </w:r>
      </w:del>
    </w:p>
    <w:p w14:paraId="12704E46" w14:textId="27E6FB87" w:rsidR="00A408CF" w:rsidRPr="00BF2BCA" w:rsidDel="00CF34AE" w:rsidRDefault="00A408CF" w:rsidP="00A408CF">
      <w:pPr>
        <w:numPr>
          <w:ilvl w:val="0"/>
          <w:numId w:val="21"/>
        </w:numPr>
        <w:spacing w:before="100" w:beforeAutospacing="1" w:after="100" w:afterAutospacing="1" w:line="240" w:lineRule="auto"/>
        <w:rPr>
          <w:del w:id="2076" w:author="SHAHZAIB KHAN" w:date="2026-10-07T20:31:00Z" w16du:dateUtc="2026-10-07T15:31:00Z"/>
          <w:rFonts w:ascii="Times New Roman" w:eastAsia="Times New Roman" w:hAnsi="Times New Roman" w:cs="Times New Roman"/>
          <w:sz w:val="24"/>
          <w:szCs w:val="24"/>
          <w:u w:val="single"/>
          <w:rPrChange w:id="2077" w:author="SHAHZAIB KHAN" w:date="2026-10-07T19:14:00Z" w16du:dateUtc="2026-10-07T14:14:00Z">
            <w:rPr>
              <w:del w:id="2078" w:author="SHAHZAIB KHAN" w:date="2026-10-07T20:31:00Z" w16du:dateUtc="2026-10-07T15:31:00Z"/>
              <w:rFonts w:ascii="Times New Roman" w:eastAsia="Times New Roman" w:hAnsi="Times New Roman" w:cs="Times New Roman"/>
              <w:sz w:val="24"/>
              <w:szCs w:val="24"/>
            </w:rPr>
          </w:rPrChange>
        </w:rPr>
      </w:pPr>
      <w:del w:id="2079" w:author="SHAHZAIB KHAN" w:date="2026-10-07T20:31:00Z" w16du:dateUtc="2026-10-07T15:31:00Z">
        <w:r w:rsidRPr="00BF2BCA" w:rsidDel="00CF34AE">
          <w:rPr>
            <w:rFonts w:ascii="Times New Roman" w:eastAsia="Times New Roman" w:hAnsi="Times New Roman" w:cs="Times New Roman"/>
            <w:b/>
            <w:bCs/>
            <w:sz w:val="24"/>
            <w:szCs w:val="24"/>
            <w:u w:val="single"/>
            <w:rPrChange w:id="2080" w:author="SHAHZAIB KHAN" w:date="2026-10-07T19:14:00Z" w16du:dateUtc="2026-10-07T14:14:00Z">
              <w:rPr>
                <w:rFonts w:ascii="Times New Roman" w:eastAsia="Times New Roman" w:hAnsi="Times New Roman" w:cs="Times New Roman"/>
                <w:b/>
                <w:bCs/>
                <w:sz w:val="24"/>
                <w:szCs w:val="24"/>
              </w:rPr>
            </w:rPrChange>
          </w:rPr>
          <w:delText>SendConfirmationEmail():</w:delText>
        </w:r>
        <w:r w:rsidRPr="00BF2BCA" w:rsidDel="00CF34AE">
          <w:rPr>
            <w:rFonts w:ascii="Times New Roman" w:eastAsia="Times New Roman" w:hAnsi="Times New Roman" w:cs="Times New Roman"/>
            <w:sz w:val="24"/>
            <w:szCs w:val="24"/>
            <w:u w:val="single"/>
            <w:rPrChange w:id="2081" w:author="SHAHZAIB KHAN" w:date="2026-10-07T19:14:00Z" w16du:dateUtc="2026-10-07T14:14:00Z">
              <w:rPr>
                <w:rFonts w:ascii="Times New Roman" w:eastAsia="Times New Roman" w:hAnsi="Times New Roman" w:cs="Times New Roman"/>
                <w:sz w:val="24"/>
                <w:szCs w:val="24"/>
              </w:rPr>
            </w:rPrChange>
          </w:rPr>
          <w:br/>
          <w:delText>Sends an email to the user for verification of registration.</w:delText>
        </w:r>
      </w:del>
    </w:p>
    <w:p w14:paraId="79777EF6" w14:textId="0D8CFF0B" w:rsidR="00A408CF" w:rsidRPr="00BF2BCA" w:rsidDel="00CF34AE" w:rsidRDefault="00A408CF" w:rsidP="00A408CF">
      <w:pPr>
        <w:numPr>
          <w:ilvl w:val="0"/>
          <w:numId w:val="21"/>
        </w:numPr>
        <w:spacing w:before="100" w:beforeAutospacing="1" w:after="100" w:afterAutospacing="1" w:line="240" w:lineRule="auto"/>
        <w:rPr>
          <w:del w:id="2082" w:author="SHAHZAIB KHAN" w:date="2026-10-07T20:31:00Z" w16du:dateUtc="2026-10-07T15:31:00Z"/>
          <w:rFonts w:ascii="Times New Roman" w:eastAsia="Times New Roman" w:hAnsi="Times New Roman" w:cs="Times New Roman"/>
          <w:sz w:val="24"/>
          <w:szCs w:val="24"/>
          <w:u w:val="single"/>
          <w:rPrChange w:id="2083" w:author="SHAHZAIB KHAN" w:date="2026-10-07T19:14:00Z" w16du:dateUtc="2026-10-07T14:14:00Z">
            <w:rPr>
              <w:del w:id="2084" w:author="SHAHZAIB KHAN" w:date="2026-10-07T20:31:00Z" w16du:dateUtc="2026-10-07T15:31:00Z"/>
              <w:rFonts w:ascii="Times New Roman" w:eastAsia="Times New Roman" w:hAnsi="Times New Roman" w:cs="Times New Roman"/>
              <w:sz w:val="24"/>
              <w:szCs w:val="24"/>
            </w:rPr>
          </w:rPrChange>
        </w:rPr>
      </w:pPr>
      <w:del w:id="2085" w:author="SHAHZAIB KHAN" w:date="2026-10-07T20:31:00Z" w16du:dateUtc="2026-10-07T15:31:00Z">
        <w:r w:rsidRPr="00BF2BCA" w:rsidDel="00CF34AE">
          <w:rPr>
            <w:rFonts w:ascii="Times New Roman" w:eastAsia="Times New Roman" w:hAnsi="Times New Roman" w:cs="Times New Roman"/>
            <w:b/>
            <w:bCs/>
            <w:sz w:val="24"/>
            <w:szCs w:val="24"/>
            <w:u w:val="single"/>
            <w:rPrChange w:id="2086" w:author="SHAHZAIB KHAN" w:date="2026-10-07T19:14:00Z" w16du:dateUtc="2026-10-07T14:14:00Z">
              <w:rPr>
                <w:rFonts w:ascii="Times New Roman" w:eastAsia="Times New Roman" w:hAnsi="Times New Roman" w:cs="Times New Roman"/>
                <w:b/>
                <w:bCs/>
                <w:sz w:val="24"/>
                <w:szCs w:val="24"/>
              </w:rPr>
            </w:rPrChange>
          </w:rPr>
          <w:delText>VerifyEmailConfirmation():</w:delText>
        </w:r>
        <w:r w:rsidRPr="00BF2BCA" w:rsidDel="00CF34AE">
          <w:rPr>
            <w:rFonts w:ascii="Times New Roman" w:eastAsia="Times New Roman" w:hAnsi="Times New Roman" w:cs="Times New Roman"/>
            <w:sz w:val="24"/>
            <w:szCs w:val="24"/>
            <w:u w:val="single"/>
            <w:rPrChange w:id="2087" w:author="SHAHZAIB KHAN" w:date="2026-10-07T19:14:00Z" w16du:dateUtc="2026-10-07T14:14:00Z">
              <w:rPr>
                <w:rFonts w:ascii="Times New Roman" w:eastAsia="Times New Roman" w:hAnsi="Times New Roman" w:cs="Times New Roman"/>
                <w:sz w:val="24"/>
                <w:szCs w:val="24"/>
              </w:rPr>
            </w:rPrChange>
          </w:rPr>
          <w:br/>
          <w:delText>Confirms the user's email address based on the provided confirmation code.</w:delText>
        </w:r>
      </w:del>
    </w:p>
    <w:p w14:paraId="784E91A9" w14:textId="4B75B217" w:rsidR="00A408CF" w:rsidRPr="00BF2BCA" w:rsidDel="00CF34AE" w:rsidRDefault="6579BE34" w:rsidP="1A775A4C">
      <w:pPr>
        <w:pStyle w:val="ListParagraph"/>
        <w:numPr>
          <w:ilvl w:val="1"/>
          <w:numId w:val="21"/>
        </w:numPr>
        <w:spacing w:before="100" w:beforeAutospacing="1" w:after="100" w:afterAutospacing="1" w:line="240" w:lineRule="auto"/>
        <w:outlineLvl w:val="2"/>
        <w:rPr>
          <w:del w:id="2088" w:author="SHAHZAIB KHAN" w:date="2026-10-07T20:31:00Z" w16du:dateUtc="2026-10-07T15:31:00Z"/>
          <w:rFonts w:ascii="Times New Roman" w:eastAsia="Times New Roman" w:hAnsi="Times New Roman" w:cs="Times New Roman"/>
          <w:b/>
          <w:bCs/>
          <w:sz w:val="27"/>
          <w:szCs w:val="27"/>
          <w:u w:val="single"/>
          <w:rPrChange w:id="2089" w:author="SHAHZAIB KHAN" w:date="2026-10-07T19:14:00Z" w16du:dateUtc="2026-10-07T14:14:00Z">
            <w:rPr>
              <w:del w:id="2090" w:author="SHAHZAIB KHAN" w:date="2026-10-07T20:31:00Z" w16du:dateUtc="2026-10-07T15:31:00Z"/>
              <w:rFonts w:ascii="Times New Roman" w:eastAsia="Times New Roman" w:hAnsi="Times New Roman" w:cs="Times New Roman"/>
              <w:b/>
              <w:bCs/>
              <w:sz w:val="27"/>
              <w:szCs w:val="27"/>
            </w:rPr>
          </w:rPrChange>
        </w:rPr>
      </w:pPr>
      <w:bookmarkStart w:id="2091" w:name="_Toc193890205"/>
      <w:del w:id="2092" w:author="SHAHZAIB KHAN" w:date="2026-10-07T20:31:00Z" w16du:dateUtc="2026-10-07T15:31:00Z">
        <w:r w:rsidRPr="00BF2BCA" w:rsidDel="00CF34AE">
          <w:rPr>
            <w:rFonts w:ascii="Times New Roman" w:eastAsia="Times New Roman" w:hAnsi="Times New Roman" w:cs="Times New Roman"/>
            <w:b/>
            <w:bCs/>
            <w:sz w:val="27"/>
            <w:szCs w:val="27"/>
            <w:u w:val="single"/>
            <w:rPrChange w:id="2093" w:author="SHAHZAIB KHAN" w:date="2026-10-07T19:14:00Z" w16du:dateUtc="2026-10-07T14:14:00Z">
              <w:rPr>
                <w:rFonts w:ascii="Times New Roman" w:eastAsia="Times New Roman" w:hAnsi="Times New Roman" w:cs="Times New Roman"/>
                <w:b/>
                <w:bCs/>
                <w:sz w:val="27"/>
                <w:szCs w:val="27"/>
              </w:rPr>
            </w:rPrChange>
          </w:rPr>
          <w:delText xml:space="preserve"> Sub-Functions for Project Management</w:delText>
        </w:r>
        <w:bookmarkEnd w:id="2091"/>
      </w:del>
    </w:p>
    <w:p w14:paraId="7936E89E" w14:textId="59732D57" w:rsidR="00A408CF" w:rsidRPr="00BF2BCA" w:rsidDel="00CF34AE" w:rsidRDefault="00A408CF" w:rsidP="00A408CF">
      <w:pPr>
        <w:numPr>
          <w:ilvl w:val="0"/>
          <w:numId w:val="22"/>
        </w:numPr>
        <w:spacing w:before="100" w:beforeAutospacing="1" w:after="100" w:afterAutospacing="1" w:line="240" w:lineRule="auto"/>
        <w:rPr>
          <w:del w:id="2094" w:author="SHAHZAIB KHAN" w:date="2026-10-07T20:31:00Z" w16du:dateUtc="2026-10-07T15:31:00Z"/>
          <w:rFonts w:ascii="Times New Roman" w:eastAsia="Times New Roman" w:hAnsi="Times New Roman" w:cs="Times New Roman"/>
          <w:sz w:val="24"/>
          <w:szCs w:val="24"/>
          <w:u w:val="single"/>
          <w:rPrChange w:id="2095" w:author="SHAHZAIB KHAN" w:date="2026-10-07T19:14:00Z" w16du:dateUtc="2026-10-07T14:14:00Z">
            <w:rPr>
              <w:del w:id="2096" w:author="SHAHZAIB KHAN" w:date="2026-10-07T20:31:00Z" w16du:dateUtc="2026-10-07T15:31:00Z"/>
              <w:rFonts w:ascii="Times New Roman" w:eastAsia="Times New Roman" w:hAnsi="Times New Roman" w:cs="Times New Roman"/>
              <w:sz w:val="24"/>
              <w:szCs w:val="24"/>
            </w:rPr>
          </w:rPrChange>
        </w:rPr>
      </w:pPr>
      <w:del w:id="2097" w:author="SHAHZAIB KHAN" w:date="2026-10-07T20:31:00Z" w16du:dateUtc="2026-10-07T15:31:00Z">
        <w:r w:rsidRPr="00BF2BCA" w:rsidDel="00CF34AE">
          <w:rPr>
            <w:rFonts w:ascii="Times New Roman" w:eastAsia="Times New Roman" w:hAnsi="Times New Roman" w:cs="Times New Roman"/>
            <w:b/>
            <w:bCs/>
            <w:sz w:val="24"/>
            <w:szCs w:val="24"/>
            <w:u w:val="single"/>
            <w:rPrChange w:id="2098" w:author="SHAHZAIB KHAN" w:date="2026-10-07T19:14:00Z" w16du:dateUtc="2026-10-07T14:14:00Z">
              <w:rPr>
                <w:rFonts w:ascii="Times New Roman" w:eastAsia="Times New Roman" w:hAnsi="Times New Roman" w:cs="Times New Roman"/>
                <w:b/>
                <w:bCs/>
                <w:sz w:val="24"/>
                <w:szCs w:val="24"/>
              </w:rPr>
            </w:rPrChange>
          </w:rPr>
          <w:delText>SubmitProjectDetails():</w:delText>
        </w:r>
        <w:r w:rsidRPr="00BF2BCA" w:rsidDel="00CF34AE">
          <w:rPr>
            <w:rFonts w:ascii="Times New Roman" w:eastAsia="Times New Roman" w:hAnsi="Times New Roman" w:cs="Times New Roman"/>
            <w:sz w:val="24"/>
            <w:szCs w:val="24"/>
            <w:u w:val="single"/>
            <w:rPrChange w:id="2099" w:author="SHAHZAIB KHAN" w:date="2026-10-07T19:14:00Z" w16du:dateUtc="2026-10-07T14:14:00Z">
              <w:rPr>
                <w:rFonts w:ascii="Times New Roman" w:eastAsia="Times New Roman" w:hAnsi="Times New Roman" w:cs="Times New Roman"/>
                <w:sz w:val="24"/>
                <w:szCs w:val="24"/>
              </w:rPr>
            </w:rPrChange>
          </w:rPr>
          <w:br/>
          <w:delText>Captures and validates project information provided by the student.</w:delText>
        </w:r>
      </w:del>
    </w:p>
    <w:p w14:paraId="4A86E8B6" w14:textId="25031568" w:rsidR="00A408CF" w:rsidRPr="00BF2BCA" w:rsidDel="00CF34AE" w:rsidRDefault="00A408CF" w:rsidP="00A408CF">
      <w:pPr>
        <w:numPr>
          <w:ilvl w:val="0"/>
          <w:numId w:val="22"/>
        </w:numPr>
        <w:spacing w:before="100" w:beforeAutospacing="1" w:after="100" w:afterAutospacing="1" w:line="240" w:lineRule="auto"/>
        <w:rPr>
          <w:del w:id="2100" w:author="SHAHZAIB KHAN" w:date="2026-10-07T20:31:00Z" w16du:dateUtc="2026-10-07T15:31:00Z"/>
          <w:rFonts w:ascii="Times New Roman" w:eastAsia="Times New Roman" w:hAnsi="Times New Roman" w:cs="Times New Roman"/>
          <w:sz w:val="24"/>
          <w:szCs w:val="24"/>
          <w:u w:val="single"/>
          <w:rPrChange w:id="2101" w:author="SHAHZAIB KHAN" w:date="2026-10-07T19:14:00Z" w16du:dateUtc="2026-10-07T14:14:00Z">
            <w:rPr>
              <w:del w:id="2102" w:author="SHAHZAIB KHAN" w:date="2026-10-07T20:31:00Z" w16du:dateUtc="2026-10-07T15:31:00Z"/>
              <w:rFonts w:ascii="Times New Roman" w:eastAsia="Times New Roman" w:hAnsi="Times New Roman" w:cs="Times New Roman"/>
              <w:sz w:val="24"/>
              <w:szCs w:val="24"/>
            </w:rPr>
          </w:rPrChange>
        </w:rPr>
      </w:pPr>
      <w:del w:id="2103" w:author="SHAHZAIB KHAN" w:date="2026-10-07T20:31:00Z" w16du:dateUtc="2026-10-07T15:31:00Z">
        <w:r w:rsidRPr="00BF2BCA" w:rsidDel="00CF34AE">
          <w:rPr>
            <w:rFonts w:ascii="Times New Roman" w:eastAsia="Times New Roman" w:hAnsi="Times New Roman" w:cs="Times New Roman"/>
            <w:b/>
            <w:bCs/>
            <w:sz w:val="24"/>
            <w:szCs w:val="24"/>
            <w:u w:val="single"/>
            <w:rPrChange w:id="2104" w:author="SHAHZAIB KHAN" w:date="2026-10-07T19:14:00Z" w16du:dateUtc="2026-10-07T14:14:00Z">
              <w:rPr>
                <w:rFonts w:ascii="Times New Roman" w:eastAsia="Times New Roman" w:hAnsi="Times New Roman" w:cs="Times New Roman"/>
                <w:b/>
                <w:bCs/>
                <w:sz w:val="24"/>
                <w:szCs w:val="24"/>
              </w:rPr>
            </w:rPrChange>
          </w:rPr>
          <w:delText>AssignSupervisor():</w:delText>
        </w:r>
        <w:r w:rsidRPr="00BF2BCA" w:rsidDel="00CF34AE">
          <w:rPr>
            <w:rFonts w:ascii="Times New Roman" w:eastAsia="Times New Roman" w:hAnsi="Times New Roman" w:cs="Times New Roman"/>
            <w:sz w:val="24"/>
            <w:szCs w:val="24"/>
            <w:u w:val="single"/>
            <w:rPrChange w:id="2105" w:author="SHAHZAIB KHAN" w:date="2026-10-07T19:14:00Z" w16du:dateUtc="2026-10-07T14:14:00Z">
              <w:rPr>
                <w:rFonts w:ascii="Times New Roman" w:eastAsia="Times New Roman" w:hAnsi="Times New Roman" w:cs="Times New Roman"/>
                <w:sz w:val="24"/>
                <w:szCs w:val="24"/>
              </w:rPr>
            </w:rPrChange>
          </w:rPr>
          <w:br/>
          <w:delText>Links a supervisor to the project based on project criteria or manual assignment.</w:delText>
        </w:r>
      </w:del>
    </w:p>
    <w:p w14:paraId="349A7CF0" w14:textId="20BCA464" w:rsidR="00A408CF" w:rsidRPr="00BF2BCA" w:rsidDel="00CF34AE" w:rsidRDefault="00A408CF" w:rsidP="00A408CF">
      <w:pPr>
        <w:numPr>
          <w:ilvl w:val="0"/>
          <w:numId w:val="22"/>
        </w:numPr>
        <w:spacing w:before="100" w:beforeAutospacing="1" w:after="100" w:afterAutospacing="1" w:line="240" w:lineRule="auto"/>
        <w:rPr>
          <w:del w:id="2106" w:author="SHAHZAIB KHAN" w:date="2026-10-07T20:31:00Z" w16du:dateUtc="2026-10-07T15:31:00Z"/>
          <w:rFonts w:ascii="Times New Roman" w:eastAsia="Times New Roman" w:hAnsi="Times New Roman" w:cs="Times New Roman"/>
          <w:sz w:val="24"/>
          <w:szCs w:val="24"/>
          <w:u w:val="single"/>
          <w:rPrChange w:id="2107" w:author="SHAHZAIB KHAN" w:date="2026-10-07T19:14:00Z" w16du:dateUtc="2026-10-07T14:14:00Z">
            <w:rPr>
              <w:del w:id="2108" w:author="SHAHZAIB KHAN" w:date="2026-10-07T20:31:00Z" w16du:dateUtc="2026-10-07T15:31:00Z"/>
              <w:rFonts w:ascii="Times New Roman" w:eastAsia="Times New Roman" w:hAnsi="Times New Roman" w:cs="Times New Roman"/>
              <w:sz w:val="24"/>
              <w:szCs w:val="24"/>
            </w:rPr>
          </w:rPrChange>
        </w:rPr>
      </w:pPr>
      <w:del w:id="2109" w:author="SHAHZAIB KHAN" w:date="2026-10-07T20:31:00Z" w16du:dateUtc="2026-10-07T15:31:00Z">
        <w:r w:rsidRPr="00BF2BCA" w:rsidDel="00CF34AE">
          <w:rPr>
            <w:rFonts w:ascii="Times New Roman" w:eastAsia="Times New Roman" w:hAnsi="Times New Roman" w:cs="Times New Roman"/>
            <w:b/>
            <w:bCs/>
            <w:sz w:val="24"/>
            <w:szCs w:val="24"/>
            <w:u w:val="single"/>
            <w:rPrChange w:id="2110" w:author="SHAHZAIB KHAN" w:date="2026-10-07T19:14:00Z" w16du:dateUtc="2026-10-07T14:14:00Z">
              <w:rPr>
                <w:rFonts w:ascii="Times New Roman" w:eastAsia="Times New Roman" w:hAnsi="Times New Roman" w:cs="Times New Roman"/>
                <w:b/>
                <w:bCs/>
                <w:sz w:val="24"/>
                <w:szCs w:val="24"/>
              </w:rPr>
            </w:rPrChange>
          </w:rPr>
          <w:delText>UpdateProjectStatus():</w:delText>
        </w:r>
        <w:r w:rsidRPr="00BF2BCA" w:rsidDel="00CF34AE">
          <w:rPr>
            <w:rFonts w:ascii="Times New Roman" w:eastAsia="Times New Roman" w:hAnsi="Times New Roman" w:cs="Times New Roman"/>
            <w:sz w:val="24"/>
            <w:szCs w:val="24"/>
            <w:u w:val="single"/>
            <w:rPrChange w:id="2111" w:author="SHAHZAIB KHAN" w:date="2026-10-07T19:14:00Z" w16du:dateUtc="2026-10-07T14:14:00Z">
              <w:rPr>
                <w:rFonts w:ascii="Times New Roman" w:eastAsia="Times New Roman" w:hAnsi="Times New Roman" w:cs="Times New Roman"/>
                <w:sz w:val="24"/>
                <w:szCs w:val="24"/>
              </w:rPr>
            </w:rPrChange>
          </w:rPr>
          <w:br/>
          <w:delText>Tracks changes in project status (e.g., Registered, In Progress, Completed).</w:delText>
        </w:r>
      </w:del>
    </w:p>
    <w:p w14:paraId="25B7CF77" w14:textId="4B3F8B75" w:rsidR="00A408CF" w:rsidRPr="00BF2BCA" w:rsidDel="00C131FF" w:rsidRDefault="6579BE34" w:rsidP="1A775A4C">
      <w:pPr>
        <w:pStyle w:val="ListParagraph"/>
        <w:numPr>
          <w:ilvl w:val="0"/>
          <w:numId w:val="35"/>
        </w:numPr>
        <w:spacing w:before="100" w:beforeAutospacing="1" w:after="100" w:afterAutospacing="1" w:line="240" w:lineRule="auto"/>
        <w:outlineLvl w:val="2"/>
        <w:rPr>
          <w:del w:id="2112" w:author="SHAHZAIB KHAN" w:date="2026-10-08T01:33:00Z" w16du:dateUtc="2026-10-07T20:33:00Z"/>
          <w:rFonts w:ascii="Times New Roman" w:eastAsia="Times New Roman" w:hAnsi="Times New Roman" w:cs="Times New Roman"/>
          <w:b/>
          <w:bCs/>
          <w:sz w:val="27"/>
          <w:szCs w:val="27"/>
          <w:u w:val="single"/>
          <w:rPrChange w:id="2113" w:author="SHAHZAIB KHAN" w:date="2026-10-07T19:14:00Z" w16du:dateUtc="2026-10-07T14:14:00Z">
            <w:rPr>
              <w:del w:id="2114" w:author="SHAHZAIB KHAN" w:date="2026-10-08T01:33:00Z" w16du:dateUtc="2026-10-07T20:33:00Z"/>
              <w:rFonts w:ascii="Times New Roman" w:eastAsia="Times New Roman" w:hAnsi="Times New Roman" w:cs="Times New Roman"/>
              <w:b/>
              <w:bCs/>
              <w:sz w:val="27"/>
              <w:szCs w:val="27"/>
            </w:rPr>
          </w:rPrChange>
        </w:rPr>
      </w:pPr>
      <w:bookmarkStart w:id="2115" w:name="_Toc193890206"/>
      <w:del w:id="2116" w:author="SHAHZAIB KHAN" w:date="2026-10-07T20:31:00Z" w16du:dateUtc="2026-10-07T15:31:00Z">
        <w:r w:rsidRPr="00BF2BCA" w:rsidDel="00CF34AE">
          <w:rPr>
            <w:rStyle w:val="Heading2Char"/>
            <w:u w:val="single"/>
            <w:rPrChange w:id="2117" w:author="SHAHZAIB KHAN" w:date="2026-10-07T19:14:00Z" w16du:dateUtc="2026-10-07T14:14:00Z">
              <w:rPr>
                <w:rStyle w:val="Heading2Char"/>
              </w:rPr>
            </w:rPrChange>
          </w:rPr>
          <w:delText xml:space="preserve"> </w:delText>
        </w:r>
      </w:del>
      <w:del w:id="2118" w:author="SHAHZAIB KHAN" w:date="2026-10-08T01:33:00Z" w16du:dateUtc="2026-10-07T20:33:00Z">
        <w:r w:rsidRPr="00BF2BCA" w:rsidDel="00C131FF">
          <w:rPr>
            <w:rStyle w:val="Heading2Char"/>
            <w:u w:val="single"/>
            <w:rPrChange w:id="2119" w:author="SHAHZAIB KHAN" w:date="2026-10-07T19:14:00Z" w16du:dateUtc="2026-10-07T14:14:00Z">
              <w:rPr>
                <w:rStyle w:val="Heading2Char"/>
              </w:rPr>
            </w:rPrChange>
          </w:rPr>
          <w:delText>Sub-Functions for Work Product Upload and Version Control</w:delText>
        </w:r>
        <w:bookmarkEnd w:id="2115"/>
      </w:del>
    </w:p>
    <w:p w14:paraId="179EDEA0" w14:textId="5A65D21C" w:rsidR="00A408CF" w:rsidRPr="00BF2BCA" w:rsidDel="00CF34AE" w:rsidRDefault="00A408CF" w:rsidP="00A408CF">
      <w:pPr>
        <w:numPr>
          <w:ilvl w:val="0"/>
          <w:numId w:val="23"/>
        </w:numPr>
        <w:spacing w:before="100" w:beforeAutospacing="1" w:after="100" w:afterAutospacing="1" w:line="240" w:lineRule="auto"/>
        <w:rPr>
          <w:del w:id="2120" w:author="SHAHZAIB KHAN" w:date="2026-10-07T20:31:00Z" w16du:dateUtc="2026-10-07T15:31:00Z"/>
          <w:rFonts w:ascii="Times New Roman" w:eastAsia="Times New Roman" w:hAnsi="Times New Roman" w:cs="Times New Roman"/>
          <w:sz w:val="24"/>
          <w:szCs w:val="24"/>
          <w:u w:val="single"/>
          <w:rPrChange w:id="2121" w:author="SHAHZAIB KHAN" w:date="2026-10-07T19:14:00Z" w16du:dateUtc="2026-10-07T14:14:00Z">
            <w:rPr>
              <w:del w:id="2122" w:author="SHAHZAIB KHAN" w:date="2026-10-07T20:31:00Z" w16du:dateUtc="2026-10-07T15:31:00Z"/>
              <w:rFonts w:ascii="Times New Roman" w:eastAsia="Times New Roman" w:hAnsi="Times New Roman" w:cs="Times New Roman"/>
              <w:sz w:val="24"/>
              <w:szCs w:val="24"/>
            </w:rPr>
          </w:rPrChange>
        </w:rPr>
      </w:pPr>
      <w:del w:id="2123" w:author="SHAHZAIB KHAN" w:date="2026-10-07T20:31:00Z" w16du:dateUtc="2026-10-07T15:31:00Z">
        <w:r w:rsidRPr="00BF2BCA" w:rsidDel="00CF34AE">
          <w:rPr>
            <w:rFonts w:ascii="Times New Roman" w:eastAsia="Times New Roman" w:hAnsi="Times New Roman" w:cs="Times New Roman"/>
            <w:b/>
            <w:bCs/>
            <w:sz w:val="24"/>
            <w:szCs w:val="24"/>
            <w:u w:val="single"/>
            <w:rPrChange w:id="2124" w:author="SHAHZAIB KHAN" w:date="2026-10-07T19:14:00Z" w16du:dateUtc="2026-10-07T14:14:00Z">
              <w:rPr>
                <w:rFonts w:ascii="Times New Roman" w:eastAsia="Times New Roman" w:hAnsi="Times New Roman" w:cs="Times New Roman"/>
                <w:b/>
                <w:bCs/>
                <w:sz w:val="24"/>
                <w:szCs w:val="24"/>
              </w:rPr>
            </w:rPrChange>
          </w:rPr>
          <w:delText>UploadWorkProduct():</w:delText>
        </w:r>
        <w:r w:rsidRPr="00BF2BCA" w:rsidDel="00CF34AE">
          <w:rPr>
            <w:rFonts w:ascii="Times New Roman" w:eastAsia="Times New Roman" w:hAnsi="Times New Roman" w:cs="Times New Roman"/>
            <w:sz w:val="24"/>
            <w:szCs w:val="24"/>
            <w:u w:val="single"/>
            <w:rPrChange w:id="2125" w:author="SHAHZAIB KHAN" w:date="2026-10-07T19:14:00Z" w16du:dateUtc="2026-10-07T14:14:00Z">
              <w:rPr>
                <w:rFonts w:ascii="Times New Roman" w:eastAsia="Times New Roman" w:hAnsi="Times New Roman" w:cs="Times New Roman"/>
                <w:sz w:val="24"/>
                <w:szCs w:val="24"/>
              </w:rPr>
            </w:rPrChange>
          </w:rPr>
          <w:br/>
          <w:delText>Manages the file upload process, ensuring file type and size compliance.</w:delText>
        </w:r>
      </w:del>
    </w:p>
    <w:p w14:paraId="44CF6429" w14:textId="01D7EDFF" w:rsidR="00A408CF" w:rsidRPr="00BF2BCA" w:rsidDel="00CF34AE" w:rsidRDefault="00A408CF" w:rsidP="00A408CF">
      <w:pPr>
        <w:numPr>
          <w:ilvl w:val="0"/>
          <w:numId w:val="23"/>
        </w:numPr>
        <w:spacing w:before="100" w:beforeAutospacing="1" w:after="100" w:afterAutospacing="1" w:line="240" w:lineRule="auto"/>
        <w:rPr>
          <w:del w:id="2126" w:author="SHAHZAIB KHAN" w:date="2026-10-07T20:31:00Z" w16du:dateUtc="2026-10-07T15:31:00Z"/>
          <w:rFonts w:ascii="Times New Roman" w:eastAsia="Times New Roman" w:hAnsi="Times New Roman" w:cs="Times New Roman"/>
          <w:sz w:val="24"/>
          <w:szCs w:val="24"/>
          <w:u w:val="single"/>
          <w:rPrChange w:id="2127" w:author="SHAHZAIB KHAN" w:date="2026-10-07T19:14:00Z" w16du:dateUtc="2026-10-07T14:14:00Z">
            <w:rPr>
              <w:del w:id="2128" w:author="SHAHZAIB KHAN" w:date="2026-10-07T20:31:00Z" w16du:dateUtc="2026-10-07T15:31:00Z"/>
              <w:rFonts w:ascii="Times New Roman" w:eastAsia="Times New Roman" w:hAnsi="Times New Roman" w:cs="Times New Roman"/>
              <w:sz w:val="24"/>
              <w:szCs w:val="24"/>
            </w:rPr>
          </w:rPrChange>
        </w:rPr>
      </w:pPr>
      <w:del w:id="2129" w:author="SHAHZAIB KHAN" w:date="2026-10-07T20:31:00Z" w16du:dateUtc="2026-10-07T15:31:00Z">
        <w:r w:rsidRPr="00BF2BCA" w:rsidDel="00CF34AE">
          <w:rPr>
            <w:rFonts w:ascii="Times New Roman" w:eastAsia="Times New Roman" w:hAnsi="Times New Roman" w:cs="Times New Roman"/>
            <w:b/>
            <w:bCs/>
            <w:sz w:val="24"/>
            <w:szCs w:val="24"/>
            <w:u w:val="single"/>
            <w:rPrChange w:id="2130" w:author="SHAHZAIB KHAN" w:date="2026-10-07T19:14:00Z" w16du:dateUtc="2026-10-07T14:14:00Z">
              <w:rPr>
                <w:rFonts w:ascii="Times New Roman" w:eastAsia="Times New Roman" w:hAnsi="Times New Roman" w:cs="Times New Roman"/>
                <w:b/>
                <w:bCs/>
                <w:sz w:val="24"/>
                <w:szCs w:val="24"/>
              </w:rPr>
            </w:rPrChange>
          </w:rPr>
          <w:lastRenderedPageBreak/>
          <w:delText>VersionControlHandler():</w:delText>
        </w:r>
        <w:r w:rsidRPr="00BF2BCA" w:rsidDel="00CF34AE">
          <w:rPr>
            <w:rFonts w:ascii="Times New Roman" w:eastAsia="Times New Roman" w:hAnsi="Times New Roman" w:cs="Times New Roman"/>
            <w:sz w:val="24"/>
            <w:szCs w:val="24"/>
            <w:u w:val="single"/>
            <w:rPrChange w:id="2131" w:author="SHAHZAIB KHAN" w:date="2026-10-07T19:14:00Z" w16du:dateUtc="2026-10-07T14:14:00Z">
              <w:rPr>
                <w:rFonts w:ascii="Times New Roman" w:eastAsia="Times New Roman" w:hAnsi="Times New Roman" w:cs="Times New Roman"/>
                <w:sz w:val="24"/>
                <w:szCs w:val="24"/>
              </w:rPr>
            </w:rPrChange>
          </w:rPr>
          <w:br/>
          <w:delText>Assigns version numbers to each submission and archives previous versions.</w:delText>
        </w:r>
      </w:del>
    </w:p>
    <w:p w14:paraId="63425009" w14:textId="02A80BE0" w:rsidR="00A408CF" w:rsidRPr="00BF2BCA" w:rsidDel="00CF34AE" w:rsidRDefault="00A408CF" w:rsidP="00CF34AE">
      <w:pPr>
        <w:numPr>
          <w:ilvl w:val="0"/>
          <w:numId w:val="23"/>
        </w:numPr>
        <w:spacing w:before="100" w:beforeAutospacing="1" w:after="100" w:afterAutospacing="1" w:line="240" w:lineRule="auto"/>
        <w:rPr>
          <w:del w:id="2132" w:author="SHAHZAIB KHAN" w:date="2026-10-07T20:31:00Z" w16du:dateUtc="2026-10-07T15:31:00Z"/>
          <w:rFonts w:ascii="Times New Roman" w:eastAsia="Times New Roman" w:hAnsi="Times New Roman" w:cs="Times New Roman"/>
          <w:sz w:val="24"/>
          <w:szCs w:val="24"/>
          <w:u w:val="single"/>
          <w:rPrChange w:id="2133" w:author="SHAHZAIB KHAN" w:date="2026-10-07T19:14:00Z" w16du:dateUtc="2026-10-07T14:14:00Z">
            <w:rPr>
              <w:del w:id="2134" w:author="SHAHZAIB KHAN" w:date="2026-10-07T20:31:00Z" w16du:dateUtc="2026-10-07T15:31:00Z"/>
              <w:rFonts w:ascii="Times New Roman" w:eastAsia="Times New Roman" w:hAnsi="Times New Roman" w:cs="Times New Roman"/>
              <w:sz w:val="24"/>
              <w:szCs w:val="24"/>
            </w:rPr>
          </w:rPrChange>
        </w:rPr>
      </w:pPr>
      <w:del w:id="2135" w:author="SHAHZAIB KHAN" w:date="2026-10-07T20:31:00Z" w16du:dateUtc="2026-10-07T15:31:00Z">
        <w:r w:rsidRPr="00BF2BCA" w:rsidDel="00CF34AE">
          <w:rPr>
            <w:rFonts w:ascii="Times New Roman" w:eastAsia="Times New Roman" w:hAnsi="Times New Roman" w:cs="Times New Roman"/>
            <w:b/>
            <w:bCs/>
            <w:sz w:val="24"/>
            <w:szCs w:val="24"/>
            <w:u w:val="single"/>
            <w:rPrChange w:id="2136" w:author="SHAHZAIB KHAN" w:date="2026-10-07T19:14:00Z" w16du:dateUtc="2026-10-07T14:14:00Z">
              <w:rPr>
                <w:rFonts w:ascii="Times New Roman" w:eastAsia="Times New Roman" w:hAnsi="Times New Roman" w:cs="Times New Roman"/>
                <w:b/>
                <w:bCs/>
                <w:sz w:val="24"/>
                <w:szCs w:val="24"/>
              </w:rPr>
            </w:rPrChange>
          </w:rPr>
          <w:delText>DisplayVersionHistory():</w:delText>
        </w:r>
        <w:r w:rsidRPr="00BF2BCA" w:rsidDel="00CF34AE">
          <w:rPr>
            <w:rFonts w:ascii="Times New Roman" w:eastAsia="Times New Roman" w:hAnsi="Times New Roman" w:cs="Times New Roman"/>
            <w:sz w:val="24"/>
            <w:szCs w:val="24"/>
            <w:u w:val="single"/>
            <w:rPrChange w:id="2137" w:author="SHAHZAIB KHAN" w:date="2026-10-07T19:14:00Z" w16du:dateUtc="2026-10-07T14:14:00Z">
              <w:rPr>
                <w:rFonts w:ascii="Times New Roman" w:eastAsia="Times New Roman" w:hAnsi="Times New Roman" w:cs="Times New Roman"/>
                <w:sz w:val="24"/>
                <w:szCs w:val="24"/>
              </w:rPr>
            </w:rPrChange>
          </w:rPr>
          <w:br/>
          <w:delText>Provides an interface for supervisors to review the evolution of the work product over time.</w:delText>
        </w:r>
      </w:del>
    </w:p>
    <w:p w14:paraId="02054CA1" w14:textId="0A016B24" w:rsidR="00A408CF" w:rsidRPr="00BF2BCA" w:rsidDel="00CF34AE" w:rsidRDefault="6579BE34">
      <w:pPr>
        <w:numPr>
          <w:ilvl w:val="0"/>
          <w:numId w:val="23"/>
        </w:numPr>
        <w:spacing w:before="100" w:beforeAutospacing="1" w:after="100" w:afterAutospacing="1" w:line="240" w:lineRule="auto"/>
        <w:rPr>
          <w:del w:id="2138" w:author="SHAHZAIB KHAN" w:date="2026-10-07T20:32:00Z" w16du:dateUtc="2026-10-07T15:32:00Z"/>
          <w:rFonts w:eastAsia="Times New Roman"/>
          <w:u w:val="single"/>
          <w:rPrChange w:id="2139" w:author="SHAHZAIB KHAN" w:date="2026-10-07T19:14:00Z" w16du:dateUtc="2026-10-07T14:14:00Z">
            <w:rPr>
              <w:del w:id="2140" w:author="SHAHZAIB KHAN" w:date="2026-10-07T20:32:00Z" w16du:dateUtc="2026-10-07T15:32:00Z"/>
              <w:rFonts w:eastAsia="Times New Roman"/>
            </w:rPr>
          </w:rPrChange>
        </w:rPr>
        <w:pPrChange w:id="2141" w:author="SHAHZAIB KHAN" w:date="2026-10-07T20:32:00Z" w16du:dateUtc="2026-10-07T15:32:00Z">
          <w:pPr>
            <w:pStyle w:val="Heading2"/>
          </w:pPr>
        </w:pPrChange>
      </w:pPr>
      <w:bookmarkStart w:id="2142" w:name="_Toc193890207"/>
      <w:del w:id="2143" w:author="SHAHZAIB KHAN" w:date="2026-10-07T20:32:00Z" w16du:dateUtc="2026-10-07T15:32:00Z">
        <w:r w:rsidRPr="00BF2BCA" w:rsidDel="00CF34AE">
          <w:rPr>
            <w:rFonts w:eastAsia="Times New Roman"/>
            <w:u w:val="single"/>
            <w:rPrChange w:id="2144" w:author="SHAHZAIB KHAN" w:date="2026-10-07T19:14:00Z" w16du:dateUtc="2026-10-07T14:14:00Z">
              <w:rPr>
                <w:rFonts w:eastAsia="Times New Roman"/>
              </w:rPr>
            </w:rPrChange>
          </w:rPr>
          <w:delText>Sub-Functions for Feedback Mechanism</w:delText>
        </w:r>
        <w:bookmarkEnd w:id="2142"/>
      </w:del>
    </w:p>
    <w:p w14:paraId="20596A6C" w14:textId="4C57DD66" w:rsidR="00A408CF" w:rsidRPr="00BF2BCA" w:rsidDel="00CF34AE" w:rsidRDefault="00A408CF">
      <w:pPr>
        <w:numPr>
          <w:ilvl w:val="0"/>
          <w:numId w:val="23"/>
        </w:numPr>
        <w:spacing w:before="100" w:beforeAutospacing="1" w:after="100" w:afterAutospacing="1" w:line="240" w:lineRule="auto"/>
        <w:rPr>
          <w:del w:id="2145" w:author="SHAHZAIB KHAN" w:date="2026-10-07T20:32:00Z" w16du:dateUtc="2026-10-07T15:32:00Z"/>
          <w:rFonts w:ascii="Times New Roman" w:eastAsia="Times New Roman" w:hAnsi="Times New Roman" w:cs="Times New Roman"/>
          <w:sz w:val="24"/>
          <w:szCs w:val="24"/>
          <w:u w:val="single"/>
          <w:rPrChange w:id="2146" w:author="SHAHZAIB KHAN" w:date="2026-10-07T19:14:00Z" w16du:dateUtc="2026-10-07T14:14:00Z">
            <w:rPr>
              <w:del w:id="2147" w:author="SHAHZAIB KHAN" w:date="2026-10-07T20:32:00Z" w16du:dateUtc="2026-10-07T15:32:00Z"/>
              <w:rFonts w:ascii="Times New Roman" w:eastAsia="Times New Roman" w:hAnsi="Times New Roman" w:cs="Times New Roman"/>
              <w:sz w:val="24"/>
              <w:szCs w:val="24"/>
            </w:rPr>
          </w:rPrChange>
        </w:rPr>
        <w:pPrChange w:id="2148" w:author="SHAHZAIB KHAN" w:date="2026-10-07T20:32:00Z" w16du:dateUtc="2026-10-07T15:32:00Z">
          <w:pPr>
            <w:numPr>
              <w:numId w:val="24"/>
            </w:numPr>
            <w:tabs>
              <w:tab w:val="num" w:pos="720"/>
            </w:tabs>
            <w:spacing w:before="100" w:beforeAutospacing="1" w:after="100" w:afterAutospacing="1" w:line="240" w:lineRule="auto"/>
            <w:ind w:left="720" w:hanging="360"/>
          </w:pPr>
        </w:pPrChange>
      </w:pPr>
      <w:del w:id="2149" w:author="SHAHZAIB KHAN" w:date="2026-10-07T20:32:00Z" w16du:dateUtc="2026-10-07T15:32:00Z">
        <w:r w:rsidRPr="00BF2BCA" w:rsidDel="00CF34AE">
          <w:rPr>
            <w:rFonts w:ascii="Times New Roman" w:eastAsia="Times New Roman" w:hAnsi="Times New Roman" w:cs="Times New Roman"/>
            <w:b/>
            <w:bCs/>
            <w:sz w:val="24"/>
            <w:szCs w:val="24"/>
            <w:u w:val="single"/>
            <w:rPrChange w:id="2150" w:author="SHAHZAIB KHAN" w:date="2026-10-07T19:14:00Z" w16du:dateUtc="2026-10-07T14:14:00Z">
              <w:rPr>
                <w:rFonts w:ascii="Times New Roman" w:eastAsia="Times New Roman" w:hAnsi="Times New Roman" w:cs="Times New Roman"/>
                <w:b/>
                <w:bCs/>
                <w:sz w:val="24"/>
                <w:szCs w:val="24"/>
              </w:rPr>
            </w:rPrChange>
          </w:rPr>
          <w:delText>SubmitFeedback():</w:delText>
        </w:r>
        <w:r w:rsidRPr="00BF2BCA" w:rsidDel="00CF34AE">
          <w:rPr>
            <w:rFonts w:ascii="Times New Roman" w:eastAsia="Times New Roman" w:hAnsi="Times New Roman" w:cs="Times New Roman"/>
            <w:sz w:val="24"/>
            <w:szCs w:val="24"/>
            <w:u w:val="single"/>
            <w:rPrChange w:id="2151" w:author="SHAHZAIB KHAN" w:date="2026-10-07T19:14:00Z" w16du:dateUtc="2026-10-07T14:14:00Z">
              <w:rPr>
                <w:rFonts w:ascii="Times New Roman" w:eastAsia="Times New Roman" w:hAnsi="Times New Roman" w:cs="Times New Roman"/>
                <w:sz w:val="24"/>
                <w:szCs w:val="24"/>
              </w:rPr>
            </w:rPrChange>
          </w:rPr>
          <w:br/>
          <w:delText>Allows supervisors to provide text-based feedback and, optionally, attach supplementary documents.</w:delText>
        </w:r>
      </w:del>
    </w:p>
    <w:p w14:paraId="215471FA" w14:textId="3DD522A8" w:rsidR="00A408CF" w:rsidRPr="00BF2BCA" w:rsidDel="00CF34AE" w:rsidRDefault="00A408CF">
      <w:pPr>
        <w:numPr>
          <w:ilvl w:val="0"/>
          <w:numId w:val="23"/>
        </w:numPr>
        <w:spacing w:before="100" w:beforeAutospacing="1" w:after="100" w:afterAutospacing="1" w:line="240" w:lineRule="auto"/>
        <w:rPr>
          <w:del w:id="2152" w:author="SHAHZAIB KHAN" w:date="2026-10-07T20:32:00Z" w16du:dateUtc="2026-10-07T15:32:00Z"/>
          <w:rFonts w:ascii="Times New Roman" w:eastAsia="Times New Roman" w:hAnsi="Times New Roman" w:cs="Times New Roman"/>
          <w:sz w:val="24"/>
          <w:szCs w:val="24"/>
          <w:u w:val="single"/>
          <w:rPrChange w:id="2153" w:author="SHAHZAIB KHAN" w:date="2026-10-07T19:14:00Z" w16du:dateUtc="2026-10-07T14:14:00Z">
            <w:rPr>
              <w:del w:id="2154" w:author="SHAHZAIB KHAN" w:date="2026-10-07T20:32:00Z" w16du:dateUtc="2026-10-07T15:32:00Z"/>
              <w:rFonts w:ascii="Times New Roman" w:eastAsia="Times New Roman" w:hAnsi="Times New Roman" w:cs="Times New Roman"/>
              <w:sz w:val="24"/>
              <w:szCs w:val="24"/>
            </w:rPr>
          </w:rPrChange>
        </w:rPr>
        <w:pPrChange w:id="2155" w:author="SHAHZAIB KHAN" w:date="2026-10-07T20:32:00Z" w16du:dateUtc="2026-10-07T15:32:00Z">
          <w:pPr>
            <w:numPr>
              <w:numId w:val="24"/>
            </w:numPr>
            <w:tabs>
              <w:tab w:val="num" w:pos="720"/>
            </w:tabs>
            <w:spacing w:before="100" w:beforeAutospacing="1" w:after="100" w:afterAutospacing="1" w:line="240" w:lineRule="auto"/>
            <w:ind w:left="720" w:hanging="360"/>
          </w:pPr>
        </w:pPrChange>
      </w:pPr>
      <w:del w:id="2156" w:author="SHAHZAIB KHAN" w:date="2026-10-07T20:32:00Z" w16du:dateUtc="2026-10-07T15:32:00Z">
        <w:r w:rsidRPr="00BF2BCA" w:rsidDel="00CF34AE">
          <w:rPr>
            <w:rFonts w:ascii="Times New Roman" w:eastAsia="Times New Roman" w:hAnsi="Times New Roman" w:cs="Times New Roman"/>
            <w:b/>
            <w:bCs/>
            <w:sz w:val="24"/>
            <w:szCs w:val="24"/>
            <w:u w:val="single"/>
            <w:rPrChange w:id="2157" w:author="SHAHZAIB KHAN" w:date="2026-10-07T19:14:00Z" w16du:dateUtc="2026-10-07T14:14:00Z">
              <w:rPr>
                <w:rFonts w:ascii="Times New Roman" w:eastAsia="Times New Roman" w:hAnsi="Times New Roman" w:cs="Times New Roman"/>
                <w:b/>
                <w:bCs/>
                <w:sz w:val="24"/>
                <w:szCs w:val="24"/>
              </w:rPr>
            </w:rPrChange>
          </w:rPr>
          <w:delText>RetrieveFeedback():</w:delText>
        </w:r>
        <w:r w:rsidRPr="00BF2BCA" w:rsidDel="00CF34AE">
          <w:rPr>
            <w:rFonts w:ascii="Times New Roman" w:eastAsia="Times New Roman" w:hAnsi="Times New Roman" w:cs="Times New Roman"/>
            <w:sz w:val="24"/>
            <w:szCs w:val="24"/>
            <w:u w:val="single"/>
            <w:rPrChange w:id="2158" w:author="SHAHZAIB KHAN" w:date="2026-10-07T19:14:00Z" w16du:dateUtc="2026-10-07T14:14:00Z">
              <w:rPr>
                <w:rFonts w:ascii="Times New Roman" w:eastAsia="Times New Roman" w:hAnsi="Times New Roman" w:cs="Times New Roman"/>
                <w:sz w:val="24"/>
                <w:szCs w:val="24"/>
              </w:rPr>
            </w:rPrChange>
          </w:rPr>
          <w:br/>
          <w:delText>Displays all feedback associated with a given work product, sorted by submission date.</w:delText>
        </w:r>
      </w:del>
    </w:p>
    <w:p w14:paraId="3FA54BE7" w14:textId="00A9EFD8" w:rsidR="00A408CF" w:rsidRPr="00BF2BCA" w:rsidDel="00CF34AE" w:rsidRDefault="00A408CF">
      <w:pPr>
        <w:numPr>
          <w:ilvl w:val="0"/>
          <w:numId w:val="23"/>
        </w:numPr>
        <w:spacing w:before="100" w:beforeAutospacing="1" w:after="100" w:afterAutospacing="1" w:line="240" w:lineRule="auto"/>
        <w:rPr>
          <w:del w:id="2159" w:author="SHAHZAIB KHAN" w:date="2026-10-07T20:32:00Z" w16du:dateUtc="2026-10-07T15:32:00Z"/>
          <w:rFonts w:ascii="Times New Roman" w:eastAsia="Times New Roman" w:hAnsi="Times New Roman" w:cs="Times New Roman"/>
          <w:sz w:val="24"/>
          <w:szCs w:val="24"/>
          <w:u w:val="single"/>
          <w:rPrChange w:id="2160" w:author="SHAHZAIB KHAN" w:date="2026-10-07T19:14:00Z" w16du:dateUtc="2026-10-07T14:14:00Z">
            <w:rPr>
              <w:del w:id="2161" w:author="SHAHZAIB KHAN" w:date="2026-10-07T20:32:00Z" w16du:dateUtc="2026-10-07T15:32:00Z"/>
              <w:rFonts w:ascii="Times New Roman" w:eastAsia="Times New Roman" w:hAnsi="Times New Roman" w:cs="Times New Roman"/>
              <w:sz w:val="24"/>
              <w:szCs w:val="24"/>
            </w:rPr>
          </w:rPrChange>
        </w:rPr>
        <w:pPrChange w:id="2162" w:author="SHAHZAIB KHAN" w:date="2026-10-07T20:32:00Z" w16du:dateUtc="2026-10-07T15:32:00Z">
          <w:pPr>
            <w:numPr>
              <w:numId w:val="24"/>
            </w:numPr>
            <w:tabs>
              <w:tab w:val="num" w:pos="720"/>
            </w:tabs>
            <w:spacing w:before="100" w:beforeAutospacing="1" w:after="100" w:afterAutospacing="1" w:line="240" w:lineRule="auto"/>
            <w:ind w:left="720" w:hanging="360"/>
          </w:pPr>
        </w:pPrChange>
      </w:pPr>
      <w:del w:id="2163" w:author="SHAHZAIB KHAN" w:date="2026-10-07T20:32:00Z" w16du:dateUtc="2026-10-07T15:32:00Z">
        <w:r w:rsidRPr="00BF2BCA" w:rsidDel="00CF34AE">
          <w:rPr>
            <w:rFonts w:ascii="Times New Roman" w:eastAsia="Times New Roman" w:hAnsi="Times New Roman" w:cs="Times New Roman"/>
            <w:b/>
            <w:bCs/>
            <w:sz w:val="24"/>
            <w:szCs w:val="24"/>
            <w:u w:val="single"/>
            <w:rPrChange w:id="2164" w:author="SHAHZAIB KHAN" w:date="2026-10-07T19:14:00Z" w16du:dateUtc="2026-10-07T14:14:00Z">
              <w:rPr>
                <w:rFonts w:ascii="Times New Roman" w:eastAsia="Times New Roman" w:hAnsi="Times New Roman" w:cs="Times New Roman"/>
                <w:b/>
                <w:bCs/>
                <w:sz w:val="24"/>
                <w:szCs w:val="24"/>
              </w:rPr>
            </w:rPrChange>
          </w:rPr>
          <w:delText>NotificationHandler():</w:delText>
        </w:r>
        <w:r w:rsidRPr="00BF2BCA" w:rsidDel="00CF34AE">
          <w:rPr>
            <w:rFonts w:ascii="Times New Roman" w:eastAsia="Times New Roman" w:hAnsi="Times New Roman" w:cs="Times New Roman"/>
            <w:sz w:val="24"/>
            <w:szCs w:val="24"/>
            <w:u w:val="single"/>
            <w:rPrChange w:id="2165" w:author="SHAHZAIB KHAN" w:date="2026-10-07T19:14:00Z" w16du:dateUtc="2026-10-07T14:14:00Z">
              <w:rPr>
                <w:rFonts w:ascii="Times New Roman" w:eastAsia="Times New Roman" w:hAnsi="Times New Roman" w:cs="Times New Roman"/>
                <w:sz w:val="24"/>
                <w:szCs w:val="24"/>
              </w:rPr>
            </w:rPrChange>
          </w:rPr>
          <w:br/>
          <w:delText>Sends notifications to students when new feedback is available.</w:delText>
        </w:r>
      </w:del>
    </w:p>
    <w:p w14:paraId="435DACB7" w14:textId="50F2A6A6" w:rsidR="00A408CF" w:rsidRDefault="6579BE34" w:rsidP="1A775A4C">
      <w:pPr>
        <w:pStyle w:val="Heading1"/>
        <w:rPr>
          <w:ins w:id="2166" w:author="SHAHZAIB KHAN" w:date="2026-10-08T01:34:00Z" w16du:dateUtc="2026-10-07T20:34:00Z"/>
          <w:rFonts w:eastAsia="Times New Roman"/>
          <w:u w:val="single"/>
        </w:rPr>
      </w:pPr>
      <w:bookmarkStart w:id="2167" w:name="_Toc193890208"/>
      <w:r w:rsidRPr="00BF2BCA">
        <w:rPr>
          <w:rFonts w:eastAsia="Times New Roman"/>
          <w:u w:val="single"/>
          <w:rPrChange w:id="2168" w:author="SHAHZAIB KHAN" w:date="2026-10-07T19:14:00Z" w16du:dateUtc="2026-10-07T14:14:00Z">
            <w:rPr>
              <w:rFonts w:eastAsia="Times New Roman"/>
            </w:rPr>
          </w:rPrChange>
        </w:rPr>
        <w:t xml:space="preserve"> Performance Requirements</w:t>
      </w:r>
      <w:bookmarkEnd w:id="2167"/>
    </w:p>
    <w:p w14:paraId="1F40471C" w14:textId="77777777" w:rsidR="00C131FF" w:rsidRPr="00C131FF" w:rsidRDefault="00C131FF" w:rsidP="00C131FF">
      <w:pPr>
        <w:rPr>
          <w:rPrChange w:id="2169" w:author="SHAHZAIB KHAN" w:date="2026-10-08T01:34:00Z" w16du:dateUtc="2026-10-07T20:34:00Z">
            <w:rPr>
              <w:rFonts w:eastAsia="Times New Roman"/>
            </w:rPr>
          </w:rPrChange>
        </w:rPr>
        <w:pPrChange w:id="2170" w:author="SHAHZAIB KHAN" w:date="2026-10-08T01:34:00Z" w16du:dateUtc="2026-10-07T20:34:00Z">
          <w:pPr>
            <w:pStyle w:val="Heading1"/>
          </w:pPr>
        </w:pPrChange>
      </w:pPr>
    </w:p>
    <w:p w14:paraId="7BB7D37A" w14:textId="0ADF15F7" w:rsidR="00A408CF" w:rsidRPr="00BF2BCA" w:rsidDel="00C726F4" w:rsidRDefault="00A408CF" w:rsidP="00A408CF">
      <w:pPr>
        <w:numPr>
          <w:ilvl w:val="0"/>
          <w:numId w:val="25"/>
        </w:numPr>
        <w:spacing w:before="100" w:beforeAutospacing="1" w:after="100" w:afterAutospacing="1" w:line="240" w:lineRule="auto"/>
        <w:rPr>
          <w:del w:id="2171" w:author="SHAHZAIB KHAN" w:date="2026-10-07T22:08:00Z" w16du:dateUtc="2026-10-07T17:08:00Z"/>
          <w:rFonts w:ascii="Times New Roman" w:eastAsia="Times New Roman" w:hAnsi="Times New Roman" w:cs="Times New Roman"/>
          <w:sz w:val="24"/>
          <w:szCs w:val="24"/>
          <w:u w:val="single"/>
          <w:rPrChange w:id="2172" w:author="SHAHZAIB KHAN" w:date="2026-10-07T19:14:00Z" w16du:dateUtc="2026-10-07T14:14:00Z">
            <w:rPr>
              <w:del w:id="2173" w:author="SHAHZAIB KHAN" w:date="2026-10-07T22:08:00Z" w16du:dateUtc="2026-10-07T17:08:00Z"/>
              <w:rFonts w:ascii="Times New Roman" w:eastAsia="Times New Roman" w:hAnsi="Times New Roman" w:cs="Times New Roman"/>
              <w:sz w:val="24"/>
              <w:szCs w:val="24"/>
            </w:rPr>
          </w:rPrChange>
        </w:rPr>
      </w:pPr>
      <w:del w:id="2174" w:author="SHAHZAIB KHAN" w:date="2026-10-07T22:08:00Z" w16du:dateUtc="2026-10-07T17:08:00Z">
        <w:r w:rsidRPr="00BF2BCA" w:rsidDel="00C726F4">
          <w:rPr>
            <w:rFonts w:ascii="Times New Roman" w:eastAsia="Times New Roman" w:hAnsi="Times New Roman" w:cs="Times New Roman"/>
            <w:b/>
            <w:bCs/>
            <w:sz w:val="24"/>
            <w:szCs w:val="24"/>
            <w:u w:val="single"/>
            <w:rPrChange w:id="2175" w:author="SHAHZAIB KHAN" w:date="2026-10-07T19:14:00Z" w16du:dateUtc="2026-10-07T14:14:00Z">
              <w:rPr>
                <w:rFonts w:ascii="Times New Roman" w:eastAsia="Times New Roman" w:hAnsi="Times New Roman" w:cs="Times New Roman"/>
                <w:b/>
                <w:bCs/>
                <w:sz w:val="24"/>
                <w:szCs w:val="24"/>
              </w:rPr>
            </w:rPrChange>
          </w:rPr>
          <w:delText>Response Time:</w:delText>
        </w:r>
        <w:r w:rsidRPr="00BF2BCA" w:rsidDel="00C726F4">
          <w:rPr>
            <w:rFonts w:ascii="Times New Roman" w:eastAsia="Times New Roman" w:hAnsi="Times New Roman" w:cs="Times New Roman"/>
            <w:sz w:val="24"/>
            <w:szCs w:val="24"/>
            <w:u w:val="single"/>
            <w:rPrChange w:id="2176" w:author="SHAHZAIB KHAN" w:date="2026-10-07T19:14:00Z" w16du:dateUtc="2026-10-07T14:14:00Z">
              <w:rPr>
                <w:rFonts w:ascii="Times New Roman" w:eastAsia="Times New Roman" w:hAnsi="Times New Roman" w:cs="Times New Roman"/>
                <w:sz w:val="24"/>
                <w:szCs w:val="24"/>
              </w:rPr>
            </w:rPrChange>
          </w:rPr>
          <w:br/>
          <w:delText>All core operations (registration, project submission, work product upload, feedback submission) must complete within 2–3 seconds under normal operating conditions.</w:delText>
        </w:r>
      </w:del>
    </w:p>
    <w:p w14:paraId="5638D7D8" w14:textId="41E8BFC2" w:rsidR="00A408CF" w:rsidRPr="00BF2BCA" w:rsidDel="00C726F4" w:rsidRDefault="00A408CF" w:rsidP="00A408CF">
      <w:pPr>
        <w:numPr>
          <w:ilvl w:val="0"/>
          <w:numId w:val="25"/>
        </w:numPr>
        <w:spacing w:before="100" w:beforeAutospacing="1" w:after="100" w:afterAutospacing="1" w:line="240" w:lineRule="auto"/>
        <w:rPr>
          <w:del w:id="2177" w:author="SHAHZAIB KHAN" w:date="2026-10-07T22:08:00Z" w16du:dateUtc="2026-10-07T17:08:00Z"/>
          <w:rFonts w:ascii="Times New Roman" w:eastAsia="Times New Roman" w:hAnsi="Times New Roman" w:cs="Times New Roman"/>
          <w:sz w:val="24"/>
          <w:szCs w:val="24"/>
          <w:u w:val="single"/>
          <w:rPrChange w:id="2178" w:author="SHAHZAIB KHAN" w:date="2026-10-07T19:14:00Z" w16du:dateUtc="2026-10-07T14:14:00Z">
            <w:rPr>
              <w:del w:id="2179" w:author="SHAHZAIB KHAN" w:date="2026-10-07T22:08:00Z" w16du:dateUtc="2026-10-07T17:08:00Z"/>
              <w:rFonts w:ascii="Times New Roman" w:eastAsia="Times New Roman" w:hAnsi="Times New Roman" w:cs="Times New Roman"/>
              <w:sz w:val="24"/>
              <w:szCs w:val="24"/>
            </w:rPr>
          </w:rPrChange>
        </w:rPr>
      </w:pPr>
      <w:del w:id="2180" w:author="SHAHZAIB KHAN" w:date="2026-10-07T22:08:00Z" w16du:dateUtc="2026-10-07T17:08:00Z">
        <w:r w:rsidRPr="00BF2BCA" w:rsidDel="00C726F4">
          <w:rPr>
            <w:rFonts w:ascii="Times New Roman" w:eastAsia="Times New Roman" w:hAnsi="Times New Roman" w:cs="Times New Roman"/>
            <w:b/>
            <w:bCs/>
            <w:sz w:val="24"/>
            <w:szCs w:val="24"/>
            <w:u w:val="single"/>
            <w:rPrChange w:id="2181" w:author="SHAHZAIB KHAN" w:date="2026-10-07T19:14:00Z" w16du:dateUtc="2026-10-07T14:14:00Z">
              <w:rPr>
                <w:rFonts w:ascii="Times New Roman" w:eastAsia="Times New Roman" w:hAnsi="Times New Roman" w:cs="Times New Roman"/>
                <w:b/>
                <w:bCs/>
                <w:sz w:val="24"/>
                <w:szCs w:val="24"/>
              </w:rPr>
            </w:rPrChange>
          </w:rPr>
          <w:delText>Scalability:</w:delText>
        </w:r>
        <w:r w:rsidRPr="00BF2BCA" w:rsidDel="00C726F4">
          <w:rPr>
            <w:rFonts w:ascii="Times New Roman" w:eastAsia="Times New Roman" w:hAnsi="Times New Roman" w:cs="Times New Roman"/>
            <w:sz w:val="24"/>
            <w:szCs w:val="24"/>
            <w:u w:val="single"/>
            <w:rPrChange w:id="2182" w:author="SHAHZAIB KHAN" w:date="2026-10-07T19:14:00Z" w16du:dateUtc="2026-10-07T14:14:00Z">
              <w:rPr>
                <w:rFonts w:ascii="Times New Roman" w:eastAsia="Times New Roman" w:hAnsi="Times New Roman" w:cs="Times New Roman"/>
                <w:sz w:val="24"/>
                <w:szCs w:val="24"/>
              </w:rPr>
            </w:rPrChange>
          </w:rPr>
          <w:br/>
          <w:delText>The system must support concurrent access by at least 500 users during peak submission periods without significant performance degradation.</w:delText>
        </w:r>
      </w:del>
    </w:p>
    <w:p w14:paraId="5DBD624B" w14:textId="6D59CCBE" w:rsidR="00A408CF" w:rsidRPr="00BF2BCA" w:rsidDel="00C726F4" w:rsidRDefault="00A408CF" w:rsidP="00A408CF">
      <w:pPr>
        <w:numPr>
          <w:ilvl w:val="0"/>
          <w:numId w:val="25"/>
        </w:numPr>
        <w:spacing w:before="100" w:beforeAutospacing="1" w:after="100" w:afterAutospacing="1" w:line="240" w:lineRule="auto"/>
        <w:rPr>
          <w:del w:id="2183" w:author="SHAHZAIB KHAN" w:date="2026-10-07T22:08:00Z" w16du:dateUtc="2026-10-07T17:08:00Z"/>
          <w:rFonts w:ascii="Times New Roman" w:eastAsia="Times New Roman" w:hAnsi="Times New Roman" w:cs="Times New Roman"/>
          <w:sz w:val="24"/>
          <w:szCs w:val="24"/>
          <w:u w:val="single"/>
          <w:rPrChange w:id="2184" w:author="SHAHZAIB KHAN" w:date="2026-10-07T19:14:00Z" w16du:dateUtc="2026-10-07T14:14:00Z">
            <w:rPr>
              <w:del w:id="2185" w:author="SHAHZAIB KHAN" w:date="2026-10-07T22:08:00Z" w16du:dateUtc="2026-10-07T17:08:00Z"/>
              <w:rFonts w:ascii="Times New Roman" w:eastAsia="Times New Roman" w:hAnsi="Times New Roman" w:cs="Times New Roman"/>
              <w:sz w:val="24"/>
              <w:szCs w:val="24"/>
            </w:rPr>
          </w:rPrChange>
        </w:rPr>
      </w:pPr>
      <w:del w:id="2186" w:author="SHAHZAIB KHAN" w:date="2026-10-07T22:08:00Z" w16du:dateUtc="2026-10-07T17:08:00Z">
        <w:r w:rsidRPr="00BF2BCA" w:rsidDel="00C726F4">
          <w:rPr>
            <w:rFonts w:ascii="Times New Roman" w:eastAsia="Times New Roman" w:hAnsi="Times New Roman" w:cs="Times New Roman"/>
            <w:b/>
            <w:bCs/>
            <w:sz w:val="24"/>
            <w:szCs w:val="24"/>
            <w:u w:val="single"/>
            <w:rPrChange w:id="2187" w:author="SHAHZAIB KHAN" w:date="2026-10-07T19:14:00Z" w16du:dateUtc="2026-10-07T14:14:00Z">
              <w:rPr>
                <w:rFonts w:ascii="Times New Roman" w:eastAsia="Times New Roman" w:hAnsi="Times New Roman" w:cs="Times New Roman"/>
                <w:b/>
                <w:bCs/>
                <w:sz w:val="24"/>
                <w:szCs w:val="24"/>
              </w:rPr>
            </w:rPrChange>
          </w:rPr>
          <w:delText>Data Throughput:</w:delText>
        </w:r>
        <w:r w:rsidRPr="00BF2BCA" w:rsidDel="00C726F4">
          <w:rPr>
            <w:rFonts w:ascii="Times New Roman" w:eastAsia="Times New Roman" w:hAnsi="Times New Roman" w:cs="Times New Roman"/>
            <w:sz w:val="24"/>
            <w:szCs w:val="24"/>
            <w:u w:val="single"/>
            <w:rPrChange w:id="2188" w:author="SHAHZAIB KHAN" w:date="2026-10-07T19:14:00Z" w16du:dateUtc="2026-10-07T14:14:00Z">
              <w:rPr>
                <w:rFonts w:ascii="Times New Roman" w:eastAsia="Times New Roman" w:hAnsi="Times New Roman" w:cs="Times New Roman"/>
                <w:sz w:val="24"/>
                <w:szCs w:val="24"/>
              </w:rPr>
            </w:rPrChange>
          </w:rPr>
          <w:br/>
          <w:delText>The system must handle frequent data updates, ensuring real-time reflection of project statuses and feedback.</w:delText>
        </w:r>
      </w:del>
    </w:p>
    <w:p w14:paraId="4570B582" w14:textId="1098C8CD" w:rsidR="00A408CF" w:rsidDel="00C131FF" w:rsidRDefault="6579BE34" w:rsidP="1A775A4C">
      <w:pPr>
        <w:numPr>
          <w:ilvl w:val="0"/>
          <w:numId w:val="25"/>
        </w:numPr>
        <w:spacing w:before="100" w:beforeAutospacing="1" w:after="100" w:afterAutospacing="1" w:line="240" w:lineRule="auto"/>
        <w:rPr>
          <w:del w:id="2189" w:author="SHAHZAIB KHAN" w:date="2026-10-07T22:08:00Z" w16du:dateUtc="2026-10-07T17:08:00Z"/>
          <w:rFonts w:ascii="Times New Roman" w:eastAsia="Times New Roman" w:hAnsi="Times New Roman" w:cs="Times New Roman"/>
          <w:sz w:val="24"/>
          <w:szCs w:val="24"/>
          <w:u w:val="single"/>
        </w:rPr>
      </w:pPr>
      <w:del w:id="2190" w:author="SHAHZAIB KHAN" w:date="2026-10-07T22:08:00Z" w16du:dateUtc="2026-10-07T17:08:00Z">
        <w:r w:rsidRPr="00BF2BCA" w:rsidDel="00C726F4">
          <w:rPr>
            <w:rFonts w:ascii="Times New Roman" w:eastAsia="Times New Roman" w:hAnsi="Times New Roman" w:cs="Times New Roman"/>
            <w:b/>
            <w:bCs/>
            <w:sz w:val="24"/>
            <w:szCs w:val="24"/>
            <w:u w:val="single"/>
            <w:rPrChange w:id="2191" w:author="SHAHZAIB KHAN" w:date="2026-10-07T19:14:00Z" w16du:dateUtc="2026-10-07T14:14:00Z">
              <w:rPr>
                <w:rFonts w:ascii="Times New Roman" w:eastAsia="Times New Roman" w:hAnsi="Times New Roman" w:cs="Times New Roman"/>
                <w:b/>
                <w:bCs/>
                <w:sz w:val="24"/>
                <w:szCs w:val="24"/>
              </w:rPr>
            </w:rPrChange>
          </w:rPr>
          <w:delText>Backup and Recovery:</w:delText>
        </w:r>
        <w:r w:rsidR="00A408CF" w:rsidRPr="00BF2BCA" w:rsidDel="00C726F4">
          <w:rPr>
            <w:u w:val="single"/>
            <w:rPrChange w:id="2192" w:author="SHAHZAIB KHAN" w:date="2026-10-07T19:14:00Z" w16du:dateUtc="2026-10-07T14:14:00Z">
              <w:rPr/>
            </w:rPrChange>
          </w:rPr>
          <w:br/>
        </w:r>
        <w:r w:rsidRPr="00BF2BCA" w:rsidDel="00C726F4">
          <w:rPr>
            <w:rFonts w:ascii="Times New Roman" w:eastAsia="Times New Roman" w:hAnsi="Times New Roman" w:cs="Times New Roman"/>
            <w:sz w:val="24"/>
            <w:szCs w:val="24"/>
            <w:u w:val="single"/>
            <w:rPrChange w:id="2193" w:author="SHAHZAIB KHAN" w:date="2026-10-07T19:14:00Z" w16du:dateUtc="2026-10-07T14:14:00Z">
              <w:rPr>
                <w:rFonts w:ascii="Times New Roman" w:eastAsia="Times New Roman" w:hAnsi="Times New Roman" w:cs="Times New Roman"/>
                <w:sz w:val="24"/>
                <w:szCs w:val="24"/>
              </w:rPr>
            </w:rPrChange>
          </w:rPr>
          <w:delText>Regular backups must be completed within predefined maintenance windows, and system recovery time should not exceed 5 minutes in case of critical failure.</w:delText>
        </w:r>
      </w:del>
    </w:p>
    <w:p w14:paraId="1D53D48A" w14:textId="77777777" w:rsidR="00C131FF" w:rsidRPr="00DB397A" w:rsidRDefault="00C131FF" w:rsidP="00C131FF">
      <w:pPr>
        <w:numPr>
          <w:ilvl w:val="0"/>
          <w:numId w:val="113"/>
        </w:numPr>
        <w:spacing w:before="100" w:beforeAutospacing="1" w:after="100" w:afterAutospacing="1" w:line="240" w:lineRule="auto"/>
        <w:rPr>
          <w:ins w:id="2194" w:author="SHAHZAIB KHAN" w:date="2026-10-08T01:34:00Z" w16du:dateUtc="2026-10-07T20:34:00Z"/>
          <w:rFonts w:ascii="Times New Roman" w:eastAsia="Times New Roman" w:hAnsi="Times New Roman" w:cs="Times New Roman"/>
          <w:color w:val="FF0000"/>
          <w:sz w:val="24"/>
          <w:szCs w:val="24"/>
          <w:u w:val="single"/>
        </w:rPr>
      </w:pPr>
      <w:ins w:id="2195" w:author="SHAHZAIB KHAN" w:date="2026-10-08T01:34:00Z" w16du:dateUtc="2026-10-07T20:34:00Z">
        <w:r w:rsidRPr="00DB397A">
          <w:rPr>
            <w:rFonts w:ascii="Times New Roman" w:eastAsia="Times New Roman" w:hAnsi="Times New Roman" w:cs="Times New Roman"/>
            <w:color w:val="FF0000"/>
            <w:sz w:val="24"/>
            <w:szCs w:val="24"/>
            <w:u w:val="single"/>
          </w:rPr>
          <w:t xml:space="preserve">Fast Product Display </w:t>
        </w:r>
      </w:ins>
    </w:p>
    <w:p w14:paraId="340D62B0" w14:textId="77777777" w:rsidR="00C131FF" w:rsidRPr="00DB397A" w:rsidRDefault="00C131FF" w:rsidP="00C131FF">
      <w:pPr>
        <w:spacing w:before="100" w:beforeAutospacing="1" w:after="100" w:afterAutospacing="1" w:line="240" w:lineRule="auto"/>
        <w:rPr>
          <w:ins w:id="2196" w:author="SHAHZAIB KHAN" w:date="2026-10-08T01:34:00Z" w16du:dateUtc="2026-10-07T20:34:00Z"/>
          <w:rFonts w:ascii="Times New Roman" w:eastAsia="Times New Roman" w:hAnsi="Times New Roman" w:cs="Times New Roman"/>
          <w:color w:val="FF0000"/>
          <w:sz w:val="24"/>
          <w:szCs w:val="24"/>
          <w:u w:val="single"/>
        </w:rPr>
      </w:pPr>
      <w:ins w:id="2197" w:author="SHAHZAIB KHAN" w:date="2026-10-08T01:34:00Z" w16du:dateUtc="2026-10-07T20:34:00Z">
        <w:r w:rsidRPr="00DB397A">
          <w:rPr>
            <w:rFonts w:ascii="Times New Roman" w:eastAsia="Times New Roman" w:hAnsi="Times New Roman" w:cs="Times New Roman"/>
            <w:color w:val="FF0000"/>
            <w:sz w:val="24"/>
            <w:szCs w:val="24"/>
            <w:u w:val="single"/>
          </w:rPr>
          <w:t>The system should display bakery categories and available items quickly when the customer accesses the website.</w:t>
        </w:r>
      </w:ins>
    </w:p>
    <w:p w14:paraId="008FC864" w14:textId="77777777" w:rsidR="00C131FF" w:rsidRPr="00DB397A" w:rsidRDefault="00C131FF" w:rsidP="00C131FF">
      <w:pPr>
        <w:numPr>
          <w:ilvl w:val="0"/>
          <w:numId w:val="114"/>
        </w:numPr>
        <w:spacing w:before="100" w:beforeAutospacing="1" w:after="100" w:afterAutospacing="1" w:line="240" w:lineRule="auto"/>
        <w:rPr>
          <w:ins w:id="2198" w:author="SHAHZAIB KHAN" w:date="2026-10-08T01:34:00Z" w16du:dateUtc="2026-10-07T20:34:00Z"/>
          <w:rFonts w:ascii="Times New Roman" w:eastAsia="Times New Roman" w:hAnsi="Times New Roman" w:cs="Times New Roman"/>
          <w:color w:val="FF0000"/>
          <w:sz w:val="24"/>
          <w:szCs w:val="24"/>
          <w:u w:val="single"/>
        </w:rPr>
      </w:pPr>
      <w:ins w:id="2199" w:author="SHAHZAIB KHAN" w:date="2026-10-08T01:34:00Z" w16du:dateUtc="2026-10-07T20:34:00Z">
        <w:r w:rsidRPr="00DB397A">
          <w:rPr>
            <w:rFonts w:ascii="Times New Roman" w:eastAsia="Times New Roman" w:hAnsi="Times New Roman" w:cs="Times New Roman"/>
            <w:color w:val="FF0000"/>
            <w:sz w:val="24"/>
            <w:szCs w:val="24"/>
            <w:u w:val="single"/>
          </w:rPr>
          <w:t xml:space="preserve">Quick Order Calculation </w:t>
        </w:r>
      </w:ins>
    </w:p>
    <w:p w14:paraId="27075EA0" w14:textId="77777777" w:rsidR="00C131FF" w:rsidRPr="00DB397A" w:rsidRDefault="00C131FF" w:rsidP="00C131FF">
      <w:pPr>
        <w:spacing w:before="100" w:beforeAutospacing="1" w:after="100" w:afterAutospacing="1" w:line="240" w:lineRule="auto"/>
        <w:rPr>
          <w:ins w:id="2200" w:author="SHAHZAIB KHAN" w:date="2026-10-08T01:34:00Z" w16du:dateUtc="2026-10-07T20:34:00Z"/>
          <w:rFonts w:ascii="Times New Roman" w:eastAsia="Times New Roman" w:hAnsi="Times New Roman" w:cs="Times New Roman"/>
          <w:color w:val="FF0000"/>
          <w:sz w:val="24"/>
          <w:szCs w:val="24"/>
          <w:u w:val="single"/>
        </w:rPr>
      </w:pPr>
      <w:ins w:id="2201" w:author="SHAHZAIB KHAN" w:date="2026-10-08T01:34:00Z" w16du:dateUtc="2026-10-07T20:34:00Z">
        <w:r w:rsidRPr="00DB397A">
          <w:rPr>
            <w:rFonts w:ascii="Times New Roman" w:eastAsia="Times New Roman" w:hAnsi="Times New Roman" w:cs="Times New Roman"/>
            <w:color w:val="FF0000"/>
            <w:sz w:val="24"/>
            <w:szCs w:val="24"/>
            <w:u w:val="single"/>
          </w:rPr>
          <w:t>The system should calculate and display the order total immediately after the customer selects items or changes their quantities.</w:t>
        </w:r>
      </w:ins>
    </w:p>
    <w:p w14:paraId="60C5DFBD" w14:textId="77777777" w:rsidR="00C131FF" w:rsidRPr="00DB397A" w:rsidRDefault="00C131FF" w:rsidP="00C131FF">
      <w:pPr>
        <w:numPr>
          <w:ilvl w:val="0"/>
          <w:numId w:val="115"/>
        </w:numPr>
        <w:spacing w:before="100" w:beforeAutospacing="1" w:after="100" w:afterAutospacing="1" w:line="240" w:lineRule="auto"/>
        <w:rPr>
          <w:ins w:id="2202" w:author="SHAHZAIB KHAN" w:date="2026-10-08T01:34:00Z" w16du:dateUtc="2026-10-07T20:34:00Z"/>
          <w:rFonts w:ascii="Times New Roman" w:eastAsia="Times New Roman" w:hAnsi="Times New Roman" w:cs="Times New Roman"/>
          <w:color w:val="FF0000"/>
          <w:sz w:val="24"/>
          <w:szCs w:val="24"/>
          <w:u w:val="single"/>
        </w:rPr>
      </w:pPr>
      <w:ins w:id="2203" w:author="SHAHZAIB KHAN" w:date="2026-10-08T01:34:00Z" w16du:dateUtc="2026-10-07T20:34:00Z">
        <w:r w:rsidRPr="00DB397A">
          <w:rPr>
            <w:rFonts w:ascii="Times New Roman" w:eastAsia="Times New Roman" w:hAnsi="Times New Roman" w:cs="Times New Roman"/>
            <w:color w:val="FF0000"/>
            <w:sz w:val="24"/>
            <w:szCs w:val="24"/>
            <w:u w:val="single"/>
          </w:rPr>
          <w:t xml:space="preserve">Fast Discount and Package Processing </w:t>
        </w:r>
      </w:ins>
    </w:p>
    <w:p w14:paraId="2225432C" w14:textId="77777777" w:rsidR="00C131FF" w:rsidRPr="00DB397A" w:rsidRDefault="00C131FF" w:rsidP="00C131FF">
      <w:pPr>
        <w:spacing w:before="100" w:beforeAutospacing="1" w:after="100" w:afterAutospacing="1" w:line="240" w:lineRule="auto"/>
        <w:rPr>
          <w:ins w:id="2204" w:author="SHAHZAIB KHAN" w:date="2026-10-08T01:34:00Z" w16du:dateUtc="2026-10-07T20:34:00Z"/>
          <w:rFonts w:ascii="Times New Roman" w:eastAsia="Times New Roman" w:hAnsi="Times New Roman" w:cs="Times New Roman"/>
          <w:color w:val="FF0000"/>
          <w:sz w:val="24"/>
          <w:szCs w:val="24"/>
          <w:u w:val="single"/>
        </w:rPr>
      </w:pPr>
      <w:ins w:id="2205" w:author="SHAHZAIB KHAN" w:date="2026-10-08T01:34:00Z" w16du:dateUtc="2026-10-07T20:34:00Z">
        <w:r w:rsidRPr="00DB397A">
          <w:rPr>
            <w:rFonts w:ascii="Times New Roman" w:eastAsia="Times New Roman" w:hAnsi="Times New Roman" w:cs="Times New Roman"/>
            <w:color w:val="FF0000"/>
            <w:sz w:val="24"/>
            <w:szCs w:val="24"/>
            <w:u w:val="single"/>
          </w:rPr>
          <w:t>The system should check applicable discounts and package deals quickly and update the total without unnecessary delay.</w:t>
        </w:r>
      </w:ins>
    </w:p>
    <w:p w14:paraId="0A8EA131" w14:textId="77777777" w:rsidR="00C131FF" w:rsidRPr="00DB397A" w:rsidRDefault="00C131FF" w:rsidP="00C131FF">
      <w:pPr>
        <w:numPr>
          <w:ilvl w:val="0"/>
          <w:numId w:val="116"/>
        </w:numPr>
        <w:spacing w:before="100" w:beforeAutospacing="1" w:after="100" w:afterAutospacing="1" w:line="240" w:lineRule="auto"/>
        <w:rPr>
          <w:ins w:id="2206" w:author="SHAHZAIB KHAN" w:date="2026-10-08T01:34:00Z" w16du:dateUtc="2026-10-07T20:34:00Z"/>
          <w:rFonts w:ascii="Times New Roman" w:eastAsia="Times New Roman" w:hAnsi="Times New Roman" w:cs="Times New Roman"/>
          <w:color w:val="FF0000"/>
          <w:sz w:val="24"/>
          <w:szCs w:val="24"/>
          <w:u w:val="single"/>
        </w:rPr>
      </w:pPr>
      <w:ins w:id="2207" w:author="SHAHZAIB KHAN" w:date="2026-10-08T01:34:00Z" w16du:dateUtc="2026-10-07T20:34:00Z">
        <w:r w:rsidRPr="00DB397A">
          <w:rPr>
            <w:rFonts w:ascii="Times New Roman" w:eastAsia="Times New Roman" w:hAnsi="Times New Roman" w:cs="Times New Roman"/>
            <w:color w:val="FF0000"/>
            <w:sz w:val="24"/>
            <w:szCs w:val="24"/>
            <w:u w:val="single"/>
          </w:rPr>
          <w:lastRenderedPageBreak/>
          <w:t xml:space="preserve">Quick Delivery Area Validation </w:t>
        </w:r>
      </w:ins>
    </w:p>
    <w:p w14:paraId="1CCA7CBD" w14:textId="77777777" w:rsidR="00C131FF" w:rsidRPr="00DB397A" w:rsidRDefault="00C131FF" w:rsidP="00C131FF">
      <w:pPr>
        <w:spacing w:before="100" w:beforeAutospacing="1" w:after="100" w:afterAutospacing="1" w:line="240" w:lineRule="auto"/>
        <w:rPr>
          <w:ins w:id="2208" w:author="SHAHZAIB KHAN" w:date="2026-10-08T01:34:00Z" w16du:dateUtc="2026-10-07T20:34:00Z"/>
          <w:rFonts w:ascii="Times New Roman" w:eastAsia="Times New Roman" w:hAnsi="Times New Roman" w:cs="Times New Roman"/>
          <w:color w:val="FF0000"/>
          <w:sz w:val="24"/>
          <w:szCs w:val="24"/>
          <w:u w:val="single"/>
        </w:rPr>
      </w:pPr>
      <w:ins w:id="2209" w:author="SHAHZAIB KHAN" w:date="2026-10-08T01:34:00Z" w16du:dateUtc="2026-10-07T20:34:00Z">
        <w:r w:rsidRPr="00DB397A">
          <w:rPr>
            <w:rFonts w:ascii="Times New Roman" w:eastAsia="Times New Roman" w:hAnsi="Times New Roman" w:cs="Times New Roman"/>
            <w:color w:val="FF0000"/>
            <w:sz w:val="24"/>
            <w:szCs w:val="24"/>
            <w:u w:val="single"/>
          </w:rPr>
          <w:t>The system should verify the selected delivery area and address promptly so the customer can continue placing the order.</w:t>
        </w:r>
      </w:ins>
    </w:p>
    <w:p w14:paraId="1F203162" w14:textId="77777777" w:rsidR="00C131FF" w:rsidRPr="00DB397A" w:rsidRDefault="00C131FF" w:rsidP="00C131FF">
      <w:pPr>
        <w:numPr>
          <w:ilvl w:val="0"/>
          <w:numId w:val="117"/>
        </w:numPr>
        <w:spacing w:before="100" w:beforeAutospacing="1" w:after="100" w:afterAutospacing="1" w:line="240" w:lineRule="auto"/>
        <w:rPr>
          <w:ins w:id="2210" w:author="SHAHZAIB KHAN" w:date="2026-10-08T01:34:00Z" w16du:dateUtc="2026-10-07T20:34:00Z"/>
          <w:rFonts w:ascii="Times New Roman" w:eastAsia="Times New Roman" w:hAnsi="Times New Roman" w:cs="Times New Roman"/>
          <w:color w:val="FF0000"/>
          <w:sz w:val="24"/>
          <w:szCs w:val="24"/>
          <w:u w:val="single"/>
        </w:rPr>
      </w:pPr>
      <w:ins w:id="2211" w:author="SHAHZAIB KHAN" w:date="2026-10-08T01:34:00Z" w16du:dateUtc="2026-10-07T20:34:00Z">
        <w:r w:rsidRPr="00DB397A">
          <w:rPr>
            <w:rFonts w:ascii="Times New Roman" w:eastAsia="Times New Roman" w:hAnsi="Times New Roman" w:cs="Times New Roman"/>
            <w:color w:val="FF0000"/>
            <w:sz w:val="24"/>
            <w:szCs w:val="24"/>
            <w:u w:val="single"/>
          </w:rPr>
          <w:t xml:space="preserve">Efficient Payment Processing </w:t>
        </w:r>
      </w:ins>
    </w:p>
    <w:p w14:paraId="31134476" w14:textId="77777777" w:rsidR="00C131FF" w:rsidRPr="00DB397A" w:rsidRDefault="00C131FF" w:rsidP="00C131FF">
      <w:pPr>
        <w:spacing w:before="100" w:beforeAutospacing="1" w:after="100" w:afterAutospacing="1" w:line="240" w:lineRule="auto"/>
        <w:rPr>
          <w:ins w:id="2212" w:author="SHAHZAIB KHAN" w:date="2026-10-08T01:34:00Z" w16du:dateUtc="2026-10-07T20:34:00Z"/>
          <w:rFonts w:ascii="Times New Roman" w:eastAsia="Times New Roman" w:hAnsi="Times New Roman" w:cs="Times New Roman"/>
          <w:color w:val="FF0000"/>
          <w:sz w:val="24"/>
          <w:szCs w:val="24"/>
          <w:u w:val="single"/>
        </w:rPr>
      </w:pPr>
      <w:ins w:id="2213" w:author="SHAHZAIB KHAN" w:date="2026-10-08T01:34:00Z" w16du:dateUtc="2026-10-07T20:34:00Z">
        <w:r w:rsidRPr="00DB397A">
          <w:rPr>
            <w:rFonts w:ascii="Times New Roman" w:eastAsia="Times New Roman" w:hAnsi="Times New Roman" w:cs="Times New Roman"/>
            <w:color w:val="FF0000"/>
            <w:sz w:val="24"/>
            <w:szCs w:val="24"/>
            <w:u w:val="single"/>
          </w:rPr>
          <w:t>The system should process the credit card payment request and provide the payment result within a reasonable time.</w:t>
        </w:r>
      </w:ins>
    </w:p>
    <w:p w14:paraId="4B361DC3" w14:textId="77777777" w:rsidR="00C131FF" w:rsidRPr="00DB397A" w:rsidRDefault="00C131FF" w:rsidP="00C131FF">
      <w:pPr>
        <w:numPr>
          <w:ilvl w:val="0"/>
          <w:numId w:val="118"/>
        </w:numPr>
        <w:spacing w:before="100" w:beforeAutospacing="1" w:after="100" w:afterAutospacing="1" w:line="240" w:lineRule="auto"/>
        <w:rPr>
          <w:ins w:id="2214" w:author="SHAHZAIB KHAN" w:date="2026-10-08T01:34:00Z" w16du:dateUtc="2026-10-07T20:34:00Z"/>
          <w:rFonts w:ascii="Times New Roman" w:eastAsia="Times New Roman" w:hAnsi="Times New Roman" w:cs="Times New Roman"/>
          <w:color w:val="FF0000"/>
          <w:sz w:val="24"/>
          <w:szCs w:val="24"/>
          <w:u w:val="single"/>
        </w:rPr>
      </w:pPr>
      <w:ins w:id="2215" w:author="SHAHZAIB KHAN" w:date="2026-10-08T01:34:00Z" w16du:dateUtc="2026-10-07T20:34:00Z">
        <w:r w:rsidRPr="00DB397A">
          <w:rPr>
            <w:rFonts w:ascii="Times New Roman" w:eastAsia="Times New Roman" w:hAnsi="Times New Roman" w:cs="Times New Roman"/>
            <w:color w:val="FF0000"/>
            <w:sz w:val="24"/>
            <w:szCs w:val="24"/>
            <w:u w:val="single"/>
          </w:rPr>
          <w:t xml:space="preserve">Fast Order Processing After Payment </w:t>
        </w:r>
      </w:ins>
    </w:p>
    <w:p w14:paraId="762092D6" w14:textId="77777777" w:rsidR="00C131FF" w:rsidRPr="00DB397A" w:rsidRDefault="00C131FF" w:rsidP="00C131FF">
      <w:pPr>
        <w:spacing w:before="100" w:beforeAutospacing="1" w:after="100" w:afterAutospacing="1" w:line="240" w:lineRule="auto"/>
        <w:rPr>
          <w:ins w:id="2216" w:author="SHAHZAIB KHAN" w:date="2026-10-08T01:34:00Z" w16du:dateUtc="2026-10-07T20:34:00Z"/>
          <w:rFonts w:ascii="Times New Roman" w:eastAsia="Times New Roman" w:hAnsi="Times New Roman" w:cs="Times New Roman"/>
          <w:color w:val="FF0000"/>
          <w:sz w:val="24"/>
          <w:szCs w:val="24"/>
          <w:u w:val="single"/>
        </w:rPr>
      </w:pPr>
      <w:ins w:id="2217" w:author="SHAHZAIB KHAN" w:date="2026-10-08T01:34:00Z" w16du:dateUtc="2026-10-07T20:34:00Z">
        <w:r w:rsidRPr="00DB397A">
          <w:rPr>
            <w:rFonts w:ascii="Times New Roman" w:eastAsia="Times New Roman" w:hAnsi="Times New Roman" w:cs="Times New Roman"/>
            <w:color w:val="FF0000"/>
            <w:sz w:val="24"/>
            <w:szCs w:val="24"/>
            <w:u w:val="single"/>
          </w:rPr>
          <w:t>After successful payment, the system should record the payment and proceed with salesman assignment without unnecessary delay.</w:t>
        </w:r>
      </w:ins>
    </w:p>
    <w:p w14:paraId="646171D4" w14:textId="77777777" w:rsidR="00C131FF" w:rsidRPr="00BF2BCA" w:rsidRDefault="00C131FF" w:rsidP="00C131FF">
      <w:pPr>
        <w:spacing w:before="100" w:beforeAutospacing="1" w:after="100" w:afterAutospacing="1" w:line="240" w:lineRule="auto"/>
        <w:rPr>
          <w:ins w:id="2218" w:author="SHAHZAIB KHAN" w:date="2026-10-08T01:34:00Z" w16du:dateUtc="2026-10-07T20:34:00Z"/>
          <w:rFonts w:ascii="Times New Roman" w:eastAsia="Times New Roman" w:hAnsi="Times New Roman" w:cs="Times New Roman"/>
          <w:sz w:val="24"/>
          <w:szCs w:val="24"/>
          <w:u w:val="single"/>
          <w:rPrChange w:id="2219" w:author="SHAHZAIB KHAN" w:date="2026-10-07T19:14:00Z" w16du:dateUtc="2026-10-07T14:14:00Z">
            <w:rPr>
              <w:ins w:id="2220" w:author="SHAHZAIB KHAN" w:date="2026-10-08T01:34:00Z" w16du:dateUtc="2026-10-07T20:34:00Z"/>
              <w:rFonts w:ascii="Times New Roman" w:eastAsia="Times New Roman" w:hAnsi="Times New Roman" w:cs="Times New Roman"/>
              <w:sz w:val="24"/>
              <w:szCs w:val="24"/>
            </w:rPr>
          </w:rPrChange>
        </w:rPr>
        <w:pPrChange w:id="2221" w:author="SHAHZAIB KHAN" w:date="2026-10-08T01:34:00Z" w16du:dateUtc="2026-10-07T20:34:00Z">
          <w:pPr>
            <w:numPr>
              <w:numId w:val="25"/>
            </w:numPr>
            <w:tabs>
              <w:tab w:val="num" w:pos="720"/>
            </w:tabs>
            <w:spacing w:before="100" w:beforeAutospacing="1" w:after="100" w:afterAutospacing="1" w:line="240" w:lineRule="auto"/>
            <w:ind w:left="720" w:hanging="360"/>
          </w:pPr>
        </w:pPrChange>
      </w:pPr>
    </w:p>
    <w:p w14:paraId="5ECDDEBE" w14:textId="77777777" w:rsidR="00DA6DAD" w:rsidRPr="00BF2BCA" w:rsidRDefault="00DA6DAD" w:rsidP="1A775A4C">
      <w:pPr>
        <w:pStyle w:val="Heading1"/>
        <w:rPr>
          <w:rFonts w:eastAsia="Times New Roman"/>
          <w:u w:val="single"/>
          <w:rPrChange w:id="2222" w:author="SHAHZAIB KHAN" w:date="2026-10-07T19:14:00Z" w16du:dateUtc="2026-10-07T14:14:00Z">
            <w:rPr>
              <w:rFonts w:eastAsia="Times New Roman"/>
            </w:rPr>
          </w:rPrChange>
        </w:rPr>
      </w:pPr>
    </w:p>
    <w:p w14:paraId="05F38B5E" w14:textId="12E0773B" w:rsidR="00DA6DAD" w:rsidRPr="00BF2BCA" w:rsidDel="00CF34AE" w:rsidRDefault="519CCA04" w:rsidP="1A775A4C">
      <w:pPr>
        <w:pStyle w:val="Heading1"/>
        <w:rPr>
          <w:del w:id="2223" w:author="SHAHZAIB KHAN" w:date="2026-10-07T20:33:00Z" w16du:dateUtc="2026-10-07T15:33:00Z"/>
          <w:rFonts w:eastAsia="Times New Roman"/>
          <w:sz w:val="36"/>
          <w:szCs w:val="36"/>
          <w:u w:val="single"/>
          <w:rPrChange w:id="2224" w:author="SHAHZAIB KHAN" w:date="2026-10-07T19:14:00Z" w16du:dateUtc="2026-10-07T14:14:00Z">
            <w:rPr>
              <w:del w:id="2225" w:author="SHAHZAIB KHAN" w:date="2026-10-07T20:33:00Z" w16du:dateUtc="2026-10-07T15:33:00Z"/>
              <w:rFonts w:eastAsia="Times New Roman"/>
              <w:sz w:val="36"/>
              <w:szCs w:val="36"/>
            </w:rPr>
          </w:rPrChange>
        </w:rPr>
      </w:pPr>
      <w:bookmarkStart w:id="2226" w:name="_Toc193890209"/>
      <w:del w:id="2227" w:author="SHAHZAIB KHAN" w:date="2026-10-07T20:33:00Z" w16du:dateUtc="2026-10-07T15:33:00Z">
        <w:r w:rsidRPr="00BF2BCA" w:rsidDel="00CF34AE">
          <w:rPr>
            <w:rFonts w:eastAsia="Times New Roman"/>
            <w:sz w:val="36"/>
            <w:szCs w:val="36"/>
            <w:u w:val="single"/>
            <w:rPrChange w:id="2228" w:author="SHAHZAIB KHAN" w:date="2026-10-07T19:14:00Z" w16du:dateUtc="2026-10-07T14:14:00Z">
              <w:rPr>
                <w:rFonts w:eastAsia="Times New Roman"/>
                <w:sz w:val="36"/>
                <w:szCs w:val="36"/>
              </w:rPr>
            </w:rPrChange>
          </w:rPr>
          <w:delText>Data Dictionary</w:delText>
        </w:r>
        <w:bookmarkEnd w:id="2226"/>
      </w:del>
    </w:p>
    <w:p w14:paraId="78B1161A" w14:textId="029FE0D1" w:rsidR="00DA6DAD" w:rsidRPr="00BF2BCA" w:rsidDel="00C526BA" w:rsidRDefault="00DA6DAD" w:rsidP="00DA6DAD">
      <w:pPr>
        <w:rPr>
          <w:del w:id="2229" w:author="SHAHZAIB KHAN" w:date="2026-10-07T20:42:00Z" w16du:dateUtc="2026-10-07T15:42:00Z"/>
          <w:rFonts w:ascii="Times New Roman" w:hAnsi="Times New Roman" w:cs="Times New Roman"/>
          <w:sz w:val="24"/>
          <w:szCs w:val="24"/>
          <w:u w:val="single"/>
          <w:rPrChange w:id="2230" w:author="SHAHZAIB KHAN" w:date="2026-10-07T19:14:00Z" w16du:dateUtc="2026-10-07T14:14:00Z">
            <w:rPr>
              <w:del w:id="2231" w:author="SHAHZAIB KHAN" w:date="2026-10-07T20:42:00Z" w16du:dateUtc="2026-10-07T15:42:00Z"/>
              <w:rFonts w:ascii="Times New Roman" w:hAnsi="Times New Roman" w:cs="Times New Roman"/>
              <w:sz w:val="24"/>
              <w:szCs w:val="24"/>
            </w:rPr>
          </w:rPrChange>
        </w:rPr>
      </w:pPr>
    </w:p>
    <w:tbl>
      <w:tblPr>
        <w:tblStyle w:val="GridTable4"/>
        <w:tblW w:w="10353" w:type="dxa"/>
        <w:tblLook w:val="04A0" w:firstRow="1" w:lastRow="0" w:firstColumn="1" w:lastColumn="0" w:noHBand="0" w:noVBand="1"/>
        <w:tblPrChange w:id="2232" w:author="SHAHZAIB KHAN" w:date="2026-10-07T20:33:00Z" w16du:dateUtc="2026-10-07T15:33:00Z">
          <w:tblPr>
            <w:tblStyle w:val="GridTable4"/>
            <w:tblW w:w="10588" w:type="dxa"/>
            <w:tblLook w:val="04A0" w:firstRow="1" w:lastRow="0" w:firstColumn="1" w:lastColumn="0" w:noHBand="0" w:noVBand="1"/>
          </w:tblPr>
        </w:tblPrChange>
      </w:tblPr>
      <w:tblGrid>
        <w:gridCol w:w="1377"/>
        <w:gridCol w:w="950"/>
        <w:gridCol w:w="1325"/>
        <w:gridCol w:w="987"/>
        <w:gridCol w:w="889"/>
        <w:gridCol w:w="3199"/>
        <w:gridCol w:w="1675"/>
        <w:tblGridChange w:id="2233">
          <w:tblGrid>
            <w:gridCol w:w="1377"/>
            <w:gridCol w:w="950"/>
            <w:gridCol w:w="30"/>
            <w:gridCol w:w="1295"/>
            <w:gridCol w:w="64"/>
            <w:gridCol w:w="923"/>
            <w:gridCol w:w="72"/>
            <w:gridCol w:w="817"/>
            <w:gridCol w:w="55"/>
            <w:gridCol w:w="3144"/>
            <w:gridCol w:w="186"/>
            <w:gridCol w:w="1489"/>
            <w:gridCol w:w="186"/>
          </w:tblGrid>
        </w:tblGridChange>
      </w:tblGrid>
      <w:tr w:rsidR="00DA6DAD" w:rsidRPr="00BF2BCA" w:rsidDel="00C526BA" w14:paraId="2C026D09" w14:textId="123CD2A6" w:rsidTr="00CF34AE">
        <w:trPr>
          <w:cnfStyle w:val="100000000000" w:firstRow="1" w:lastRow="0" w:firstColumn="0" w:lastColumn="0" w:oddVBand="0" w:evenVBand="0" w:oddHBand="0" w:evenHBand="0" w:firstRowFirstColumn="0" w:firstRowLastColumn="0" w:lastRowFirstColumn="0" w:lastRowLastColumn="0"/>
          <w:trHeight w:val="941"/>
          <w:del w:id="2234" w:author="SHAHZAIB KHAN" w:date="2026-10-07T20:42:00Z"/>
          <w:trPrChange w:id="2235" w:author="SHAHZAIB KHAN" w:date="2026-10-07T20:33:00Z" w16du:dateUtc="2026-10-07T15:33:00Z">
            <w:trPr>
              <w:trHeight w:val="941"/>
            </w:trPr>
          </w:trPrChange>
        </w:trPr>
        <w:tc>
          <w:tcPr>
            <w:cnfStyle w:val="001000000000" w:firstRow="0" w:lastRow="0" w:firstColumn="1" w:lastColumn="0" w:oddVBand="0" w:evenVBand="0" w:oddHBand="0" w:evenHBand="0" w:firstRowFirstColumn="0" w:firstRowLastColumn="0" w:lastRowFirstColumn="0" w:lastRowLastColumn="0"/>
            <w:tcW w:w="1377" w:type="dxa"/>
            <w:tcPrChange w:id="2236" w:author="SHAHZAIB KHAN" w:date="2026-10-07T20:33:00Z" w16du:dateUtc="2026-10-07T15:33:00Z">
              <w:tcPr>
                <w:tcW w:w="1349" w:type="dxa"/>
              </w:tcPr>
            </w:tcPrChange>
          </w:tcPr>
          <w:p w14:paraId="3CA9ECDD" w14:textId="3C208230" w:rsidR="00DA6DAD" w:rsidRPr="00BF2BCA" w:rsidDel="00C526BA" w:rsidRDefault="519CCA04" w:rsidP="00067106">
            <w:pPr>
              <w:cnfStyle w:val="101000000000" w:firstRow="1" w:lastRow="0" w:firstColumn="1" w:lastColumn="0" w:oddVBand="0" w:evenVBand="0" w:oddHBand="0" w:evenHBand="0" w:firstRowFirstColumn="0" w:firstRowLastColumn="0" w:lastRowFirstColumn="0" w:lastRowLastColumn="0"/>
              <w:rPr>
                <w:del w:id="2237" w:author="SHAHZAIB KHAN" w:date="2026-10-07T20:42:00Z" w16du:dateUtc="2026-10-07T15:42:00Z"/>
                <w:rFonts w:ascii="Times New Roman" w:hAnsi="Times New Roman" w:cs="Times New Roman"/>
                <w:b w:val="0"/>
                <w:bCs w:val="0"/>
                <w:u w:val="single"/>
                <w:rPrChange w:id="2238" w:author="SHAHZAIB KHAN" w:date="2026-10-07T19:14:00Z" w16du:dateUtc="2026-10-07T14:14:00Z">
                  <w:rPr>
                    <w:del w:id="2239" w:author="SHAHZAIB KHAN" w:date="2026-10-07T20:42:00Z" w16du:dateUtc="2026-10-07T15:42:00Z"/>
                    <w:rFonts w:ascii="Times New Roman" w:hAnsi="Times New Roman" w:cs="Times New Roman"/>
                    <w:b w:val="0"/>
                    <w:bCs w:val="0"/>
                  </w:rPr>
                </w:rPrChange>
              </w:rPr>
            </w:pPr>
            <w:del w:id="2240" w:author="SHAHZAIB KHAN" w:date="2026-10-07T20:42:00Z" w16du:dateUtc="2026-10-07T15:42:00Z">
              <w:r w:rsidRPr="00BF2BCA" w:rsidDel="00C526BA">
                <w:rPr>
                  <w:rFonts w:ascii="Times New Roman" w:hAnsi="Times New Roman" w:cs="Times New Roman"/>
                  <w:u w:val="single"/>
                  <w:rPrChange w:id="2241" w:author="SHAHZAIB KHAN" w:date="2026-10-07T19:14:00Z" w16du:dateUtc="2026-10-07T14:14:00Z">
                    <w:rPr>
                      <w:rFonts w:ascii="Times New Roman" w:hAnsi="Times New Roman" w:cs="Times New Roman"/>
                    </w:rPr>
                  </w:rPrChange>
                </w:rPr>
                <w:delText>Data Element Name</w:delText>
              </w:r>
            </w:del>
          </w:p>
        </w:tc>
        <w:tc>
          <w:tcPr>
            <w:tcW w:w="950" w:type="dxa"/>
            <w:tcPrChange w:id="2242" w:author="SHAHZAIB KHAN" w:date="2026-10-07T20:33:00Z" w16du:dateUtc="2026-10-07T15:33:00Z">
              <w:tcPr>
                <w:tcW w:w="1008" w:type="dxa"/>
                <w:gridSpan w:val="2"/>
              </w:tcPr>
            </w:tcPrChange>
          </w:tcPr>
          <w:p w14:paraId="5DF0B938" w14:textId="1AE9AFDA"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43" w:author="SHAHZAIB KHAN" w:date="2026-10-07T20:42:00Z" w16du:dateUtc="2026-10-07T15:42:00Z"/>
                <w:rFonts w:ascii="Times New Roman" w:hAnsi="Times New Roman" w:cs="Times New Roman"/>
                <w:u w:val="single"/>
                <w:rPrChange w:id="2244" w:author="SHAHZAIB KHAN" w:date="2026-10-07T19:14:00Z" w16du:dateUtc="2026-10-07T14:14:00Z">
                  <w:rPr>
                    <w:del w:id="2245" w:author="SHAHZAIB KHAN" w:date="2026-10-07T20:42:00Z" w16du:dateUtc="2026-10-07T15:42:00Z"/>
                    <w:rFonts w:ascii="Times New Roman" w:hAnsi="Times New Roman" w:cs="Times New Roman"/>
                  </w:rPr>
                </w:rPrChange>
              </w:rPr>
            </w:pPr>
            <w:del w:id="2246" w:author="SHAHZAIB KHAN" w:date="2026-10-07T20:42:00Z" w16du:dateUtc="2026-10-07T15:42:00Z">
              <w:r w:rsidRPr="00BF2BCA" w:rsidDel="00C526BA">
                <w:rPr>
                  <w:rFonts w:ascii="Times New Roman" w:hAnsi="Times New Roman" w:cs="Times New Roman"/>
                  <w:u w:val="single"/>
                  <w:rPrChange w:id="2247" w:author="SHAHZAIB KHAN" w:date="2026-10-07T19:14:00Z" w16du:dateUtc="2026-10-07T14:14:00Z">
                    <w:rPr>
                      <w:rFonts w:ascii="Times New Roman" w:hAnsi="Times New Roman" w:cs="Times New Roman"/>
                    </w:rPr>
                  </w:rPrChange>
                </w:rPr>
                <w:delText xml:space="preserve">  </w:delText>
              </w:r>
            </w:del>
          </w:p>
          <w:p w14:paraId="76FE7880" w14:textId="1D1E3896"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48" w:author="SHAHZAIB KHAN" w:date="2026-10-07T20:42:00Z" w16du:dateUtc="2026-10-07T15:42:00Z"/>
                <w:rFonts w:ascii="Times New Roman" w:hAnsi="Times New Roman" w:cs="Times New Roman"/>
                <w:b w:val="0"/>
                <w:bCs w:val="0"/>
                <w:u w:val="single"/>
                <w:rPrChange w:id="2249" w:author="SHAHZAIB KHAN" w:date="2026-10-07T19:14:00Z" w16du:dateUtc="2026-10-07T14:14:00Z">
                  <w:rPr>
                    <w:del w:id="2250" w:author="SHAHZAIB KHAN" w:date="2026-10-07T20:42:00Z" w16du:dateUtc="2026-10-07T15:42:00Z"/>
                    <w:rFonts w:ascii="Times New Roman" w:hAnsi="Times New Roman" w:cs="Times New Roman"/>
                    <w:b w:val="0"/>
                    <w:bCs w:val="0"/>
                  </w:rPr>
                </w:rPrChange>
              </w:rPr>
            </w:pPr>
            <w:del w:id="2251" w:author="SHAHZAIB KHAN" w:date="2026-10-07T20:42:00Z" w16du:dateUtc="2026-10-07T15:42:00Z">
              <w:r w:rsidRPr="00BF2BCA" w:rsidDel="00C526BA">
                <w:rPr>
                  <w:rFonts w:ascii="Times New Roman" w:hAnsi="Times New Roman" w:cs="Times New Roman"/>
                  <w:u w:val="single"/>
                  <w:rPrChange w:id="2252" w:author="SHAHZAIB KHAN" w:date="2026-10-07T19:14:00Z" w16du:dateUtc="2026-10-07T14:14:00Z">
                    <w:rPr>
                      <w:rFonts w:ascii="Times New Roman" w:hAnsi="Times New Roman" w:cs="Times New Roman"/>
                    </w:rPr>
                  </w:rPrChange>
                </w:rPr>
                <w:delText xml:space="preserve">     Type</w:delText>
              </w:r>
            </w:del>
          </w:p>
        </w:tc>
        <w:tc>
          <w:tcPr>
            <w:tcW w:w="1325" w:type="dxa"/>
            <w:tcPrChange w:id="2253" w:author="SHAHZAIB KHAN" w:date="2026-10-07T20:33:00Z" w16du:dateUtc="2026-10-07T15:33:00Z">
              <w:tcPr>
                <w:tcW w:w="1389" w:type="dxa"/>
                <w:gridSpan w:val="2"/>
              </w:tcPr>
            </w:tcPrChange>
          </w:tcPr>
          <w:p w14:paraId="1B61BA91" w14:textId="26B02AA0"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54" w:author="SHAHZAIB KHAN" w:date="2026-10-07T20:42:00Z" w16du:dateUtc="2026-10-07T15:42:00Z"/>
                <w:rFonts w:ascii="Times New Roman" w:hAnsi="Times New Roman" w:cs="Times New Roman"/>
                <w:u w:val="single"/>
                <w:rPrChange w:id="2255" w:author="SHAHZAIB KHAN" w:date="2026-10-07T19:14:00Z" w16du:dateUtc="2026-10-07T14:14:00Z">
                  <w:rPr>
                    <w:del w:id="2256" w:author="SHAHZAIB KHAN" w:date="2026-10-07T20:42:00Z" w16du:dateUtc="2026-10-07T15:42:00Z"/>
                    <w:rFonts w:ascii="Times New Roman" w:hAnsi="Times New Roman" w:cs="Times New Roman"/>
                  </w:rPr>
                </w:rPrChange>
              </w:rPr>
            </w:pPr>
            <w:del w:id="2257" w:author="SHAHZAIB KHAN" w:date="2026-10-07T20:42:00Z" w16du:dateUtc="2026-10-07T15:42:00Z">
              <w:r w:rsidRPr="00BF2BCA" w:rsidDel="00C526BA">
                <w:rPr>
                  <w:rFonts w:ascii="Times New Roman" w:hAnsi="Times New Roman" w:cs="Times New Roman"/>
                  <w:u w:val="single"/>
                  <w:rPrChange w:id="2258" w:author="SHAHZAIB KHAN" w:date="2026-10-07T19:14:00Z" w16du:dateUtc="2026-10-07T14:14:00Z">
                    <w:rPr>
                      <w:rFonts w:ascii="Times New Roman" w:hAnsi="Times New Roman" w:cs="Times New Roman"/>
                    </w:rPr>
                  </w:rPrChange>
                </w:rPr>
                <w:delText xml:space="preserve"> </w:delText>
              </w:r>
            </w:del>
          </w:p>
          <w:p w14:paraId="0F3F0E17" w14:textId="32154EFA"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59" w:author="SHAHZAIB KHAN" w:date="2026-10-07T20:42:00Z" w16du:dateUtc="2026-10-07T15:42:00Z"/>
                <w:rFonts w:ascii="Times New Roman" w:hAnsi="Times New Roman" w:cs="Times New Roman"/>
                <w:b w:val="0"/>
                <w:bCs w:val="0"/>
                <w:u w:val="single"/>
                <w:rPrChange w:id="2260" w:author="SHAHZAIB KHAN" w:date="2026-10-07T19:14:00Z" w16du:dateUtc="2026-10-07T14:14:00Z">
                  <w:rPr>
                    <w:del w:id="2261" w:author="SHAHZAIB KHAN" w:date="2026-10-07T20:42:00Z" w16du:dateUtc="2026-10-07T15:42:00Z"/>
                    <w:rFonts w:ascii="Times New Roman" w:hAnsi="Times New Roman" w:cs="Times New Roman"/>
                    <w:b w:val="0"/>
                    <w:bCs w:val="0"/>
                  </w:rPr>
                </w:rPrChange>
              </w:rPr>
            </w:pPr>
            <w:del w:id="2262" w:author="SHAHZAIB KHAN" w:date="2026-10-07T20:42:00Z" w16du:dateUtc="2026-10-07T15:42:00Z">
              <w:r w:rsidRPr="00BF2BCA" w:rsidDel="00C526BA">
                <w:rPr>
                  <w:rFonts w:ascii="Times New Roman" w:hAnsi="Times New Roman" w:cs="Times New Roman"/>
                  <w:u w:val="single"/>
                  <w:rPrChange w:id="2263" w:author="SHAHZAIB KHAN" w:date="2026-10-07T19:14:00Z" w16du:dateUtc="2026-10-07T14:14:00Z">
                    <w:rPr>
                      <w:rFonts w:ascii="Times New Roman" w:hAnsi="Times New Roman" w:cs="Times New Roman"/>
                    </w:rPr>
                  </w:rPrChange>
                </w:rPr>
                <w:delText xml:space="preserve"> Definition</w:delText>
              </w:r>
            </w:del>
          </w:p>
        </w:tc>
        <w:tc>
          <w:tcPr>
            <w:tcW w:w="987" w:type="dxa"/>
            <w:tcPrChange w:id="2264" w:author="SHAHZAIB KHAN" w:date="2026-10-07T20:33:00Z" w16du:dateUtc="2026-10-07T15:33:00Z">
              <w:tcPr>
                <w:tcW w:w="1002" w:type="dxa"/>
                <w:gridSpan w:val="2"/>
              </w:tcPr>
            </w:tcPrChange>
          </w:tcPr>
          <w:p w14:paraId="010C51CA" w14:textId="30281AE6"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65" w:author="SHAHZAIB KHAN" w:date="2026-10-07T20:42:00Z" w16du:dateUtc="2026-10-07T15:42:00Z"/>
                <w:rFonts w:ascii="Times New Roman" w:hAnsi="Times New Roman" w:cs="Times New Roman"/>
                <w:b w:val="0"/>
                <w:bCs w:val="0"/>
                <w:u w:val="single"/>
                <w:rPrChange w:id="2266" w:author="SHAHZAIB KHAN" w:date="2026-10-07T19:14:00Z" w16du:dateUtc="2026-10-07T14:14:00Z">
                  <w:rPr>
                    <w:del w:id="2267" w:author="SHAHZAIB KHAN" w:date="2026-10-07T20:42:00Z" w16du:dateUtc="2026-10-07T15:42:00Z"/>
                    <w:rFonts w:ascii="Times New Roman" w:hAnsi="Times New Roman" w:cs="Times New Roman"/>
                    <w:b w:val="0"/>
                    <w:bCs w:val="0"/>
                  </w:rPr>
                </w:rPrChange>
              </w:rPr>
            </w:pPr>
            <w:del w:id="2268" w:author="SHAHZAIB KHAN" w:date="2026-10-07T20:42:00Z" w16du:dateUtc="2026-10-07T15:42:00Z">
              <w:r w:rsidRPr="00BF2BCA" w:rsidDel="00C526BA">
                <w:rPr>
                  <w:rFonts w:ascii="Times New Roman" w:hAnsi="Times New Roman" w:cs="Times New Roman"/>
                  <w:u w:val="single"/>
                  <w:rPrChange w:id="2269" w:author="SHAHZAIB KHAN" w:date="2026-10-07T19:14:00Z" w16du:dateUtc="2026-10-07T14:14:00Z">
                    <w:rPr>
                      <w:rFonts w:ascii="Times New Roman" w:hAnsi="Times New Roman" w:cs="Times New Roman"/>
                    </w:rPr>
                  </w:rPrChange>
                </w:rPr>
                <w:delText xml:space="preserve"> </w:delText>
              </w:r>
            </w:del>
          </w:p>
          <w:p w14:paraId="50AA6628" w14:textId="5273C630"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70" w:author="SHAHZAIB KHAN" w:date="2026-10-07T20:42:00Z" w16du:dateUtc="2026-10-07T15:42:00Z"/>
                <w:rFonts w:ascii="Times New Roman" w:hAnsi="Times New Roman" w:cs="Times New Roman"/>
                <w:b w:val="0"/>
                <w:bCs w:val="0"/>
                <w:u w:val="single"/>
                <w:rPrChange w:id="2271" w:author="SHAHZAIB KHAN" w:date="2026-10-07T19:14:00Z" w16du:dateUtc="2026-10-07T14:14:00Z">
                  <w:rPr>
                    <w:del w:id="2272" w:author="SHAHZAIB KHAN" w:date="2026-10-07T20:42:00Z" w16du:dateUtc="2026-10-07T15:42:00Z"/>
                    <w:rFonts w:ascii="Times New Roman" w:hAnsi="Times New Roman" w:cs="Times New Roman"/>
                    <w:b w:val="0"/>
                    <w:bCs w:val="0"/>
                  </w:rPr>
                </w:rPrChange>
              </w:rPr>
            </w:pPr>
            <w:del w:id="2273" w:author="SHAHZAIB KHAN" w:date="2026-10-07T20:42:00Z" w16du:dateUtc="2026-10-07T15:42:00Z">
              <w:r w:rsidRPr="00BF2BCA" w:rsidDel="00C526BA">
                <w:rPr>
                  <w:rFonts w:ascii="Times New Roman" w:hAnsi="Times New Roman" w:cs="Times New Roman"/>
                  <w:u w:val="single"/>
                  <w:rPrChange w:id="2274" w:author="SHAHZAIB KHAN" w:date="2026-10-07T19:14:00Z" w16du:dateUtc="2026-10-07T14:14:00Z">
                    <w:rPr>
                      <w:rFonts w:ascii="Times New Roman" w:hAnsi="Times New Roman" w:cs="Times New Roman"/>
                    </w:rPr>
                  </w:rPrChange>
                </w:rPr>
                <w:delText>Data Type</w:delText>
              </w:r>
            </w:del>
          </w:p>
        </w:tc>
        <w:tc>
          <w:tcPr>
            <w:tcW w:w="840" w:type="dxa"/>
            <w:tcPrChange w:id="2275" w:author="SHAHZAIB KHAN" w:date="2026-10-07T20:33:00Z" w16du:dateUtc="2026-10-07T15:33:00Z">
              <w:tcPr>
                <w:tcW w:w="900" w:type="dxa"/>
                <w:gridSpan w:val="2"/>
              </w:tcPr>
            </w:tcPrChange>
          </w:tcPr>
          <w:p w14:paraId="341DFA14" w14:textId="5F0F7CAF"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76" w:author="SHAHZAIB KHAN" w:date="2026-10-07T20:42:00Z" w16du:dateUtc="2026-10-07T15:42:00Z"/>
                <w:rFonts w:ascii="Times New Roman" w:hAnsi="Times New Roman" w:cs="Times New Roman"/>
                <w:b w:val="0"/>
                <w:bCs w:val="0"/>
                <w:u w:val="single"/>
                <w:rPrChange w:id="2277" w:author="SHAHZAIB KHAN" w:date="2026-10-07T19:14:00Z" w16du:dateUtc="2026-10-07T14:14:00Z">
                  <w:rPr>
                    <w:del w:id="2278" w:author="SHAHZAIB KHAN" w:date="2026-10-07T20:42:00Z" w16du:dateUtc="2026-10-07T15:42:00Z"/>
                    <w:rFonts w:ascii="Times New Roman" w:hAnsi="Times New Roman" w:cs="Times New Roman"/>
                    <w:b w:val="0"/>
                    <w:bCs w:val="0"/>
                  </w:rPr>
                </w:rPrChange>
              </w:rPr>
            </w:pPr>
            <w:del w:id="2279" w:author="SHAHZAIB KHAN" w:date="2026-10-07T20:42:00Z" w16du:dateUtc="2026-10-07T15:42:00Z">
              <w:r w:rsidRPr="00BF2BCA" w:rsidDel="00C526BA">
                <w:rPr>
                  <w:rFonts w:ascii="Times New Roman" w:hAnsi="Times New Roman" w:cs="Times New Roman"/>
                  <w:u w:val="single"/>
                  <w:rPrChange w:id="2280" w:author="SHAHZAIB KHAN" w:date="2026-10-07T19:14:00Z" w16du:dateUtc="2026-10-07T14:14:00Z">
                    <w:rPr>
                      <w:rFonts w:ascii="Times New Roman" w:hAnsi="Times New Roman" w:cs="Times New Roman"/>
                    </w:rPr>
                  </w:rPrChange>
                </w:rPr>
                <w:delText xml:space="preserve">  </w:delText>
              </w:r>
            </w:del>
          </w:p>
          <w:p w14:paraId="7D0FA5A2" w14:textId="5A9B79C4"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81" w:author="SHAHZAIB KHAN" w:date="2026-10-07T20:42:00Z" w16du:dateUtc="2026-10-07T15:42:00Z"/>
                <w:rFonts w:ascii="Times New Roman" w:hAnsi="Times New Roman" w:cs="Times New Roman"/>
                <w:b w:val="0"/>
                <w:bCs w:val="0"/>
                <w:u w:val="single"/>
                <w:rPrChange w:id="2282" w:author="SHAHZAIB KHAN" w:date="2026-10-07T19:14:00Z" w16du:dateUtc="2026-10-07T14:14:00Z">
                  <w:rPr>
                    <w:del w:id="2283" w:author="SHAHZAIB KHAN" w:date="2026-10-07T20:42:00Z" w16du:dateUtc="2026-10-07T15:42:00Z"/>
                    <w:rFonts w:ascii="Times New Roman" w:hAnsi="Times New Roman" w:cs="Times New Roman"/>
                    <w:b w:val="0"/>
                    <w:bCs w:val="0"/>
                  </w:rPr>
                </w:rPrChange>
              </w:rPr>
            </w:pPr>
            <w:del w:id="2284" w:author="SHAHZAIB KHAN" w:date="2026-10-07T20:42:00Z" w16du:dateUtc="2026-10-07T15:42:00Z">
              <w:r w:rsidRPr="00BF2BCA" w:rsidDel="00C526BA">
                <w:rPr>
                  <w:rFonts w:ascii="Times New Roman" w:hAnsi="Times New Roman" w:cs="Times New Roman"/>
                  <w:u w:val="single"/>
                  <w:rPrChange w:id="2285" w:author="SHAHZAIB KHAN" w:date="2026-10-07T19:14:00Z" w16du:dateUtc="2026-10-07T14:14:00Z">
                    <w:rPr>
                      <w:rFonts w:ascii="Times New Roman" w:hAnsi="Times New Roman" w:cs="Times New Roman"/>
                    </w:rPr>
                  </w:rPrChange>
                </w:rPr>
                <w:delText xml:space="preserve">   Length</w:delText>
              </w:r>
            </w:del>
          </w:p>
        </w:tc>
        <w:tc>
          <w:tcPr>
            <w:tcW w:w="3199" w:type="dxa"/>
            <w:tcPrChange w:id="2286" w:author="SHAHZAIB KHAN" w:date="2026-10-07T20:33:00Z" w16du:dateUtc="2026-10-07T15:33:00Z">
              <w:tcPr>
                <w:tcW w:w="3448" w:type="dxa"/>
                <w:gridSpan w:val="2"/>
              </w:tcPr>
            </w:tcPrChange>
          </w:tcPr>
          <w:p w14:paraId="5C5225EB" w14:textId="199B3371" w:rsidR="00DA6DAD" w:rsidRPr="00BF2BCA" w:rsidDel="00C526BA" w:rsidRDefault="00DA6DAD">
            <w:pPr>
              <w:jc w:val="center"/>
              <w:cnfStyle w:val="100000000000" w:firstRow="1" w:lastRow="0" w:firstColumn="0" w:lastColumn="0" w:oddVBand="0" w:evenVBand="0" w:oddHBand="0" w:evenHBand="0" w:firstRowFirstColumn="0" w:firstRowLastColumn="0" w:lastRowFirstColumn="0" w:lastRowLastColumn="0"/>
              <w:rPr>
                <w:del w:id="2287" w:author="SHAHZAIB KHAN" w:date="2026-10-07T20:42:00Z" w16du:dateUtc="2026-10-07T15:42:00Z"/>
                <w:rFonts w:ascii="Times New Roman" w:hAnsi="Times New Roman" w:cs="Times New Roman"/>
                <w:b w:val="0"/>
                <w:bCs w:val="0"/>
                <w:u w:val="single"/>
                <w:rPrChange w:id="2288" w:author="SHAHZAIB KHAN" w:date="2026-10-07T19:14:00Z" w16du:dateUtc="2026-10-07T14:14:00Z">
                  <w:rPr>
                    <w:del w:id="2289" w:author="SHAHZAIB KHAN" w:date="2026-10-07T20:42:00Z" w16du:dateUtc="2026-10-07T15:42:00Z"/>
                    <w:rFonts w:ascii="Times New Roman" w:hAnsi="Times New Roman" w:cs="Times New Roman"/>
                    <w:b w:val="0"/>
                    <w:bCs w:val="0"/>
                  </w:rPr>
                </w:rPrChange>
              </w:rPr>
              <w:pPrChange w:id="2290" w:author="SHAHZAIB KHAN" w:date="2026-10-07T20:32:00Z" w16du:dateUtc="2026-10-07T15:32:00Z">
                <w:pPr>
                  <w:cnfStyle w:val="100000000000" w:firstRow="1" w:lastRow="0" w:firstColumn="0" w:lastColumn="0" w:oddVBand="0" w:evenVBand="0" w:oddHBand="0" w:evenHBand="0" w:firstRowFirstColumn="0" w:firstRowLastColumn="0" w:lastRowFirstColumn="0" w:lastRowLastColumn="0"/>
                </w:pPr>
              </w:pPrChange>
            </w:pPr>
          </w:p>
          <w:p w14:paraId="5685A221" w14:textId="16AC9AA4"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291" w:author="SHAHZAIB KHAN" w:date="2026-10-07T20:42:00Z" w16du:dateUtc="2026-10-07T15:42:00Z"/>
                <w:rFonts w:ascii="Times New Roman" w:hAnsi="Times New Roman" w:cs="Times New Roman"/>
                <w:b w:val="0"/>
                <w:bCs w:val="0"/>
                <w:u w:val="single"/>
                <w:rPrChange w:id="2292" w:author="SHAHZAIB KHAN" w:date="2026-10-07T19:14:00Z" w16du:dateUtc="2026-10-07T14:14:00Z">
                  <w:rPr>
                    <w:del w:id="2293" w:author="SHAHZAIB KHAN" w:date="2026-10-07T20:42:00Z" w16du:dateUtc="2026-10-07T15:42:00Z"/>
                    <w:rFonts w:ascii="Times New Roman" w:hAnsi="Times New Roman" w:cs="Times New Roman"/>
                    <w:b w:val="0"/>
                    <w:bCs w:val="0"/>
                  </w:rPr>
                </w:rPrChange>
              </w:rPr>
            </w:pPr>
            <w:del w:id="2294" w:author="SHAHZAIB KHAN" w:date="2026-10-07T20:42:00Z" w16du:dateUtc="2026-10-07T15:42:00Z">
              <w:r w:rsidRPr="00BF2BCA" w:rsidDel="00C526BA">
                <w:rPr>
                  <w:rFonts w:ascii="Times New Roman" w:hAnsi="Times New Roman" w:cs="Times New Roman"/>
                  <w:u w:val="single"/>
                  <w:rPrChange w:id="2295" w:author="SHAHZAIB KHAN" w:date="2026-10-07T19:14:00Z" w16du:dateUtc="2026-10-07T14:14:00Z">
                    <w:rPr>
                      <w:rFonts w:ascii="Times New Roman" w:hAnsi="Times New Roman" w:cs="Times New Roman"/>
                    </w:rPr>
                  </w:rPrChange>
                </w:rPr>
                <w:delText xml:space="preserve">                 Example</w:delText>
              </w:r>
            </w:del>
          </w:p>
        </w:tc>
        <w:tc>
          <w:tcPr>
            <w:tcW w:w="1675" w:type="dxa"/>
            <w:tcPrChange w:id="2296" w:author="SHAHZAIB KHAN" w:date="2026-10-07T20:33:00Z" w16du:dateUtc="2026-10-07T15:33:00Z">
              <w:tcPr>
                <w:tcW w:w="1492" w:type="dxa"/>
                <w:gridSpan w:val="2"/>
              </w:tcPr>
            </w:tcPrChange>
          </w:tcPr>
          <w:p w14:paraId="5FA9AC32" w14:textId="76B5487C" w:rsidR="00DA6DAD" w:rsidRPr="00BF2BCA" w:rsidDel="00C526BA" w:rsidRDefault="00DA6DAD" w:rsidP="00067106">
            <w:pPr>
              <w:cnfStyle w:val="100000000000" w:firstRow="1" w:lastRow="0" w:firstColumn="0" w:lastColumn="0" w:oddVBand="0" w:evenVBand="0" w:oddHBand="0" w:evenHBand="0" w:firstRowFirstColumn="0" w:firstRowLastColumn="0" w:lastRowFirstColumn="0" w:lastRowLastColumn="0"/>
              <w:rPr>
                <w:del w:id="2297" w:author="SHAHZAIB KHAN" w:date="2026-10-07T20:42:00Z" w16du:dateUtc="2026-10-07T15:42:00Z"/>
                <w:rFonts w:ascii="Times New Roman" w:hAnsi="Times New Roman" w:cs="Times New Roman"/>
                <w:b w:val="0"/>
                <w:bCs w:val="0"/>
                <w:u w:val="single"/>
                <w:rPrChange w:id="2298" w:author="SHAHZAIB KHAN" w:date="2026-10-07T19:14:00Z" w16du:dateUtc="2026-10-07T14:14:00Z">
                  <w:rPr>
                    <w:del w:id="2299" w:author="SHAHZAIB KHAN" w:date="2026-10-07T20:42:00Z" w16du:dateUtc="2026-10-07T15:42:00Z"/>
                    <w:rFonts w:ascii="Times New Roman" w:hAnsi="Times New Roman" w:cs="Times New Roman"/>
                    <w:b w:val="0"/>
                    <w:bCs w:val="0"/>
                  </w:rPr>
                </w:rPrChange>
              </w:rPr>
            </w:pPr>
          </w:p>
          <w:p w14:paraId="0B3FDCB3" w14:textId="6958E457" w:rsidR="00DA6DAD" w:rsidRPr="00BF2BCA" w:rsidDel="00C526BA" w:rsidRDefault="519CCA04" w:rsidP="00067106">
            <w:pPr>
              <w:cnfStyle w:val="100000000000" w:firstRow="1" w:lastRow="0" w:firstColumn="0" w:lastColumn="0" w:oddVBand="0" w:evenVBand="0" w:oddHBand="0" w:evenHBand="0" w:firstRowFirstColumn="0" w:firstRowLastColumn="0" w:lastRowFirstColumn="0" w:lastRowLastColumn="0"/>
              <w:rPr>
                <w:del w:id="2300" w:author="SHAHZAIB KHAN" w:date="2026-10-07T20:42:00Z" w16du:dateUtc="2026-10-07T15:42:00Z"/>
                <w:rFonts w:ascii="Times New Roman" w:hAnsi="Times New Roman" w:cs="Times New Roman"/>
                <w:b w:val="0"/>
                <w:bCs w:val="0"/>
                <w:u w:val="single"/>
                <w:rPrChange w:id="2301" w:author="SHAHZAIB KHAN" w:date="2026-10-07T19:14:00Z" w16du:dateUtc="2026-10-07T14:14:00Z">
                  <w:rPr>
                    <w:del w:id="2302" w:author="SHAHZAIB KHAN" w:date="2026-10-07T20:42:00Z" w16du:dateUtc="2026-10-07T15:42:00Z"/>
                    <w:rFonts w:ascii="Times New Roman" w:hAnsi="Times New Roman" w:cs="Times New Roman"/>
                    <w:b w:val="0"/>
                    <w:bCs w:val="0"/>
                  </w:rPr>
                </w:rPrChange>
              </w:rPr>
            </w:pPr>
            <w:del w:id="2303" w:author="SHAHZAIB KHAN" w:date="2026-10-07T20:42:00Z" w16du:dateUtc="2026-10-07T15:42:00Z">
              <w:r w:rsidRPr="00BF2BCA" w:rsidDel="00C526BA">
                <w:rPr>
                  <w:rFonts w:ascii="Times New Roman" w:hAnsi="Times New Roman" w:cs="Times New Roman"/>
                  <w:u w:val="single"/>
                  <w:rPrChange w:id="2304" w:author="SHAHZAIB KHAN" w:date="2026-10-07T19:14:00Z" w16du:dateUtc="2026-10-07T14:14:00Z">
                    <w:rPr>
                      <w:rFonts w:ascii="Times New Roman" w:hAnsi="Times New Roman" w:cs="Times New Roman"/>
                    </w:rPr>
                  </w:rPrChange>
                </w:rPr>
                <w:delText>Conditions</w:delText>
              </w:r>
            </w:del>
          </w:p>
        </w:tc>
      </w:tr>
      <w:tr w:rsidR="00DA6DAD" w:rsidRPr="00BF2BCA" w:rsidDel="00C526BA" w14:paraId="278D1850" w14:textId="592DFA39" w:rsidTr="00CF34AE">
        <w:trPr>
          <w:cnfStyle w:val="000000100000" w:firstRow="0" w:lastRow="0" w:firstColumn="0" w:lastColumn="0" w:oddVBand="0" w:evenVBand="0" w:oddHBand="1" w:evenHBand="0" w:firstRowFirstColumn="0" w:firstRowLastColumn="0" w:lastRowFirstColumn="0" w:lastRowLastColumn="0"/>
          <w:trHeight w:val="1131"/>
          <w:del w:id="2305" w:author="SHAHZAIB KHAN" w:date="2026-10-07T20:42:00Z"/>
          <w:trPrChange w:id="2306" w:author="SHAHZAIB KHAN" w:date="2026-10-07T20:33:00Z" w16du:dateUtc="2026-10-07T15:33:00Z">
            <w:trPr>
              <w:trHeight w:val="1131"/>
            </w:trPr>
          </w:trPrChange>
        </w:trPr>
        <w:tc>
          <w:tcPr>
            <w:cnfStyle w:val="001000000000" w:firstRow="0" w:lastRow="0" w:firstColumn="1" w:lastColumn="0" w:oddVBand="0" w:evenVBand="0" w:oddHBand="0" w:evenHBand="0" w:firstRowFirstColumn="0" w:firstRowLastColumn="0" w:lastRowFirstColumn="0" w:lastRowLastColumn="0"/>
            <w:tcW w:w="1377" w:type="dxa"/>
            <w:tcPrChange w:id="2307" w:author="SHAHZAIB KHAN" w:date="2026-10-07T20:33:00Z" w16du:dateUtc="2026-10-07T15:33:00Z">
              <w:tcPr>
                <w:tcW w:w="1349" w:type="dxa"/>
              </w:tcPr>
            </w:tcPrChange>
          </w:tcPr>
          <w:p w14:paraId="741DB9F9" w14:textId="70D5E5B1"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2308" w:author="SHAHZAIB KHAN" w:date="2026-10-07T20:42:00Z" w16du:dateUtc="2026-10-07T15:42:00Z"/>
                <w:rFonts w:ascii="Times New Roman" w:hAnsi="Times New Roman" w:cs="Times New Roman"/>
                <w:u w:val="single"/>
                <w:rPrChange w:id="2309" w:author="SHAHZAIB KHAN" w:date="2026-10-07T19:14:00Z" w16du:dateUtc="2026-10-07T14:14:00Z">
                  <w:rPr>
                    <w:del w:id="2310" w:author="SHAHZAIB KHAN" w:date="2026-10-07T20:42:00Z" w16du:dateUtc="2026-10-07T15:42:00Z"/>
                    <w:rFonts w:ascii="Times New Roman" w:hAnsi="Times New Roman" w:cs="Times New Roman"/>
                  </w:rPr>
                </w:rPrChange>
              </w:rPr>
            </w:pPr>
            <w:del w:id="2311" w:author="SHAHZAIB KHAN" w:date="2026-10-07T20:42:00Z" w16du:dateUtc="2026-10-07T15:42:00Z">
              <w:r w:rsidRPr="00BF2BCA" w:rsidDel="00C526BA">
                <w:rPr>
                  <w:rFonts w:ascii="Times New Roman" w:hAnsi="Times New Roman" w:cs="Times New Roman"/>
                  <w:u w:val="single"/>
                  <w:rPrChange w:id="2312" w:author="SHAHZAIB KHAN" w:date="2026-10-07T19:14:00Z" w16du:dateUtc="2026-10-07T14:14:00Z">
                    <w:rPr>
                      <w:rFonts w:ascii="Times New Roman" w:hAnsi="Times New Roman" w:cs="Times New Roman"/>
                    </w:rPr>
                  </w:rPrChange>
                </w:rPr>
                <w:delText>Project ID</w:delText>
              </w:r>
            </w:del>
          </w:p>
        </w:tc>
        <w:tc>
          <w:tcPr>
            <w:tcW w:w="950" w:type="dxa"/>
            <w:tcPrChange w:id="2313" w:author="SHAHZAIB KHAN" w:date="2026-10-07T20:33:00Z" w16du:dateUtc="2026-10-07T15:33:00Z">
              <w:tcPr>
                <w:tcW w:w="1008" w:type="dxa"/>
                <w:gridSpan w:val="2"/>
              </w:tcPr>
            </w:tcPrChange>
          </w:tcPr>
          <w:p w14:paraId="33747F24" w14:textId="2F0653CA"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314" w:author="SHAHZAIB KHAN" w:date="2026-10-07T20:42:00Z" w16du:dateUtc="2026-10-07T15:42:00Z"/>
                <w:rFonts w:ascii="Times New Roman" w:hAnsi="Times New Roman" w:cs="Times New Roman"/>
                <w:u w:val="single"/>
                <w:rPrChange w:id="2315" w:author="SHAHZAIB KHAN" w:date="2026-10-07T19:14:00Z" w16du:dateUtc="2026-10-07T14:14:00Z">
                  <w:rPr>
                    <w:del w:id="2316" w:author="SHAHZAIB KHAN" w:date="2026-10-07T20:42:00Z" w16du:dateUtc="2026-10-07T15:42:00Z"/>
                    <w:rFonts w:ascii="Times New Roman" w:hAnsi="Times New Roman" w:cs="Times New Roman"/>
                  </w:rPr>
                </w:rPrChange>
              </w:rPr>
            </w:pPr>
            <w:del w:id="2317" w:author="SHAHZAIB KHAN" w:date="2026-10-07T20:42:00Z" w16du:dateUtc="2026-10-07T15:42:00Z">
              <w:r w:rsidRPr="00BF2BCA" w:rsidDel="00C526BA">
                <w:rPr>
                  <w:rFonts w:ascii="Times New Roman" w:hAnsi="Times New Roman" w:cs="Times New Roman"/>
                  <w:u w:val="single"/>
                  <w:rPrChange w:id="2318" w:author="SHAHZAIB KHAN" w:date="2026-10-07T19:14:00Z" w16du:dateUtc="2026-10-07T14:14:00Z">
                    <w:rPr>
                      <w:rFonts w:ascii="Times New Roman" w:hAnsi="Times New Roman" w:cs="Times New Roman"/>
                    </w:rPr>
                  </w:rPrChange>
                </w:rPr>
                <w:delText>Data Element</w:delText>
              </w:r>
            </w:del>
          </w:p>
        </w:tc>
        <w:tc>
          <w:tcPr>
            <w:tcW w:w="1325" w:type="dxa"/>
            <w:tcPrChange w:id="2319" w:author="SHAHZAIB KHAN" w:date="2026-10-07T20:33:00Z" w16du:dateUtc="2026-10-07T15:33:00Z">
              <w:tcPr>
                <w:tcW w:w="1389" w:type="dxa"/>
                <w:gridSpan w:val="2"/>
              </w:tcPr>
            </w:tcPrChange>
          </w:tcPr>
          <w:p w14:paraId="173E6152" w14:textId="63BA7456"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320" w:author="SHAHZAIB KHAN" w:date="2026-10-07T20:42:00Z" w16du:dateUtc="2026-10-07T15:42:00Z"/>
                <w:rFonts w:ascii="Times New Roman" w:hAnsi="Times New Roman" w:cs="Times New Roman"/>
                <w:u w:val="single"/>
                <w:rPrChange w:id="2321" w:author="SHAHZAIB KHAN" w:date="2026-10-07T19:14:00Z" w16du:dateUtc="2026-10-07T14:14:00Z">
                  <w:rPr>
                    <w:del w:id="2322" w:author="SHAHZAIB KHAN" w:date="2026-10-07T20:42:00Z" w16du:dateUtc="2026-10-07T15:42:00Z"/>
                    <w:rFonts w:ascii="Times New Roman" w:hAnsi="Times New Roman" w:cs="Times New Roman"/>
                  </w:rPr>
                </w:rPrChange>
              </w:rPr>
            </w:pPr>
            <w:del w:id="2323" w:author="SHAHZAIB KHAN" w:date="2026-10-07T20:42:00Z" w16du:dateUtc="2026-10-07T15:42:00Z">
              <w:r w:rsidRPr="00BF2BCA" w:rsidDel="00C526BA">
                <w:rPr>
                  <w:rFonts w:ascii="Times New Roman" w:hAnsi="Times New Roman" w:cs="Times New Roman"/>
                  <w:u w:val="single"/>
                  <w:rPrChange w:id="2324" w:author="SHAHZAIB KHAN" w:date="2026-10-07T19:14:00Z" w16du:dateUtc="2026-10-07T14:14:00Z">
                    <w:rPr>
                      <w:rFonts w:ascii="Times New Roman" w:hAnsi="Times New Roman" w:cs="Times New Roman"/>
                    </w:rPr>
                  </w:rPrChange>
                </w:rPr>
                <w:delText xml:space="preserve">Unique identifier for each project. </w:delText>
              </w:r>
            </w:del>
          </w:p>
        </w:tc>
        <w:tc>
          <w:tcPr>
            <w:tcW w:w="987" w:type="dxa"/>
            <w:tcPrChange w:id="2325" w:author="SHAHZAIB KHAN" w:date="2026-10-07T20:33:00Z" w16du:dateUtc="2026-10-07T15:33:00Z">
              <w:tcPr>
                <w:tcW w:w="1002" w:type="dxa"/>
                <w:gridSpan w:val="2"/>
              </w:tcPr>
            </w:tcPrChange>
          </w:tcPr>
          <w:p w14:paraId="4F284714" w14:textId="47FF031A"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326" w:author="SHAHZAIB KHAN" w:date="2026-10-07T20:42:00Z" w16du:dateUtc="2026-10-07T15:42:00Z"/>
                <w:rFonts w:ascii="Times New Roman" w:hAnsi="Times New Roman" w:cs="Times New Roman"/>
                <w:u w:val="single"/>
                <w:rPrChange w:id="2327" w:author="SHAHZAIB KHAN" w:date="2026-10-07T19:14:00Z" w16du:dateUtc="2026-10-07T14:14:00Z">
                  <w:rPr>
                    <w:del w:id="2328" w:author="SHAHZAIB KHAN" w:date="2026-10-07T20:42:00Z" w16du:dateUtc="2026-10-07T15:42:00Z"/>
                    <w:rFonts w:ascii="Times New Roman" w:hAnsi="Times New Roman" w:cs="Times New Roman"/>
                  </w:rPr>
                </w:rPrChange>
              </w:rPr>
            </w:pPr>
            <w:del w:id="2329" w:author="SHAHZAIB KHAN" w:date="2026-10-07T20:42:00Z" w16du:dateUtc="2026-10-07T15:42:00Z">
              <w:r w:rsidRPr="00BF2BCA" w:rsidDel="00C526BA">
                <w:rPr>
                  <w:rFonts w:ascii="Times New Roman" w:hAnsi="Times New Roman" w:cs="Times New Roman"/>
                  <w:u w:val="single"/>
                  <w:rPrChange w:id="2330" w:author="SHAHZAIB KHAN" w:date="2026-10-07T19:14:00Z" w16du:dateUtc="2026-10-07T14:14:00Z">
                    <w:rPr>
                      <w:rFonts w:ascii="Times New Roman" w:hAnsi="Times New Roman" w:cs="Times New Roman"/>
                    </w:rPr>
                  </w:rPrChange>
                </w:rPr>
                <w:delText>Integer</w:delText>
              </w:r>
            </w:del>
          </w:p>
        </w:tc>
        <w:tc>
          <w:tcPr>
            <w:tcW w:w="840" w:type="dxa"/>
            <w:tcPrChange w:id="2331" w:author="SHAHZAIB KHAN" w:date="2026-10-07T20:33:00Z" w16du:dateUtc="2026-10-07T15:33:00Z">
              <w:tcPr>
                <w:tcW w:w="900" w:type="dxa"/>
                <w:gridSpan w:val="2"/>
              </w:tcPr>
            </w:tcPrChange>
          </w:tcPr>
          <w:p w14:paraId="573B9E42" w14:textId="743FCAFA"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332" w:author="SHAHZAIB KHAN" w:date="2026-10-07T20:42:00Z" w16du:dateUtc="2026-10-07T15:42:00Z"/>
                <w:rFonts w:ascii="Times New Roman" w:hAnsi="Times New Roman" w:cs="Times New Roman"/>
                <w:u w:val="single"/>
                <w:rPrChange w:id="2333" w:author="SHAHZAIB KHAN" w:date="2026-10-07T19:14:00Z" w16du:dateUtc="2026-10-07T14:14:00Z">
                  <w:rPr>
                    <w:del w:id="2334" w:author="SHAHZAIB KHAN" w:date="2026-10-07T20:42:00Z" w16du:dateUtc="2026-10-07T15:42:00Z"/>
                    <w:rFonts w:ascii="Times New Roman" w:hAnsi="Times New Roman" w:cs="Times New Roman"/>
                  </w:rPr>
                </w:rPrChange>
              </w:rPr>
            </w:pPr>
            <w:del w:id="2335" w:author="SHAHZAIB KHAN" w:date="2026-10-07T20:42:00Z" w16du:dateUtc="2026-10-07T15:42:00Z">
              <w:r w:rsidRPr="00BF2BCA" w:rsidDel="00C526BA">
                <w:rPr>
                  <w:rFonts w:ascii="Times New Roman" w:hAnsi="Times New Roman" w:cs="Times New Roman"/>
                  <w:u w:val="single"/>
                  <w:rPrChange w:id="2336" w:author="SHAHZAIB KHAN" w:date="2026-10-07T19:14:00Z" w16du:dateUtc="2026-10-07T14:14:00Z">
                    <w:rPr>
                      <w:rFonts w:ascii="Times New Roman" w:hAnsi="Times New Roman" w:cs="Times New Roman"/>
                    </w:rPr>
                  </w:rPrChange>
                </w:rPr>
                <w:delText>6</w:delText>
              </w:r>
            </w:del>
          </w:p>
        </w:tc>
        <w:tc>
          <w:tcPr>
            <w:tcW w:w="3199" w:type="dxa"/>
            <w:tcPrChange w:id="2337" w:author="SHAHZAIB KHAN" w:date="2026-10-07T20:33:00Z" w16du:dateUtc="2026-10-07T15:33:00Z">
              <w:tcPr>
                <w:tcW w:w="3448" w:type="dxa"/>
                <w:gridSpan w:val="2"/>
              </w:tcPr>
            </w:tcPrChange>
          </w:tcPr>
          <w:p w14:paraId="25333B92" w14:textId="0F588084"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338" w:author="SHAHZAIB KHAN" w:date="2026-10-07T20:42:00Z" w16du:dateUtc="2026-10-07T15:42:00Z"/>
                <w:rFonts w:ascii="Times New Roman" w:hAnsi="Times New Roman" w:cs="Times New Roman"/>
                <w:u w:val="single"/>
                <w:rPrChange w:id="2339" w:author="SHAHZAIB KHAN" w:date="2026-10-07T19:14:00Z" w16du:dateUtc="2026-10-07T14:14:00Z">
                  <w:rPr>
                    <w:del w:id="2340" w:author="SHAHZAIB KHAN" w:date="2026-10-07T20:42:00Z" w16du:dateUtc="2026-10-07T15:42:00Z"/>
                    <w:rFonts w:ascii="Times New Roman" w:hAnsi="Times New Roman" w:cs="Times New Roman"/>
                  </w:rPr>
                </w:rPrChange>
              </w:rPr>
            </w:pPr>
            <w:del w:id="2341" w:author="SHAHZAIB KHAN" w:date="2026-10-07T20:42:00Z" w16du:dateUtc="2026-10-07T15:42:00Z">
              <w:r w:rsidRPr="00BF2BCA" w:rsidDel="00C526BA">
                <w:rPr>
                  <w:rFonts w:ascii="Times New Roman" w:hAnsi="Times New Roman" w:cs="Times New Roman"/>
                  <w:u w:val="single"/>
                  <w:rPrChange w:id="2342" w:author="SHAHZAIB KHAN" w:date="2026-10-07T19:14:00Z" w16du:dateUtc="2026-10-07T14:14:00Z">
                    <w:rPr>
                      <w:rFonts w:ascii="Times New Roman" w:hAnsi="Times New Roman" w:cs="Times New Roman"/>
                    </w:rPr>
                  </w:rPrChange>
                </w:rPr>
                <w:delText>101101</w:delText>
              </w:r>
            </w:del>
          </w:p>
        </w:tc>
        <w:tc>
          <w:tcPr>
            <w:tcW w:w="1675" w:type="dxa"/>
            <w:tcPrChange w:id="2343" w:author="SHAHZAIB KHAN" w:date="2026-10-07T20:33:00Z" w16du:dateUtc="2026-10-07T15:33:00Z">
              <w:tcPr>
                <w:tcW w:w="1492" w:type="dxa"/>
                <w:gridSpan w:val="2"/>
              </w:tcPr>
            </w:tcPrChange>
          </w:tcPr>
          <w:p w14:paraId="3981119A" w14:textId="2A56A613"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344" w:author="SHAHZAIB KHAN" w:date="2026-10-07T20:42:00Z" w16du:dateUtc="2026-10-07T15:42:00Z"/>
                <w:rFonts w:ascii="Times New Roman" w:hAnsi="Times New Roman" w:cs="Times New Roman"/>
                <w:u w:val="single"/>
                <w:rPrChange w:id="2345" w:author="SHAHZAIB KHAN" w:date="2026-10-07T19:14:00Z" w16du:dateUtc="2026-10-07T14:14:00Z">
                  <w:rPr>
                    <w:del w:id="2346" w:author="SHAHZAIB KHAN" w:date="2026-10-07T20:42:00Z" w16du:dateUtc="2026-10-07T15:42:00Z"/>
                    <w:rFonts w:ascii="Times New Roman" w:hAnsi="Times New Roman" w:cs="Times New Roman"/>
                  </w:rPr>
                </w:rPrChange>
              </w:rPr>
            </w:pPr>
            <w:del w:id="2347" w:author="SHAHZAIB KHAN" w:date="2026-10-07T20:42:00Z" w16du:dateUtc="2026-10-07T15:42:00Z">
              <w:r w:rsidRPr="00BF2BCA" w:rsidDel="00C526BA">
                <w:rPr>
                  <w:rFonts w:ascii="Times New Roman" w:hAnsi="Times New Roman" w:cs="Times New Roman"/>
                  <w:u w:val="single"/>
                  <w:rPrChange w:id="2348" w:author="SHAHZAIB KHAN" w:date="2026-10-07T19:14:00Z" w16du:dateUtc="2026-10-07T14:14:00Z">
                    <w:rPr>
                      <w:rFonts w:ascii="Times New Roman" w:hAnsi="Times New Roman" w:cs="Times New Roman"/>
                    </w:rPr>
                  </w:rPrChange>
                </w:rPr>
                <w:delText>Auto-generated unique ID.</w:delText>
              </w:r>
            </w:del>
          </w:p>
        </w:tc>
      </w:tr>
      <w:tr w:rsidR="00DA6DAD" w:rsidRPr="00BF2BCA" w:rsidDel="00C526BA" w14:paraId="5428B6CE" w14:textId="641930F4" w:rsidTr="00CF34AE">
        <w:trPr>
          <w:trHeight w:val="926"/>
          <w:del w:id="2349" w:author="SHAHZAIB KHAN" w:date="2026-10-07T20:42:00Z"/>
          <w:trPrChange w:id="2350" w:author="SHAHZAIB KHAN" w:date="2026-10-07T20:33:00Z" w16du:dateUtc="2026-10-07T15:33:00Z">
            <w:trPr>
              <w:trHeight w:val="926"/>
            </w:trPr>
          </w:trPrChange>
        </w:trPr>
        <w:tc>
          <w:tcPr>
            <w:cnfStyle w:val="001000000000" w:firstRow="0" w:lastRow="0" w:firstColumn="1" w:lastColumn="0" w:oddVBand="0" w:evenVBand="0" w:oddHBand="0" w:evenHBand="0" w:firstRowFirstColumn="0" w:firstRowLastColumn="0" w:lastRowFirstColumn="0" w:lastRowLastColumn="0"/>
            <w:tcW w:w="1377" w:type="dxa"/>
            <w:tcPrChange w:id="2351" w:author="SHAHZAIB KHAN" w:date="2026-10-07T20:33:00Z" w16du:dateUtc="2026-10-07T15:33:00Z">
              <w:tcPr>
                <w:tcW w:w="1349" w:type="dxa"/>
              </w:tcPr>
            </w:tcPrChange>
          </w:tcPr>
          <w:p w14:paraId="6AEA86F5" w14:textId="1B536B92" w:rsidR="00DA6DAD" w:rsidRPr="00BF2BCA" w:rsidDel="00C526BA" w:rsidRDefault="519CCA04" w:rsidP="00067106">
            <w:pPr>
              <w:rPr>
                <w:del w:id="2352" w:author="SHAHZAIB KHAN" w:date="2026-10-07T20:42:00Z" w16du:dateUtc="2026-10-07T15:42:00Z"/>
                <w:rFonts w:ascii="Times New Roman" w:hAnsi="Times New Roman" w:cs="Times New Roman"/>
                <w:u w:val="single"/>
                <w:rPrChange w:id="2353" w:author="SHAHZAIB KHAN" w:date="2026-10-07T19:14:00Z" w16du:dateUtc="2026-10-07T14:14:00Z">
                  <w:rPr>
                    <w:del w:id="2354" w:author="SHAHZAIB KHAN" w:date="2026-10-07T20:42:00Z" w16du:dateUtc="2026-10-07T15:42:00Z"/>
                    <w:rFonts w:ascii="Times New Roman" w:hAnsi="Times New Roman" w:cs="Times New Roman"/>
                  </w:rPr>
                </w:rPrChange>
              </w:rPr>
            </w:pPr>
            <w:del w:id="2355" w:author="SHAHZAIB KHAN" w:date="2026-10-07T20:42:00Z" w16du:dateUtc="2026-10-07T15:42:00Z">
              <w:r w:rsidRPr="00BF2BCA" w:rsidDel="00C526BA">
                <w:rPr>
                  <w:rFonts w:ascii="Times New Roman" w:hAnsi="Times New Roman" w:cs="Times New Roman"/>
                  <w:u w:val="single"/>
                  <w:rPrChange w:id="2356" w:author="SHAHZAIB KHAN" w:date="2026-10-07T19:14:00Z" w16du:dateUtc="2026-10-07T14:14:00Z">
                    <w:rPr>
                      <w:rFonts w:ascii="Times New Roman" w:hAnsi="Times New Roman" w:cs="Times New Roman"/>
                    </w:rPr>
                  </w:rPrChange>
                </w:rPr>
                <w:delText>Project Title</w:delText>
              </w:r>
            </w:del>
          </w:p>
        </w:tc>
        <w:tc>
          <w:tcPr>
            <w:tcW w:w="950" w:type="dxa"/>
            <w:tcPrChange w:id="2357" w:author="SHAHZAIB KHAN" w:date="2026-10-07T20:33:00Z" w16du:dateUtc="2026-10-07T15:33:00Z">
              <w:tcPr>
                <w:tcW w:w="1008" w:type="dxa"/>
                <w:gridSpan w:val="2"/>
              </w:tcPr>
            </w:tcPrChange>
          </w:tcPr>
          <w:p w14:paraId="4248534C" w14:textId="77462AB6"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358" w:author="SHAHZAIB KHAN" w:date="2026-10-07T20:42:00Z" w16du:dateUtc="2026-10-07T15:42:00Z"/>
                <w:rFonts w:ascii="Times New Roman" w:hAnsi="Times New Roman" w:cs="Times New Roman"/>
                <w:u w:val="single"/>
                <w:rPrChange w:id="2359" w:author="SHAHZAIB KHAN" w:date="2026-10-07T19:14:00Z" w16du:dateUtc="2026-10-07T14:14:00Z">
                  <w:rPr>
                    <w:del w:id="2360" w:author="SHAHZAIB KHAN" w:date="2026-10-07T20:42:00Z" w16du:dateUtc="2026-10-07T15:42:00Z"/>
                    <w:rFonts w:ascii="Times New Roman" w:hAnsi="Times New Roman" w:cs="Times New Roman"/>
                  </w:rPr>
                </w:rPrChange>
              </w:rPr>
            </w:pPr>
            <w:del w:id="2361" w:author="SHAHZAIB KHAN" w:date="2026-10-07T20:42:00Z" w16du:dateUtc="2026-10-07T15:42:00Z">
              <w:r w:rsidRPr="00BF2BCA" w:rsidDel="00C526BA">
                <w:rPr>
                  <w:rFonts w:ascii="Times New Roman" w:hAnsi="Times New Roman" w:cs="Times New Roman"/>
                  <w:u w:val="single"/>
                  <w:rPrChange w:id="2362" w:author="SHAHZAIB KHAN" w:date="2026-10-07T19:14:00Z" w16du:dateUtc="2026-10-07T14:14:00Z">
                    <w:rPr>
                      <w:rFonts w:ascii="Times New Roman" w:hAnsi="Times New Roman" w:cs="Times New Roman"/>
                    </w:rPr>
                  </w:rPrChange>
                </w:rPr>
                <w:delText>Data Element</w:delText>
              </w:r>
            </w:del>
          </w:p>
        </w:tc>
        <w:tc>
          <w:tcPr>
            <w:tcW w:w="1325" w:type="dxa"/>
            <w:tcPrChange w:id="2363" w:author="SHAHZAIB KHAN" w:date="2026-10-07T20:33:00Z" w16du:dateUtc="2026-10-07T15:33:00Z">
              <w:tcPr>
                <w:tcW w:w="1389" w:type="dxa"/>
                <w:gridSpan w:val="2"/>
              </w:tcPr>
            </w:tcPrChange>
          </w:tcPr>
          <w:p w14:paraId="6BB072D5" w14:textId="38942D70"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364" w:author="SHAHZAIB KHAN" w:date="2026-10-07T20:42:00Z" w16du:dateUtc="2026-10-07T15:42:00Z"/>
                <w:rFonts w:ascii="Times New Roman" w:hAnsi="Times New Roman" w:cs="Times New Roman"/>
                <w:u w:val="single"/>
                <w:rPrChange w:id="2365" w:author="SHAHZAIB KHAN" w:date="2026-10-07T19:14:00Z" w16du:dateUtc="2026-10-07T14:14:00Z">
                  <w:rPr>
                    <w:del w:id="2366" w:author="SHAHZAIB KHAN" w:date="2026-10-07T20:42:00Z" w16du:dateUtc="2026-10-07T15:42:00Z"/>
                    <w:rFonts w:ascii="Times New Roman" w:hAnsi="Times New Roman" w:cs="Times New Roman"/>
                  </w:rPr>
                </w:rPrChange>
              </w:rPr>
            </w:pPr>
            <w:del w:id="2367" w:author="SHAHZAIB KHAN" w:date="2026-10-07T20:42:00Z" w16du:dateUtc="2026-10-07T15:42:00Z">
              <w:r w:rsidRPr="00BF2BCA" w:rsidDel="00C526BA">
                <w:rPr>
                  <w:rFonts w:ascii="Times New Roman" w:hAnsi="Times New Roman" w:cs="Times New Roman"/>
                  <w:u w:val="single"/>
                  <w:rPrChange w:id="2368" w:author="SHAHZAIB KHAN" w:date="2026-10-07T19:14:00Z" w16du:dateUtc="2026-10-07T14:14:00Z">
                    <w:rPr>
                      <w:rFonts w:ascii="Times New Roman" w:hAnsi="Times New Roman" w:cs="Times New Roman"/>
                    </w:rPr>
                  </w:rPrChange>
                </w:rPr>
                <w:delText>Title of the project.</w:delText>
              </w:r>
            </w:del>
          </w:p>
        </w:tc>
        <w:tc>
          <w:tcPr>
            <w:tcW w:w="987" w:type="dxa"/>
            <w:tcPrChange w:id="2369" w:author="SHAHZAIB KHAN" w:date="2026-10-07T20:33:00Z" w16du:dateUtc="2026-10-07T15:33:00Z">
              <w:tcPr>
                <w:tcW w:w="1002" w:type="dxa"/>
                <w:gridSpan w:val="2"/>
              </w:tcPr>
            </w:tcPrChange>
          </w:tcPr>
          <w:p w14:paraId="6B32489E" w14:textId="3F5BDD65"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370" w:author="SHAHZAIB KHAN" w:date="2026-10-07T20:42:00Z" w16du:dateUtc="2026-10-07T15:42:00Z"/>
                <w:rFonts w:ascii="Times New Roman" w:hAnsi="Times New Roman" w:cs="Times New Roman"/>
                <w:u w:val="single"/>
                <w:rPrChange w:id="2371" w:author="SHAHZAIB KHAN" w:date="2026-10-07T19:14:00Z" w16du:dateUtc="2026-10-07T14:14:00Z">
                  <w:rPr>
                    <w:del w:id="2372" w:author="SHAHZAIB KHAN" w:date="2026-10-07T20:42:00Z" w16du:dateUtc="2026-10-07T15:42:00Z"/>
                    <w:rFonts w:ascii="Times New Roman" w:hAnsi="Times New Roman" w:cs="Times New Roman"/>
                  </w:rPr>
                </w:rPrChange>
              </w:rPr>
            </w:pPr>
            <w:del w:id="2373" w:author="SHAHZAIB KHAN" w:date="2026-10-07T20:42:00Z" w16du:dateUtc="2026-10-07T15:42:00Z">
              <w:r w:rsidRPr="00BF2BCA" w:rsidDel="00C526BA">
                <w:rPr>
                  <w:rFonts w:ascii="Times New Roman" w:hAnsi="Times New Roman" w:cs="Times New Roman"/>
                  <w:u w:val="single"/>
                  <w:rPrChange w:id="2374" w:author="SHAHZAIB KHAN" w:date="2026-10-07T19:14:00Z" w16du:dateUtc="2026-10-07T14:14:00Z">
                    <w:rPr>
                      <w:rFonts w:ascii="Times New Roman" w:hAnsi="Times New Roman" w:cs="Times New Roman"/>
                    </w:rPr>
                  </w:rPrChange>
                </w:rPr>
                <w:delText>String</w:delText>
              </w:r>
            </w:del>
          </w:p>
        </w:tc>
        <w:tc>
          <w:tcPr>
            <w:tcW w:w="840" w:type="dxa"/>
            <w:tcPrChange w:id="2375" w:author="SHAHZAIB KHAN" w:date="2026-10-07T20:33:00Z" w16du:dateUtc="2026-10-07T15:33:00Z">
              <w:tcPr>
                <w:tcW w:w="900" w:type="dxa"/>
                <w:gridSpan w:val="2"/>
              </w:tcPr>
            </w:tcPrChange>
          </w:tcPr>
          <w:p w14:paraId="0318BD54" w14:textId="12338A9B"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376" w:author="SHAHZAIB KHAN" w:date="2026-10-07T20:42:00Z" w16du:dateUtc="2026-10-07T15:42:00Z"/>
                <w:rFonts w:ascii="Times New Roman" w:hAnsi="Times New Roman" w:cs="Times New Roman"/>
                <w:u w:val="single"/>
                <w:rPrChange w:id="2377" w:author="SHAHZAIB KHAN" w:date="2026-10-07T19:14:00Z" w16du:dateUtc="2026-10-07T14:14:00Z">
                  <w:rPr>
                    <w:del w:id="2378" w:author="SHAHZAIB KHAN" w:date="2026-10-07T20:42:00Z" w16du:dateUtc="2026-10-07T15:42:00Z"/>
                    <w:rFonts w:ascii="Times New Roman" w:hAnsi="Times New Roman" w:cs="Times New Roman"/>
                  </w:rPr>
                </w:rPrChange>
              </w:rPr>
            </w:pPr>
            <w:del w:id="2379" w:author="SHAHZAIB KHAN" w:date="2026-10-07T20:42:00Z" w16du:dateUtc="2026-10-07T15:42:00Z">
              <w:r w:rsidRPr="00BF2BCA" w:rsidDel="00C526BA">
                <w:rPr>
                  <w:rFonts w:ascii="Times New Roman" w:hAnsi="Times New Roman" w:cs="Times New Roman"/>
                  <w:u w:val="single"/>
                  <w:rPrChange w:id="2380" w:author="SHAHZAIB KHAN" w:date="2026-10-07T19:14:00Z" w16du:dateUtc="2026-10-07T14:14:00Z">
                    <w:rPr>
                      <w:rFonts w:ascii="Times New Roman" w:hAnsi="Times New Roman" w:cs="Times New Roman"/>
                    </w:rPr>
                  </w:rPrChange>
                </w:rPr>
                <w:delText>30</w:delText>
              </w:r>
            </w:del>
          </w:p>
        </w:tc>
        <w:tc>
          <w:tcPr>
            <w:tcW w:w="3199" w:type="dxa"/>
            <w:tcPrChange w:id="2381" w:author="SHAHZAIB KHAN" w:date="2026-10-07T20:33:00Z" w16du:dateUtc="2026-10-07T15:33:00Z">
              <w:tcPr>
                <w:tcW w:w="3448" w:type="dxa"/>
                <w:gridSpan w:val="2"/>
              </w:tcPr>
            </w:tcPrChange>
          </w:tcPr>
          <w:p w14:paraId="6723F097" w14:textId="18BF8F34"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382" w:author="SHAHZAIB KHAN" w:date="2026-10-07T20:42:00Z" w16du:dateUtc="2026-10-07T15:42:00Z"/>
                <w:rFonts w:ascii="Times New Roman" w:hAnsi="Times New Roman" w:cs="Times New Roman"/>
                <w:u w:val="single"/>
                <w:rPrChange w:id="2383" w:author="SHAHZAIB KHAN" w:date="2026-10-07T19:14:00Z" w16du:dateUtc="2026-10-07T14:14:00Z">
                  <w:rPr>
                    <w:del w:id="2384" w:author="SHAHZAIB KHAN" w:date="2026-10-07T20:42:00Z" w16du:dateUtc="2026-10-07T15:42:00Z"/>
                    <w:rFonts w:ascii="Times New Roman" w:hAnsi="Times New Roman" w:cs="Times New Roman"/>
                  </w:rPr>
                </w:rPrChange>
              </w:rPr>
            </w:pPr>
            <w:del w:id="2385" w:author="SHAHZAIB KHAN" w:date="2026-10-07T20:42:00Z" w16du:dateUtc="2026-10-07T15:42:00Z">
              <w:r w:rsidRPr="00BF2BCA" w:rsidDel="00C526BA">
                <w:rPr>
                  <w:rFonts w:ascii="Times New Roman" w:hAnsi="Times New Roman" w:cs="Times New Roman"/>
                  <w:u w:val="single"/>
                  <w:rPrChange w:id="2386" w:author="SHAHZAIB KHAN" w:date="2026-10-07T19:14:00Z" w16du:dateUtc="2026-10-07T14:14:00Z">
                    <w:rPr>
                      <w:rFonts w:ascii="Times New Roman" w:hAnsi="Times New Roman" w:cs="Times New Roman"/>
                    </w:rPr>
                  </w:rPrChange>
                </w:rPr>
                <w:delText>AI-based Chatbo</w:delText>
              </w:r>
            </w:del>
            <w:del w:id="2387" w:author="SHAHZAIB KHAN" w:date="2026-10-07T20:32:00Z" w16du:dateUtc="2026-10-07T15:32:00Z">
              <w:r w:rsidRPr="00BF2BCA" w:rsidDel="00CF34AE">
                <w:rPr>
                  <w:rFonts w:ascii="Times New Roman" w:hAnsi="Times New Roman" w:cs="Times New Roman"/>
                  <w:u w:val="single"/>
                  <w:rPrChange w:id="2388" w:author="SHAHZAIB KHAN" w:date="2026-10-07T19:14:00Z" w16du:dateUtc="2026-10-07T14:14:00Z">
                    <w:rPr>
                      <w:rFonts w:ascii="Times New Roman" w:hAnsi="Times New Roman" w:cs="Times New Roman"/>
                    </w:rPr>
                  </w:rPrChange>
                </w:rPr>
                <w:delText>t</w:delText>
              </w:r>
            </w:del>
          </w:p>
        </w:tc>
        <w:tc>
          <w:tcPr>
            <w:tcW w:w="1675" w:type="dxa"/>
            <w:tcPrChange w:id="2389" w:author="SHAHZAIB KHAN" w:date="2026-10-07T20:33:00Z" w16du:dateUtc="2026-10-07T15:33:00Z">
              <w:tcPr>
                <w:tcW w:w="1492" w:type="dxa"/>
                <w:gridSpan w:val="2"/>
              </w:tcPr>
            </w:tcPrChange>
          </w:tcPr>
          <w:p w14:paraId="68D1D015" w14:textId="0B62B07C"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390" w:author="SHAHZAIB KHAN" w:date="2026-10-07T20:42:00Z" w16du:dateUtc="2026-10-07T15:42:00Z"/>
                <w:rFonts w:ascii="Times New Roman" w:hAnsi="Times New Roman" w:cs="Times New Roman"/>
                <w:u w:val="single"/>
                <w:rPrChange w:id="2391" w:author="SHAHZAIB KHAN" w:date="2026-10-07T19:14:00Z" w16du:dateUtc="2026-10-07T14:14:00Z">
                  <w:rPr>
                    <w:del w:id="2392" w:author="SHAHZAIB KHAN" w:date="2026-10-07T20:42:00Z" w16du:dateUtc="2026-10-07T15:42:00Z"/>
                    <w:rFonts w:ascii="Times New Roman" w:hAnsi="Times New Roman" w:cs="Times New Roman"/>
                  </w:rPr>
                </w:rPrChange>
              </w:rPr>
            </w:pPr>
            <w:del w:id="2393" w:author="SHAHZAIB KHAN" w:date="2026-10-07T20:42:00Z" w16du:dateUtc="2026-10-07T15:42:00Z">
              <w:r w:rsidRPr="00BF2BCA" w:rsidDel="00C526BA">
                <w:rPr>
                  <w:rFonts w:ascii="Times New Roman" w:hAnsi="Times New Roman" w:cs="Times New Roman"/>
                  <w:u w:val="single"/>
                  <w:rPrChange w:id="2394" w:author="SHAHZAIB KHAN" w:date="2026-10-07T19:14:00Z" w16du:dateUtc="2026-10-07T14:14:00Z">
                    <w:rPr>
                      <w:rFonts w:ascii="Times New Roman" w:hAnsi="Times New Roman" w:cs="Times New Roman"/>
                    </w:rPr>
                  </w:rPrChange>
                </w:rPr>
                <w:delText>Required, must be unique</w:delText>
              </w:r>
            </w:del>
          </w:p>
        </w:tc>
      </w:tr>
      <w:tr w:rsidR="00DA6DAD" w:rsidRPr="00BF2BCA" w:rsidDel="00C526BA" w14:paraId="73D582D3" w14:textId="27318586" w:rsidTr="00CF34AE">
        <w:trPr>
          <w:cnfStyle w:val="000000100000" w:firstRow="0" w:lastRow="0" w:firstColumn="0" w:lastColumn="0" w:oddVBand="0" w:evenVBand="0" w:oddHBand="1" w:evenHBand="0" w:firstRowFirstColumn="0" w:firstRowLastColumn="0" w:lastRowFirstColumn="0" w:lastRowLastColumn="0"/>
          <w:trHeight w:val="609"/>
          <w:del w:id="2395" w:author="SHAHZAIB KHAN" w:date="2026-10-07T20:42:00Z"/>
          <w:trPrChange w:id="2396"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397" w:author="SHAHZAIB KHAN" w:date="2026-10-07T20:33:00Z" w16du:dateUtc="2026-10-07T15:33:00Z">
              <w:tcPr>
                <w:tcW w:w="1349" w:type="dxa"/>
              </w:tcPr>
            </w:tcPrChange>
          </w:tcPr>
          <w:p w14:paraId="38F9DC5F" w14:textId="548F1520"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2398" w:author="SHAHZAIB KHAN" w:date="2026-10-07T20:42:00Z" w16du:dateUtc="2026-10-07T15:42:00Z"/>
                <w:rFonts w:ascii="Times New Roman" w:hAnsi="Times New Roman" w:cs="Times New Roman"/>
                <w:u w:val="single"/>
                <w:rPrChange w:id="2399" w:author="SHAHZAIB KHAN" w:date="2026-10-07T19:14:00Z" w16du:dateUtc="2026-10-07T14:14:00Z">
                  <w:rPr>
                    <w:del w:id="2400" w:author="SHAHZAIB KHAN" w:date="2026-10-07T20:42:00Z" w16du:dateUtc="2026-10-07T15:42:00Z"/>
                    <w:rFonts w:ascii="Times New Roman" w:hAnsi="Times New Roman" w:cs="Times New Roman"/>
                  </w:rPr>
                </w:rPrChange>
              </w:rPr>
            </w:pPr>
            <w:del w:id="2401" w:author="SHAHZAIB KHAN" w:date="2026-10-07T20:42:00Z" w16du:dateUtc="2026-10-07T15:42:00Z">
              <w:r w:rsidRPr="00BF2BCA" w:rsidDel="00C526BA">
                <w:rPr>
                  <w:rFonts w:ascii="Times New Roman" w:hAnsi="Times New Roman" w:cs="Times New Roman"/>
                  <w:u w:val="single"/>
                  <w:rPrChange w:id="2402" w:author="SHAHZAIB KHAN" w:date="2026-10-07T19:14:00Z" w16du:dateUtc="2026-10-07T14:14:00Z">
                    <w:rPr>
                      <w:rFonts w:ascii="Times New Roman" w:hAnsi="Times New Roman" w:cs="Times New Roman"/>
                    </w:rPr>
                  </w:rPrChange>
                </w:rPr>
                <w:delText>Project Description</w:delText>
              </w:r>
            </w:del>
          </w:p>
        </w:tc>
        <w:tc>
          <w:tcPr>
            <w:tcW w:w="950" w:type="dxa"/>
            <w:tcPrChange w:id="2403" w:author="SHAHZAIB KHAN" w:date="2026-10-07T20:33:00Z" w16du:dateUtc="2026-10-07T15:33:00Z">
              <w:tcPr>
                <w:tcW w:w="1008" w:type="dxa"/>
                <w:gridSpan w:val="2"/>
              </w:tcPr>
            </w:tcPrChange>
          </w:tcPr>
          <w:p w14:paraId="6487F2B0" w14:textId="44F465D4"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404" w:author="SHAHZAIB KHAN" w:date="2026-10-07T20:42:00Z" w16du:dateUtc="2026-10-07T15:42:00Z"/>
                <w:rFonts w:ascii="Times New Roman" w:hAnsi="Times New Roman" w:cs="Times New Roman"/>
                <w:u w:val="single"/>
                <w:rPrChange w:id="2405" w:author="SHAHZAIB KHAN" w:date="2026-10-07T19:14:00Z" w16du:dateUtc="2026-10-07T14:14:00Z">
                  <w:rPr>
                    <w:del w:id="2406" w:author="SHAHZAIB KHAN" w:date="2026-10-07T20:42:00Z" w16du:dateUtc="2026-10-07T15:42:00Z"/>
                    <w:rFonts w:ascii="Times New Roman" w:hAnsi="Times New Roman" w:cs="Times New Roman"/>
                  </w:rPr>
                </w:rPrChange>
              </w:rPr>
            </w:pPr>
            <w:del w:id="2407" w:author="SHAHZAIB KHAN" w:date="2026-10-07T20:42:00Z" w16du:dateUtc="2026-10-07T15:42:00Z">
              <w:r w:rsidRPr="00BF2BCA" w:rsidDel="00C526BA">
                <w:rPr>
                  <w:rFonts w:ascii="Times New Roman" w:hAnsi="Times New Roman" w:cs="Times New Roman"/>
                  <w:u w:val="single"/>
                  <w:rPrChange w:id="2408" w:author="SHAHZAIB KHAN" w:date="2026-10-07T19:14:00Z" w16du:dateUtc="2026-10-07T14:14:00Z">
                    <w:rPr>
                      <w:rFonts w:ascii="Times New Roman" w:hAnsi="Times New Roman" w:cs="Times New Roman"/>
                    </w:rPr>
                  </w:rPrChange>
                </w:rPr>
                <w:delText>Data Element</w:delText>
              </w:r>
            </w:del>
          </w:p>
        </w:tc>
        <w:tc>
          <w:tcPr>
            <w:tcW w:w="1325" w:type="dxa"/>
            <w:tcPrChange w:id="2409" w:author="SHAHZAIB KHAN" w:date="2026-10-07T20:33:00Z" w16du:dateUtc="2026-10-07T15:33:00Z">
              <w:tcPr>
                <w:tcW w:w="1389" w:type="dxa"/>
                <w:gridSpan w:val="2"/>
              </w:tcPr>
            </w:tcPrChange>
          </w:tcPr>
          <w:p w14:paraId="4E764365" w14:textId="06A49DBC"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410" w:author="SHAHZAIB KHAN" w:date="2026-10-07T20:42:00Z" w16du:dateUtc="2026-10-07T15:42:00Z"/>
                <w:rFonts w:ascii="Times New Roman" w:hAnsi="Times New Roman" w:cs="Times New Roman"/>
                <w:u w:val="single"/>
                <w:rPrChange w:id="2411" w:author="SHAHZAIB KHAN" w:date="2026-10-07T19:14:00Z" w16du:dateUtc="2026-10-07T14:14:00Z">
                  <w:rPr>
                    <w:del w:id="2412" w:author="SHAHZAIB KHAN" w:date="2026-10-07T20:42:00Z" w16du:dateUtc="2026-10-07T15:42:00Z"/>
                    <w:rFonts w:ascii="Times New Roman" w:hAnsi="Times New Roman" w:cs="Times New Roman"/>
                  </w:rPr>
                </w:rPrChange>
              </w:rPr>
            </w:pPr>
            <w:del w:id="2413" w:author="SHAHZAIB KHAN" w:date="2026-10-07T20:42:00Z" w16du:dateUtc="2026-10-07T15:42:00Z">
              <w:r w:rsidRPr="00BF2BCA" w:rsidDel="00C526BA">
                <w:rPr>
                  <w:rFonts w:ascii="Times New Roman" w:hAnsi="Times New Roman" w:cs="Times New Roman"/>
                  <w:u w:val="single"/>
                  <w:rPrChange w:id="2414" w:author="SHAHZAIB KHAN" w:date="2026-10-07T19:14:00Z" w16du:dateUtc="2026-10-07T14:14:00Z">
                    <w:rPr>
                      <w:rFonts w:ascii="Times New Roman" w:hAnsi="Times New Roman" w:cs="Times New Roman"/>
                    </w:rPr>
                  </w:rPrChange>
                </w:rPr>
                <w:delText>Detailed description of the project.</w:delText>
              </w:r>
            </w:del>
          </w:p>
        </w:tc>
        <w:tc>
          <w:tcPr>
            <w:tcW w:w="987" w:type="dxa"/>
            <w:tcPrChange w:id="2415" w:author="SHAHZAIB KHAN" w:date="2026-10-07T20:33:00Z" w16du:dateUtc="2026-10-07T15:33:00Z">
              <w:tcPr>
                <w:tcW w:w="1002" w:type="dxa"/>
                <w:gridSpan w:val="2"/>
              </w:tcPr>
            </w:tcPrChange>
          </w:tcPr>
          <w:p w14:paraId="2A046464" w14:textId="6D87B71D"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416" w:author="SHAHZAIB KHAN" w:date="2026-10-07T20:42:00Z" w16du:dateUtc="2026-10-07T15:42:00Z"/>
                <w:rFonts w:ascii="Times New Roman" w:hAnsi="Times New Roman" w:cs="Times New Roman"/>
                <w:u w:val="single"/>
                <w:rPrChange w:id="2417" w:author="SHAHZAIB KHAN" w:date="2026-10-07T19:14:00Z" w16du:dateUtc="2026-10-07T14:14:00Z">
                  <w:rPr>
                    <w:del w:id="2418" w:author="SHAHZAIB KHAN" w:date="2026-10-07T20:42:00Z" w16du:dateUtc="2026-10-07T15:42:00Z"/>
                    <w:rFonts w:ascii="Times New Roman" w:hAnsi="Times New Roman" w:cs="Times New Roman"/>
                  </w:rPr>
                </w:rPrChange>
              </w:rPr>
            </w:pPr>
            <w:del w:id="2419" w:author="SHAHZAIB KHAN" w:date="2026-10-07T20:42:00Z" w16du:dateUtc="2026-10-07T15:42:00Z">
              <w:r w:rsidRPr="00BF2BCA" w:rsidDel="00C526BA">
                <w:rPr>
                  <w:rFonts w:ascii="Times New Roman" w:hAnsi="Times New Roman" w:cs="Times New Roman"/>
                  <w:u w:val="single"/>
                  <w:rPrChange w:id="2420" w:author="SHAHZAIB KHAN" w:date="2026-10-07T19:14:00Z" w16du:dateUtc="2026-10-07T14:14:00Z">
                    <w:rPr>
                      <w:rFonts w:ascii="Times New Roman" w:hAnsi="Times New Roman" w:cs="Times New Roman"/>
                    </w:rPr>
                  </w:rPrChange>
                </w:rPr>
                <w:delText>String</w:delText>
              </w:r>
            </w:del>
          </w:p>
        </w:tc>
        <w:tc>
          <w:tcPr>
            <w:tcW w:w="840" w:type="dxa"/>
            <w:tcPrChange w:id="2421" w:author="SHAHZAIB KHAN" w:date="2026-10-07T20:33:00Z" w16du:dateUtc="2026-10-07T15:33:00Z">
              <w:tcPr>
                <w:tcW w:w="900" w:type="dxa"/>
                <w:gridSpan w:val="2"/>
              </w:tcPr>
            </w:tcPrChange>
          </w:tcPr>
          <w:p w14:paraId="058C1CFC" w14:textId="3DF64DFE"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422" w:author="SHAHZAIB KHAN" w:date="2026-10-07T20:42:00Z" w16du:dateUtc="2026-10-07T15:42:00Z"/>
                <w:rFonts w:ascii="Times New Roman" w:hAnsi="Times New Roman" w:cs="Times New Roman"/>
                <w:u w:val="single"/>
                <w:rPrChange w:id="2423" w:author="SHAHZAIB KHAN" w:date="2026-10-07T19:14:00Z" w16du:dateUtc="2026-10-07T14:14:00Z">
                  <w:rPr>
                    <w:del w:id="2424" w:author="SHAHZAIB KHAN" w:date="2026-10-07T20:42:00Z" w16du:dateUtc="2026-10-07T15:42:00Z"/>
                    <w:rFonts w:ascii="Times New Roman" w:hAnsi="Times New Roman" w:cs="Times New Roman"/>
                  </w:rPr>
                </w:rPrChange>
              </w:rPr>
            </w:pPr>
            <w:del w:id="2425" w:author="SHAHZAIB KHAN" w:date="2026-10-07T20:42:00Z" w16du:dateUtc="2026-10-07T15:42:00Z">
              <w:r w:rsidRPr="00BF2BCA" w:rsidDel="00C526BA">
                <w:rPr>
                  <w:rFonts w:ascii="Times New Roman" w:hAnsi="Times New Roman" w:cs="Times New Roman"/>
                  <w:u w:val="single"/>
                  <w:rPrChange w:id="2426" w:author="SHAHZAIB KHAN" w:date="2026-10-07T19:14:00Z" w16du:dateUtc="2026-10-07T14:14:00Z">
                    <w:rPr>
                      <w:rFonts w:ascii="Times New Roman" w:hAnsi="Times New Roman" w:cs="Times New Roman"/>
                    </w:rPr>
                  </w:rPrChange>
                </w:rPr>
                <w:delText>500</w:delText>
              </w:r>
            </w:del>
          </w:p>
        </w:tc>
        <w:tc>
          <w:tcPr>
            <w:tcW w:w="3199" w:type="dxa"/>
            <w:tcPrChange w:id="2427" w:author="SHAHZAIB KHAN" w:date="2026-10-07T20:33:00Z" w16du:dateUtc="2026-10-07T15:33:00Z">
              <w:tcPr>
                <w:tcW w:w="3448" w:type="dxa"/>
                <w:gridSpan w:val="2"/>
              </w:tcPr>
            </w:tcPrChange>
          </w:tcPr>
          <w:p w14:paraId="6B409C0D" w14:textId="7D5C2C20"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428" w:author="SHAHZAIB KHAN" w:date="2026-10-07T20:42:00Z" w16du:dateUtc="2026-10-07T15:42:00Z"/>
                <w:rFonts w:ascii="Times New Roman" w:hAnsi="Times New Roman" w:cs="Times New Roman"/>
                <w:u w:val="single"/>
                <w:rPrChange w:id="2429" w:author="SHAHZAIB KHAN" w:date="2026-10-07T19:14:00Z" w16du:dateUtc="2026-10-07T14:14:00Z">
                  <w:rPr>
                    <w:del w:id="2430" w:author="SHAHZAIB KHAN" w:date="2026-10-07T20:42:00Z" w16du:dateUtc="2026-10-07T15:42:00Z"/>
                    <w:rFonts w:ascii="Times New Roman" w:hAnsi="Times New Roman" w:cs="Times New Roman"/>
                  </w:rPr>
                </w:rPrChange>
              </w:rPr>
            </w:pPr>
            <w:del w:id="2431" w:author="SHAHZAIB KHAN" w:date="2026-10-07T20:42:00Z" w16du:dateUtc="2026-10-07T15:42:00Z">
              <w:r w:rsidRPr="00BF2BCA" w:rsidDel="00C526BA">
                <w:rPr>
                  <w:rFonts w:ascii="Times New Roman" w:hAnsi="Times New Roman" w:cs="Times New Roman"/>
                  <w:u w:val="single"/>
                  <w:rPrChange w:id="2432" w:author="SHAHZAIB KHAN" w:date="2026-10-07T19:14:00Z" w16du:dateUtc="2026-10-07T14:14:00Z">
                    <w:rPr>
                      <w:rFonts w:ascii="Times New Roman" w:hAnsi="Times New Roman" w:cs="Times New Roman"/>
                    </w:rPr>
                  </w:rPrChange>
                </w:rPr>
                <w:delText>A chatbot using Machine Learning.</w:delText>
              </w:r>
            </w:del>
          </w:p>
        </w:tc>
        <w:tc>
          <w:tcPr>
            <w:tcW w:w="1675" w:type="dxa"/>
            <w:tcPrChange w:id="2433" w:author="SHAHZAIB KHAN" w:date="2026-10-07T20:33:00Z" w16du:dateUtc="2026-10-07T15:33:00Z">
              <w:tcPr>
                <w:tcW w:w="1492" w:type="dxa"/>
                <w:gridSpan w:val="2"/>
              </w:tcPr>
            </w:tcPrChange>
          </w:tcPr>
          <w:p w14:paraId="28AF9AE1" w14:textId="5FA06437"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434" w:author="SHAHZAIB KHAN" w:date="2026-10-07T20:42:00Z" w16du:dateUtc="2026-10-07T15:42:00Z"/>
                <w:rFonts w:ascii="Times New Roman" w:hAnsi="Times New Roman" w:cs="Times New Roman"/>
                <w:u w:val="single"/>
                <w:rPrChange w:id="2435" w:author="SHAHZAIB KHAN" w:date="2026-10-07T19:14:00Z" w16du:dateUtc="2026-10-07T14:14:00Z">
                  <w:rPr>
                    <w:del w:id="2436" w:author="SHAHZAIB KHAN" w:date="2026-10-07T20:42:00Z" w16du:dateUtc="2026-10-07T15:42:00Z"/>
                    <w:rFonts w:ascii="Times New Roman" w:hAnsi="Times New Roman" w:cs="Times New Roman"/>
                  </w:rPr>
                </w:rPrChange>
              </w:rPr>
            </w:pPr>
            <w:del w:id="2437" w:author="SHAHZAIB KHAN" w:date="2026-10-07T20:42:00Z" w16du:dateUtc="2026-10-07T15:42:00Z">
              <w:r w:rsidRPr="00BF2BCA" w:rsidDel="00C526BA">
                <w:rPr>
                  <w:rFonts w:ascii="Times New Roman" w:hAnsi="Times New Roman" w:cs="Times New Roman"/>
                  <w:u w:val="single"/>
                  <w:rPrChange w:id="2438" w:author="SHAHZAIB KHAN" w:date="2026-10-07T19:14:00Z" w16du:dateUtc="2026-10-07T14:14:00Z">
                    <w:rPr>
                      <w:rFonts w:ascii="Times New Roman" w:hAnsi="Times New Roman" w:cs="Times New Roman"/>
                    </w:rPr>
                  </w:rPrChange>
                </w:rPr>
                <w:delText>Required meaningful description.</w:delText>
              </w:r>
            </w:del>
          </w:p>
        </w:tc>
      </w:tr>
      <w:tr w:rsidR="00DA6DAD" w:rsidRPr="00BF2BCA" w:rsidDel="00C526BA" w14:paraId="252A6AAD" w14:textId="5EA45AD6" w:rsidTr="00CF34AE">
        <w:trPr>
          <w:trHeight w:val="609"/>
          <w:del w:id="2439" w:author="SHAHZAIB KHAN" w:date="2026-10-07T20:42:00Z"/>
          <w:trPrChange w:id="2440"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441" w:author="SHAHZAIB KHAN" w:date="2026-10-07T20:33:00Z" w16du:dateUtc="2026-10-07T15:33:00Z">
              <w:tcPr>
                <w:tcW w:w="1349" w:type="dxa"/>
              </w:tcPr>
            </w:tcPrChange>
          </w:tcPr>
          <w:p w14:paraId="6108D7BB" w14:textId="64421F41" w:rsidR="00DA6DAD" w:rsidRPr="00BF2BCA" w:rsidDel="00C526BA" w:rsidRDefault="519CCA04" w:rsidP="00067106">
            <w:pPr>
              <w:rPr>
                <w:del w:id="2442" w:author="SHAHZAIB KHAN" w:date="2026-10-07T20:42:00Z" w16du:dateUtc="2026-10-07T15:42:00Z"/>
                <w:rFonts w:ascii="Times New Roman" w:hAnsi="Times New Roman" w:cs="Times New Roman"/>
                <w:u w:val="single"/>
                <w:rPrChange w:id="2443" w:author="SHAHZAIB KHAN" w:date="2026-10-07T19:14:00Z" w16du:dateUtc="2026-10-07T14:14:00Z">
                  <w:rPr>
                    <w:del w:id="2444" w:author="SHAHZAIB KHAN" w:date="2026-10-07T20:42:00Z" w16du:dateUtc="2026-10-07T15:42:00Z"/>
                    <w:rFonts w:ascii="Times New Roman" w:hAnsi="Times New Roman" w:cs="Times New Roman"/>
                  </w:rPr>
                </w:rPrChange>
              </w:rPr>
            </w:pPr>
            <w:del w:id="2445" w:author="SHAHZAIB KHAN" w:date="2026-10-07T20:42:00Z" w16du:dateUtc="2026-10-07T15:42:00Z">
              <w:r w:rsidRPr="00BF2BCA" w:rsidDel="00C526BA">
                <w:rPr>
                  <w:rFonts w:ascii="Times New Roman" w:hAnsi="Times New Roman" w:cs="Times New Roman"/>
                  <w:u w:val="single"/>
                  <w:rPrChange w:id="2446" w:author="SHAHZAIB KHAN" w:date="2026-10-07T19:14:00Z" w16du:dateUtc="2026-10-07T14:14:00Z">
                    <w:rPr>
                      <w:rFonts w:ascii="Times New Roman" w:hAnsi="Times New Roman" w:cs="Times New Roman"/>
                    </w:rPr>
                  </w:rPrChange>
                </w:rPr>
                <w:delText>Supervisor ID</w:delText>
              </w:r>
            </w:del>
          </w:p>
        </w:tc>
        <w:tc>
          <w:tcPr>
            <w:tcW w:w="950" w:type="dxa"/>
            <w:tcPrChange w:id="2447" w:author="SHAHZAIB KHAN" w:date="2026-10-07T20:33:00Z" w16du:dateUtc="2026-10-07T15:33:00Z">
              <w:tcPr>
                <w:tcW w:w="1008" w:type="dxa"/>
                <w:gridSpan w:val="2"/>
              </w:tcPr>
            </w:tcPrChange>
          </w:tcPr>
          <w:p w14:paraId="2B48FD2C" w14:textId="76CF62B5"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448" w:author="SHAHZAIB KHAN" w:date="2026-10-07T20:42:00Z" w16du:dateUtc="2026-10-07T15:42:00Z"/>
                <w:rFonts w:ascii="Times New Roman" w:hAnsi="Times New Roman" w:cs="Times New Roman"/>
                <w:u w:val="single"/>
                <w:rPrChange w:id="2449" w:author="SHAHZAIB KHAN" w:date="2026-10-07T19:14:00Z" w16du:dateUtc="2026-10-07T14:14:00Z">
                  <w:rPr>
                    <w:del w:id="2450" w:author="SHAHZAIB KHAN" w:date="2026-10-07T20:42:00Z" w16du:dateUtc="2026-10-07T15:42:00Z"/>
                    <w:rFonts w:ascii="Times New Roman" w:hAnsi="Times New Roman" w:cs="Times New Roman"/>
                  </w:rPr>
                </w:rPrChange>
              </w:rPr>
            </w:pPr>
            <w:del w:id="2451" w:author="SHAHZAIB KHAN" w:date="2026-10-07T20:42:00Z" w16du:dateUtc="2026-10-07T15:42:00Z">
              <w:r w:rsidRPr="00BF2BCA" w:rsidDel="00C526BA">
                <w:rPr>
                  <w:rFonts w:ascii="Times New Roman" w:hAnsi="Times New Roman" w:cs="Times New Roman"/>
                  <w:u w:val="single"/>
                  <w:rPrChange w:id="2452" w:author="SHAHZAIB KHAN" w:date="2026-10-07T19:14:00Z" w16du:dateUtc="2026-10-07T14:14:00Z">
                    <w:rPr>
                      <w:rFonts w:ascii="Times New Roman" w:hAnsi="Times New Roman" w:cs="Times New Roman"/>
                    </w:rPr>
                  </w:rPrChange>
                </w:rPr>
                <w:delText>Data Element</w:delText>
              </w:r>
            </w:del>
          </w:p>
        </w:tc>
        <w:tc>
          <w:tcPr>
            <w:tcW w:w="1325" w:type="dxa"/>
            <w:tcPrChange w:id="2453" w:author="SHAHZAIB KHAN" w:date="2026-10-07T20:33:00Z" w16du:dateUtc="2026-10-07T15:33:00Z">
              <w:tcPr>
                <w:tcW w:w="1389" w:type="dxa"/>
                <w:gridSpan w:val="2"/>
              </w:tcPr>
            </w:tcPrChange>
          </w:tcPr>
          <w:p w14:paraId="2A254B77" w14:textId="6C28A4CE"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454" w:author="SHAHZAIB KHAN" w:date="2026-10-07T20:42:00Z" w16du:dateUtc="2026-10-07T15:42:00Z"/>
                <w:rFonts w:ascii="Times New Roman" w:hAnsi="Times New Roman" w:cs="Times New Roman"/>
                <w:u w:val="single"/>
                <w:rPrChange w:id="2455" w:author="SHAHZAIB KHAN" w:date="2026-10-07T19:14:00Z" w16du:dateUtc="2026-10-07T14:14:00Z">
                  <w:rPr>
                    <w:del w:id="2456" w:author="SHAHZAIB KHAN" w:date="2026-10-07T20:42:00Z" w16du:dateUtc="2026-10-07T15:42:00Z"/>
                    <w:rFonts w:ascii="Times New Roman" w:hAnsi="Times New Roman" w:cs="Times New Roman"/>
                  </w:rPr>
                </w:rPrChange>
              </w:rPr>
            </w:pPr>
            <w:del w:id="2457" w:author="SHAHZAIB KHAN" w:date="2026-10-07T20:42:00Z" w16du:dateUtc="2026-10-07T15:42:00Z">
              <w:r w:rsidRPr="00BF2BCA" w:rsidDel="00C526BA">
                <w:rPr>
                  <w:rFonts w:ascii="Times New Roman" w:hAnsi="Times New Roman" w:cs="Times New Roman"/>
                  <w:u w:val="single"/>
                  <w:rPrChange w:id="2458" w:author="SHAHZAIB KHAN" w:date="2026-10-07T19:14:00Z" w16du:dateUtc="2026-10-07T14:14:00Z">
                    <w:rPr>
                      <w:rFonts w:ascii="Times New Roman" w:hAnsi="Times New Roman" w:cs="Times New Roman"/>
                    </w:rPr>
                  </w:rPrChange>
                </w:rPr>
                <w:delText>Unique identifier for each supervisor.</w:delText>
              </w:r>
            </w:del>
          </w:p>
        </w:tc>
        <w:tc>
          <w:tcPr>
            <w:tcW w:w="987" w:type="dxa"/>
            <w:tcPrChange w:id="2459" w:author="SHAHZAIB KHAN" w:date="2026-10-07T20:33:00Z" w16du:dateUtc="2026-10-07T15:33:00Z">
              <w:tcPr>
                <w:tcW w:w="1002" w:type="dxa"/>
                <w:gridSpan w:val="2"/>
              </w:tcPr>
            </w:tcPrChange>
          </w:tcPr>
          <w:p w14:paraId="73CCDCD5" w14:textId="43D9120A"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460" w:author="SHAHZAIB KHAN" w:date="2026-10-07T20:42:00Z" w16du:dateUtc="2026-10-07T15:42:00Z"/>
                <w:rFonts w:ascii="Times New Roman" w:hAnsi="Times New Roman" w:cs="Times New Roman"/>
                <w:u w:val="single"/>
                <w:rPrChange w:id="2461" w:author="SHAHZAIB KHAN" w:date="2026-10-07T19:14:00Z" w16du:dateUtc="2026-10-07T14:14:00Z">
                  <w:rPr>
                    <w:del w:id="2462" w:author="SHAHZAIB KHAN" w:date="2026-10-07T20:42:00Z" w16du:dateUtc="2026-10-07T15:42:00Z"/>
                    <w:rFonts w:ascii="Times New Roman" w:hAnsi="Times New Roman" w:cs="Times New Roman"/>
                  </w:rPr>
                </w:rPrChange>
              </w:rPr>
            </w:pPr>
            <w:del w:id="2463" w:author="SHAHZAIB KHAN" w:date="2026-10-07T20:42:00Z" w16du:dateUtc="2026-10-07T15:42:00Z">
              <w:r w:rsidRPr="00BF2BCA" w:rsidDel="00C526BA">
                <w:rPr>
                  <w:rFonts w:ascii="Times New Roman" w:hAnsi="Times New Roman" w:cs="Times New Roman"/>
                  <w:u w:val="single"/>
                  <w:rPrChange w:id="2464" w:author="SHAHZAIB KHAN" w:date="2026-10-07T19:14:00Z" w16du:dateUtc="2026-10-07T14:14:00Z">
                    <w:rPr>
                      <w:rFonts w:ascii="Times New Roman" w:hAnsi="Times New Roman" w:cs="Times New Roman"/>
                    </w:rPr>
                  </w:rPrChange>
                </w:rPr>
                <w:delText>Integer</w:delText>
              </w:r>
            </w:del>
          </w:p>
        </w:tc>
        <w:tc>
          <w:tcPr>
            <w:tcW w:w="840" w:type="dxa"/>
            <w:tcPrChange w:id="2465" w:author="SHAHZAIB KHAN" w:date="2026-10-07T20:33:00Z" w16du:dateUtc="2026-10-07T15:33:00Z">
              <w:tcPr>
                <w:tcW w:w="900" w:type="dxa"/>
                <w:gridSpan w:val="2"/>
              </w:tcPr>
            </w:tcPrChange>
          </w:tcPr>
          <w:p w14:paraId="1540D7F5" w14:textId="0860D252"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466" w:author="SHAHZAIB KHAN" w:date="2026-10-07T20:42:00Z" w16du:dateUtc="2026-10-07T15:42:00Z"/>
                <w:rFonts w:ascii="Times New Roman" w:hAnsi="Times New Roman" w:cs="Times New Roman"/>
                <w:u w:val="single"/>
                <w:rPrChange w:id="2467" w:author="SHAHZAIB KHAN" w:date="2026-10-07T19:14:00Z" w16du:dateUtc="2026-10-07T14:14:00Z">
                  <w:rPr>
                    <w:del w:id="2468" w:author="SHAHZAIB KHAN" w:date="2026-10-07T20:42:00Z" w16du:dateUtc="2026-10-07T15:42:00Z"/>
                    <w:rFonts w:ascii="Times New Roman" w:hAnsi="Times New Roman" w:cs="Times New Roman"/>
                  </w:rPr>
                </w:rPrChange>
              </w:rPr>
            </w:pPr>
            <w:del w:id="2469" w:author="SHAHZAIB KHAN" w:date="2026-10-07T20:42:00Z" w16du:dateUtc="2026-10-07T15:42:00Z">
              <w:r w:rsidRPr="00BF2BCA" w:rsidDel="00C526BA">
                <w:rPr>
                  <w:rFonts w:ascii="Times New Roman" w:hAnsi="Times New Roman" w:cs="Times New Roman"/>
                  <w:u w:val="single"/>
                  <w:rPrChange w:id="2470" w:author="SHAHZAIB KHAN" w:date="2026-10-07T19:14:00Z" w16du:dateUtc="2026-10-07T14:14:00Z">
                    <w:rPr>
                      <w:rFonts w:ascii="Times New Roman" w:hAnsi="Times New Roman" w:cs="Times New Roman"/>
                    </w:rPr>
                  </w:rPrChange>
                </w:rPr>
                <w:delText>6</w:delText>
              </w:r>
            </w:del>
          </w:p>
        </w:tc>
        <w:tc>
          <w:tcPr>
            <w:tcW w:w="3199" w:type="dxa"/>
            <w:tcPrChange w:id="2471" w:author="SHAHZAIB KHAN" w:date="2026-10-07T20:33:00Z" w16du:dateUtc="2026-10-07T15:33:00Z">
              <w:tcPr>
                <w:tcW w:w="3448" w:type="dxa"/>
                <w:gridSpan w:val="2"/>
              </w:tcPr>
            </w:tcPrChange>
          </w:tcPr>
          <w:p w14:paraId="73A9A027" w14:textId="649CDAD3"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472" w:author="SHAHZAIB KHAN" w:date="2026-10-07T20:42:00Z" w16du:dateUtc="2026-10-07T15:42:00Z"/>
                <w:rFonts w:ascii="Times New Roman" w:hAnsi="Times New Roman" w:cs="Times New Roman"/>
                <w:u w:val="single"/>
                <w:rPrChange w:id="2473" w:author="SHAHZAIB KHAN" w:date="2026-10-07T19:14:00Z" w16du:dateUtc="2026-10-07T14:14:00Z">
                  <w:rPr>
                    <w:del w:id="2474" w:author="SHAHZAIB KHAN" w:date="2026-10-07T20:42:00Z" w16du:dateUtc="2026-10-07T15:42:00Z"/>
                    <w:rFonts w:ascii="Times New Roman" w:hAnsi="Times New Roman" w:cs="Times New Roman"/>
                  </w:rPr>
                </w:rPrChange>
              </w:rPr>
            </w:pPr>
            <w:del w:id="2475" w:author="SHAHZAIB KHAN" w:date="2026-10-07T20:42:00Z" w16du:dateUtc="2026-10-07T15:42:00Z">
              <w:r w:rsidRPr="00BF2BCA" w:rsidDel="00C526BA">
                <w:rPr>
                  <w:rFonts w:ascii="Times New Roman" w:hAnsi="Times New Roman" w:cs="Times New Roman"/>
                  <w:u w:val="single"/>
                  <w:rPrChange w:id="2476" w:author="SHAHZAIB KHAN" w:date="2026-10-07T19:14:00Z" w16du:dateUtc="2026-10-07T14:14:00Z">
                    <w:rPr>
                      <w:rFonts w:ascii="Times New Roman" w:hAnsi="Times New Roman" w:cs="Times New Roman"/>
                    </w:rPr>
                  </w:rPrChange>
                </w:rPr>
                <w:delText>421446</w:delText>
              </w:r>
            </w:del>
          </w:p>
        </w:tc>
        <w:tc>
          <w:tcPr>
            <w:tcW w:w="1675" w:type="dxa"/>
            <w:tcPrChange w:id="2477" w:author="SHAHZAIB KHAN" w:date="2026-10-07T20:33:00Z" w16du:dateUtc="2026-10-07T15:33:00Z">
              <w:tcPr>
                <w:tcW w:w="1492" w:type="dxa"/>
                <w:gridSpan w:val="2"/>
              </w:tcPr>
            </w:tcPrChange>
          </w:tcPr>
          <w:p w14:paraId="4D71E351" w14:textId="071C2AD8"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478" w:author="SHAHZAIB KHAN" w:date="2026-10-07T20:42:00Z" w16du:dateUtc="2026-10-07T15:42:00Z"/>
                <w:rFonts w:ascii="Times New Roman" w:hAnsi="Times New Roman" w:cs="Times New Roman"/>
                <w:u w:val="single"/>
                <w:rPrChange w:id="2479" w:author="SHAHZAIB KHAN" w:date="2026-10-07T19:14:00Z" w16du:dateUtc="2026-10-07T14:14:00Z">
                  <w:rPr>
                    <w:del w:id="2480" w:author="SHAHZAIB KHAN" w:date="2026-10-07T20:42:00Z" w16du:dateUtc="2026-10-07T15:42:00Z"/>
                    <w:rFonts w:ascii="Times New Roman" w:hAnsi="Times New Roman" w:cs="Times New Roman"/>
                  </w:rPr>
                </w:rPrChange>
              </w:rPr>
            </w:pPr>
            <w:del w:id="2481" w:author="SHAHZAIB KHAN" w:date="2026-10-07T20:42:00Z" w16du:dateUtc="2026-10-07T15:42:00Z">
              <w:r w:rsidRPr="00BF2BCA" w:rsidDel="00C526BA">
                <w:rPr>
                  <w:rFonts w:ascii="Times New Roman" w:hAnsi="Times New Roman" w:cs="Times New Roman"/>
                  <w:u w:val="single"/>
                  <w:rPrChange w:id="2482" w:author="SHAHZAIB KHAN" w:date="2026-10-07T19:14:00Z" w16du:dateUtc="2026-10-07T14:14:00Z">
                    <w:rPr>
                      <w:rFonts w:ascii="Times New Roman" w:hAnsi="Times New Roman" w:cs="Times New Roman"/>
                    </w:rPr>
                  </w:rPrChange>
                </w:rPr>
                <w:delText>Auto-generated unique ID.</w:delText>
              </w:r>
            </w:del>
          </w:p>
        </w:tc>
      </w:tr>
      <w:tr w:rsidR="00DA6DAD" w:rsidRPr="00BF2BCA" w:rsidDel="00C526BA" w14:paraId="19085D12" w14:textId="723AAA31" w:rsidTr="00CF34AE">
        <w:trPr>
          <w:cnfStyle w:val="000000100000" w:firstRow="0" w:lastRow="0" w:firstColumn="0" w:lastColumn="0" w:oddVBand="0" w:evenVBand="0" w:oddHBand="1" w:evenHBand="0" w:firstRowFirstColumn="0" w:firstRowLastColumn="0" w:lastRowFirstColumn="0" w:lastRowLastColumn="0"/>
          <w:trHeight w:val="609"/>
          <w:del w:id="2483" w:author="SHAHZAIB KHAN" w:date="2026-10-07T20:42:00Z"/>
          <w:trPrChange w:id="2484"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485" w:author="SHAHZAIB KHAN" w:date="2026-10-07T20:33:00Z" w16du:dateUtc="2026-10-07T15:33:00Z">
              <w:tcPr>
                <w:tcW w:w="1349" w:type="dxa"/>
              </w:tcPr>
            </w:tcPrChange>
          </w:tcPr>
          <w:p w14:paraId="674B36ED" w14:textId="73B02DD2"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2486" w:author="SHAHZAIB KHAN" w:date="2026-10-07T20:42:00Z" w16du:dateUtc="2026-10-07T15:42:00Z"/>
                <w:rFonts w:ascii="Times New Roman" w:hAnsi="Times New Roman" w:cs="Times New Roman"/>
                <w:u w:val="single"/>
                <w:rPrChange w:id="2487" w:author="SHAHZAIB KHAN" w:date="2026-10-07T19:14:00Z" w16du:dateUtc="2026-10-07T14:14:00Z">
                  <w:rPr>
                    <w:del w:id="2488" w:author="SHAHZAIB KHAN" w:date="2026-10-07T20:42:00Z" w16du:dateUtc="2026-10-07T15:42:00Z"/>
                    <w:rFonts w:ascii="Times New Roman" w:hAnsi="Times New Roman" w:cs="Times New Roman"/>
                  </w:rPr>
                </w:rPrChange>
              </w:rPr>
            </w:pPr>
            <w:del w:id="2489" w:author="SHAHZAIB KHAN" w:date="2026-10-07T20:42:00Z" w16du:dateUtc="2026-10-07T15:42:00Z">
              <w:r w:rsidRPr="00BF2BCA" w:rsidDel="00C526BA">
                <w:rPr>
                  <w:rFonts w:ascii="Times New Roman" w:hAnsi="Times New Roman" w:cs="Times New Roman"/>
                  <w:u w:val="single"/>
                  <w:rPrChange w:id="2490" w:author="SHAHZAIB KHAN" w:date="2026-10-07T19:14:00Z" w16du:dateUtc="2026-10-07T14:14:00Z">
                    <w:rPr>
                      <w:rFonts w:ascii="Times New Roman" w:hAnsi="Times New Roman" w:cs="Times New Roman"/>
                    </w:rPr>
                  </w:rPrChange>
                </w:rPr>
                <w:delText>Supervisor Name</w:delText>
              </w:r>
            </w:del>
          </w:p>
        </w:tc>
        <w:tc>
          <w:tcPr>
            <w:tcW w:w="950" w:type="dxa"/>
            <w:tcPrChange w:id="2491" w:author="SHAHZAIB KHAN" w:date="2026-10-07T20:33:00Z" w16du:dateUtc="2026-10-07T15:33:00Z">
              <w:tcPr>
                <w:tcW w:w="1008" w:type="dxa"/>
                <w:gridSpan w:val="2"/>
              </w:tcPr>
            </w:tcPrChange>
          </w:tcPr>
          <w:p w14:paraId="4B871842" w14:textId="0B509B38"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492" w:author="SHAHZAIB KHAN" w:date="2026-10-07T20:42:00Z" w16du:dateUtc="2026-10-07T15:42:00Z"/>
                <w:rFonts w:ascii="Times New Roman" w:hAnsi="Times New Roman" w:cs="Times New Roman"/>
                <w:u w:val="single"/>
                <w:rPrChange w:id="2493" w:author="SHAHZAIB KHAN" w:date="2026-10-07T19:14:00Z" w16du:dateUtc="2026-10-07T14:14:00Z">
                  <w:rPr>
                    <w:del w:id="2494" w:author="SHAHZAIB KHAN" w:date="2026-10-07T20:42:00Z" w16du:dateUtc="2026-10-07T15:42:00Z"/>
                    <w:rFonts w:ascii="Times New Roman" w:hAnsi="Times New Roman" w:cs="Times New Roman"/>
                  </w:rPr>
                </w:rPrChange>
              </w:rPr>
            </w:pPr>
            <w:del w:id="2495" w:author="SHAHZAIB KHAN" w:date="2026-10-07T20:42:00Z" w16du:dateUtc="2026-10-07T15:42:00Z">
              <w:r w:rsidRPr="00BF2BCA" w:rsidDel="00C526BA">
                <w:rPr>
                  <w:rFonts w:ascii="Times New Roman" w:hAnsi="Times New Roman" w:cs="Times New Roman"/>
                  <w:u w:val="single"/>
                  <w:rPrChange w:id="2496" w:author="SHAHZAIB KHAN" w:date="2026-10-07T19:14:00Z" w16du:dateUtc="2026-10-07T14:14:00Z">
                    <w:rPr>
                      <w:rFonts w:ascii="Times New Roman" w:hAnsi="Times New Roman" w:cs="Times New Roman"/>
                    </w:rPr>
                  </w:rPrChange>
                </w:rPr>
                <w:delText>Data Element</w:delText>
              </w:r>
            </w:del>
          </w:p>
        </w:tc>
        <w:tc>
          <w:tcPr>
            <w:tcW w:w="1325" w:type="dxa"/>
            <w:tcPrChange w:id="2497" w:author="SHAHZAIB KHAN" w:date="2026-10-07T20:33:00Z" w16du:dateUtc="2026-10-07T15:33:00Z">
              <w:tcPr>
                <w:tcW w:w="1389" w:type="dxa"/>
                <w:gridSpan w:val="2"/>
              </w:tcPr>
            </w:tcPrChange>
          </w:tcPr>
          <w:p w14:paraId="18BA86FA" w14:textId="1E42E917"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498" w:author="SHAHZAIB KHAN" w:date="2026-10-07T20:42:00Z" w16du:dateUtc="2026-10-07T15:42:00Z"/>
                <w:rFonts w:ascii="Times New Roman" w:hAnsi="Times New Roman" w:cs="Times New Roman"/>
                <w:u w:val="single"/>
                <w:rPrChange w:id="2499" w:author="SHAHZAIB KHAN" w:date="2026-10-07T19:14:00Z" w16du:dateUtc="2026-10-07T14:14:00Z">
                  <w:rPr>
                    <w:del w:id="2500" w:author="SHAHZAIB KHAN" w:date="2026-10-07T20:42:00Z" w16du:dateUtc="2026-10-07T15:42:00Z"/>
                    <w:rFonts w:ascii="Times New Roman" w:hAnsi="Times New Roman" w:cs="Times New Roman"/>
                  </w:rPr>
                </w:rPrChange>
              </w:rPr>
            </w:pPr>
            <w:del w:id="2501" w:author="SHAHZAIB KHAN" w:date="2026-10-07T20:42:00Z" w16du:dateUtc="2026-10-07T15:42:00Z">
              <w:r w:rsidRPr="00BF2BCA" w:rsidDel="00C526BA">
                <w:rPr>
                  <w:rFonts w:ascii="Times New Roman" w:hAnsi="Times New Roman" w:cs="Times New Roman"/>
                  <w:u w:val="single"/>
                  <w:rPrChange w:id="2502" w:author="SHAHZAIB KHAN" w:date="2026-10-07T19:14:00Z" w16du:dateUtc="2026-10-07T14:14:00Z">
                    <w:rPr>
                      <w:rFonts w:ascii="Times New Roman" w:hAnsi="Times New Roman" w:cs="Times New Roman"/>
                    </w:rPr>
                  </w:rPrChange>
                </w:rPr>
                <w:delText xml:space="preserve">Name of the supervisor </w:delText>
              </w:r>
              <w:r w:rsidRPr="00BF2BCA" w:rsidDel="00C526BA">
                <w:rPr>
                  <w:rFonts w:ascii="Times New Roman" w:hAnsi="Times New Roman" w:cs="Times New Roman"/>
                  <w:u w:val="single"/>
                  <w:rPrChange w:id="2503" w:author="SHAHZAIB KHAN" w:date="2026-10-07T19:14:00Z" w16du:dateUtc="2026-10-07T14:14:00Z">
                    <w:rPr>
                      <w:rFonts w:ascii="Times New Roman" w:hAnsi="Times New Roman" w:cs="Times New Roman"/>
                    </w:rPr>
                  </w:rPrChange>
                </w:rPr>
                <w:lastRenderedPageBreak/>
                <w:delText>assigned to the project.</w:delText>
              </w:r>
            </w:del>
          </w:p>
        </w:tc>
        <w:tc>
          <w:tcPr>
            <w:tcW w:w="987" w:type="dxa"/>
            <w:tcPrChange w:id="2504" w:author="SHAHZAIB KHAN" w:date="2026-10-07T20:33:00Z" w16du:dateUtc="2026-10-07T15:33:00Z">
              <w:tcPr>
                <w:tcW w:w="1002" w:type="dxa"/>
                <w:gridSpan w:val="2"/>
              </w:tcPr>
            </w:tcPrChange>
          </w:tcPr>
          <w:p w14:paraId="46D8E6FB" w14:textId="58BC5505"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505" w:author="SHAHZAIB KHAN" w:date="2026-10-07T20:42:00Z" w16du:dateUtc="2026-10-07T15:42:00Z"/>
                <w:rFonts w:ascii="Times New Roman" w:hAnsi="Times New Roman" w:cs="Times New Roman"/>
                <w:u w:val="single"/>
                <w:rPrChange w:id="2506" w:author="SHAHZAIB KHAN" w:date="2026-10-07T19:14:00Z" w16du:dateUtc="2026-10-07T14:14:00Z">
                  <w:rPr>
                    <w:del w:id="2507" w:author="SHAHZAIB KHAN" w:date="2026-10-07T20:42:00Z" w16du:dateUtc="2026-10-07T15:42:00Z"/>
                    <w:rFonts w:ascii="Times New Roman" w:hAnsi="Times New Roman" w:cs="Times New Roman"/>
                  </w:rPr>
                </w:rPrChange>
              </w:rPr>
            </w:pPr>
            <w:del w:id="2508" w:author="SHAHZAIB KHAN" w:date="2026-10-07T20:42:00Z" w16du:dateUtc="2026-10-07T15:42:00Z">
              <w:r w:rsidRPr="00BF2BCA" w:rsidDel="00C526BA">
                <w:rPr>
                  <w:rFonts w:ascii="Times New Roman" w:hAnsi="Times New Roman" w:cs="Times New Roman"/>
                  <w:u w:val="single"/>
                  <w:rPrChange w:id="2509" w:author="SHAHZAIB KHAN" w:date="2026-10-07T19:14:00Z" w16du:dateUtc="2026-10-07T14:14:00Z">
                    <w:rPr>
                      <w:rFonts w:ascii="Times New Roman" w:hAnsi="Times New Roman" w:cs="Times New Roman"/>
                    </w:rPr>
                  </w:rPrChange>
                </w:rPr>
                <w:lastRenderedPageBreak/>
                <w:delText>String</w:delText>
              </w:r>
            </w:del>
          </w:p>
        </w:tc>
        <w:tc>
          <w:tcPr>
            <w:tcW w:w="840" w:type="dxa"/>
            <w:tcPrChange w:id="2510" w:author="SHAHZAIB KHAN" w:date="2026-10-07T20:33:00Z" w16du:dateUtc="2026-10-07T15:33:00Z">
              <w:tcPr>
                <w:tcW w:w="900" w:type="dxa"/>
                <w:gridSpan w:val="2"/>
              </w:tcPr>
            </w:tcPrChange>
          </w:tcPr>
          <w:p w14:paraId="0A2213F0" w14:textId="15DC6BAA"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511" w:author="SHAHZAIB KHAN" w:date="2026-10-07T20:42:00Z" w16du:dateUtc="2026-10-07T15:42:00Z"/>
                <w:rFonts w:ascii="Times New Roman" w:hAnsi="Times New Roman" w:cs="Times New Roman"/>
                <w:u w:val="single"/>
                <w:rPrChange w:id="2512" w:author="SHAHZAIB KHAN" w:date="2026-10-07T19:14:00Z" w16du:dateUtc="2026-10-07T14:14:00Z">
                  <w:rPr>
                    <w:del w:id="2513" w:author="SHAHZAIB KHAN" w:date="2026-10-07T20:42:00Z" w16du:dateUtc="2026-10-07T15:42:00Z"/>
                    <w:rFonts w:ascii="Times New Roman" w:hAnsi="Times New Roman" w:cs="Times New Roman"/>
                  </w:rPr>
                </w:rPrChange>
              </w:rPr>
            </w:pPr>
            <w:del w:id="2514" w:author="SHAHZAIB KHAN" w:date="2026-10-07T20:42:00Z" w16du:dateUtc="2026-10-07T15:42:00Z">
              <w:r w:rsidRPr="00BF2BCA" w:rsidDel="00C526BA">
                <w:rPr>
                  <w:rFonts w:ascii="Times New Roman" w:hAnsi="Times New Roman" w:cs="Times New Roman"/>
                  <w:u w:val="single"/>
                  <w:rPrChange w:id="2515" w:author="SHAHZAIB KHAN" w:date="2026-10-07T19:14:00Z" w16du:dateUtc="2026-10-07T14:14:00Z">
                    <w:rPr>
                      <w:rFonts w:ascii="Times New Roman" w:hAnsi="Times New Roman" w:cs="Times New Roman"/>
                    </w:rPr>
                  </w:rPrChange>
                </w:rPr>
                <w:delText>50</w:delText>
              </w:r>
            </w:del>
          </w:p>
        </w:tc>
        <w:tc>
          <w:tcPr>
            <w:tcW w:w="3199" w:type="dxa"/>
            <w:tcPrChange w:id="2516" w:author="SHAHZAIB KHAN" w:date="2026-10-07T20:33:00Z" w16du:dateUtc="2026-10-07T15:33:00Z">
              <w:tcPr>
                <w:tcW w:w="3448" w:type="dxa"/>
                <w:gridSpan w:val="2"/>
              </w:tcPr>
            </w:tcPrChange>
          </w:tcPr>
          <w:p w14:paraId="58638F1D" w14:textId="5E0313E3"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517" w:author="SHAHZAIB KHAN" w:date="2026-10-07T20:42:00Z" w16du:dateUtc="2026-10-07T15:42:00Z"/>
                <w:rFonts w:ascii="Times New Roman" w:hAnsi="Times New Roman" w:cs="Times New Roman"/>
                <w:u w:val="single"/>
                <w:rPrChange w:id="2518" w:author="SHAHZAIB KHAN" w:date="2026-10-07T19:14:00Z" w16du:dateUtc="2026-10-07T14:14:00Z">
                  <w:rPr>
                    <w:del w:id="2519" w:author="SHAHZAIB KHAN" w:date="2026-10-07T20:42:00Z" w16du:dateUtc="2026-10-07T15:42:00Z"/>
                    <w:rFonts w:ascii="Times New Roman" w:hAnsi="Times New Roman" w:cs="Times New Roman"/>
                  </w:rPr>
                </w:rPrChange>
              </w:rPr>
            </w:pPr>
            <w:del w:id="2520" w:author="SHAHZAIB KHAN" w:date="2026-10-07T20:42:00Z" w16du:dateUtc="2026-10-07T15:42:00Z">
              <w:r w:rsidRPr="00BF2BCA" w:rsidDel="00C526BA">
                <w:rPr>
                  <w:rFonts w:ascii="Times New Roman" w:hAnsi="Times New Roman" w:cs="Times New Roman"/>
                  <w:u w:val="single"/>
                  <w:rPrChange w:id="2521" w:author="SHAHZAIB KHAN" w:date="2026-10-07T19:14:00Z" w16du:dateUtc="2026-10-07T14:14:00Z">
                    <w:rPr>
                      <w:rFonts w:ascii="Times New Roman" w:hAnsi="Times New Roman" w:cs="Times New Roman"/>
                    </w:rPr>
                  </w:rPrChange>
                </w:rPr>
                <w:delText xml:space="preserve">Mam </w:delText>
              </w:r>
              <w:r w:rsidRPr="00BF2BCA" w:rsidDel="00C526BA">
                <w:rPr>
                  <w:rFonts w:ascii="Times New Roman" w:hAnsi="Times New Roman" w:cs="Times New Roman"/>
                  <w:sz w:val="24"/>
                  <w:szCs w:val="24"/>
                  <w:u w:val="single"/>
                  <w:rPrChange w:id="2522" w:author="SHAHZAIB KHAN" w:date="2026-10-07T19:14:00Z" w16du:dateUtc="2026-10-07T14:14:00Z">
                    <w:rPr>
                      <w:rFonts w:ascii="Times New Roman" w:hAnsi="Times New Roman" w:cs="Times New Roman"/>
                      <w:sz w:val="24"/>
                      <w:szCs w:val="24"/>
                    </w:rPr>
                  </w:rPrChange>
                </w:rPr>
                <w:delText xml:space="preserve">Onaiza </w:delText>
              </w:r>
              <w:r w:rsidRPr="00BF2BCA" w:rsidDel="00C526BA">
                <w:rPr>
                  <w:rFonts w:ascii="Times New Roman" w:hAnsi="Times New Roman" w:cs="Times New Roman"/>
                  <w:u w:val="single"/>
                  <w:rPrChange w:id="2523" w:author="SHAHZAIB KHAN" w:date="2026-10-07T19:14:00Z" w16du:dateUtc="2026-10-07T14:14:00Z">
                    <w:rPr>
                      <w:rFonts w:ascii="Times New Roman" w:hAnsi="Times New Roman" w:cs="Times New Roman"/>
                    </w:rPr>
                  </w:rPrChange>
                </w:rPr>
                <w:delText>Maqbool</w:delText>
              </w:r>
            </w:del>
          </w:p>
        </w:tc>
        <w:tc>
          <w:tcPr>
            <w:tcW w:w="1675" w:type="dxa"/>
            <w:tcPrChange w:id="2524" w:author="SHAHZAIB KHAN" w:date="2026-10-07T20:33:00Z" w16du:dateUtc="2026-10-07T15:33:00Z">
              <w:tcPr>
                <w:tcW w:w="1492" w:type="dxa"/>
                <w:gridSpan w:val="2"/>
              </w:tcPr>
            </w:tcPrChange>
          </w:tcPr>
          <w:p w14:paraId="7E763CD3" w14:textId="33056D30"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525" w:author="SHAHZAIB KHAN" w:date="2026-10-07T20:42:00Z" w16du:dateUtc="2026-10-07T15:42:00Z"/>
                <w:rFonts w:ascii="Times New Roman" w:hAnsi="Times New Roman" w:cs="Times New Roman"/>
                <w:u w:val="single"/>
                <w:rPrChange w:id="2526" w:author="SHAHZAIB KHAN" w:date="2026-10-07T19:14:00Z" w16du:dateUtc="2026-10-07T14:14:00Z">
                  <w:rPr>
                    <w:del w:id="2527" w:author="SHAHZAIB KHAN" w:date="2026-10-07T20:42:00Z" w16du:dateUtc="2026-10-07T15:42:00Z"/>
                    <w:rFonts w:ascii="Times New Roman" w:hAnsi="Times New Roman" w:cs="Times New Roman"/>
                  </w:rPr>
                </w:rPrChange>
              </w:rPr>
            </w:pPr>
            <w:del w:id="2528" w:author="SHAHZAIB KHAN" w:date="2026-10-07T20:42:00Z" w16du:dateUtc="2026-10-07T15:42:00Z">
              <w:r w:rsidRPr="00BF2BCA" w:rsidDel="00C526BA">
                <w:rPr>
                  <w:rFonts w:ascii="Times New Roman" w:hAnsi="Times New Roman" w:cs="Times New Roman"/>
                  <w:u w:val="single"/>
                  <w:rPrChange w:id="2529" w:author="SHAHZAIB KHAN" w:date="2026-10-07T19:14:00Z" w16du:dateUtc="2026-10-07T14:14:00Z">
                    <w:rPr>
                      <w:rFonts w:ascii="Times New Roman" w:hAnsi="Times New Roman" w:cs="Times New Roman"/>
                    </w:rPr>
                  </w:rPrChange>
                </w:rPr>
                <w:delText>Required, must exist in the system.</w:delText>
              </w:r>
            </w:del>
          </w:p>
        </w:tc>
      </w:tr>
      <w:tr w:rsidR="00DA6DAD" w:rsidRPr="00BF2BCA" w:rsidDel="00C526BA" w14:paraId="51599F75" w14:textId="0A22D13A" w:rsidTr="00CF34AE">
        <w:trPr>
          <w:trHeight w:val="609"/>
          <w:del w:id="2530" w:author="SHAHZAIB KHAN" w:date="2026-10-07T20:42:00Z"/>
          <w:trPrChange w:id="2531"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532" w:author="SHAHZAIB KHAN" w:date="2026-10-07T20:33:00Z" w16du:dateUtc="2026-10-07T15:33:00Z">
              <w:tcPr>
                <w:tcW w:w="1349" w:type="dxa"/>
              </w:tcPr>
            </w:tcPrChange>
          </w:tcPr>
          <w:p w14:paraId="70E73D19" w14:textId="4CDBA10F" w:rsidR="00DA6DAD" w:rsidRPr="00BF2BCA" w:rsidDel="00C526BA" w:rsidRDefault="519CCA04" w:rsidP="00067106">
            <w:pPr>
              <w:rPr>
                <w:del w:id="2533" w:author="SHAHZAIB KHAN" w:date="2026-10-07T20:42:00Z" w16du:dateUtc="2026-10-07T15:42:00Z"/>
                <w:rFonts w:ascii="Times New Roman" w:hAnsi="Times New Roman" w:cs="Times New Roman"/>
                <w:u w:val="single"/>
                <w:rPrChange w:id="2534" w:author="SHAHZAIB KHAN" w:date="2026-10-07T19:14:00Z" w16du:dateUtc="2026-10-07T14:14:00Z">
                  <w:rPr>
                    <w:del w:id="2535" w:author="SHAHZAIB KHAN" w:date="2026-10-07T20:42:00Z" w16du:dateUtc="2026-10-07T15:42:00Z"/>
                    <w:rFonts w:ascii="Times New Roman" w:hAnsi="Times New Roman" w:cs="Times New Roman"/>
                  </w:rPr>
                </w:rPrChange>
              </w:rPr>
            </w:pPr>
            <w:del w:id="2536" w:author="SHAHZAIB KHAN" w:date="2026-10-07T20:42:00Z" w16du:dateUtc="2026-10-07T15:42:00Z">
              <w:r w:rsidRPr="00BF2BCA" w:rsidDel="00C526BA">
                <w:rPr>
                  <w:rFonts w:ascii="Times New Roman" w:hAnsi="Times New Roman" w:cs="Times New Roman"/>
                  <w:u w:val="single"/>
                  <w:rPrChange w:id="2537" w:author="SHAHZAIB KHAN" w:date="2026-10-07T19:14:00Z" w16du:dateUtc="2026-10-07T14:14:00Z">
                    <w:rPr>
                      <w:rFonts w:ascii="Times New Roman" w:hAnsi="Times New Roman" w:cs="Times New Roman"/>
                    </w:rPr>
                  </w:rPrChange>
                </w:rPr>
                <w:delText>Supervisor Email</w:delText>
              </w:r>
            </w:del>
          </w:p>
        </w:tc>
        <w:tc>
          <w:tcPr>
            <w:tcW w:w="950" w:type="dxa"/>
            <w:tcPrChange w:id="2538" w:author="SHAHZAIB KHAN" w:date="2026-10-07T20:33:00Z" w16du:dateUtc="2026-10-07T15:33:00Z">
              <w:tcPr>
                <w:tcW w:w="1008" w:type="dxa"/>
                <w:gridSpan w:val="2"/>
              </w:tcPr>
            </w:tcPrChange>
          </w:tcPr>
          <w:p w14:paraId="721FE5CF" w14:textId="4895DDB4"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539" w:author="SHAHZAIB KHAN" w:date="2026-10-07T20:42:00Z" w16du:dateUtc="2026-10-07T15:42:00Z"/>
                <w:rFonts w:ascii="Times New Roman" w:hAnsi="Times New Roman" w:cs="Times New Roman"/>
                <w:u w:val="single"/>
                <w:rPrChange w:id="2540" w:author="SHAHZAIB KHAN" w:date="2026-10-07T19:14:00Z" w16du:dateUtc="2026-10-07T14:14:00Z">
                  <w:rPr>
                    <w:del w:id="2541" w:author="SHAHZAIB KHAN" w:date="2026-10-07T20:42:00Z" w16du:dateUtc="2026-10-07T15:42:00Z"/>
                    <w:rFonts w:ascii="Times New Roman" w:hAnsi="Times New Roman" w:cs="Times New Roman"/>
                  </w:rPr>
                </w:rPrChange>
              </w:rPr>
            </w:pPr>
            <w:del w:id="2542" w:author="SHAHZAIB KHAN" w:date="2026-10-07T20:42:00Z" w16du:dateUtc="2026-10-07T15:42:00Z">
              <w:r w:rsidRPr="00BF2BCA" w:rsidDel="00C526BA">
                <w:rPr>
                  <w:rFonts w:ascii="Times New Roman" w:hAnsi="Times New Roman" w:cs="Times New Roman"/>
                  <w:u w:val="single"/>
                  <w:rPrChange w:id="2543" w:author="SHAHZAIB KHAN" w:date="2026-10-07T19:14:00Z" w16du:dateUtc="2026-10-07T14:14:00Z">
                    <w:rPr>
                      <w:rFonts w:ascii="Times New Roman" w:hAnsi="Times New Roman" w:cs="Times New Roman"/>
                    </w:rPr>
                  </w:rPrChange>
                </w:rPr>
                <w:delText>Data Element</w:delText>
              </w:r>
            </w:del>
          </w:p>
        </w:tc>
        <w:tc>
          <w:tcPr>
            <w:tcW w:w="1325" w:type="dxa"/>
            <w:tcPrChange w:id="2544" w:author="SHAHZAIB KHAN" w:date="2026-10-07T20:33:00Z" w16du:dateUtc="2026-10-07T15:33:00Z">
              <w:tcPr>
                <w:tcW w:w="1389" w:type="dxa"/>
                <w:gridSpan w:val="2"/>
              </w:tcPr>
            </w:tcPrChange>
          </w:tcPr>
          <w:p w14:paraId="4CC02E9C" w14:textId="67F1E6C0"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545" w:author="SHAHZAIB KHAN" w:date="2026-10-07T20:42:00Z" w16du:dateUtc="2026-10-07T15:42:00Z"/>
                <w:rFonts w:ascii="Times New Roman" w:hAnsi="Times New Roman" w:cs="Times New Roman"/>
                <w:u w:val="single"/>
                <w:rPrChange w:id="2546" w:author="SHAHZAIB KHAN" w:date="2026-10-07T19:14:00Z" w16du:dateUtc="2026-10-07T14:14:00Z">
                  <w:rPr>
                    <w:del w:id="2547" w:author="SHAHZAIB KHAN" w:date="2026-10-07T20:42:00Z" w16du:dateUtc="2026-10-07T15:42:00Z"/>
                    <w:rFonts w:ascii="Times New Roman" w:hAnsi="Times New Roman" w:cs="Times New Roman"/>
                  </w:rPr>
                </w:rPrChange>
              </w:rPr>
            </w:pPr>
            <w:del w:id="2548" w:author="SHAHZAIB KHAN" w:date="2026-10-07T20:42:00Z" w16du:dateUtc="2026-10-07T15:42:00Z">
              <w:r w:rsidRPr="00BF2BCA" w:rsidDel="00C526BA">
                <w:rPr>
                  <w:rFonts w:ascii="Times New Roman" w:hAnsi="Times New Roman" w:cs="Times New Roman"/>
                  <w:u w:val="single"/>
                  <w:rPrChange w:id="2549" w:author="SHAHZAIB KHAN" w:date="2026-10-07T19:14:00Z" w16du:dateUtc="2026-10-07T14:14:00Z">
                    <w:rPr>
                      <w:rFonts w:ascii="Times New Roman" w:hAnsi="Times New Roman" w:cs="Times New Roman"/>
                    </w:rPr>
                  </w:rPrChange>
                </w:rPr>
                <w:delText>Email of the supervisor.</w:delText>
              </w:r>
            </w:del>
          </w:p>
        </w:tc>
        <w:tc>
          <w:tcPr>
            <w:tcW w:w="987" w:type="dxa"/>
            <w:tcPrChange w:id="2550" w:author="SHAHZAIB KHAN" w:date="2026-10-07T20:33:00Z" w16du:dateUtc="2026-10-07T15:33:00Z">
              <w:tcPr>
                <w:tcW w:w="1002" w:type="dxa"/>
                <w:gridSpan w:val="2"/>
              </w:tcPr>
            </w:tcPrChange>
          </w:tcPr>
          <w:p w14:paraId="03C8EC9E" w14:textId="74F6A742"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551" w:author="SHAHZAIB KHAN" w:date="2026-10-07T20:42:00Z" w16du:dateUtc="2026-10-07T15:42:00Z"/>
                <w:rFonts w:ascii="Times New Roman" w:hAnsi="Times New Roman" w:cs="Times New Roman"/>
                <w:u w:val="single"/>
                <w:rPrChange w:id="2552" w:author="SHAHZAIB KHAN" w:date="2026-10-07T19:14:00Z" w16du:dateUtc="2026-10-07T14:14:00Z">
                  <w:rPr>
                    <w:del w:id="2553" w:author="SHAHZAIB KHAN" w:date="2026-10-07T20:42:00Z" w16du:dateUtc="2026-10-07T15:42:00Z"/>
                    <w:rFonts w:ascii="Times New Roman" w:hAnsi="Times New Roman" w:cs="Times New Roman"/>
                  </w:rPr>
                </w:rPrChange>
              </w:rPr>
            </w:pPr>
            <w:del w:id="2554" w:author="SHAHZAIB KHAN" w:date="2026-10-07T20:42:00Z" w16du:dateUtc="2026-10-07T15:42:00Z">
              <w:r w:rsidRPr="00BF2BCA" w:rsidDel="00C526BA">
                <w:rPr>
                  <w:rFonts w:ascii="Times New Roman" w:hAnsi="Times New Roman" w:cs="Times New Roman"/>
                  <w:u w:val="single"/>
                  <w:rPrChange w:id="2555" w:author="SHAHZAIB KHAN" w:date="2026-10-07T19:14:00Z" w16du:dateUtc="2026-10-07T14:14:00Z">
                    <w:rPr>
                      <w:rFonts w:ascii="Times New Roman" w:hAnsi="Times New Roman" w:cs="Times New Roman"/>
                    </w:rPr>
                  </w:rPrChange>
                </w:rPr>
                <w:delText>String</w:delText>
              </w:r>
            </w:del>
          </w:p>
        </w:tc>
        <w:tc>
          <w:tcPr>
            <w:tcW w:w="840" w:type="dxa"/>
            <w:tcPrChange w:id="2556" w:author="SHAHZAIB KHAN" w:date="2026-10-07T20:33:00Z" w16du:dateUtc="2026-10-07T15:33:00Z">
              <w:tcPr>
                <w:tcW w:w="900" w:type="dxa"/>
                <w:gridSpan w:val="2"/>
              </w:tcPr>
            </w:tcPrChange>
          </w:tcPr>
          <w:p w14:paraId="4E2A29FC" w14:textId="5CFD6E64"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557" w:author="SHAHZAIB KHAN" w:date="2026-10-07T20:42:00Z" w16du:dateUtc="2026-10-07T15:42:00Z"/>
                <w:rFonts w:ascii="Times New Roman" w:hAnsi="Times New Roman" w:cs="Times New Roman"/>
                <w:u w:val="single"/>
                <w:rPrChange w:id="2558" w:author="SHAHZAIB KHAN" w:date="2026-10-07T19:14:00Z" w16du:dateUtc="2026-10-07T14:14:00Z">
                  <w:rPr>
                    <w:del w:id="2559" w:author="SHAHZAIB KHAN" w:date="2026-10-07T20:42:00Z" w16du:dateUtc="2026-10-07T15:42:00Z"/>
                    <w:rFonts w:ascii="Times New Roman" w:hAnsi="Times New Roman" w:cs="Times New Roman"/>
                  </w:rPr>
                </w:rPrChange>
              </w:rPr>
            </w:pPr>
            <w:del w:id="2560" w:author="SHAHZAIB KHAN" w:date="2026-10-07T20:42:00Z" w16du:dateUtc="2026-10-07T15:42:00Z">
              <w:r w:rsidRPr="00BF2BCA" w:rsidDel="00C526BA">
                <w:rPr>
                  <w:rFonts w:ascii="Times New Roman" w:hAnsi="Times New Roman" w:cs="Times New Roman"/>
                  <w:u w:val="single"/>
                  <w:rPrChange w:id="2561" w:author="SHAHZAIB KHAN" w:date="2026-10-07T19:14:00Z" w16du:dateUtc="2026-10-07T14:14:00Z">
                    <w:rPr>
                      <w:rFonts w:ascii="Times New Roman" w:hAnsi="Times New Roman" w:cs="Times New Roman"/>
                    </w:rPr>
                  </w:rPrChange>
                </w:rPr>
                <w:delText>50</w:delText>
              </w:r>
            </w:del>
          </w:p>
        </w:tc>
        <w:tc>
          <w:tcPr>
            <w:tcW w:w="3199" w:type="dxa"/>
            <w:tcPrChange w:id="2562" w:author="SHAHZAIB KHAN" w:date="2026-10-07T20:33:00Z" w16du:dateUtc="2026-10-07T15:33:00Z">
              <w:tcPr>
                <w:tcW w:w="3448" w:type="dxa"/>
                <w:gridSpan w:val="2"/>
              </w:tcPr>
            </w:tcPrChange>
          </w:tcPr>
          <w:p w14:paraId="4299986A" w14:textId="19DC14D8"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563" w:author="SHAHZAIB KHAN" w:date="2026-10-07T20:42:00Z" w16du:dateUtc="2026-10-07T15:42:00Z"/>
                <w:rFonts w:ascii="Times New Roman" w:hAnsi="Times New Roman" w:cs="Times New Roman"/>
                <w:u w:val="single"/>
                <w:rPrChange w:id="2564" w:author="SHAHZAIB KHAN" w:date="2026-10-07T19:14:00Z" w16du:dateUtc="2026-10-07T14:14:00Z">
                  <w:rPr>
                    <w:del w:id="2565" w:author="SHAHZAIB KHAN" w:date="2026-10-07T20:42:00Z" w16du:dateUtc="2026-10-07T15:42:00Z"/>
                    <w:rFonts w:ascii="Times New Roman" w:hAnsi="Times New Roman" w:cs="Times New Roman"/>
                  </w:rPr>
                </w:rPrChange>
              </w:rPr>
            </w:pPr>
            <w:del w:id="2566" w:author="SHAHZAIB KHAN" w:date="2026-10-07T20:42:00Z" w16du:dateUtc="2026-10-07T15:42:00Z">
              <w:r w:rsidRPr="00BF2BCA" w:rsidDel="00C526BA">
                <w:rPr>
                  <w:u w:val="single"/>
                  <w:rPrChange w:id="2567" w:author="SHAHZAIB KHAN" w:date="2026-10-07T19:14:00Z" w16du:dateUtc="2026-10-07T14:14:00Z">
                    <w:rPr/>
                  </w:rPrChange>
                </w:rPr>
                <w:fldChar w:fldCharType="begin"/>
              </w:r>
              <w:r w:rsidRPr="00BF2BCA" w:rsidDel="00C526BA">
                <w:rPr>
                  <w:u w:val="single"/>
                  <w:rPrChange w:id="2568" w:author="SHAHZAIB KHAN" w:date="2026-10-07T19:14:00Z" w16du:dateUtc="2026-10-07T14:14:00Z">
                    <w:rPr/>
                  </w:rPrChange>
                </w:rPr>
                <w:delInstrText>HYPERLINK "mailto:Onaizamaqbool11@gmail.com" \h</w:delInstrText>
              </w:r>
              <w:r w:rsidRPr="00713BE8" w:rsidDel="00C526BA">
                <w:rPr>
                  <w:u w:val="single"/>
                </w:rPr>
              </w:r>
              <w:r w:rsidRPr="00BF2BCA" w:rsidDel="00C526BA">
                <w:rPr>
                  <w:u w:val="single"/>
                  <w:rPrChange w:id="2569" w:author="SHAHZAIB KHAN" w:date="2026-10-07T19:14:00Z" w16du:dateUtc="2026-10-07T14:14:00Z">
                    <w:rPr/>
                  </w:rPrChange>
                </w:rPr>
                <w:fldChar w:fldCharType="separate"/>
              </w:r>
              <w:r w:rsidRPr="00BF2BCA" w:rsidDel="00C526BA">
                <w:rPr>
                  <w:rStyle w:val="Hyperlink"/>
                  <w:rFonts w:ascii="Times New Roman" w:hAnsi="Times New Roman" w:cs="Times New Roman"/>
                </w:rPr>
                <w:delText>Onaizamaqbool11@gmail.com</w:delText>
              </w:r>
              <w:r w:rsidRPr="00BF2BCA" w:rsidDel="00C526BA">
                <w:rPr>
                  <w:u w:val="single"/>
                  <w:rPrChange w:id="2570" w:author="SHAHZAIB KHAN" w:date="2026-10-07T19:14:00Z" w16du:dateUtc="2026-10-07T14:14:00Z">
                    <w:rPr/>
                  </w:rPrChange>
                </w:rPr>
                <w:fldChar w:fldCharType="end"/>
              </w:r>
            </w:del>
          </w:p>
        </w:tc>
        <w:tc>
          <w:tcPr>
            <w:tcW w:w="1675" w:type="dxa"/>
            <w:tcPrChange w:id="2571" w:author="SHAHZAIB KHAN" w:date="2026-10-07T20:33:00Z" w16du:dateUtc="2026-10-07T15:33:00Z">
              <w:tcPr>
                <w:tcW w:w="1492" w:type="dxa"/>
                <w:gridSpan w:val="2"/>
              </w:tcPr>
            </w:tcPrChange>
          </w:tcPr>
          <w:p w14:paraId="1978FB9E" w14:textId="63352D96"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572" w:author="SHAHZAIB KHAN" w:date="2026-10-07T20:42:00Z" w16du:dateUtc="2026-10-07T15:42:00Z"/>
                <w:rFonts w:ascii="Times New Roman" w:hAnsi="Times New Roman" w:cs="Times New Roman"/>
                <w:u w:val="single"/>
                <w:rPrChange w:id="2573" w:author="SHAHZAIB KHAN" w:date="2026-10-07T19:14:00Z" w16du:dateUtc="2026-10-07T14:14:00Z">
                  <w:rPr>
                    <w:del w:id="2574" w:author="SHAHZAIB KHAN" w:date="2026-10-07T20:42:00Z" w16du:dateUtc="2026-10-07T15:42:00Z"/>
                    <w:rFonts w:ascii="Times New Roman" w:hAnsi="Times New Roman" w:cs="Times New Roman"/>
                  </w:rPr>
                </w:rPrChange>
              </w:rPr>
            </w:pPr>
            <w:del w:id="2575" w:author="SHAHZAIB KHAN" w:date="2026-10-07T20:42:00Z" w16du:dateUtc="2026-10-07T15:42:00Z">
              <w:r w:rsidRPr="00BF2BCA" w:rsidDel="00C526BA">
                <w:rPr>
                  <w:rFonts w:ascii="Times New Roman" w:hAnsi="Times New Roman" w:cs="Times New Roman"/>
                  <w:u w:val="single"/>
                  <w:rPrChange w:id="2576" w:author="SHAHZAIB KHAN" w:date="2026-10-07T19:14:00Z" w16du:dateUtc="2026-10-07T14:14:00Z">
                    <w:rPr>
                      <w:rFonts w:ascii="Times New Roman" w:hAnsi="Times New Roman" w:cs="Times New Roman"/>
                    </w:rPr>
                  </w:rPrChange>
                </w:rPr>
                <w:delText>Must be a valid email.</w:delText>
              </w:r>
            </w:del>
          </w:p>
        </w:tc>
      </w:tr>
      <w:tr w:rsidR="00DA6DAD" w:rsidRPr="00BF2BCA" w:rsidDel="00C526BA" w14:paraId="61843927" w14:textId="12F1462A" w:rsidTr="00CF34AE">
        <w:trPr>
          <w:cnfStyle w:val="000000100000" w:firstRow="0" w:lastRow="0" w:firstColumn="0" w:lastColumn="0" w:oddVBand="0" w:evenVBand="0" w:oddHBand="1" w:evenHBand="0" w:firstRowFirstColumn="0" w:firstRowLastColumn="0" w:lastRowFirstColumn="0" w:lastRowLastColumn="0"/>
          <w:trHeight w:val="304"/>
          <w:del w:id="2577" w:author="SHAHZAIB KHAN" w:date="2026-10-07T20:42:00Z"/>
          <w:trPrChange w:id="2578" w:author="SHAHZAIB KHAN" w:date="2026-10-07T20:33:00Z" w16du:dateUtc="2026-10-07T15:33:00Z">
            <w:trPr>
              <w:trHeight w:val="304"/>
            </w:trPr>
          </w:trPrChange>
        </w:trPr>
        <w:tc>
          <w:tcPr>
            <w:cnfStyle w:val="001000000000" w:firstRow="0" w:lastRow="0" w:firstColumn="1" w:lastColumn="0" w:oddVBand="0" w:evenVBand="0" w:oddHBand="0" w:evenHBand="0" w:firstRowFirstColumn="0" w:firstRowLastColumn="0" w:lastRowFirstColumn="0" w:lastRowLastColumn="0"/>
            <w:tcW w:w="1377" w:type="dxa"/>
            <w:tcPrChange w:id="2579" w:author="SHAHZAIB KHAN" w:date="2026-10-07T20:33:00Z" w16du:dateUtc="2026-10-07T15:33:00Z">
              <w:tcPr>
                <w:tcW w:w="1349" w:type="dxa"/>
              </w:tcPr>
            </w:tcPrChange>
          </w:tcPr>
          <w:p w14:paraId="76473B25" w14:textId="3631873E"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2580" w:author="SHAHZAIB KHAN" w:date="2026-10-07T20:42:00Z" w16du:dateUtc="2026-10-07T15:42:00Z"/>
                <w:rFonts w:ascii="Times New Roman" w:hAnsi="Times New Roman" w:cs="Times New Roman"/>
                <w:u w:val="single"/>
                <w:rPrChange w:id="2581" w:author="SHAHZAIB KHAN" w:date="2026-10-07T19:14:00Z" w16du:dateUtc="2026-10-07T14:14:00Z">
                  <w:rPr>
                    <w:del w:id="2582" w:author="SHAHZAIB KHAN" w:date="2026-10-07T20:42:00Z" w16du:dateUtc="2026-10-07T15:42:00Z"/>
                    <w:rFonts w:ascii="Times New Roman" w:hAnsi="Times New Roman" w:cs="Times New Roman"/>
                  </w:rPr>
                </w:rPrChange>
              </w:rPr>
            </w:pPr>
            <w:del w:id="2583" w:author="SHAHZAIB KHAN" w:date="2026-10-07T20:42:00Z" w16du:dateUtc="2026-10-07T15:42:00Z">
              <w:r w:rsidRPr="00BF2BCA" w:rsidDel="00C526BA">
                <w:rPr>
                  <w:rFonts w:ascii="Times New Roman" w:hAnsi="Times New Roman" w:cs="Times New Roman"/>
                  <w:u w:val="single"/>
                  <w:rPrChange w:id="2584" w:author="SHAHZAIB KHAN" w:date="2026-10-07T19:14:00Z" w16du:dateUtc="2026-10-07T14:14:00Z">
                    <w:rPr>
                      <w:rFonts w:ascii="Times New Roman" w:hAnsi="Times New Roman" w:cs="Times New Roman"/>
                    </w:rPr>
                  </w:rPrChange>
                </w:rPr>
                <w:delText>Student ID</w:delText>
              </w:r>
            </w:del>
          </w:p>
        </w:tc>
        <w:tc>
          <w:tcPr>
            <w:tcW w:w="950" w:type="dxa"/>
            <w:tcPrChange w:id="2585" w:author="SHAHZAIB KHAN" w:date="2026-10-07T20:33:00Z" w16du:dateUtc="2026-10-07T15:33:00Z">
              <w:tcPr>
                <w:tcW w:w="1008" w:type="dxa"/>
                <w:gridSpan w:val="2"/>
              </w:tcPr>
            </w:tcPrChange>
          </w:tcPr>
          <w:p w14:paraId="25B4ED02" w14:textId="0E73FDD8"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586" w:author="SHAHZAIB KHAN" w:date="2026-10-07T20:42:00Z" w16du:dateUtc="2026-10-07T15:42:00Z"/>
                <w:rFonts w:ascii="Times New Roman" w:hAnsi="Times New Roman" w:cs="Times New Roman"/>
                <w:u w:val="single"/>
                <w:rPrChange w:id="2587" w:author="SHAHZAIB KHAN" w:date="2026-10-07T19:14:00Z" w16du:dateUtc="2026-10-07T14:14:00Z">
                  <w:rPr>
                    <w:del w:id="2588" w:author="SHAHZAIB KHAN" w:date="2026-10-07T20:42:00Z" w16du:dateUtc="2026-10-07T15:42:00Z"/>
                    <w:rFonts w:ascii="Times New Roman" w:hAnsi="Times New Roman" w:cs="Times New Roman"/>
                  </w:rPr>
                </w:rPrChange>
              </w:rPr>
            </w:pPr>
            <w:del w:id="2589" w:author="SHAHZAIB KHAN" w:date="2026-10-07T20:42:00Z" w16du:dateUtc="2026-10-07T15:42:00Z">
              <w:r w:rsidRPr="00BF2BCA" w:rsidDel="00C526BA">
                <w:rPr>
                  <w:rFonts w:ascii="Times New Roman" w:hAnsi="Times New Roman" w:cs="Times New Roman"/>
                  <w:u w:val="single"/>
                  <w:rPrChange w:id="2590" w:author="SHAHZAIB KHAN" w:date="2026-10-07T19:14:00Z" w16du:dateUtc="2026-10-07T14:14:00Z">
                    <w:rPr>
                      <w:rFonts w:ascii="Times New Roman" w:hAnsi="Times New Roman" w:cs="Times New Roman"/>
                    </w:rPr>
                  </w:rPrChange>
                </w:rPr>
                <w:delText>Data Element</w:delText>
              </w:r>
            </w:del>
          </w:p>
        </w:tc>
        <w:tc>
          <w:tcPr>
            <w:tcW w:w="1325" w:type="dxa"/>
            <w:tcPrChange w:id="2591" w:author="SHAHZAIB KHAN" w:date="2026-10-07T20:33:00Z" w16du:dateUtc="2026-10-07T15:33:00Z">
              <w:tcPr>
                <w:tcW w:w="1389" w:type="dxa"/>
                <w:gridSpan w:val="2"/>
              </w:tcPr>
            </w:tcPrChange>
          </w:tcPr>
          <w:p w14:paraId="28F5353A" w14:textId="6B078F87"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592" w:author="SHAHZAIB KHAN" w:date="2026-10-07T20:42:00Z" w16du:dateUtc="2026-10-07T15:42:00Z"/>
                <w:rFonts w:ascii="Times New Roman" w:hAnsi="Times New Roman" w:cs="Times New Roman"/>
                <w:u w:val="single"/>
                <w:rPrChange w:id="2593" w:author="SHAHZAIB KHAN" w:date="2026-10-07T19:14:00Z" w16du:dateUtc="2026-10-07T14:14:00Z">
                  <w:rPr>
                    <w:del w:id="2594" w:author="SHAHZAIB KHAN" w:date="2026-10-07T20:42:00Z" w16du:dateUtc="2026-10-07T15:42:00Z"/>
                    <w:rFonts w:ascii="Times New Roman" w:hAnsi="Times New Roman" w:cs="Times New Roman"/>
                  </w:rPr>
                </w:rPrChange>
              </w:rPr>
            </w:pPr>
            <w:del w:id="2595" w:author="SHAHZAIB KHAN" w:date="2026-10-07T20:42:00Z" w16du:dateUtc="2026-10-07T15:42:00Z">
              <w:r w:rsidRPr="00BF2BCA" w:rsidDel="00C526BA">
                <w:rPr>
                  <w:rFonts w:ascii="Times New Roman" w:hAnsi="Times New Roman" w:cs="Times New Roman"/>
                  <w:u w:val="single"/>
                  <w:rPrChange w:id="2596" w:author="SHAHZAIB KHAN" w:date="2026-10-07T19:14:00Z" w16du:dateUtc="2026-10-07T14:14:00Z">
                    <w:rPr>
                      <w:rFonts w:ascii="Times New Roman" w:hAnsi="Times New Roman" w:cs="Times New Roman"/>
                    </w:rPr>
                  </w:rPrChange>
                </w:rPr>
                <w:delText>Unique identifier for each student.</w:delText>
              </w:r>
            </w:del>
          </w:p>
        </w:tc>
        <w:tc>
          <w:tcPr>
            <w:tcW w:w="987" w:type="dxa"/>
            <w:tcPrChange w:id="2597" w:author="SHAHZAIB KHAN" w:date="2026-10-07T20:33:00Z" w16du:dateUtc="2026-10-07T15:33:00Z">
              <w:tcPr>
                <w:tcW w:w="1002" w:type="dxa"/>
                <w:gridSpan w:val="2"/>
              </w:tcPr>
            </w:tcPrChange>
          </w:tcPr>
          <w:p w14:paraId="6207C131" w14:textId="3378781E"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598" w:author="SHAHZAIB KHAN" w:date="2026-10-07T20:42:00Z" w16du:dateUtc="2026-10-07T15:42:00Z"/>
                <w:rFonts w:ascii="Times New Roman" w:hAnsi="Times New Roman" w:cs="Times New Roman"/>
                <w:u w:val="single"/>
                <w:rPrChange w:id="2599" w:author="SHAHZAIB KHAN" w:date="2026-10-07T19:14:00Z" w16du:dateUtc="2026-10-07T14:14:00Z">
                  <w:rPr>
                    <w:del w:id="2600" w:author="SHAHZAIB KHAN" w:date="2026-10-07T20:42:00Z" w16du:dateUtc="2026-10-07T15:42:00Z"/>
                    <w:rFonts w:ascii="Times New Roman" w:hAnsi="Times New Roman" w:cs="Times New Roman"/>
                  </w:rPr>
                </w:rPrChange>
              </w:rPr>
            </w:pPr>
            <w:del w:id="2601" w:author="SHAHZAIB KHAN" w:date="2026-10-07T20:42:00Z" w16du:dateUtc="2026-10-07T15:42:00Z">
              <w:r w:rsidRPr="00BF2BCA" w:rsidDel="00C526BA">
                <w:rPr>
                  <w:rFonts w:ascii="Times New Roman" w:hAnsi="Times New Roman" w:cs="Times New Roman"/>
                  <w:u w:val="single"/>
                  <w:rPrChange w:id="2602" w:author="SHAHZAIB KHAN" w:date="2026-10-07T19:14:00Z" w16du:dateUtc="2026-10-07T14:14:00Z">
                    <w:rPr>
                      <w:rFonts w:ascii="Times New Roman" w:hAnsi="Times New Roman" w:cs="Times New Roman"/>
                    </w:rPr>
                  </w:rPrChange>
                </w:rPr>
                <w:delText>Integer</w:delText>
              </w:r>
            </w:del>
          </w:p>
        </w:tc>
        <w:tc>
          <w:tcPr>
            <w:tcW w:w="840" w:type="dxa"/>
            <w:tcPrChange w:id="2603" w:author="SHAHZAIB KHAN" w:date="2026-10-07T20:33:00Z" w16du:dateUtc="2026-10-07T15:33:00Z">
              <w:tcPr>
                <w:tcW w:w="900" w:type="dxa"/>
                <w:gridSpan w:val="2"/>
              </w:tcPr>
            </w:tcPrChange>
          </w:tcPr>
          <w:p w14:paraId="5E8B6DCF" w14:textId="64360588"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604" w:author="SHAHZAIB KHAN" w:date="2026-10-07T20:42:00Z" w16du:dateUtc="2026-10-07T15:42:00Z"/>
                <w:rFonts w:ascii="Times New Roman" w:hAnsi="Times New Roman" w:cs="Times New Roman"/>
                <w:u w:val="single"/>
                <w:rPrChange w:id="2605" w:author="SHAHZAIB KHAN" w:date="2026-10-07T19:14:00Z" w16du:dateUtc="2026-10-07T14:14:00Z">
                  <w:rPr>
                    <w:del w:id="2606" w:author="SHAHZAIB KHAN" w:date="2026-10-07T20:42:00Z" w16du:dateUtc="2026-10-07T15:42:00Z"/>
                    <w:rFonts w:ascii="Times New Roman" w:hAnsi="Times New Roman" w:cs="Times New Roman"/>
                  </w:rPr>
                </w:rPrChange>
              </w:rPr>
            </w:pPr>
            <w:del w:id="2607" w:author="SHAHZAIB KHAN" w:date="2026-10-07T20:42:00Z" w16du:dateUtc="2026-10-07T15:42:00Z">
              <w:r w:rsidRPr="00BF2BCA" w:rsidDel="00C526BA">
                <w:rPr>
                  <w:rFonts w:ascii="Times New Roman" w:hAnsi="Times New Roman" w:cs="Times New Roman"/>
                  <w:u w:val="single"/>
                  <w:rPrChange w:id="2608" w:author="SHAHZAIB KHAN" w:date="2026-10-07T19:14:00Z" w16du:dateUtc="2026-10-07T14:14:00Z">
                    <w:rPr>
                      <w:rFonts w:ascii="Times New Roman" w:hAnsi="Times New Roman" w:cs="Times New Roman"/>
                    </w:rPr>
                  </w:rPrChange>
                </w:rPr>
                <w:delText>10</w:delText>
              </w:r>
            </w:del>
          </w:p>
        </w:tc>
        <w:tc>
          <w:tcPr>
            <w:tcW w:w="3199" w:type="dxa"/>
            <w:tcPrChange w:id="2609" w:author="SHAHZAIB KHAN" w:date="2026-10-07T20:33:00Z" w16du:dateUtc="2026-10-07T15:33:00Z">
              <w:tcPr>
                <w:tcW w:w="3448" w:type="dxa"/>
                <w:gridSpan w:val="2"/>
              </w:tcPr>
            </w:tcPrChange>
          </w:tcPr>
          <w:p w14:paraId="26008574" w14:textId="319AEC53"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610" w:author="SHAHZAIB KHAN" w:date="2026-10-07T20:42:00Z" w16du:dateUtc="2026-10-07T15:42:00Z"/>
                <w:rFonts w:ascii="Times New Roman" w:hAnsi="Times New Roman" w:cs="Times New Roman"/>
                <w:u w:val="single"/>
                <w:rPrChange w:id="2611" w:author="SHAHZAIB KHAN" w:date="2026-10-07T19:14:00Z" w16du:dateUtc="2026-10-07T14:14:00Z">
                  <w:rPr>
                    <w:del w:id="2612" w:author="SHAHZAIB KHAN" w:date="2026-10-07T20:42:00Z" w16du:dateUtc="2026-10-07T15:42:00Z"/>
                    <w:rFonts w:ascii="Times New Roman" w:hAnsi="Times New Roman" w:cs="Times New Roman"/>
                  </w:rPr>
                </w:rPrChange>
              </w:rPr>
            </w:pPr>
            <w:del w:id="2613" w:author="SHAHZAIB KHAN" w:date="2026-10-07T20:42:00Z" w16du:dateUtc="2026-10-07T15:42:00Z">
              <w:r w:rsidRPr="00BF2BCA" w:rsidDel="00C526BA">
                <w:rPr>
                  <w:rFonts w:ascii="Times New Roman" w:hAnsi="Times New Roman" w:cs="Times New Roman"/>
                  <w:u w:val="single"/>
                  <w:rPrChange w:id="2614" w:author="SHAHZAIB KHAN" w:date="2026-10-07T19:14:00Z" w16du:dateUtc="2026-10-07T14:14:00Z">
                    <w:rPr>
                      <w:rFonts w:ascii="Times New Roman" w:hAnsi="Times New Roman" w:cs="Times New Roman"/>
                    </w:rPr>
                  </w:rPrChange>
                </w:rPr>
                <w:delText>873922</w:delText>
              </w:r>
            </w:del>
          </w:p>
        </w:tc>
        <w:tc>
          <w:tcPr>
            <w:tcW w:w="1675" w:type="dxa"/>
            <w:tcPrChange w:id="2615" w:author="SHAHZAIB KHAN" w:date="2026-10-07T20:33:00Z" w16du:dateUtc="2026-10-07T15:33:00Z">
              <w:tcPr>
                <w:tcW w:w="1492" w:type="dxa"/>
                <w:gridSpan w:val="2"/>
              </w:tcPr>
            </w:tcPrChange>
          </w:tcPr>
          <w:p w14:paraId="7D0C7227" w14:textId="1A2EDD6C"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616" w:author="SHAHZAIB KHAN" w:date="2026-10-07T20:42:00Z" w16du:dateUtc="2026-10-07T15:42:00Z"/>
                <w:rFonts w:ascii="Times New Roman" w:hAnsi="Times New Roman" w:cs="Times New Roman"/>
                <w:u w:val="single"/>
                <w:rPrChange w:id="2617" w:author="SHAHZAIB KHAN" w:date="2026-10-07T19:14:00Z" w16du:dateUtc="2026-10-07T14:14:00Z">
                  <w:rPr>
                    <w:del w:id="2618" w:author="SHAHZAIB KHAN" w:date="2026-10-07T20:42:00Z" w16du:dateUtc="2026-10-07T15:42:00Z"/>
                    <w:rFonts w:ascii="Times New Roman" w:hAnsi="Times New Roman" w:cs="Times New Roman"/>
                  </w:rPr>
                </w:rPrChange>
              </w:rPr>
            </w:pPr>
            <w:del w:id="2619" w:author="SHAHZAIB KHAN" w:date="2026-10-07T20:42:00Z" w16du:dateUtc="2026-10-07T15:42:00Z">
              <w:r w:rsidRPr="00BF2BCA" w:rsidDel="00C526BA">
                <w:rPr>
                  <w:rFonts w:ascii="Times New Roman" w:hAnsi="Times New Roman" w:cs="Times New Roman"/>
                  <w:u w:val="single"/>
                  <w:rPrChange w:id="2620" w:author="SHAHZAIB KHAN" w:date="2026-10-07T19:14:00Z" w16du:dateUtc="2026-10-07T14:14:00Z">
                    <w:rPr>
                      <w:rFonts w:ascii="Times New Roman" w:hAnsi="Times New Roman" w:cs="Times New Roman"/>
                    </w:rPr>
                  </w:rPrChange>
                </w:rPr>
                <w:delText>Auto-generated unique ID.</w:delText>
              </w:r>
            </w:del>
          </w:p>
        </w:tc>
      </w:tr>
      <w:tr w:rsidR="00DA6DAD" w:rsidRPr="00BF2BCA" w:rsidDel="00C526BA" w14:paraId="403E1868" w14:textId="79800567" w:rsidTr="00CF34AE">
        <w:trPr>
          <w:trHeight w:val="609"/>
          <w:del w:id="2621" w:author="SHAHZAIB KHAN" w:date="2026-10-07T20:42:00Z"/>
          <w:trPrChange w:id="2622"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623" w:author="SHAHZAIB KHAN" w:date="2026-10-07T20:33:00Z" w16du:dateUtc="2026-10-07T15:33:00Z">
              <w:tcPr>
                <w:tcW w:w="1349" w:type="dxa"/>
              </w:tcPr>
            </w:tcPrChange>
          </w:tcPr>
          <w:p w14:paraId="28917818" w14:textId="7C57402C" w:rsidR="00DA6DAD" w:rsidRPr="00BF2BCA" w:rsidDel="00C526BA" w:rsidRDefault="519CCA04" w:rsidP="00067106">
            <w:pPr>
              <w:rPr>
                <w:del w:id="2624" w:author="SHAHZAIB KHAN" w:date="2026-10-07T20:42:00Z" w16du:dateUtc="2026-10-07T15:42:00Z"/>
                <w:rFonts w:ascii="Times New Roman" w:hAnsi="Times New Roman" w:cs="Times New Roman"/>
                <w:u w:val="single"/>
                <w:rPrChange w:id="2625" w:author="SHAHZAIB KHAN" w:date="2026-10-07T19:14:00Z" w16du:dateUtc="2026-10-07T14:14:00Z">
                  <w:rPr>
                    <w:del w:id="2626" w:author="SHAHZAIB KHAN" w:date="2026-10-07T20:42:00Z" w16du:dateUtc="2026-10-07T15:42:00Z"/>
                    <w:rFonts w:ascii="Times New Roman" w:hAnsi="Times New Roman" w:cs="Times New Roman"/>
                  </w:rPr>
                </w:rPrChange>
              </w:rPr>
            </w:pPr>
            <w:del w:id="2627" w:author="SHAHZAIB KHAN" w:date="2026-10-07T20:42:00Z" w16du:dateUtc="2026-10-07T15:42:00Z">
              <w:r w:rsidRPr="00BF2BCA" w:rsidDel="00C526BA">
                <w:rPr>
                  <w:rFonts w:ascii="Times New Roman" w:hAnsi="Times New Roman" w:cs="Times New Roman"/>
                  <w:u w:val="single"/>
                  <w:rPrChange w:id="2628" w:author="SHAHZAIB KHAN" w:date="2026-10-07T19:14:00Z" w16du:dateUtc="2026-10-07T14:14:00Z">
                    <w:rPr>
                      <w:rFonts w:ascii="Times New Roman" w:hAnsi="Times New Roman" w:cs="Times New Roman"/>
                    </w:rPr>
                  </w:rPrChange>
                </w:rPr>
                <w:delText>Student Name</w:delText>
              </w:r>
            </w:del>
          </w:p>
        </w:tc>
        <w:tc>
          <w:tcPr>
            <w:tcW w:w="950" w:type="dxa"/>
            <w:tcPrChange w:id="2629" w:author="SHAHZAIB KHAN" w:date="2026-10-07T20:33:00Z" w16du:dateUtc="2026-10-07T15:33:00Z">
              <w:tcPr>
                <w:tcW w:w="1008" w:type="dxa"/>
                <w:gridSpan w:val="2"/>
              </w:tcPr>
            </w:tcPrChange>
          </w:tcPr>
          <w:p w14:paraId="6FB8EBE9" w14:textId="2558319E"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630" w:author="SHAHZAIB KHAN" w:date="2026-10-07T20:42:00Z" w16du:dateUtc="2026-10-07T15:42:00Z"/>
                <w:rFonts w:ascii="Times New Roman" w:hAnsi="Times New Roman" w:cs="Times New Roman"/>
                <w:u w:val="single"/>
                <w:rPrChange w:id="2631" w:author="SHAHZAIB KHAN" w:date="2026-10-07T19:14:00Z" w16du:dateUtc="2026-10-07T14:14:00Z">
                  <w:rPr>
                    <w:del w:id="2632" w:author="SHAHZAIB KHAN" w:date="2026-10-07T20:42:00Z" w16du:dateUtc="2026-10-07T15:42:00Z"/>
                    <w:rFonts w:ascii="Times New Roman" w:hAnsi="Times New Roman" w:cs="Times New Roman"/>
                  </w:rPr>
                </w:rPrChange>
              </w:rPr>
            </w:pPr>
            <w:del w:id="2633" w:author="SHAHZAIB KHAN" w:date="2026-10-07T20:42:00Z" w16du:dateUtc="2026-10-07T15:42:00Z">
              <w:r w:rsidRPr="00BF2BCA" w:rsidDel="00C526BA">
                <w:rPr>
                  <w:rFonts w:ascii="Times New Roman" w:hAnsi="Times New Roman" w:cs="Times New Roman"/>
                  <w:u w:val="single"/>
                  <w:rPrChange w:id="2634" w:author="SHAHZAIB KHAN" w:date="2026-10-07T19:14:00Z" w16du:dateUtc="2026-10-07T14:14:00Z">
                    <w:rPr>
                      <w:rFonts w:ascii="Times New Roman" w:hAnsi="Times New Roman" w:cs="Times New Roman"/>
                    </w:rPr>
                  </w:rPrChange>
                </w:rPr>
                <w:delText>Data Element</w:delText>
              </w:r>
            </w:del>
          </w:p>
        </w:tc>
        <w:tc>
          <w:tcPr>
            <w:tcW w:w="1325" w:type="dxa"/>
            <w:tcPrChange w:id="2635" w:author="SHAHZAIB KHAN" w:date="2026-10-07T20:33:00Z" w16du:dateUtc="2026-10-07T15:33:00Z">
              <w:tcPr>
                <w:tcW w:w="1389" w:type="dxa"/>
                <w:gridSpan w:val="2"/>
              </w:tcPr>
            </w:tcPrChange>
          </w:tcPr>
          <w:p w14:paraId="243F3684" w14:textId="5C558D6E"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636" w:author="SHAHZAIB KHAN" w:date="2026-10-07T20:42:00Z" w16du:dateUtc="2026-10-07T15:42:00Z"/>
                <w:rFonts w:ascii="Times New Roman" w:hAnsi="Times New Roman" w:cs="Times New Roman"/>
                <w:u w:val="single"/>
                <w:rPrChange w:id="2637" w:author="SHAHZAIB KHAN" w:date="2026-10-07T19:14:00Z" w16du:dateUtc="2026-10-07T14:14:00Z">
                  <w:rPr>
                    <w:del w:id="2638" w:author="SHAHZAIB KHAN" w:date="2026-10-07T20:42:00Z" w16du:dateUtc="2026-10-07T15:42:00Z"/>
                    <w:rFonts w:ascii="Times New Roman" w:hAnsi="Times New Roman" w:cs="Times New Roman"/>
                  </w:rPr>
                </w:rPrChange>
              </w:rPr>
            </w:pPr>
            <w:del w:id="2639" w:author="SHAHZAIB KHAN" w:date="2026-10-07T20:42:00Z" w16du:dateUtc="2026-10-07T15:42:00Z">
              <w:r w:rsidRPr="00BF2BCA" w:rsidDel="00C526BA">
                <w:rPr>
                  <w:rFonts w:ascii="Times New Roman" w:hAnsi="Times New Roman" w:cs="Times New Roman"/>
                  <w:u w:val="single"/>
                  <w:rPrChange w:id="2640" w:author="SHAHZAIB KHAN" w:date="2026-10-07T19:14:00Z" w16du:dateUtc="2026-10-07T14:14:00Z">
                    <w:rPr>
                      <w:rFonts w:ascii="Times New Roman" w:hAnsi="Times New Roman" w:cs="Times New Roman"/>
                    </w:rPr>
                  </w:rPrChange>
                </w:rPr>
                <w:delText>Name of the student registering for the project.</w:delText>
              </w:r>
            </w:del>
          </w:p>
        </w:tc>
        <w:tc>
          <w:tcPr>
            <w:tcW w:w="987" w:type="dxa"/>
            <w:tcPrChange w:id="2641" w:author="SHAHZAIB KHAN" w:date="2026-10-07T20:33:00Z" w16du:dateUtc="2026-10-07T15:33:00Z">
              <w:tcPr>
                <w:tcW w:w="1002" w:type="dxa"/>
                <w:gridSpan w:val="2"/>
              </w:tcPr>
            </w:tcPrChange>
          </w:tcPr>
          <w:p w14:paraId="281B3CF2" w14:textId="2F9887E4"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642" w:author="SHAHZAIB KHAN" w:date="2026-10-07T20:42:00Z" w16du:dateUtc="2026-10-07T15:42:00Z"/>
                <w:rFonts w:ascii="Times New Roman" w:hAnsi="Times New Roman" w:cs="Times New Roman"/>
                <w:u w:val="single"/>
                <w:rPrChange w:id="2643" w:author="SHAHZAIB KHAN" w:date="2026-10-07T19:14:00Z" w16du:dateUtc="2026-10-07T14:14:00Z">
                  <w:rPr>
                    <w:del w:id="2644" w:author="SHAHZAIB KHAN" w:date="2026-10-07T20:42:00Z" w16du:dateUtc="2026-10-07T15:42:00Z"/>
                    <w:rFonts w:ascii="Times New Roman" w:hAnsi="Times New Roman" w:cs="Times New Roman"/>
                  </w:rPr>
                </w:rPrChange>
              </w:rPr>
            </w:pPr>
            <w:del w:id="2645" w:author="SHAHZAIB KHAN" w:date="2026-10-07T20:42:00Z" w16du:dateUtc="2026-10-07T15:42:00Z">
              <w:r w:rsidRPr="00BF2BCA" w:rsidDel="00C526BA">
                <w:rPr>
                  <w:rFonts w:ascii="Times New Roman" w:hAnsi="Times New Roman" w:cs="Times New Roman"/>
                  <w:u w:val="single"/>
                  <w:rPrChange w:id="2646" w:author="SHAHZAIB KHAN" w:date="2026-10-07T19:14:00Z" w16du:dateUtc="2026-10-07T14:14:00Z">
                    <w:rPr>
                      <w:rFonts w:ascii="Times New Roman" w:hAnsi="Times New Roman" w:cs="Times New Roman"/>
                    </w:rPr>
                  </w:rPrChange>
                </w:rPr>
                <w:delText>String</w:delText>
              </w:r>
            </w:del>
          </w:p>
        </w:tc>
        <w:tc>
          <w:tcPr>
            <w:tcW w:w="840" w:type="dxa"/>
            <w:tcPrChange w:id="2647" w:author="SHAHZAIB KHAN" w:date="2026-10-07T20:33:00Z" w16du:dateUtc="2026-10-07T15:33:00Z">
              <w:tcPr>
                <w:tcW w:w="900" w:type="dxa"/>
                <w:gridSpan w:val="2"/>
              </w:tcPr>
            </w:tcPrChange>
          </w:tcPr>
          <w:p w14:paraId="37FDE555" w14:textId="24FE75CF"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648" w:author="SHAHZAIB KHAN" w:date="2026-10-07T20:42:00Z" w16du:dateUtc="2026-10-07T15:42:00Z"/>
                <w:rFonts w:ascii="Times New Roman" w:hAnsi="Times New Roman" w:cs="Times New Roman"/>
                <w:u w:val="single"/>
                <w:rPrChange w:id="2649" w:author="SHAHZAIB KHAN" w:date="2026-10-07T19:14:00Z" w16du:dateUtc="2026-10-07T14:14:00Z">
                  <w:rPr>
                    <w:del w:id="2650" w:author="SHAHZAIB KHAN" w:date="2026-10-07T20:42:00Z" w16du:dateUtc="2026-10-07T15:42:00Z"/>
                    <w:rFonts w:ascii="Times New Roman" w:hAnsi="Times New Roman" w:cs="Times New Roman"/>
                  </w:rPr>
                </w:rPrChange>
              </w:rPr>
            </w:pPr>
            <w:del w:id="2651" w:author="SHAHZAIB KHAN" w:date="2026-10-07T20:42:00Z" w16du:dateUtc="2026-10-07T15:42:00Z">
              <w:r w:rsidRPr="00BF2BCA" w:rsidDel="00C526BA">
                <w:rPr>
                  <w:rFonts w:ascii="Times New Roman" w:hAnsi="Times New Roman" w:cs="Times New Roman"/>
                  <w:u w:val="single"/>
                  <w:rPrChange w:id="2652" w:author="SHAHZAIB KHAN" w:date="2026-10-07T19:14:00Z" w16du:dateUtc="2026-10-07T14:14:00Z">
                    <w:rPr>
                      <w:rFonts w:ascii="Times New Roman" w:hAnsi="Times New Roman" w:cs="Times New Roman"/>
                    </w:rPr>
                  </w:rPrChange>
                </w:rPr>
                <w:delText>50</w:delText>
              </w:r>
            </w:del>
          </w:p>
        </w:tc>
        <w:tc>
          <w:tcPr>
            <w:tcW w:w="3199" w:type="dxa"/>
            <w:tcPrChange w:id="2653" w:author="SHAHZAIB KHAN" w:date="2026-10-07T20:33:00Z" w16du:dateUtc="2026-10-07T15:33:00Z">
              <w:tcPr>
                <w:tcW w:w="3448" w:type="dxa"/>
                <w:gridSpan w:val="2"/>
              </w:tcPr>
            </w:tcPrChange>
          </w:tcPr>
          <w:p w14:paraId="2253CA6B" w14:textId="2E8B6518"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654" w:author="SHAHZAIB KHAN" w:date="2026-10-07T20:42:00Z" w16du:dateUtc="2026-10-07T15:42:00Z"/>
                <w:rFonts w:ascii="Times New Roman" w:hAnsi="Times New Roman" w:cs="Times New Roman"/>
                <w:u w:val="single"/>
                <w:rPrChange w:id="2655" w:author="SHAHZAIB KHAN" w:date="2026-10-07T19:14:00Z" w16du:dateUtc="2026-10-07T14:14:00Z">
                  <w:rPr>
                    <w:del w:id="2656" w:author="SHAHZAIB KHAN" w:date="2026-10-07T20:42:00Z" w16du:dateUtc="2026-10-07T15:42:00Z"/>
                    <w:rFonts w:ascii="Times New Roman" w:hAnsi="Times New Roman" w:cs="Times New Roman"/>
                  </w:rPr>
                </w:rPrChange>
              </w:rPr>
            </w:pPr>
            <w:del w:id="2657" w:author="SHAHZAIB KHAN" w:date="2026-10-07T20:42:00Z" w16du:dateUtc="2026-10-07T15:42:00Z">
              <w:r w:rsidRPr="00BF2BCA" w:rsidDel="00C526BA">
                <w:rPr>
                  <w:rFonts w:ascii="Times New Roman" w:hAnsi="Times New Roman" w:cs="Times New Roman"/>
                  <w:u w:val="single"/>
                  <w:rPrChange w:id="2658" w:author="SHAHZAIB KHAN" w:date="2026-10-07T19:14:00Z" w16du:dateUtc="2026-10-07T14:14:00Z">
                    <w:rPr>
                      <w:rFonts w:ascii="Times New Roman" w:hAnsi="Times New Roman" w:cs="Times New Roman"/>
                    </w:rPr>
                  </w:rPrChange>
                </w:rPr>
                <w:delText>Tayyab Mehboob</w:delText>
              </w:r>
            </w:del>
          </w:p>
        </w:tc>
        <w:tc>
          <w:tcPr>
            <w:tcW w:w="1675" w:type="dxa"/>
            <w:tcPrChange w:id="2659" w:author="SHAHZAIB KHAN" w:date="2026-10-07T20:33:00Z" w16du:dateUtc="2026-10-07T15:33:00Z">
              <w:tcPr>
                <w:tcW w:w="1492" w:type="dxa"/>
                <w:gridSpan w:val="2"/>
              </w:tcPr>
            </w:tcPrChange>
          </w:tcPr>
          <w:p w14:paraId="03892ADD" w14:textId="2DBAFCC6"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660" w:author="SHAHZAIB KHAN" w:date="2026-10-07T20:42:00Z" w16du:dateUtc="2026-10-07T15:42:00Z"/>
                <w:rFonts w:ascii="Times New Roman" w:hAnsi="Times New Roman" w:cs="Times New Roman"/>
                <w:u w:val="single"/>
                <w:rPrChange w:id="2661" w:author="SHAHZAIB KHAN" w:date="2026-10-07T19:14:00Z" w16du:dateUtc="2026-10-07T14:14:00Z">
                  <w:rPr>
                    <w:del w:id="2662" w:author="SHAHZAIB KHAN" w:date="2026-10-07T20:42:00Z" w16du:dateUtc="2026-10-07T15:42:00Z"/>
                    <w:rFonts w:ascii="Times New Roman" w:hAnsi="Times New Roman" w:cs="Times New Roman"/>
                  </w:rPr>
                </w:rPrChange>
              </w:rPr>
            </w:pPr>
            <w:del w:id="2663" w:author="SHAHZAIB KHAN" w:date="2026-10-07T20:42:00Z" w16du:dateUtc="2026-10-07T15:42:00Z">
              <w:r w:rsidRPr="00BF2BCA" w:rsidDel="00C526BA">
                <w:rPr>
                  <w:rFonts w:ascii="Times New Roman" w:hAnsi="Times New Roman" w:cs="Times New Roman"/>
                  <w:u w:val="single"/>
                  <w:rPrChange w:id="2664" w:author="SHAHZAIB KHAN" w:date="2026-10-07T19:14:00Z" w16du:dateUtc="2026-10-07T14:14:00Z">
                    <w:rPr>
                      <w:rFonts w:ascii="Times New Roman" w:hAnsi="Times New Roman" w:cs="Times New Roman"/>
                    </w:rPr>
                  </w:rPrChange>
                </w:rPr>
                <w:delText>Required</w:delText>
              </w:r>
            </w:del>
          </w:p>
        </w:tc>
      </w:tr>
      <w:tr w:rsidR="00DA6DAD" w:rsidRPr="00BF2BCA" w:rsidDel="00C526BA" w14:paraId="180C6187" w14:textId="32FB2322" w:rsidTr="00CF34AE">
        <w:trPr>
          <w:cnfStyle w:val="000000100000" w:firstRow="0" w:lastRow="0" w:firstColumn="0" w:lastColumn="0" w:oddVBand="0" w:evenVBand="0" w:oddHBand="1" w:evenHBand="0" w:firstRowFirstColumn="0" w:firstRowLastColumn="0" w:lastRowFirstColumn="0" w:lastRowLastColumn="0"/>
          <w:trHeight w:val="621"/>
          <w:del w:id="2665" w:author="SHAHZAIB KHAN" w:date="2026-10-07T20:42:00Z"/>
          <w:trPrChange w:id="2666" w:author="SHAHZAIB KHAN" w:date="2026-10-07T20:33:00Z" w16du:dateUtc="2026-10-07T15:33:00Z">
            <w:trPr>
              <w:trHeight w:val="621"/>
            </w:trPr>
          </w:trPrChange>
        </w:trPr>
        <w:tc>
          <w:tcPr>
            <w:cnfStyle w:val="001000000000" w:firstRow="0" w:lastRow="0" w:firstColumn="1" w:lastColumn="0" w:oddVBand="0" w:evenVBand="0" w:oddHBand="0" w:evenHBand="0" w:firstRowFirstColumn="0" w:firstRowLastColumn="0" w:lastRowFirstColumn="0" w:lastRowLastColumn="0"/>
            <w:tcW w:w="1377" w:type="dxa"/>
            <w:tcPrChange w:id="2667" w:author="SHAHZAIB KHAN" w:date="2026-10-07T20:33:00Z" w16du:dateUtc="2026-10-07T15:33:00Z">
              <w:tcPr>
                <w:tcW w:w="1349" w:type="dxa"/>
              </w:tcPr>
            </w:tcPrChange>
          </w:tcPr>
          <w:p w14:paraId="293B297F" w14:textId="5019B1AA"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2668" w:author="SHAHZAIB KHAN" w:date="2026-10-07T20:42:00Z" w16du:dateUtc="2026-10-07T15:42:00Z"/>
                <w:rFonts w:ascii="Times New Roman" w:hAnsi="Times New Roman" w:cs="Times New Roman"/>
                <w:u w:val="single"/>
                <w:rPrChange w:id="2669" w:author="SHAHZAIB KHAN" w:date="2026-10-07T19:14:00Z" w16du:dateUtc="2026-10-07T14:14:00Z">
                  <w:rPr>
                    <w:del w:id="2670" w:author="SHAHZAIB KHAN" w:date="2026-10-07T20:42:00Z" w16du:dateUtc="2026-10-07T15:42:00Z"/>
                    <w:rFonts w:ascii="Times New Roman" w:hAnsi="Times New Roman" w:cs="Times New Roman"/>
                  </w:rPr>
                </w:rPrChange>
              </w:rPr>
            </w:pPr>
            <w:del w:id="2671" w:author="SHAHZAIB KHAN" w:date="2026-10-07T20:42:00Z" w16du:dateUtc="2026-10-07T15:42:00Z">
              <w:r w:rsidRPr="00BF2BCA" w:rsidDel="00C526BA">
                <w:rPr>
                  <w:rFonts w:ascii="Times New Roman" w:hAnsi="Times New Roman" w:cs="Times New Roman"/>
                  <w:u w:val="single"/>
                  <w:rPrChange w:id="2672" w:author="SHAHZAIB KHAN" w:date="2026-10-07T19:14:00Z" w16du:dateUtc="2026-10-07T14:14:00Z">
                    <w:rPr>
                      <w:rFonts w:ascii="Times New Roman" w:hAnsi="Times New Roman" w:cs="Times New Roman"/>
                    </w:rPr>
                  </w:rPrChange>
                </w:rPr>
                <w:delText>Student Email</w:delText>
              </w:r>
            </w:del>
          </w:p>
        </w:tc>
        <w:tc>
          <w:tcPr>
            <w:tcW w:w="950" w:type="dxa"/>
            <w:tcPrChange w:id="2673" w:author="SHAHZAIB KHAN" w:date="2026-10-07T20:33:00Z" w16du:dateUtc="2026-10-07T15:33:00Z">
              <w:tcPr>
                <w:tcW w:w="1008" w:type="dxa"/>
                <w:gridSpan w:val="2"/>
              </w:tcPr>
            </w:tcPrChange>
          </w:tcPr>
          <w:p w14:paraId="5DB3AD33" w14:textId="14C4AD8A"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674" w:author="SHAHZAIB KHAN" w:date="2026-10-07T20:42:00Z" w16du:dateUtc="2026-10-07T15:42:00Z"/>
                <w:rFonts w:ascii="Times New Roman" w:hAnsi="Times New Roman" w:cs="Times New Roman"/>
                <w:u w:val="single"/>
                <w:rPrChange w:id="2675" w:author="SHAHZAIB KHAN" w:date="2026-10-07T19:14:00Z" w16du:dateUtc="2026-10-07T14:14:00Z">
                  <w:rPr>
                    <w:del w:id="2676" w:author="SHAHZAIB KHAN" w:date="2026-10-07T20:42:00Z" w16du:dateUtc="2026-10-07T15:42:00Z"/>
                    <w:rFonts w:ascii="Times New Roman" w:hAnsi="Times New Roman" w:cs="Times New Roman"/>
                  </w:rPr>
                </w:rPrChange>
              </w:rPr>
            </w:pPr>
            <w:del w:id="2677" w:author="SHAHZAIB KHAN" w:date="2026-10-07T20:42:00Z" w16du:dateUtc="2026-10-07T15:42:00Z">
              <w:r w:rsidRPr="00BF2BCA" w:rsidDel="00C526BA">
                <w:rPr>
                  <w:rFonts w:ascii="Times New Roman" w:hAnsi="Times New Roman" w:cs="Times New Roman"/>
                  <w:u w:val="single"/>
                  <w:rPrChange w:id="2678" w:author="SHAHZAIB KHAN" w:date="2026-10-07T19:14:00Z" w16du:dateUtc="2026-10-07T14:14:00Z">
                    <w:rPr>
                      <w:rFonts w:ascii="Times New Roman" w:hAnsi="Times New Roman" w:cs="Times New Roman"/>
                    </w:rPr>
                  </w:rPrChange>
                </w:rPr>
                <w:delText>Data Element</w:delText>
              </w:r>
            </w:del>
          </w:p>
        </w:tc>
        <w:tc>
          <w:tcPr>
            <w:tcW w:w="1325" w:type="dxa"/>
            <w:tcPrChange w:id="2679" w:author="SHAHZAIB KHAN" w:date="2026-10-07T20:33:00Z" w16du:dateUtc="2026-10-07T15:33:00Z">
              <w:tcPr>
                <w:tcW w:w="1389" w:type="dxa"/>
                <w:gridSpan w:val="2"/>
              </w:tcPr>
            </w:tcPrChange>
          </w:tcPr>
          <w:p w14:paraId="510862FB" w14:textId="015ED25F"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680" w:author="SHAHZAIB KHAN" w:date="2026-10-07T20:42:00Z" w16du:dateUtc="2026-10-07T15:42:00Z"/>
                <w:rFonts w:ascii="Times New Roman" w:hAnsi="Times New Roman" w:cs="Times New Roman"/>
                <w:u w:val="single"/>
                <w:rPrChange w:id="2681" w:author="SHAHZAIB KHAN" w:date="2026-10-07T19:14:00Z" w16du:dateUtc="2026-10-07T14:14:00Z">
                  <w:rPr>
                    <w:del w:id="2682" w:author="SHAHZAIB KHAN" w:date="2026-10-07T20:42:00Z" w16du:dateUtc="2026-10-07T15:42:00Z"/>
                    <w:rFonts w:ascii="Times New Roman" w:hAnsi="Times New Roman" w:cs="Times New Roman"/>
                  </w:rPr>
                </w:rPrChange>
              </w:rPr>
            </w:pPr>
            <w:del w:id="2683" w:author="SHAHZAIB KHAN" w:date="2026-10-07T20:42:00Z" w16du:dateUtc="2026-10-07T15:42:00Z">
              <w:r w:rsidRPr="00BF2BCA" w:rsidDel="00C526BA">
                <w:rPr>
                  <w:rFonts w:ascii="Times New Roman" w:hAnsi="Times New Roman" w:cs="Times New Roman"/>
                  <w:u w:val="single"/>
                  <w:rPrChange w:id="2684" w:author="SHAHZAIB KHAN" w:date="2026-10-07T19:14:00Z" w16du:dateUtc="2026-10-07T14:14:00Z">
                    <w:rPr>
                      <w:rFonts w:ascii="Times New Roman" w:hAnsi="Times New Roman" w:cs="Times New Roman"/>
                    </w:rPr>
                  </w:rPrChange>
                </w:rPr>
                <w:delText>Email of the student.</w:delText>
              </w:r>
            </w:del>
          </w:p>
        </w:tc>
        <w:tc>
          <w:tcPr>
            <w:tcW w:w="987" w:type="dxa"/>
            <w:tcPrChange w:id="2685" w:author="SHAHZAIB KHAN" w:date="2026-10-07T20:33:00Z" w16du:dateUtc="2026-10-07T15:33:00Z">
              <w:tcPr>
                <w:tcW w:w="1002" w:type="dxa"/>
                <w:gridSpan w:val="2"/>
              </w:tcPr>
            </w:tcPrChange>
          </w:tcPr>
          <w:p w14:paraId="49CA0EC6" w14:textId="3645CCD5"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686" w:author="SHAHZAIB KHAN" w:date="2026-10-07T20:42:00Z" w16du:dateUtc="2026-10-07T15:42:00Z"/>
                <w:rFonts w:ascii="Times New Roman" w:hAnsi="Times New Roman" w:cs="Times New Roman"/>
                <w:u w:val="single"/>
                <w:rPrChange w:id="2687" w:author="SHAHZAIB KHAN" w:date="2026-10-07T19:14:00Z" w16du:dateUtc="2026-10-07T14:14:00Z">
                  <w:rPr>
                    <w:del w:id="2688" w:author="SHAHZAIB KHAN" w:date="2026-10-07T20:42:00Z" w16du:dateUtc="2026-10-07T15:42:00Z"/>
                    <w:rFonts w:ascii="Times New Roman" w:hAnsi="Times New Roman" w:cs="Times New Roman"/>
                  </w:rPr>
                </w:rPrChange>
              </w:rPr>
            </w:pPr>
            <w:del w:id="2689" w:author="SHAHZAIB KHAN" w:date="2026-10-07T20:42:00Z" w16du:dateUtc="2026-10-07T15:42:00Z">
              <w:r w:rsidRPr="00BF2BCA" w:rsidDel="00C526BA">
                <w:rPr>
                  <w:rFonts w:ascii="Times New Roman" w:hAnsi="Times New Roman" w:cs="Times New Roman"/>
                  <w:u w:val="single"/>
                  <w:rPrChange w:id="2690" w:author="SHAHZAIB KHAN" w:date="2026-10-07T19:14:00Z" w16du:dateUtc="2026-10-07T14:14:00Z">
                    <w:rPr>
                      <w:rFonts w:ascii="Times New Roman" w:hAnsi="Times New Roman" w:cs="Times New Roman"/>
                    </w:rPr>
                  </w:rPrChange>
                </w:rPr>
                <w:delText>String</w:delText>
              </w:r>
            </w:del>
          </w:p>
        </w:tc>
        <w:tc>
          <w:tcPr>
            <w:tcW w:w="840" w:type="dxa"/>
            <w:tcPrChange w:id="2691" w:author="SHAHZAIB KHAN" w:date="2026-10-07T20:33:00Z" w16du:dateUtc="2026-10-07T15:33:00Z">
              <w:tcPr>
                <w:tcW w:w="900" w:type="dxa"/>
                <w:gridSpan w:val="2"/>
              </w:tcPr>
            </w:tcPrChange>
          </w:tcPr>
          <w:p w14:paraId="67A5A8BB" w14:textId="78FE5788"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692" w:author="SHAHZAIB KHAN" w:date="2026-10-07T20:42:00Z" w16du:dateUtc="2026-10-07T15:42:00Z"/>
                <w:rFonts w:ascii="Times New Roman" w:hAnsi="Times New Roman" w:cs="Times New Roman"/>
                <w:u w:val="single"/>
                <w:rPrChange w:id="2693" w:author="SHAHZAIB KHAN" w:date="2026-10-07T19:14:00Z" w16du:dateUtc="2026-10-07T14:14:00Z">
                  <w:rPr>
                    <w:del w:id="2694" w:author="SHAHZAIB KHAN" w:date="2026-10-07T20:42:00Z" w16du:dateUtc="2026-10-07T15:42:00Z"/>
                    <w:rFonts w:ascii="Times New Roman" w:hAnsi="Times New Roman" w:cs="Times New Roman"/>
                  </w:rPr>
                </w:rPrChange>
              </w:rPr>
            </w:pPr>
            <w:del w:id="2695" w:author="SHAHZAIB KHAN" w:date="2026-10-07T20:42:00Z" w16du:dateUtc="2026-10-07T15:42:00Z">
              <w:r w:rsidRPr="00BF2BCA" w:rsidDel="00C526BA">
                <w:rPr>
                  <w:rFonts w:ascii="Times New Roman" w:hAnsi="Times New Roman" w:cs="Times New Roman"/>
                  <w:u w:val="single"/>
                  <w:rPrChange w:id="2696" w:author="SHAHZAIB KHAN" w:date="2026-10-07T19:14:00Z" w16du:dateUtc="2026-10-07T14:14:00Z">
                    <w:rPr>
                      <w:rFonts w:ascii="Times New Roman" w:hAnsi="Times New Roman" w:cs="Times New Roman"/>
                    </w:rPr>
                  </w:rPrChange>
                </w:rPr>
                <w:delText>50</w:delText>
              </w:r>
            </w:del>
          </w:p>
        </w:tc>
        <w:tc>
          <w:tcPr>
            <w:tcW w:w="3199" w:type="dxa"/>
            <w:tcPrChange w:id="2697" w:author="SHAHZAIB KHAN" w:date="2026-10-07T20:33:00Z" w16du:dateUtc="2026-10-07T15:33:00Z">
              <w:tcPr>
                <w:tcW w:w="3448" w:type="dxa"/>
                <w:gridSpan w:val="2"/>
              </w:tcPr>
            </w:tcPrChange>
          </w:tcPr>
          <w:p w14:paraId="5946EFDD" w14:textId="1616E6C5"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698" w:author="SHAHZAIB KHAN" w:date="2026-10-07T20:42:00Z" w16du:dateUtc="2026-10-07T15:42:00Z"/>
                <w:rFonts w:ascii="Times New Roman" w:hAnsi="Times New Roman" w:cs="Times New Roman"/>
                <w:u w:val="single"/>
                <w:rPrChange w:id="2699" w:author="SHAHZAIB KHAN" w:date="2026-10-07T19:14:00Z" w16du:dateUtc="2026-10-07T14:14:00Z">
                  <w:rPr>
                    <w:del w:id="2700" w:author="SHAHZAIB KHAN" w:date="2026-10-07T20:42:00Z" w16du:dateUtc="2026-10-07T15:42:00Z"/>
                    <w:rFonts w:ascii="Times New Roman" w:hAnsi="Times New Roman" w:cs="Times New Roman"/>
                  </w:rPr>
                </w:rPrChange>
              </w:rPr>
            </w:pPr>
            <w:del w:id="2701" w:author="SHAHZAIB KHAN" w:date="2026-10-07T20:42:00Z" w16du:dateUtc="2026-10-07T15:42:00Z">
              <w:r w:rsidRPr="00BF2BCA" w:rsidDel="00C526BA">
                <w:rPr>
                  <w:rFonts w:ascii="Times New Roman" w:hAnsi="Times New Roman" w:cs="Times New Roman"/>
                  <w:u w:val="single"/>
                  <w:rPrChange w:id="2702" w:author="SHAHZAIB KHAN" w:date="2026-10-07T19:14:00Z" w16du:dateUtc="2026-10-07T14:14:00Z">
                    <w:rPr>
                      <w:rFonts w:ascii="Times New Roman" w:hAnsi="Times New Roman" w:cs="Times New Roman"/>
                    </w:rPr>
                  </w:rPrChange>
                </w:rPr>
                <w:delText>tayyabmehboob2003@gmail.com</w:delText>
              </w:r>
            </w:del>
          </w:p>
        </w:tc>
        <w:tc>
          <w:tcPr>
            <w:tcW w:w="1675" w:type="dxa"/>
            <w:tcPrChange w:id="2703" w:author="SHAHZAIB KHAN" w:date="2026-10-07T20:33:00Z" w16du:dateUtc="2026-10-07T15:33:00Z">
              <w:tcPr>
                <w:tcW w:w="1492" w:type="dxa"/>
                <w:gridSpan w:val="2"/>
              </w:tcPr>
            </w:tcPrChange>
          </w:tcPr>
          <w:p w14:paraId="116CDAA3" w14:textId="1B94B547"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704" w:author="SHAHZAIB KHAN" w:date="2026-10-07T20:42:00Z" w16du:dateUtc="2026-10-07T15:42:00Z"/>
                <w:rFonts w:ascii="Times New Roman" w:hAnsi="Times New Roman" w:cs="Times New Roman"/>
                <w:u w:val="single"/>
                <w:rPrChange w:id="2705" w:author="SHAHZAIB KHAN" w:date="2026-10-07T19:14:00Z" w16du:dateUtc="2026-10-07T14:14:00Z">
                  <w:rPr>
                    <w:del w:id="2706" w:author="SHAHZAIB KHAN" w:date="2026-10-07T20:42:00Z" w16du:dateUtc="2026-10-07T15:42:00Z"/>
                    <w:rFonts w:ascii="Times New Roman" w:hAnsi="Times New Roman" w:cs="Times New Roman"/>
                  </w:rPr>
                </w:rPrChange>
              </w:rPr>
            </w:pPr>
            <w:del w:id="2707" w:author="SHAHZAIB KHAN" w:date="2026-10-07T20:42:00Z" w16du:dateUtc="2026-10-07T15:42:00Z">
              <w:r w:rsidRPr="00BF2BCA" w:rsidDel="00C526BA">
                <w:rPr>
                  <w:rFonts w:ascii="Times New Roman" w:hAnsi="Times New Roman" w:cs="Times New Roman"/>
                  <w:u w:val="single"/>
                  <w:rPrChange w:id="2708" w:author="SHAHZAIB KHAN" w:date="2026-10-07T19:14:00Z" w16du:dateUtc="2026-10-07T14:14:00Z">
                    <w:rPr>
                      <w:rFonts w:ascii="Times New Roman" w:hAnsi="Times New Roman" w:cs="Times New Roman"/>
                    </w:rPr>
                  </w:rPrChange>
                </w:rPr>
                <w:delText>Must be a valid email.</w:delText>
              </w:r>
            </w:del>
          </w:p>
        </w:tc>
      </w:tr>
      <w:tr w:rsidR="00DA6DAD" w:rsidRPr="00BF2BCA" w:rsidDel="00C526BA" w14:paraId="7D3F29E9" w14:textId="66AE3331" w:rsidTr="00CF34AE">
        <w:trPr>
          <w:trHeight w:val="913"/>
          <w:del w:id="2709" w:author="SHAHZAIB KHAN" w:date="2026-10-07T20:42:00Z"/>
          <w:trPrChange w:id="2710" w:author="SHAHZAIB KHAN" w:date="2026-10-07T20:33:00Z" w16du:dateUtc="2026-10-07T15:33:00Z">
            <w:trPr>
              <w:trHeight w:val="913"/>
            </w:trPr>
          </w:trPrChange>
        </w:trPr>
        <w:tc>
          <w:tcPr>
            <w:cnfStyle w:val="001000000000" w:firstRow="0" w:lastRow="0" w:firstColumn="1" w:lastColumn="0" w:oddVBand="0" w:evenVBand="0" w:oddHBand="0" w:evenHBand="0" w:firstRowFirstColumn="0" w:firstRowLastColumn="0" w:lastRowFirstColumn="0" w:lastRowLastColumn="0"/>
            <w:tcW w:w="1377" w:type="dxa"/>
            <w:tcPrChange w:id="2711" w:author="SHAHZAIB KHAN" w:date="2026-10-07T20:33:00Z" w16du:dateUtc="2026-10-07T15:33:00Z">
              <w:tcPr>
                <w:tcW w:w="1349" w:type="dxa"/>
              </w:tcPr>
            </w:tcPrChange>
          </w:tcPr>
          <w:p w14:paraId="2E06485E" w14:textId="28428633" w:rsidR="00DA6DAD" w:rsidRPr="00BF2BCA" w:rsidDel="00C526BA" w:rsidRDefault="519CCA04" w:rsidP="00067106">
            <w:pPr>
              <w:rPr>
                <w:del w:id="2712" w:author="SHAHZAIB KHAN" w:date="2026-10-07T20:42:00Z" w16du:dateUtc="2026-10-07T15:42:00Z"/>
                <w:rFonts w:ascii="Times New Roman" w:hAnsi="Times New Roman" w:cs="Times New Roman"/>
                <w:u w:val="single"/>
                <w:rPrChange w:id="2713" w:author="SHAHZAIB KHAN" w:date="2026-10-07T19:14:00Z" w16du:dateUtc="2026-10-07T14:14:00Z">
                  <w:rPr>
                    <w:del w:id="2714" w:author="SHAHZAIB KHAN" w:date="2026-10-07T20:42:00Z" w16du:dateUtc="2026-10-07T15:42:00Z"/>
                    <w:rFonts w:ascii="Times New Roman" w:hAnsi="Times New Roman" w:cs="Times New Roman"/>
                  </w:rPr>
                </w:rPrChange>
              </w:rPr>
            </w:pPr>
            <w:del w:id="2715" w:author="SHAHZAIB KHAN" w:date="2026-10-07T20:42:00Z" w16du:dateUtc="2026-10-07T15:42:00Z">
              <w:r w:rsidRPr="00BF2BCA" w:rsidDel="00C526BA">
                <w:rPr>
                  <w:rFonts w:ascii="Times New Roman" w:hAnsi="Times New Roman" w:cs="Times New Roman"/>
                  <w:u w:val="single"/>
                  <w:rPrChange w:id="2716" w:author="SHAHZAIB KHAN" w:date="2026-10-07T19:14:00Z" w16du:dateUtc="2026-10-07T14:14:00Z">
                    <w:rPr>
                      <w:rFonts w:ascii="Times New Roman" w:hAnsi="Times New Roman" w:cs="Times New Roman"/>
                    </w:rPr>
                  </w:rPrChange>
                </w:rPr>
                <w:delText>Project Registration Status</w:delText>
              </w:r>
            </w:del>
          </w:p>
        </w:tc>
        <w:tc>
          <w:tcPr>
            <w:tcW w:w="950" w:type="dxa"/>
            <w:tcPrChange w:id="2717" w:author="SHAHZAIB KHAN" w:date="2026-10-07T20:33:00Z" w16du:dateUtc="2026-10-07T15:33:00Z">
              <w:tcPr>
                <w:tcW w:w="1008" w:type="dxa"/>
                <w:gridSpan w:val="2"/>
              </w:tcPr>
            </w:tcPrChange>
          </w:tcPr>
          <w:p w14:paraId="42130D33" w14:textId="2A50DE89"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718" w:author="SHAHZAIB KHAN" w:date="2026-10-07T20:42:00Z" w16du:dateUtc="2026-10-07T15:42:00Z"/>
                <w:rFonts w:ascii="Times New Roman" w:hAnsi="Times New Roman" w:cs="Times New Roman"/>
                <w:u w:val="single"/>
                <w:rPrChange w:id="2719" w:author="SHAHZAIB KHAN" w:date="2026-10-07T19:14:00Z" w16du:dateUtc="2026-10-07T14:14:00Z">
                  <w:rPr>
                    <w:del w:id="2720" w:author="SHAHZAIB KHAN" w:date="2026-10-07T20:42:00Z" w16du:dateUtc="2026-10-07T15:42:00Z"/>
                    <w:rFonts w:ascii="Times New Roman" w:hAnsi="Times New Roman" w:cs="Times New Roman"/>
                  </w:rPr>
                </w:rPrChange>
              </w:rPr>
            </w:pPr>
            <w:del w:id="2721" w:author="SHAHZAIB KHAN" w:date="2026-10-07T20:42:00Z" w16du:dateUtc="2026-10-07T15:42:00Z">
              <w:r w:rsidRPr="00BF2BCA" w:rsidDel="00C526BA">
                <w:rPr>
                  <w:rFonts w:ascii="Times New Roman" w:hAnsi="Times New Roman" w:cs="Times New Roman"/>
                  <w:u w:val="single"/>
                  <w:rPrChange w:id="2722" w:author="SHAHZAIB KHAN" w:date="2026-10-07T19:14:00Z" w16du:dateUtc="2026-10-07T14:14:00Z">
                    <w:rPr>
                      <w:rFonts w:ascii="Times New Roman" w:hAnsi="Times New Roman" w:cs="Times New Roman"/>
                    </w:rPr>
                  </w:rPrChange>
                </w:rPr>
                <w:delText>Data Element</w:delText>
              </w:r>
            </w:del>
          </w:p>
        </w:tc>
        <w:tc>
          <w:tcPr>
            <w:tcW w:w="1325" w:type="dxa"/>
            <w:tcPrChange w:id="2723" w:author="SHAHZAIB KHAN" w:date="2026-10-07T20:33:00Z" w16du:dateUtc="2026-10-07T15:33:00Z">
              <w:tcPr>
                <w:tcW w:w="1389" w:type="dxa"/>
                <w:gridSpan w:val="2"/>
              </w:tcPr>
            </w:tcPrChange>
          </w:tcPr>
          <w:p w14:paraId="6FEE2934" w14:textId="78AA4D61"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724" w:author="SHAHZAIB KHAN" w:date="2026-10-07T20:42:00Z" w16du:dateUtc="2026-10-07T15:42:00Z"/>
                <w:rFonts w:ascii="Times New Roman" w:hAnsi="Times New Roman" w:cs="Times New Roman"/>
                <w:u w:val="single"/>
                <w:rPrChange w:id="2725" w:author="SHAHZAIB KHAN" w:date="2026-10-07T19:14:00Z" w16du:dateUtc="2026-10-07T14:14:00Z">
                  <w:rPr>
                    <w:del w:id="2726" w:author="SHAHZAIB KHAN" w:date="2026-10-07T20:42:00Z" w16du:dateUtc="2026-10-07T15:42:00Z"/>
                    <w:rFonts w:ascii="Times New Roman" w:hAnsi="Times New Roman" w:cs="Times New Roman"/>
                  </w:rPr>
                </w:rPrChange>
              </w:rPr>
            </w:pPr>
            <w:del w:id="2727" w:author="SHAHZAIB KHAN" w:date="2026-10-07T20:42:00Z" w16du:dateUtc="2026-10-07T15:42:00Z">
              <w:r w:rsidRPr="00BF2BCA" w:rsidDel="00C526BA">
                <w:rPr>
                  <w:rFonts w:ascii="Times New Roman" w:hAnsi="Times New Roman" w:cs="Times New Roman"/>
                  <w:u w:val="single"/>
                  <w:rPrChange w:id="2728" w:author="SHAHZAIB KHAN" w:date="2026-10-07T19:14:00Z" w16du:dateUtc="2026-10-07T14:14:00Z">
                    <w:rPr>
                      <w:rFonts w:ascii="Times New Roman" w:hAnsi="Times New Roman" w:cs="Times New Roman"/>
                    </w:rPr>
                  </w:rPrChange>
                </w:rPr>
                <w:delText>Status of the student’s project registration.</w:delText>
              </w:r>
            </w:del>
          </w:p>
        </w:tc>
        <w:tc>
          <w:tcPr>
            <w:tcW w:w="987" w:type="dxa"/>
            <w:tcPrChange w:id="2729" w:author="SHAHZAIB KHAN" w:date="2026-10-07T20:33:00Z" w16du:dateUtc="2026-10-07T15:33:00Z">
              <w:tcPr>
                <w:tcW w:w="1002" w:type="dxa"/>
                <w:gridSpan w:val="2"/>
              </w:tcPr>
            </w:tcPrChange>
          </w:tcPr>
          <w:p w14:paraId="1EAF9B44" w14:textId="72102851"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730" w:author="SHAHZAIB KHAN" w:date="2026-10-07T20:42:00Z" w16du:dateUtc="2026-10-07T15:42:00Z"/>
                <w:rFonts w:ascii="Times New Roman" w:hAnsi="Times New Roman" w:cs="Times New Roman"/>
                <w:u w:val="single"/>
                <w:rPrChange w:id="2731" w:author="SHAHZAIB KHAN" w:date="2026-10-07T19:14:00Z" w16du:dateUtc="2026-10-07T14:14:00Z">
                  <w:rPr>
                    <w:del w:id="2732" w:author="SHAHZAIB KHAN" w:date="2026-10-07T20:42:00Z" w16du:dateUtc="2026-10-07T15:42:00Z"/>
                    <w:rFonts w:ascii="Times New Roman" w:hAnsi="Times New Roman" w:cs="Times New Roman"/>
                  </w:rPr>
                </w:rPrChange>
              </w:rPr>
            </w:pPr>
            <w:del w:id="2733" w:author="SHAHZAIB KHAN" w:date="2026-10-07T20:42:00Z" w16du:dateUtc="2026-10-07T15:42:00Z">
              <w:r w:rsidRPr="00BF2BCA" w:rsidDel="00C526BA">
                <w:rPr>
                  <w:rFonts w:ascii="Times New Roman" w:hAnsi="Times New Roman" w:cs="Times New Roman"/>
                  <w:u w:val="single"/>
                  <w:rPrChange w:id="2734" w:author="SHAHZAIB KHAN" w:date="2026-10-07T19:14:00Z" w16du:dateUtc="2026-10-07T14:14:00Z">
                    <w:rPr>
                      <w:rFonts w:ascii="Times New Roman" w:hAnsi="Times New Roman" w:cs="Times New Roman"/>
                    </w:rPr>
                  </w:rPrChange>
                </w:rPr>
                <w:delText>String</w:delText>
              </w:r>
            </w:del>
          </w:p>
        </w:tc>
        <w:tc>
          <w:tcPr>
            <w:tcW w:w="840" w:type="dxa"/>
            <w:tcPrChange w:id="2735" w:author="SHAHZAIB KHAN" w:date="2026-10-07T20:33:00Z" w16du:dateUtc="2026-10-07T15:33:00Z">
              <w:tcPr>
                <w:tcW w:w="900" w:type="dxa"/>
                <w:gridSpan w:val="2"/>
              </w:tcPr>
            </w:tcPrChange>
          </w:tcPr>
          <w:p w14:paraId="51E43E6B" w14:textId="0296327A"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736" w:author="SHAHZAIB KHAN" w:date="2026-10-07T20:42:00Z" w16du:dateUtc="2026-10-07T15:42:00Z"/>
                <w:rFonts w:ascii="Times New Roman" w:hAnsi="Times New Roman" w:cs="Times New Roman"/>
                <w:u w:val="single"/>
                <w:rPrChange w:id="2737" w:author="SHAHZAIB KHAN" w:date="2026-10-07T19:14:00Z" w16du:dateUtc="2026-10-07T14:14:00Z">
                  <w:rPr>
                    <w:del w:id="2738" w:author="SHAHZAIB KHAN" w:date="2026-10-07T20:42:00Z" w16du:dateUtc="2026-10-07T15:42:00Z"/>
                    <w:rFonts w:ascii="Times New Roman" w:hAnsi="Times New Roman" w:cs="Times New Roman"/>
                  </w:rPr>
                </w:rPrChange>
              </w:rPr>
            </w:pPr>
            <w:del w:id="2739" w:author="SHAHZAIB KHAN" w:date="2026-10-07T20:42:00Z" w16du:dateUtc="2026-10-07T15:42:00Z">
              <w:r w:rsidRPr="00BF2BCA" w:rsidDel="00C526BA">
                <w:rPr>
                  <w:rFonts w:ascii="Times New Roman" w:hAnsi="Times New Roman" w:cs="Times New Roman"/>
                  <w:u w:val="single"/>
                  <w:rPrChange w:id="2740" w:author="SHAHZAIB KHAN" w:date="2026-10-07T19:14:00Z" w16du:dateUtc="2026-10-07T14:14:00Z">
                    <w:rPr>
                      <w:rFonts w:ascii="Times New Roman" w:hAnsi="Times New Roman" w:cs="Times New Roman"/>
                    </w:rPr>
                  </w:rPrChange>
                </w:rPr>
                <w:delText>15</w:delText>
              </w:r>
            </w:del>
          </w:p>
        </w:tc>
        <w:tc>
          <w:tcPr>
            <w:tcW w:w="3199" w:type="dxa"/>
            <w:tcPrChange w:id="2741" w:author="SHAHZAIB KHAN" w:date="2026-10-07T20:33:00Z" w16du:dateUtc="2026-10-07T15:33:00Z">
              <w:tcPr>
                <w:tcW w:w="3448" w:type="dxa"/>
                <w:gridSpan w:val="2"/>
              </w:tcPr>
            </w:tcPrChange>
          </w:tcPr>
          <w:p w14:paraId="3C3B69FC" w14:textId="495D3F93"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742" w:author="SHAHZAIB KHAN" w:date="2026-10-07T20:42:00Z" w16du:dateUtc="2026-10-07T15:42:00Z"/>
                <w:rFonts w:ascii="Times New Roman" w:hAnsi="Times New Roman" w:cs="Times New Roman"/>
                <w:u w:val="single"/>
                <w:rPrChange w:id="2743" w:author="SHAHZAIB KHAN" w:date="2026-10-07T19:14:00Z" w16du:dateUtc="2026-10-07T14:14:00Z">
                  <w:rPr>
                    <w:del w:id="2744" w:author="SHAHZAIB KHAN" w:date="2026-10-07T20:42:00Z" w16du:dateUtc="2026-10-07T15:42:00Z"/>
                    <w:rFonts w:ascii="Times New Roman" w:hAnsi="Times New Roman" w:cs="Times New Roman"/>
                  </w:rPr>
                </w:rPrChange>
              </w:rPr>
            </w:pPr>
            <w:del w:id="2745" w:author="SHAHZAIB KHAN" w:date="2026-10-07T20:42:00Z" w16du:dateUtc="2026-10-07T15:42:00Z">
              <w:r w:rsidRPr="00BF2BCA" w:rsidDel="00C526BA">
                <w:rPr>
                  <w:rFonts w:ascii="Times New Roman" w:hAnsi="Times New Roman" w:cs="Times New Roman"/>
                  <w:u w:val="single"/>
                  <w:rPrChange w:id="2746" w:author="SHAHZAIB KHAN" w:date="2026-10-07T19:14:00Z" w16du:dateUtc="2026-10-07T14:14:00Z">
                    <w:rPr>
                      <w:rFonts w:ascii="Times New Roman" w:hAnsi="Times New Roman" w:cs="Times New Roman"/>
                    </w:rPr>
                  </w:rPrChange>
                </w:rPr>
                <w:delText>Registered</w:delText>
              </w:r>
            </w:del>
          </w:p>
        </w:tc>
        <w:tc>
          <w:tcPr>
            <w:tcW w:w="1675" w:type="dxa"/>
            <w:tcPrChange w:id="2747" w:author="SHAHZAIB KHAN" w:date="2026-10-07T20:33:00Z" w16du:dateUtc="2026-10-07T15:33:00Z">
              <w:tcPr>
                <w:tcW w:w="1492" w:type="dxa"/>
                <w:gridSpan w:val="2"/>
              </w:tcPr>
            </w:tcPrChange>
          </w:tcPr>
          <w:p w14:paraId="4E5DBD97" w14:textId="16B63223"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748" w:author="SHAHZAIB KHAN" w:date="2026-10-07T20:42:00Z" w16du:dateUtc="2026-10-07T15:42:00Z"/>
                <w:rFonts w:ascii="Times New Roman" w:hAnsi="Times New Roman" w:cs="Times New Roman"/>
                <w:u w:val="single"/>
                <w:rPrChange w:id="2749" w:author="SHAHZAIB KHAN" w:date="2026-10-07T19:14:00Z" w16du:dateUtc="2026-10-07T14:14:00Z">
                  <w:rPr>
                    <w:del w:id="2750" w:author="SHAHZAIB KHAN" w:date="2026-10-07T20:42:00Z" w16du:dateUtc="2026-10-07T15:42:00Z"/>
                    <w:rFonts w:ascii="Times New Roman" w:hAnsi="Times New Roman" w:cs="Times New Roman"/>
                  </w:rPr>
                </w:rPrChange>
              </w:rPr>
            </w:pPr>
            <w:del w:id="2751" w:author="SHAHZAIB KHAN" w:date="2026-10-07T20:42:00Z" w16du:dateUtc="2026-10-07T15:42:00Z">
              <w:r w:rsidRPr="00BF2BCA" w:rsidDel="00C526BA">
                <w:rPr>
                  <w:rFonts w:ascii="Times New Roman" w:hAnsi="Times New Roman" w:cs="Times New Roman"/>
                  <w:u w:val="single"/>
                  <w:rPrChange w:id="2752" w:author="SHAHZAIB KHAN" w:date="2026-10-07T19:14:00Z" w16du:dateUtc="2026-10-07T14:14:00Z">
                    <w:rPr>
                      <w:rFonts w:ascii="Times New Roman" w:hAnsi="Times New Roman" w:cs="Times New Roman"/>
                    </w:rPr>
                  </w:rPrChange>
                </w:rPr>
                <w:delText>Possible values: Pending, Registered, Cancelled.</w:delText>
              </w:r>
            </w:del>
          </w:p>
        </w:tc>
      </w:tr>
      <w:tr w:rsidR="00DA6DAD" w:rsidRPr="00BF2BCA" w:rsidDel="00C526BA" w14:paraId="1959EBA7" w14:textId="612975AA" w:rsidTr="00CF34AE">
        <w:trPr>
          <w:cnfStyle w:val="000000100000" w:firstRow="0" w:lastRow="0" w:firstColumn="0" w:lastColumn="0" w:oddVBand="0" w:evenVBand="0" w:oddHBand="1" w:evenHBand="0" w:firstRowFirstColumn="0" w:firstRowLastColumn="0" w:lastRowFirstColumn="0" w:lastRowLastColumn="0"/>
          <w:trHeight w:val="913"/>
          <w:del w:id="2753" w:author="SHAHZAIB KHAN" w:date="2026-10-07T20:42:00Z"/>
          <w:trPrChange w:id="2754" w:author="SHAHZAIB KHAN" w:date="2026-10-07T20:33:00Z" w16du:dateUtc="2026-10-07T15:33:00Z">
            <w:trPr>
              <w:trHeight w:val="913"/>
            </w:trPr>
          </w:trPrChange>
        </w:trPr>
        <w:tc>
          <w:tcPr>
            <w:cnfStyle w:val="001000000000" w:firstRow="0" w:lastRow="0" w:firstColumn="1" w:lastColumn="0" w:oddVBand="0" w:evenVBand="0" w:oddHBand="0" w:evenHBand="0" w:firstRowFirstColumn="0" w:firstRowLastColumn="0" w:lastRowFirstColumn="0" w:lastRowLastColumn="0"/>
            <w:tcW w:w="1377" w:type="dxa"/>
            <w:tcPrChange w:id="2755" w:author="SHAHZAIB KHAN" w:date="2026-10-07T20:33:00Z" w16du:dateUtc="2026-10-07T15:33:00Z">
              <w:tcPr>
                <w:tcW w:w="1349" w:type="dxa"/>
              </w:tcPr>
            </w:tcPrChange>
          </w:tcPr>
          <w:p w14:paraId="7B37CA99" w14:textId="3B58D8C8"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2756" w:author="SHAHZAIB KHAN" w:date="2026-10-07T20:42:00Z" w16du:dateUtc="2026-10-07T15:42:00Z"/>
                <w:rFonts w:ascii="Times New Roman" w:hAnsi="Times New Roman" w:cs="Times New Roman"/>
                <w:u w:val="single"/>
                <w:rPrChange w:id="2757" w:author="SHAHZAIB KHAN" w:date="2026-10-07T19:14:00Z" w16du:dateUtc="2026-10-07T14:14:00Z">
                  <w:rPr>
                    <w:del w:id="2758" w:author="SHAHZAIB KHAN" w:date="2026-10-07T20:42:00Z" w16du:dateUtc="2026-10-07T15:42:00Z"/>
                    <w:rFonts w:ascii="Times New Roman" w:hAnsi="Times New Roman" w:cs="Times New Roman"/>
                  </w:rPr>
                </w:rPrChange>
              </w:rPr>
            </w:pPr>
            <w:del w:id="2759" w:author="SHAHZAIB KHAN" w:date="2026-10-07T20:42:00Z" w16du:dateUtc="2026-10-07T15:42:00Z">
              <w:r w:rsidRPr="00BF2BCA" w:rsidDel="00C526BA">
                <w:rPr>
                  <w:rFonts w:ascii="Times New Roman" w:hAnsi="Times New Roman" w:cs="Times New Roman"/>
                  <w:u w:val="single"/>
                  <w:rPrChange w:id="2760" w:author="SHAHZAIB KHAN" w:date="2026-10-07T19:14:00Z" w16du:dateUtc="2026-10-07T14:14:00Z">
                    <w:rPr>
                      <w:rFonts w:ascii="Times New Roman" w:hAnsi="Times New Roman" w:cs="Times New Roman"/>
                    </w:rPr>
                  </w:rPrChange>
                </w:rPr>
                <w:delText>Project Approval Status</w:delText>
              </w:r>
            </w:del>
          </w:p>
        </w:tc>
        <w:tc>
          <w:tcPr>
            <w:tcW w:w="950" w:type="dxa"/>
            <w:tcPrChange w:id="2761" w:author="SHAHZAIB KHAN" w:date="2026-10-07T20:33:00Z" w16du:dateUtc="2026-10-07T15:33:00Z">
              <w:tcPr>
                <w:tcW w:w="1008" w:type="dxa"/>
                <w:gridSpan w:val="2"/>
              </w:tcPr>
            </w:tcPrChange>
          </w:tcPr>
          <w:p w14:paraId="266452A2" w14:textId="2B534FFC"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762" w:author="SHAHZAIB KHAN" w:date="2026-10-07T20:42:00Z" w16du:dateUtc="2026-10-07T15:42:00Z"/>
                <w:rFonts w:ascii="Times New Roman" w:hAnsi="Times New Roman" w:cs="Times New Roman"/>
                <w:u w:val="single"/>
                <w:rPrChange w:id="2763" w:author="SHAHZAIB KHAN" w:date="2026-10-07T19:14:00Z" w16du:dateUtc="2026-10-07T14:14:00Z">
                  <w:rPr>
                    <w:del w:id="2764" w:author="SHAHZAIB KHAN" w:date="2026-10-07T20:42:00Z" w16du:dateUtc="2026-10-07T15:42:00Z"/>
                    <w:rFonts w:ascii="Times New Roman" w:hAnsi="Times New Roman" w:cs="Times New Roman"/>
                  </w:rPr>
                </w:rPrChange>
              </w:rPr>
            </w:pPr>
            <w:del w:id="2765" w:author="SHAHZAIB KHAN" w:date="2026-10-07T20:42:00Z" w16du:dateUtc="2026-10-07T15:42:00Z">
              <w:r w:rsidRPr="00BF2BCA" w:rsidDel="00C526BA">
                <w:rPr>
                  <w:rFonts w:ascii="Times New Roman" w:hAnsi="Times New Roman" w:cs="Times New Roman"/>
                  <w:u w:val="single"/>
                  <w:rPrChange w:id="2766" w:author="SHAHZAIB KHAN" w:date="2026-10-07T19:14:00Z" w16du:dateUtc="2026-10-07T14:14:00Z">
                    <w:rPr>
                      <w:rFonts w:ascii="Times New Roman" w:hAnsi="Times New Roman" w:cs="Times New Roman"/>
                    </w:rPr>
                  </w:rPrChange>
                </w:rPr>
                <w:delText>Data Element</w:delText>
              </w:r>
            </w:del>
          </w:p>
        </w:tc>
        <w:tc>
          <w:tcPr>
            <w:tcW w:w="1325" w:type="dxa"/>
            <w:tcPrChange w:id="2767" w:author="SHAHZAIB KHAN" w:date="2026-10-07T20:33:00Z" w16du:dateUtc="2026-10-07T15:33:00Z">
              <w:tcPr>
                <w:tcW w:w="1389" w:type="dxa"/>
                <w:gridSpan w:val="2"/>
              </w:tcPr>
            </w:tcPrChange>
          </w:tcPr>
          <w:p w14:paraId="71C2DED9" w14:textId="75130872"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768" w:author="SHAHZAIB KHAN" w:date="2026-10-07T20:42:00Z" w16du:dateUtc="2026-10-07T15:42:00Z"/>
                <w:rFonts w:ascii="Times New Roman" w:hAnsi="Times New Roman" w:cs="Times New Roman"/>
                <w:u w:val="single"/>
                <w:rPrChange w:id="2769" w:author="SHAHZAIB KHAN" w:date="2026-10-07T19:14:00Z" w16du:dateUtc="2026-10-07T14:14:00Z">
                  <w:rPr>
                    <w:del w:id="2770" w:author="SHAHZAIB KHAN" w:date="2026-10-07T20:42:00Z" w16du:dateUtc="2026-10-07T15:42:00Z"/>
                    <w:rFonts w:ascii="Times New Roman" w:hAnsi="Times New Roman" w:cs="Times New Roman"/>
                  </w:rPr>
                </w:rPrChange>
              </w:rPr>
            </w:pPr>
            <w:del w:id="2771" w:author="SHAHZAIB KHAN" w:date="2026-10-07T20:42:00Z" w16du:dateUtc="2026-10-07T15:42:00Z">
              <w:r w:rsidRPr="00BF2BCA" w:rsidDel="00C526BA">
                <w:rPr>
                  <w:rFonts w:ascii="Times New Roman" w:hAnsi="Times New Roman" w:cs="Times New Roman"/>
                  <w:u w:val="single"/>
                  <w:rPrChange w:id="2772" w:author="SHAHZAIB KHAN" w:date="2026-10-07T19:14:00Z" w16du:dateUtc="2026-10-07T14:14:00Z">
                    <w:rPr>
                      <w:rFonts w:ascii="Times New Roman" w:hAnsi="Times New Roman" w:cs="Times New Roman"/>
                    </w:rPr>
                  </w:rPrChange>
                </w:rPr>
                <w:delText>Approval status of the project.</w:delText>
              </w:r>
            </w:del>
          </w:p>
        </w:tc>
        <w:tc>
          <w:tcPr>
            <w:tcW w:w="987" w:type="dxa"/>
            <w:tcPrChange w:id="2773" w:author="SHAHZAIB KHAN" w:date="2026-10-07T20:33:00Z" w16du:dateUtc="2026-10-07T15:33:00Z">
              <w:tcPr>
                <w:tcW w:w="1002" w:type="dxa"/>
                <w:gridSpan w:val="2"/>
              </w:tcPr>
            </w:tcPrChange>
          </w:tcPr>
          <w:p w14:paraId="5BEC2E68" w14:textId="5CC46B3F"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774" w:author="SHAHZAIB KHAN" w:date="2026-10-07T20:42:00Z" w16du:dateUtc="2026-10-07T15:42:00Z"/>
                <w:rFonts w:ascii="Times New Roman" w:hAnsi="Times New Roman" w:cs="Times New Roman"/>
                <w:u w:val="single"/>
                <w:rPrChange w:id="2775" w:author="SHAHZAIB KHAN" w:date="2026-10-07T19:14:00Z" w16du:dateUtc="2026-10-07T14:14:00Z">
                  <w:rPr>
                    <w:del w:id="2776" w:author="SHAHZAIB KHAN" w:date="2026-10-07T20:42:00Z" w16du:dateUtc="2026-10-07T15:42:00Z"/>
                    <w:rFonts w:ascii="Times New Roman" w:hAnsi="Times New Roman" w:cs="Times New Roman"/>
                  </w:rPr>
                </w:rPrChange>
              </w:rPr>
            </w:pPr>
            <w:del w:id="2777" w:author="SHAHZAIB KHAN" w:date="2026-10-07T20:42:00Z" w16du:dateUtc="2026-10-07T15:42:00Z">
              <w:r w:rsidRPr="00BF2BCA" w:rsidDel="00C526BA">
                <w:rPr>
                  <w:rFonts w:ascii="Times New Roman" w:hAnsi="Times New Roman" w:cs="Times New Roman"/>
                  <w:u w:val="single"/>
                  <w:rPrChange w:id="2778" w:author="SHAHZAIB KHAN" w:date="2026-10-07T19:14:00Z" w16du:dateUtc="2026-10-07T14:14:00Z">
                    <w:rPr>
                      <w:rFonts w:ascii="Times New Roman" w:hAnsi="Times New Roman" w:cs="Times New Roman"/>
                    </w:rPr>
                  </w:rPrChange>
                </w:rPr>
                <w:delText>String</w:delText>
              </w:r>
            </w:del>
          </w:p>
        </w:tc>
        <w:tc>
          <w:tcPr>
            <w:tcW w:w="840" w:type="dxa"/>
            <w:tcPrChange w:id="2779" w:author="SHAHZAIB KHAN" w:date="2026-10-07T20:33:00Z" w16du:dateUtc="2026-10-07T15:33:00Z">
              <w:tcPr>
                <w:tcW w:w="900" w:type="dxa"/>
                <w:gridSpan w:val="2"/>
              </w:tcPr>
            </w:tcPrChange>
          </w:tcPr>
          <w:p w14:paraId="0EBD2420" w14:textId="73C46494"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780" w:author="SHAHZAIB KHAN" w:date="2026-10-07T20:42:00Z" w16du:dateUtc="2026-10-07T15:42:00Z"/>
                <w:rFonts w:ascii="Times New Roman" w:hAnsi="Times New Roman" w:cs="Times New Roman"/>
                <w:u w:val="single"/>
                <w:rPrChange w:id="2781" w:author="SHAHZAIB KHAN" w:date="2026-10-07T19:14:00Z" w16du:dateUtc="2026-10-07T14:14:00Z">
                  <w:rPr>
                    <w:del w:id="2782" w:author="SHAHZAIB KHAN" w:date="2026-10-07T20:42:00Z" w16du:dateUtc="2026-10-07T15:42:00Z"/>
                    <w:rFonts w:ascii="Times New Roman" w:hAnsi="Times New Roman" w:cs="Times New Roman"/>
                  </w:rPr>
                </w:rPrChange>
              </w:rPr>
            </w:pPr>
            <w:del w:id="2783" w:author="SHAHZAIB KHAN" w:date="2026-10-07T20:42:00Z" w16du:dateUtc="2026-10-07T15:42:00Z">
              <w:r w:rsidRPr="00BF2BCA" w:rsidDel="00C526BA">
                <w:rPr>
                  <w:rFonts w:ascii="Times New Roman" w:hAnsi="Times New Roman" w:cs="Times New Roman"/>
                  <w:u w:val="single"/>
                  <w:rPrChange w:id="2784" w:author="SHAHZAIB KHAN" w:date="2026-10-07T19:14:00Z" w16du:dateUtc="2026-10-07T14:14:00Z">
                    <w:rPr>
                      <w:rFonts w:ascii="Times New Roman" w:hAnsi="Times New Roman" w:cs="Times New Roman"/>
                    </w:rPr>
                  </w:rPrChange>
                </w:rPr>
                <w:delText>15</w:delText>
              </w:r>
            </w:del>
          </w:p>
        </w:tc>
        <w:tc>
          <w:tcPr>
            <w:tcW w:w="3199" w:type="dxa"/>
            <w:tcPrChange w:id="2785" w:author="SHAHZAIB KHAN" w:date="2026-10-07T20:33:00Z" w16du:dateUtc="2026-10-07T15:33:00Z">
              <w:tcPr>
                <w:tcW w:w="3448" w:type="dxa"/>
                <w:gridSpan w:val="2"/>
              </w:tcPr>
            </w:tcPrChange>
          </w:tcPr>
          <w:p w14:paraId="091F9906" w14:textId="2D3269EA"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786" w:author="SHAHZAIB KHAN" w:date="2026-10-07T20:42:00Z" w16du:dateUtc="2026-10-07T15:42:00Z"/>
                <w:rFonts w:ascii="Times New Roman" w:hAnsi="Times New Roman" w:cs="Times New Roman"/>
                <w:u w:val="single"/>
                <w:rPrChange w:id="2787" w:author="SHAHZAIB KHAN" w:date="2026-10-07T19:14:00Z" w16du:dateUtc="2026-10-07T14:14:00Z">
                  <w:rPr>
                    <w:del w:id="2788" w:author="SHAHZAIB KHAN" w:date="2026-10-07T20:42:00Z" w16du:dateUtc="2026-10-07T15:42:00Z"/>
                    <w:rFonts w:ascii="Times New Roman" w:hAnsi="Times New Roman" w:cs="Times New Roman"/>
                  </w:rPr>
                </w:rPrChange>
              </w:rPr>
            </w:pPr>
            <w:del w:id="2789" w:author="SHAHZAIB KHAN" w:date="2026-10-07T20:42:00Z" w16du:dateUtc="2026-10-07T15:42:00Z">
              <w:r w:rsidRPr="00BF2BCA" w:rsidDel="00C526BA">
                <w:rPr>
                  <w:rFonts w:ascii="Times New Roman" w:hAnsi="Times New Roman" w:cs="Times New Roman"/>
                  <w:u w:val="single"/>
                  <w:rPrChange w:id="2790" w:author="SHAHZAIB KHAN" w:date="2026-10-07T19:14:00Z" w16du:dateUtc="2026-10-07T14:14:00Z">
                    <w:rPr>
                      <w:rFonts w:ascii="Times New Roman" w:hAnsi="Times New Roman" w:cs="Times New Roman"/>
                    </w:rPr>
                  </w:rPrChange>
                </w:rPr>
                <w:delText>Approved</w:delText>
              </w:r>
            </w:del>
          </w:p>
        </w:tc>
        <w:tc>
          <w:tcPr>
            <w:tcW w:w="1675" w:type="dxa"/>
            <w:tcPrChange w:id="2791" w:author="SHAHZAIB KHAN" w:date="2026-10-07T20:33:00Z" w16du:dateUtc="2026-10-07T15:33:00Z">
              <w:tcPr>
                <w:tcW w:w="1492" w:type="dxa"/>
                <w:gridSpan w:val="2"/>
              </w:tcPr>
            </w:tcPrChange>
          </w:tcPr>
          <w:p w14:paraId="1C3E33E7" w14:textId="1FAD9492"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792" w:author="SHAHZAIB KHAN" w:date="2026-10-07T20:42:00Z" w16du:dateUtc="2026-10-07T15:42:00Z"/>
                <w:rFonts w:ascii="Times New Roman" w:hAnsi="Times New Roman" w:cs="Times New Roman"/>
                <w:u w:val="single"/>
                <w:rPrChange w:id="2793" w:author="SHAHZAIB KHAN" w:date="2026-10-07T19:14:00Z" w16du:dateUtc="2026-10-07T14:14:00Z">
                  <w:rPr>
                    <w:del w:id="2794" w:author="SHAHZAIB KHAN" w:date="2026-10-07T20:42:00Z" w16du:dateUtc="2026-10-07T15:42:00Z"/>
                    <w:rFonts w:ascii="Times New Roman" w:hAnsi="Times New Roman" w:cs="Times New Roman"/>
                  </w:rPr>
                </w:rPrChange>
              </w:rPr>
            </w:pPr>
            <w:del w:id="2795" w:author="SHAHZAIB KHAN" w:date="2026-10-07T20:42:00Z" w16du:dateUtc="2026-10-07T15:42:00Z">
              <w:r w:rsidRPr="00BF2BCA" w:rsidDel="00C526BA">
                <w:rPr>
                  <w:rFonts w:ascii="Times New Roman" w:hAnsi="Times New Roman" w:cs="Times New Roman"/>
                  <w:u w:val="single"/>
                  <w:rPrChange w:id="2796" w:author="SHAHZAIB KHAN" w:date="2026-10-07T19:14:00Z" w16du:dateUtc="2026-10-07T14:14:00Z">
                    <w:rPr>
                      <w:rFonts w:ascii="Times New Roman" w:hAnsi="Times New Roman" w:cs="Times New Roman"/>
                    </w:rPr>
                  </w:rPrChange>
                </w:rPr>
                <w:delText>Possible values: Pending, Approved, Rejected.</w:delText>
              </w:r>
            </w:del>
          </w:p>
        </w:tc>
      </w:tr>
      <w:tr w:rsidR="00DA6DAD" w:rsidRPr="00BF2BCA" w:rsidDel="00C526BA" w14:paraId="1980C5FD" w14:textId="4B92D9A7" w:rsidTr="00CF34AE">
        <w:trPr>
          <w:trHeight w:val="609"/>
          <w:del w:id="2797" w:author="SHAHZAIB KHAN" w:date="2026-10-07T20:42:00Z"/>
          <w:trPrChange w:id="2798"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799" w:author="SHAHZAIB KHAN" w:date="2026-10-07T20:33:00Z" w16du:dateUtc="2026-10-07T15:33:00Z">
              <w:tcPr>
                <w:tcW w:w="1349" w:type="dxa"/>
              </w:tcPr>
            </w:tcPrChange>
          </w:tcPr>
          <w:p w14:paraId="29B22B21" w14:textId="5891E047" w:rsidR="00DA6DAD" w:rsidRPr="00BF2BCA" w:rsidDel="00C526BA" w:rsidRDefault="519CCA04" w:rsidP="00067106">
            <w:pPr>
              <w:rPr>
                <w:del w:id="2800" w:author="SHAHZAIB KHAN" w:date="2026-10-07T20:42:00Z" w16du:dateUtc="2026-10-07T15:42:00Z"/>
                <w:rFonts w:ascii="Times New Roman" w:hAnsi="Times New Roman" w:cs="Times New Roman"/>
                <w:u w:val="single"/>
                <w:rPrChange w:id="2801" w:author="SHAHZAIB KHAN" w:date="2026-10-07T19:14:00Z" w16du:dateUtc="2026-10-07T14:14:00Z">
                  <w:rPr>
                    <w:del w:id="2802" w:author="SHAHZAIB KHAN" w:date="2026-10-07T20:42:00Z" w16du:dateUtc="2026-10-07T15:42:00Z"/>
                    <w:rFonts w:ascii="Times New Roman" w:hAnsi="Times New Roman" w:cs="Times New Roman"/>
                  </w:rPr>
                </w:rPrChange>
              </w:rPr>
            </w:pPr>
            <w:del w:id="2803" w:author="SHAHZAIB KHAN" w:date="2026-10-07T20:42:00Z" w16du:dateUtc="2026-10-07T15:42:00Z">
              <w:r w:rsidRPr="00BF2BCA" w:rsidDel="00C526BA">
                <w:rPr>
                  <w:rFonts w:ascii="Times New Roman" w:hAnsi="Times New Roman" w:cs="Times New Roman"/>
                  <w:u w:val="single"/>
                  <w:rPrChange w:id="2804" w:author="SHAHZAIB KHAN" w:date="2026-10-07T19:14:00Z" w16du:dateUtc="2026-10-07T14:14:00Z">
                    <w:rPr>
                      <w:rFonts w:ascii="Times New Roman" w:hAnsi="Times New Roman" w:cs="Times New Roman"/>
                    </w:rPr>
                  </w:rPrChange>
                </w:rPr>
                <w:delText>Approval Comments</w:delText>
              </w:r>
            </w:del>
          </w:p>
        </w:tc>
        <w:tc>
          <w:tcPr>
            <w:tcW w:w="950" w:type="dxa"/>
            <w:tcPrChange w:id="2805" w:author="SHAHZAIB KHAN" w:date="2026-10-07T20:33:00Z" w16du:dateUtc="2026-10-07T15:33:00Z">
              <w:tcPr>
                <w:tcW w:w="1008" w:type="dxa"/>
                <w:gridSpan w:val="2"/>
              </w:tcPr>
            </w:tcPrChange>
          </w:tcPr>
          <w:p w14:paraId="332D5313" w14:textId="4F1E1F40"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806" w:author="SHAHZAIB KHAN" w:date="2026-10-07T20:42:00Z" w16du:dateUtc="2026-10-07T15:42:00Z"/>
                <w:rFonts w:ascii="Times New Roman" w:hAnsi="Times New Roman" w:cs="Times New Roman"/>
                <w:u w:val="single"/>
                <w:rPrChange w:id="2807" w:author="SHAHZAIB KHAN" w:date="2026-10-07T19:14:00Z" w16du:dateUtc="2026-10-07T14:14:00Z">
                  <w:rPr>
                    <w:del w:id="2808" w:author="SHAHZAIB KHAN" w:date="2026-10-07T20:42:00Z" w16du:dateUtc="2026-10-07T15:42:00Z"/>
                    <w:rFonts w:ascii="Times New Roman" w:hAnsi="Times New Roman" w:cs="Times New Roman"/>
                  </w:rPr>
                </w:rPrChange>
              </w:rPr>
            </w:pPr>
            <w:del w:id="2809" w:author="SHAHZAIB KHAN" w:date="2026-10-07T20:42:00Z" w16du:dateUtc="2026-10-07T15:42:00Z">
              <w:r w:rsidRPr="00BF2BCA" w:rsidDel="00C526BA">
                <w:rPr>
                  <w:rFonts w:ascii="Times New Roman" w:hAnsi="Times New Roman" w:cs="Times New Roman"/>
                  <w:u w:val="single"/>
                  <w:rPrChange w:id="2810" w:author="SHAHZAIB KHAN" w:date="2026-10-07T19:14:00Z" w16du:dateUtc="2026-10-07T14:14:00Z">
                    <w:rPr>
                      <w:rFonts w:ascii="Times New Roman" w:hAnsi="Times New Roman" w:cs="Times New Roman"/>
                    </w:rPr>
                  </w:rPrChange>
                </w:rPr>
                <w:delText>Data Element</w:delText>
              </w:r>
            </w:del>
          </w:p>
        </w:tc>
        <w:tc>
          <w:tcPr>
            <w:tcW w:w="1325" w:type="dxa"/>
            <w:tcPrChange w:id="2811" w:author="SHAHZAIB KHAN" w:date="2026-10-07T20:33:00Z" w16du:dateUtc="2026-10-07T15:33:00Z">
              <w:tcPr>
                <w:tcW w:w="1389" w:type="dxa"/>
                <w:gridSpan w:val="2"/>
              </w:tcPr>
            </w:tcPrChange>
          </w:tcPr>
          <w:p w14:paraId="6CD8E1AE" w14:textId="4689055E"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812" w:author="SHAHZAIB KHAN" w:date="2026-10-07T20:42:00Z" w16du:dateUtc="2026-10-07T15:42:00Z"/>
                <w:rFonts w:ascii="Times New Roman" w:hAnsi="Times New Roman" w:cs="Times New Roman"/>
                <w:u w:val="single"/>
                <w:rPrChange w:id="2813" w:author="SHAHZAIB KHAN" w:date="2026-10-07T19:14:00Z" w16du:dateUtc="2026-10-07T14:14:00Z">
                  <w:rPr>
                    <w:del w:id="2814" w:author="SHAHZAIB KHAN" w:date="2026-10-07T20:42:00Z" w16du:dateUtc="2026-10-07T15:42:00Z"/>
                    <w:rFonts w:ascii="Times New Roman" w:hAnsi="Times New Roman" w:cs="Times New Roman"/>
                  </w:rPr>
                </w:rPrChange>
              </w:rPr>
            </w:pPr>
            <w:del w:id="2815" w:author="SHAHZAIB KHAN" w:date="2026-10-07T20:42:00Z" w16du:dateUtc="2026-10-07T15:42:00Z">
              <w:r w:rsidRPr="00BF2BCA" w:rsidDel="00C526BA">
                <w:rPr>
                  <w:rFonts w:ascii="Times New Roman" w:hAnsi="Times New Roman" w:cs="Times New Roman"/>
                  <w:u w:val="single"/>
                  <w:rPrChange w:id="2816" w:author="SHAHZAIB KHAN" w:date="2026-10-07T19:14:00Z" w16du:dateUtc="2026-10-07T14:14:00Z">
                    <w:rPr>
                      <w:rFonts w:ascii="Times New Roman" w:hAnsi="Times New Roman" w:cs="Times New Roman"/>
                    </w:rPr>
                  </w:rPrChange>
                </w:rPr>
                <w:delText>Comments provided by the supervisor during project approval.</w:delText>
              </w:r>
            </w:del>
          </w:p>
        </w:tc>
        <w:tc>
          <w:tcPr>
            <w:tcW w:w="987" w:type="dxa"/>
            <w:tcPrChange w:id="2817" w:author="SHAHZAIB KHAN" w:date="2026-10-07T20:33:00Z" w16du:dateUtc="2026-10-07T15:33:00Z">
              <w:tcPr>
                <w:tcW w:w="1002" w:type="dxa"/>
                <w:gridSpan w:val="2"/>
              </w:tcPr>
            </w:tcPrChange>
          </w:tcPr>
          <w:p w14:paraId="5756D1FC" w14:textId="39E0AE64"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818" w:author="SHAHZAIB KHAN" w:date="2026-10-07T20:42:00Z" w16du:dateUtc="2026-10-07T15:42:00Z"/>
                <w:rFonts w:ascii="Times New Roman" w:hAnsi="Times New Roman" w:cs="Times New Roman"/>
                <w:u w:val="single"/>
                <w:rPrChange w:id="2819" w:author="SHAHZAIB KHAN" w:date="2026-10-07T19:14:00Z" w16du:dateUtc="2026-10-07T14:14:00Z">
                  <w:rPr>
                    <w:del w:id="2820" w:author="SHAHZAIB KHAN" w:date="2026-10-07T20:42:00Z" w16du:dateUtc="2026-10-07T15:42:00Z"/>
                    <w:rFonts w:ascii="Times New Roman" w:hAnsi="Times New Roman" w:cs="Times New Roman"/>
                  </w:rPr>
                </w:rPrChange>
              </w:rPr>
            </w:pPr>
            <w:del w:id="2821" w:author="SHAHZAIB KHAN" w:date="2026-10-07T20:42:00Z" w16du:dateUtc="2026-10-07T15:42:00Z">
              <w:r w:rsidRPr="00BF2BCA" w:rsidDel="00C526BA">
                <w:rPr>
                  <w:rFonts w:ascii="Times New Roman" w:hAnsi="Times New Roman" w:cs="Times New Roman"/>
                  <w:u w:val="single"/>
                  <w:rPrChange w:id="2822" w:author="SHAHZAIB KHAN" w:date="2026-10-07T19:14:00Z" w16du:dateUtc="2026-10-07T14:14:00Z">
                    <w:rPr>
                      <w:rFonts w:ascii="Times New Roman" w:hAnsi="Times New Roman" w:cs="Times New Roman"/>
                    </w:rPr>
                  </w:rPrChange>
                </w:rPr>
                <w:delText>String</w:delText>
              </w:r>
            </w:del>
          </w:p>
        </w:tc>
        <w:tc>
          <w:tcPr>
            <w:tcW w:w="840" w:type="dxa"/>
            <w:tcPrChange w:id="2823" w:author="SHAHZAIB KHAN" w:date="2026-10-07T20:33:00Z" w16du:dateUtc="2026-10-07T15:33:00Z">
              <w:tcPr>
                <w:tcW w:w="900" w:type="dxa"/>
                <w:gridSpan w:val="2"/>
              </w:tcPr>
            </w:tcPrChange>
          </w:tcPr>
          <w:p w14:paraId="38C2A177" w14:textId="3A009D39"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824" w:author="SHAHZAIB KHAN" w:date="2026-10-07T20:42:00Z" w16du:dateUtc="2026-10-07T15:42:00Z"/>
                <w:rFonts w:ascii="Times New Roman" w:hAnsi="Times New Roman" w:cs="Times New Roman"/>
                <w:u w:val="single"/>
                <w:rPrChange w:id="2825" w:author="SHAHZAIB KHAN" w:date="2026-10-07T19:14:00Z" w16du:dateUtc="2026-10-07T14:14:00Z">
                  <w:rPr>
                    <w:del w:id="2826" w:author="SHAHZAIB KHAN" w:date="2026-10-07T20:42:00Z" w16du:dateUtc="2026-10-07T15:42:00Z"/>
                    <w:rFonts w:ascii="Times New Roman" w:hAnsi="Times New Roman" w:cs="Times New Roman"/>
                  </w:rPr>
                </w:rPrChange>
              </w:rPr>
            </w:pPr>
            <w:del w:id="2827" w:author="SHAHZAIB KHAN" w:date="2026-10-07T20:42:00Z" w16du:dateUtc="2026-10-07T15:42:00Z">
              <w:r w:rsidRPr="00BF2BCA" w:rsidDel="00C526BA">
                <w:rPr>
                  <w:rFonts w:ascii="Times New Roman" w:hAnsi="Times New Roman" w:cs="Times New Roman"/>
                  <w:u w:val="single"/>
                  <w:rPrChange w:id="2828" w:author="SHAHZAIB KHAN" w:date="2026-10-07T19:14:00Z" w16du:dateUtc="2026-10-07T14:14:00Z">
                    <w:rPr>
                      <w:rFonts w:ascii="Times New Roman" w:hAnsi="Times New Roman" w:cs="Times New Roman"/>
                    </w:rPr>
                  </w:rPrChange>
                </w:rPr>
                <w:delText>200</w:delText>
              </w:r>
            </w:del>
          </w:p>
        </w:tc>
        <w:tc>
          <w:tcPr>
            <w:tcW w:w="3199" w:type="dxa"/>
            <w:tcPrChange w:id="2829" w:author="SHAHZAIB KHAN" w:date="2026-10-07T20:33:00Z" w16du:dateUtc="2026-10-07T15:33:00Z">
              <w:tcPr>
                <w:tcW w:w="3448" w:type="dxa"/>
                <w:gridSpan w:val="2"/>
              </w:tcPr>
            </w:tcPrChange>
          </w:tcPr>
          <w:p w14:paraId="1DB921CF" w14:textId="41B5D36D"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830" w:author="SHAHZAIB KHAN" w:date="2026-10-07T20:42:00Z" w16du:dateUtc="2026-10-07T15:42:00Z"/>
                <w:rFonts w:ascii="Times New Roman" w:hAnsi="Times New Roman" w:cs="Times New Roman"/>
                <w:u w:val="single"/>
                <w:rPrChange w:id="2831" w:author="SHAHZAIB KHAN" w:date="2026-10-07T19:14:00Z" w16du:dateUtc="2026-10-07T14:14:00Z">
                  <w:rPr>
                    <w:del w:id="2832" w:author="SHAHZAIB KHAN" w:date="2026-10-07T20:42:00Z" w16du:dateUtc="2026-10-07T15:42:00Z"/>
                    <w:rFonts w:ascii="Times New Roman" w:hAnsi="Times New Roman" w:cs="Times New Roman"/>
                  </w:rPr>
                </w:rPrChange>
              </w:rPr>
            </w:pPr>
            <w:del w:id="2833" w:author="SHAHZAIB KHAN" w:date="2026-10-07T20:42:00Z" w16du:dateUtc="2026-10-07T15:42:00Z">
              <w:r w:rsidRPr="00BF2BCA" w:rsidDel="00C526BA">
                <w:rPr>
                  <w:rFonts w:ascii="Times New Roman" w:hAnsi="Times New Roman" w:cs="Times New Roman"/>
                  <w:u w:val="single"/>
                  <w:rPrChange w:id="2834" w:author="SHAHZAIB KHAN" w:date="2026-10-07T19:14:00Z" w16du:dateUtc="2026-10-07T14:14:00Z">
                    <w:rPr>
                      <w:rFonts w:ascii="Times New Roman" w:hAnsi="Times New Roman" w:cs="Times New Roman"/>
                    </w:rPr>
                  </w:rPrChange>
                </w:rPr>
                <w:delText>Make some minor changes to your documentation.</w:delText>
              </w:r>
            </w:del>
          </w:p>
        </w:tc>
        <w:tc>
          <w:tcPr>
            <w:tcW w:w="1675" w:type="dxa"/>
            <w:tcPrChange w:id="2835" w:author="SHAHZAIB KHAN" w:date="2026-10-07T20:33:00Z" w16du:dateUtc="2026-10-07T15:33:00Z">
              <w:tcPr>
                <w:tcW w:w="1492" w:type="dxa"/>
                <w:gridSpan w:val="2"/>
              </w:tcPr>
            </w:tcPrChange>
          </w:tcPr>
          <w:p w14:paraId="6252B1ED" w14:textId="0AF09BBA"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836" w:author="SHAHZAIB KHAN" w:date="2026-10-07T20:42:00Z" w16du:dateUtc="2026-10-07T15:42:00Z"/>
                <w:rFonts w:ascii="Times New Roman" w:hAnsi="Times New Roman" w:cs="Times New Roman"/>
                <w:u w:val="single"/>
                <w:rPrChange w:id="2837" w:author="SHAHZAIB KHAN" w:date="2026-10-07T19:14:00Z" w16du:dateUtc="2026-10-07T14:14:00Z">
                  <w:rPr>
                    <w:del w:id="2838" w:author="SHAHZAIB KHAN" w:date="2026-10-07T20:42:00Z" w16du:dateUtc="2026-10-07T15:42:00Z"/>
                    <w:rFonts w:ascii="Times New Roman" w:hAnsi="Times New Roman" w:cs="Times New Roman"/>
                  </w:rPr>
                </w:rPrChange>
              </w:rPr>
            </w:pPr>
            <w:del w:id="2839" w:author="SHAHZAIB KHAN" w:date="2026-10-07T20:42:00Z" w16du:dateUtc="2026-10-07T15:42:00Z">
              <w:r w:rsidRPr="00BF2BCA" w:rsidDel="00C526BA">
                <w:rPr>
                  <w:rFonts w:ascii="Times New Roman" w:hAnsi="Times New Roman" w:cs="Times New Roman"/>
                  <w:u w:val="single"/>
                  <w:rPrChange w:id="2840" w:author="SHAHZAIB KHAN" w:date="2026-10-07T19:14:00Z" w16du:dateUtc="2026-10-07T14:14:00Z">
                    <w:rPr>
                      <w:rFonts w:ascii="Times New Roman" w:hAnsi="Times New Roman" w:cs="Times New Roman"/>
                    </w:rPr>
                  </w:rPrChange>
                </w:rPr>
                <w:delText>Required</w:delText>
              </w:r>
            </w:del>
          </w:p>
        </w:tc>
      </w:tr>
      <w:tr w:rsidR="00DA6DAD" w:rsidRPr="00BF2BCA" w:rsidDel="00C526BA" w14:paraId="716D5830" w14:textId="48ACCD12" w:rsidTr="00CF34AE">
        <w:trPr>
          <w:cnfStyle w:val="000000100000" w:firstRow="0" w:lastRow="0" w:firstColumn="0" w:lastColumn="0" w:oddVBand="0" w:evenVBand="0" w:oddHBand="1" w:evenHBand="0" w:firstRowFirstColumn="0" w:firstRowLastColumn="0" w:lastRowFirstColumn="0" w:lastRowLastColumn="0"/>
          <w:trHeight w:val="609"/>
          <w:del w:id="2841" w:author="SHAHZAIB KHAN" w:date="2026-10-07T20:42:00Z"/>
          <w:trPrChange w:id="2842"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843" w:author="SHAHZAIB KHAN" w:date="2026-10-07T20:33:00Z" w16du:dateUtc="2026-10-07T15:33:00Z">
              <w:tcPr>
                <w:tcW w:w="1349" w:type="dxa"/>
              </w:tcPr>
            </w:tcPrChange>
          </w:tcPr>
          <w:p w14:paraId="7C383C2B" w14:textId="4130908B"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2844" w:author="SHAHZAIB KHAN" w:date="2026-10-07T20:42:00Z" w16du:dateUtc="2026-10-07T15:42:00Z"/>
                <w:rFonts w:ascii="Times New Roman" w:hAnsi="Times New Roman" w:cs="Times New Roman"/>
                <w:u w:val="single"/>
                <w:rPrChange w:id="2845" w:author="SHAHZAIB KHAN" w:date="2026-10-07T19:14:00Z" w16du:dateUtc="2026-10-07T14:14:00Z">
                  <w:rPr>
                    <w:del w:id="2846" w:author="SHAHZAIB KHAN" w:date="2026-10-07T20:42:00Z" w16du:dateUtc="2026-10-07T15:42:00Z"/>
                    <w:rFonts w:ascii="Times New Roman" w:hAnsi="Times New Roman" w:cs="Times New Roman"/>
                  </w:rPr>
                </w:rPrChange>
              </w:rPr>
            </w:pPr>
            <w:del w:id="2847" w:author="SHAHZAIB KHAN" w:date="2026-10-07T20:42:00Z" w16du:dateUtc="2026-10-07T15:42:00Z">
              <w:r w:rsidRPr="00BF2BCA" w:rsidDel="00C526BA">
                <w:rPr>
                  <w:rFonts w:ascii="Times New Roman" w:hAnsi="Times New Roman" w:cs="Times New Roman"/>
                  <w:u w:val="single"/>
                  <w:rPrChange w:id="2848" w:author="SHAHZAIB KHAN" w:date="2026-10-07T19:14:00Z" w16du:dateUtc="2026-10-07T14:14:00Z">
                    <w:rPr>
                      <w:rFonts w:ascii="Times New Roman" w:hAnsi="Times New Roman" w:cs="Times New Roman"/>
                    </w:rPr>
                  </w:rPrChange>
                </w:rPr>
                <w:delText>Work product File</w:delText>
              </w:r>
            </w:del>
          </w:p>
        </w:tc>
        <w:tc>
          <w:tcPr>
            <w:tcW w:w="950" w:type="dxa"/>
            <w:tcPrChange w:id="2849" w:author="SHAHZAIB KHAN" w:date="2026-10-07T20:33:00Z" w16du:dateUtc="2026-10-07T15:33:00Z">
              <w:tcPr>
                <w:tcW w:w="1008" w:type="dxa"/>
                <w:gridSpan w:val="2"/>
              </w:tcPr>
            </w:tcPrChange>
          </w:tcPr>
          <w:p w14:paraId="146945D8" w14:textId="6D53752A"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850" w:author="SHAHZAIB KHAN" w:date="2026-10-07T20:42:00Z" w16du:dateUtc="2026-10-07T15:42:00Z"/>
                <w:rFonts w:ascii="Times New Roman" w:hAnsi="Times New Roman" w:cs="Times New Roman"/>
                <w:u w:val="single"/>
                <w:rPrChange w:id="2851" w:author="SHAHZAIB KHAN" w:date="2026-10-07T19:14:00Z" w16du:dateUtc="2026-10-07T14:14:00Z">
                  <w:rPr>
                    <w:del w:id="2852" w:author="SHAHZAIB KHAN" w:date="2026-10-07T20:42:00Z" w16du:dateUtc="2026-10-07T15:42:00Z"/>
                    <w:rFonts w:ascii="Times New Roman" w:hAnsi="Times New Roman" w:cs="Times New Roman"/>
                  </w:rPr>
                </w:rPrChange>
              </w:rPr>
            </w:pPr>
            <w:del w:id="2853" w:author="SHAHZAIB KHAN" w:date="2026-10-07T20:42:00Z" w16du:dateUtc="2026-10-07T15:42:00Z">
              <w:r w:rsidRPr="00BF2BCA" w:rsidDel="00C526BA">
                <w:rPr>
                  <w:rFonts w:ascii="Times New Roman" w:hAnsi="Times New Roman" w:cs="Times New Roman"/>
                  <w:u w:val="single"/>
                  <w:rPrChange w:id="2854" w:author="SHAHZAIB KHAN" w:date="2026-10-07T19:14:00Z" w16du:dateUtc="2026-10-07T14:14:00Z">
                    <w:rPr>
                      <w:rFonts w:ascii="Times New Roman" w:hAnsi="Times New Roman" w:cs="Times New Roman"/>
                    </w:rPr>
                  </w:rPrChange>
                </w:rPr>
                <w:delText>Data Element</w:delText>
              </w:r>
            </w:del>
          </w:p>
        </w:tc>
        <w:tc>
          <w:tcPr>
            <w:tcW w:w="1325" w:type="dxa"/>
            <w:tcPrChange w:id="2855" w:author="SHAHZAIB KHAN" w:date="2026-10-07T20:33:00Z" w16du:dateUtc="2026-10-07T15:33:00Z">
              <w:tcPr>
                <w:tcW w:w="1389" w:type="dxa"/>
                <w:gridSpan w:val="2"/>
              </w:tcPr>
            </w:tcPrChange>
          </w:tcPr>
          <w:p w14:paraId="25A92BA3" w14:textId="0BFFAA11"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856" w:author="SHAHZAIB KHAN" w:date="2026-10-07T20:42:00Z" w16du:dateUtc="2026-10-07T15:42:00Z"/>
                <w:rFonts w:ascii="Times New Roman" w:hAnsi="Times New Roman" w:cs="Times New Roman"/>
                <w:u w:val="single"/>
                <w:rPrChange w:id="2857" w:author="SHAHZAIB KHAN" w:date="2026-10-07T19:14:00Z" w16du:dateUtc="2026-10-07T14:14:00Z">
                  <w:rPr>
                    <w:del w:id="2858" w:author="SHAHZAIB KHAN" w:date="2026-10-07T20:42:00Z" w16du:dateUtc="2026-10-07T15:42:00Z"/>
                    <w:rFonts w:ascii="Times New Roman" w:hAnsi="Times New Roman" w:cs="Times New Roman"/>
                  </w:rPr>
                </w:rPrChange>
              </w:rPr>
            </w:pPr>
            <w:del w:id="2859" w:author="SHAHZAIB KHAN" w:date="2026-10-07T20:42:00Z" w16du:dateUtc="2026-10-07T15:42:00Z">
              <w:r w:rsidRPr="00BF2BCA" w:rsidDel="00C526BA">
                <w:rPr>
                  <w:rFonts w:ascii="Times New Roman" w:hAnsi="Times New Roman" w:cs="Times New Roman"/>
                  <w:u w:val="single"/>
                  <w:rPrChange w:id="2860" w:author="SHAHZAIB KHAN" w:date="2026-10-07T19:14:00Z" w16du:dateUtc="2026-10-07T14:14:00Z">
                    <w:rPr>
                      <w:rFonts w:ascii="Times New Roman" w:hAnsi="Times New Roman" w:cs="Times New Roman"/>
                    </w:rPr>
                  </w:rPrChange>
                </w:rPr>
                <w:delText>File submitted by the student.</w:delText>
              </w:r>
            </w:del>
          </w:p>
        </w:tc>
        <w:tc>
          <w:tcPr>
            <w:tcW w:w="987" w:type="dxa"/>
            <w:tcPrChange w:id="2861" w:author="SHAHZAIB KHAN" w:date="2026-10-07T20:33:00Z" w16du:dateUtc="2026-10-07T15:33:00Z">
              <w:tcPr>
                <w:tcW w:w="1002" w:type="dxa"/>
                <w:gridSpan w:val="2"/>
              </w:tcPr>
            </w:tcPrChange>
          </w:tcPr>
          <w:p w14:paraId="65FBE095" w14:textId="373F3EB5"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862" w:author="SHAHZAIB KHAN" w:date="2026-10-07T20:42:00Z" w16du:dateUtc="2026-10-07T15:42:00Z"/>
                <w:rFonts w:ascii="Times New Roman" w:hAnsi="Times New Roman" w:cs="Times New Roman"/>
                <w:u w:val="single"/>
                <w:rPrChange w:id="2863" w:author="SHAHZAIB KHAN" w:date="2026-10-07T19:14:00Z" w16du:dateUtc="2026-10-07T14:14:00Z">
                  <w:rPr>
                    <w:del w:id="2864" w:author="SHAHZAIB KHAN" w:date="2026-10-07T20:42:00Z" w16du:dateUtc="2026-10-07T15:42:00Z"/>
                    <w:rFonts w:ascii="Times New Roman" w:hAnsi="Times New Roman" w:cs="Times New Roman"/>
                  </w:rPr>
                </w:rPrChange>
              </w:rPr>
            </w:pPr>
            <w:del w:id="2865" w:author="SHAHZAIB KHAN" w:date="2026-10-07T20:42:00Z" w16du:dateUtc="2026-10-07T15:42:00Z">
              <w:r w:rsidRPr="00BF2BCA" w:rsidDel="00C526BA">
                <w:rPr>
                  <w:rFonts w:ascii="Times New Roman" w:hAnsi="Times New Roman" w:cs="Times New Roman"/>
                  <w:u w:val="single"/>
                  <w:rPrChange w:id="2866" w:author="SHAHZAIB KHAN" w:date="2026-10-07T19:14:00Z" w16du:dateUtc="2026-10-07T14:14:00Z">
                    <w:rPr>
                      <w:rFonts w:ascii="Times New Roman" w:hAnsi="Times New Roman" w:cs="Times New Roman"/>
                    </w:rPr>
                  </w:rPrChange>
                </w:rPr>
                <w:delText>PDF/Zip</w:delText>
              </w:r>
            </w:del>
          </w:p>
        </w:tc>
        <w:tc>
          <w:tcPr>
            <w:tcW w:w="840" w:type="dxa"/>
            <w:tcPrChange w:id="2867" w:author="SHAHZAIB KHAN" w:date="2026-10-07T20:33:00Z" w16du:dateUtc="2026-10-07T15:33:00Z">
              <w:tcPr>
                <w:tcW w:w="900" w:type="dxa"/>
                <w:gridSpan w:val="2"/>
              </w:tcPr>
            </w:tcPrChange>
          </w:tcPr>
          <w:p w14:paraId="0AE3A234" w14:textId="3C238F59"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868" w:author="SHAHZAIB KHAN" w:date="2026-10-07T20:42:00Z" w16du:dateUtc="2026-10-07T15:42:00Z"/>
                <w:rFonts w:ascii="Times New Roman" w:hAnsi="Times New Roman" w:cs="Times New Roman"/>
                <w:u w:val="single"/>
                <w:rPrChange w:id="2869" w:author="SHAHZAIB KHAN" w:date="2026-10-07T19:14:00Z" w16du:dateUtc="2026-10-07T14:14:00Z">
                  <w:rPr>
                    <w:del w:id="2870" w:author="SHAHZAIB KHAN" w:date="2026-10-07T20:42:00Z" w16du:dateUtc="2026-10-07T15:42:00Z"/>
                    <w:rFonts w:ascii="Times New Roman" w:hAnsi="Times New Roman" w:cs="Times New Roman"/>
                  </w:rPr>
                </w:rPrChange>
              </w:rPr>
            </w:pPr>
            <w:del w:id="2871" w:author="SHAHZAIB KHAN" w:date="2026-10-07T20:42:00Z" w16du:dateUtc="2026-10-07T15:42:00Z">
              <w:r w:rsidRPr="00BF2BCA" w:rsidDel="00C526BA">
                <w:rPr>
                  <w:rFonts w:ascii="Times New Roman" w:hAnsi="Times New Roman" w:cs="Times New Roman"/>
                  <w:u w:val="single"/>
                  <w:rPrChange w:id="2872" w:author="SHAHZAIB KHAN" w:date="2026-10-07T19:14:00Z" w16du:dateUtc="2026-10-07T14:14:00Z">
                    <w:rPr>
                      <w:rFonts w:ascii="Times New Roman" w:hAnsi="Times New Roman" w:cs="Times New Roman"/>
                    </w:rPr>
                  </w:rPrChange>
                </w:rPr>
                <w:delText>5-7 MB</w:delText>
              </w:r>
            </w:del>
          </w:p>
        </w:tc>
        <w:tc>
          <w:tcPr>
            <w:tcW w:w="3199" w:type="dxa"/>
            <w:tcPrChange w:id="2873" w:author="SHAHZAIB KHAN" w:date="2026-10-07T20:33:00Z" w16du:dateUtc="2026-10-07T15:33:00Z">
              <w:tcPr>
                <w:tcW w:w="3448" w:type="dxa"/>
                <w:gridSpan w:val="2"/>
              </w:tcPr>
            </w:tcPrChange>
          </w:tcPr>
          <w:p w14:paraId="59D251D9" w14:textId="7DB9DD3C"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874" w:author="SHAHZAIB KHAN" w:date="2026-10-07T20:42:00Z" w16du:dateUtc="2026-10-07T15:42:00Z"/>
                <w:rFonts w:ascii="Times New Roman" w:hAnsi="Times New Roman" w:cs="Times New Roman"/>
                <w:u w:val="single"/>
                <w:rPrChange w:id="2875" w:author="SHAHZAIB KHAN" w:date="2026-10-07T19:14:00Z" w16du:dateUtc="2026-10-07T14:14:00Z">
                  <w:rPr>
                    <w:del w:id="2876" w:author="SHAHZAIB KHAN" w:date="2026-10-07T20:42:00Z" w16du:dateUtc="2026-10-07T15:42:00Z"/>
                    <w:rFonts w:ascii="Times New Roman" w:hAnsi="Times New Roman" w:cs="Times New Roman"/>
                  </w:rPr>
                </w:rPrChange>
              </w:rPr>
            </w:pPr>
            <w:del w:id="2877" w:author="SHAHZAIB KHAN" w:date="2026-10-07T20:42:00Z" w16du:dateUtc="2026-10-07T15:42:00Z">
              <w:r w:rsidRPr="00BF2BCA" w:rsidDel="00C526BA">
                <w:rPr>
                  <w:rFonts w:ascii="Times New Roman" w:hAnsi="Times New Roman" w:cs="Times New Roman"/>
                  <w:u w:val="single"/>
                  <w:rPrChange w:id="2878" w:author="SHAHZAIB KHAN" w:date="2026-10-07T19:14:00Z" w16du:dateUtc="2026-10-07T14:14:00Z">
                    <w:rPr>
                      <w:rFonts w:ascii="Times New Roman" w:hAnsi="Times New Roman" w:cs="Times New Roman"/>
                    </w:rPr>
                  </w:rPrChange>
                </w:rPr>
                <w:delText>Use-case text.pdf</w:delText>
              </w:r>
            </w:del>
          </w:p>
        </w:tc>
        <w:tc>
          <w:tcPr>
            <w:tcW w:w="1675" w:type="dxa"/>
            <w:tcPrChange w:id="2879" w:author="SHAHZAIB KHAN" w:date="2026-10-07T20:33:00Z" w16du:dateUtc="2026-10-07T15:33:00Z">
              <w:tcPr>
                <w:tcW w:w="1492" w:type="dxa"/>
                <w:gridSpan w:val="2"/>
              </w:tcPr>
            </w:tcPrChange>
          </w:tcPr>
          <w:p w14:paraId="749ACB12" w14:textId="06460EA7"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880" w:author="SHAHZAIB KHAN" w:date="2026-10-07T20:42:00Z" w16du:dateUtc="2026-10-07T15:42:00Z"/>
                <w:rFonts w:ascii="Times New Roman" w:hAnsi="Times New Roman" w:cs="Times New Roman"/>
                <w:u w:val="single"/>
                <w:rPrChange w:id="2881" w:author="SHAHZAIB KHAN" w:date="2026-10-07T19:14:00Z" w16du:dateUtc="2026-10-07T14:14:00Z">
                  <w:rPr>
                    <w:del w:id="2882" w:author="SHAHZAIB KHAN" w:date="2026-10-07T20:42:00Z" w16du:dateUtc="2026-10-07T15:42:00Z"/>
                    <w:rFonts w:ascii="Times New Roman" w:hAnsi="Times New Roman" w:cs="Times New Roman"/>
                  </w:rPr>
                </w:rPrChange>
              </w:rPr>
            </w:pPr>
            <w:del w:id="2883" w:author="SHAHZAIB KHAN" w:date="2026-10-07T20:42:00Z" w16du:dateUtc="2026-10-07T15:42:00Z">
              <w:r w:rsidRPr="00BF2BCA" w:rsidDel="00C526BA">
                <w:rPr>
                  <w:rFonts w:ascii="Times New Roman" w:hAnsi="Times New Roman" w:cs="Times New Roman"/>
                  <w:u w:val="single"/>
                  <w:rPrChange w:id="2884" w:author="SHAHZAIB KHAN" w:date="2026-10-07T19:14:00Z" w16du:dateUtc="2026-10-07T14:14:00Z">
                    <w:rPr>
                      <w:rFonts w:ascii="Times New Roman" w:hAnsi="Times New Roman" w:cs="Times New Roman"/>
                    </w:rPr>
                  </w:rPrChange>
                </w:rPr>
                <w:delText>Only pdf or zip file allowed.</w:delText>
              </w:r>
            </w:del>
          </w:p>
        </w:tc>
      </w:tr>
      <w:tr w:rsidR="00DA6DAD" w:rsidRPr="00BF2BCA" w:rsidDel="00C526BA" w14:paraId="465E7DBA" w14:textId="0905BD31" w:rsidTr="00CF34AE">
        <w:trPr>
          <w:trHeight w:val="621"/>
          <w:del w:id="2885" w:author="SHAHZAIB KHAN" w:date="2026-10-07T20:42:00Z"/>
          <w:trPrChange w:id="2886" w:author="SHAHZAIB KHAN" w:date="2026-10-07T20:33:00Z" w16du:dateUtc="2026-10-07T15:33:00Z">
            <w:trPr>
              <w:trHeight w:val="621"/>
            </w:trPr>
          </w:trPrChange>
        </w:trPr>
        <w:tc>
          <w:tcPr>
            <w:cnfStyle w:val="001000000000" w:firstRow="0" w:lastRow="0" w:firstColumn="1" w:lastColumn="0" w:oddVBand="0" w:evenVBand="0" w:oddHBand="0" w:evenHBand="0" w:firstRowFirstColumn="0" w:firstRowLastColumn="0" w:lastRowFirstColumn="0" w:lastRowLastColumn="0"/>
            <w:tcW w:w="1377" w:type="dxa"/>
            <w:tcPrChange w:id="2887" w:author="SHAHZAIB KHAN" w:date="2026-10-07T20:33:00Z" w16du:dateUtc="2026-10-07T15:33:00Z">
              <w:tcPr>
                <w:tcW w:w="1349" w:type="dxa"/>
              </w:tcPr>
            </w:tcPrChange>
          </w:tcPr>
          <w:p w14:paraId="0ADD23F3" w14:textId="56835568" w:rsidR="00DA6DAD" w:rsidRPr="00BF2BCA" w:rsidDel="00C526BA" w:rsidRDefault="519CCA04" w:rsidP="00067106">
            <w:pPr>
              <w:rPr>
                <w:del w:id="2888" w:author="SHAHZAIB KHAN" w:date="2026-10-07T20:42:00Z" w16du:dateUtc="2026-10-07T15:42:00Z"/>
                <w:rFonts w:ascii="Times New Roman" w:hAnsi="Times New Roman" w:cs="Times New Roman"/>
                <w:u w:val="single"/>
                <w:rPrChange w:id="2889" w:author="SHAHZAIB KHAN" w:date="2026-10-07T19:14:00Z" w16du:dateUtc="2026-10-07T14:14:00Z">
                  <w:rPr>
                    <w:del w:id="2890" w:author="SHAHZAIB KHAN" w:date="2026-10-07T20:42:00Z" w16du:dateUtc="2026-10-07T15:42:00Z"/>
                    <w:rFonts w:ascii="Times New Roman" w:hAnsi="Times New Roman" w:cs="Times New Roman"/>
                  </w:rPr>
                </w:rPrChange>
              </w:rPr>
            </w:pPr>
            <w:del w:id="2891" w:author="SHAHZAIB KHAN" w:date="2026-10-07T20:42:00Z" w16du:dateUtc="2026-10-07T15:42:00Z">
              <w:r w:rsidRPr="00BF2BCA" w:rsidDel="00C526BA">
                <w:rPr>
                  <w:rFonts w:ascii="Times New Roman" w:hAnsi="Times New Roman" w:cs="Times New Roman"/>
                  <w:u w:val="single"/>
                  <w:rPrChange w:id="2892" w:author="SHAHZAIB KHAN" w:date="2026-10-07T19:14:00Z" w16du:dateUtc="2026-10-07T14:14:00Z">
                    <w:rPr>
                      <w:rFonts w:ascii="Times New Roman" w:hAnsi="Times New Roman" w:cs="Times New Roman"/>
                    </w:rPr>
                  </w:rPrChange>
                </w:rPr>
                <w:delText>Submission Date</w:delText>
              </w:r>
            </w:del>
          </w:p>
        </w:tc>
        <w:tc>
          <w:tcPr>
            <w:tcW w:w="950" w:type="dxa"/>
            <w:tcPrChange w:id="2893" w:author="SHAHZAIB KHAN" w:date="2026-10-07T20:33:00Z" w16du:dateUtc="2026-10-07T15:33:00Z">
              <w:tcPr>
                <w:tcW w:w="1008" w:type="dxa"/>
                <w:gridSpan w:val="2"/>
              </w:tcPr>
            </w:tcPrChange>
          </w:tcPr>
          <w:p w14:paraId="60B8D427" w14:textId="7C86A1C6"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894" w:author="SHAHZAIB KHAN" w:date="2026-10-07T20:42:00Z" w16du:dateUtc="2026-10-07T15:42:00Z"/>
                <w:rFonts w:ascii="Times New Roman" w:hAnsi="Times New Roman" w:cs="Times New Roman"/>
                <w:u w:val="single"/>
                <w:rPrChange w:id="2895" w:author="SHAHZAIB KHAN" w:date="2026-10-07T19:14:00Z" w16du:dateUtc="2026-10-07T14:14:00Z">
                  <w:rPr>
                    <w:del w:id="2896" w:author="SHAHZAIB KHAN" w:date="2026-10-07T20:42:00Z" w16du:dateUtc="2026-10-07T15:42:00Z"/>
                    <w:rFonts w:ascii="Times New Roman" w:hAnsi="Times New Roman" w:cs="Times New Roman"/>
                  </w:rPr>
                </w:rPrChange>
              </w:rPr>
            </w:pPr>
            <w:del w:id="2897" w:author="SHAHZAIB KHAN" w:date="2026-10-07T20:42:00Z" w16du:dateUtc="2026-10-07T15:42:00Z">
              <w:r w:rsidRPr="00BF2BCA" w:rsidDel="00C526BA">
                <w:rPr>
                  <w:rFonts w:ascii="Times New Roman" w:hAnsi="Times New Roman" w:cs="Times New Roman"/>
                  <w:u w:val="single"/>
                  <w:rPrChange w:id="2898" w:author="SHAHZAIB KHAN" w:date="2026-10-07T19:14:00Z" w16du:dateUtc="2026-10-07T14:14:00Z">
                    <w:rPr>
                      <w:rFonts w:ascii="Times New Roman" w:hAnsi="Times New Roman" w:cs="Times New Roman"/>
                    </w:rPr>
                  </w:rPrChange>
                </w:rPr>
                <w:delText>Data Element</w:delText>
              </w:r>
            </w:del>
          </w:p>
        </w:tc>
        <w:tc>
          <w:tcPr>
            <w:tcW w:w="1325" w:type="dxa"/>
            <w:tcPrChange w:id="2899" w:author="SHAHZAIB KHAN" w:date="2026-10-07T20:33:00Z" w16du:dateUtc="2026-10-07T15:33:00Z">
              <w:tcPr>
                <w:tcW w:w="1389" w:type="dxa"/>
                <w:gridSpan w:val="2"/>
              </w:tcPr>
            </w:tcPrChange>
          </w:tcPr>
          <w:p w14:paraId="2DAFC2D2" w14:textId="16B7A59B"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900" w:author="SHAHZAIB KHAN" w:date="2026-10-07T20:42:00Z" w16du:dateUtc="2026-10-07T15:42:00Z"/>
                <w:rFonts w:ascii="Times New Roman" w:hAnsi="Times New Roman" w:cs="Times New Roman"/>
                <w:u w:val="single"/>
                <w:rPrChange w:id="2901" w:author="SHAHZAIB KHAN" w:date="2026-10-07T19:14:00Z" w16du:dateUtc="2026-10-07T14:14:00Z">
                  <w:rPr>
                    <w:del w:id="2902" w:author="SHAHZAIB KHAN" w:date="2026-10-07T20:42:00Z" w16du:dateUtc="2026-10-07T15:42:00Z"/>
                    <w:rFonts w:ascii="Times New Roman" w:hAnsi="Times New Roman" w:cs="Times New Roman"/>
                  </w:rPr>
                </w:rPrChange>
              </w:rPr>
            </w:pPr>
            <w:del w:id="2903" w:author="SHAHZAIB KHAN" w:date="2026-10-07T20:42:00Z" w16du:dateUtc="2026-10-07T15:42:00Z">
              <w:r w:rsidRPr="00BF2BCA" w:rsidDel="00C526BA">
                <w:rPr>
                  <w:rFonts w:ascii="Times New Roman" w:hAnsi="Times New Roman" w:cs="Times New Roman"/>
                  <w:u w:val="single"/>
                  <w:rPrChange w:id="2904" w:author="SHAHZAIB KHAN" w:date="2026-10-07T19:14:00Z" w16du:dateUtc="2026-10-07T14:14:00Z">
                    <w:rPr>
                      <w:rFonts w:ascii="Times New Roman" w:hAnsi="Times New Roman" w:cs="Times New Roman"/>
                    </w:rPr>
                  </w:rPrChange>
                </w:rPr>
                <w:delText>Date when the student submits the work product.</w:delText>
              </w:r>
            </w:del>
          </w:p>
        </w:tc>
        <w:tc>
          <w:tcPr>
            <w:tcW w:w="987" w:type="dxa"/>
            <w:tcPrChange w:id="2905" w:author="SHAHZAIB KHAN" w:date="2026-10-07T20:33:00Z" w16du:dateUtc="2026-10-07T15:33:00Z">
              <w:tcPr>
                <w:tcW w:w="1002" w:type="dxa"/>
                <w:gridSpan w:val="2"/>
              </w:tcPr>
            </w:tcPrChange>
          </w:tcPr>
          <w:p w14:paraId="4AD1C649" w14:textId="519B7FDF"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906" w:author="SHAHZAIB KHAN" w:date="2026-10-07T20:42:00Z" w16du:dateUtc="2026-10-07T15:42:00Z"/>
                <w:rFonts w:ascii="Times New Roman" w:hAnsi="Times New Roman" w:cs="Times New Roman"/>
                <w:u w:val="single"/>
                <w:rPrChange w:id="2907" w:author="SHAHZAIB KHAN" w:date="2026-10-07T19:14:00Z" w16du:dateUtc="2026-10-07T14:14:00Z">
                  <w:rPr>
                    <w:del w:id="2908" w:author="SHAHZAIB KHAN" w:date="2026-10-07T20:42:00Z" w16du:dateUtc="2026-10-07T15:42:00Z"/>
                    <w:rFonts w:ascii="Times New Roman" w:hAnsi="Times New Roman" w:cs="Times New Roman"/>
                  </w:rPr>
                </w:rPrChange>
              </w:rPr>
            </w:pPr>
            <w:del w:id="2909" w:author="SHAHZAIB KHAN" w:date="2026-10-07T20:42:00Z" w16du:dateUtc="2026-10-07T15:42:00Z">
              <w:r w:rsidRPr="00BF2BCA" w:rsidDel="00C526BA">
                <w:rPr>
                  <w:rFonts w:ascii="Times New Roman" w:hAnsi="Times New Roman" w:cs="Times New Roman"/>
                  <w:u w:val="single"/>
                  <w:rPrChange w:id="2910" w:author="SHAHZAIB KHAN" w:date="2026-10-07T19:14:00Z" w16du:dateUtc="2026-10-07T14:14:00Z">
                    <w:rPr>
                      <w:rFonts w:ascii="Times New Roman" w:hAnsi="Times New Roman" w:cs="Times New Roman"/>
                    </w:rPr>
                  </w:rPrChange>
                </w:rPr>
                <w:delText>Date</w:delText>
              </w:r>
            </w:del>
          </w:p>
        </w:tc>
        <w:tc>
          <w:tcPr>
            <w:tcW w:w="840" w:type="dxa"/>
            <w:tcPrChange w:id="2911" w:author="SHAHZAIB KHAN" w:date="2026-10-07T20:33:00Z" w16du:dateUtc="2026-10-07T15:33:00Z">
              <w:tcPr>
                <w:tcW w:w="900" w:type="dxa"/>
                <w:gridSpan w:val="2"/>
              </w:tcPr>
            </w:tcPrChange>
          </w:tcPr>
          <w:p w14:paraId="6CB0A9BF" w14:textId="7D775F20"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912" w:author="SHAHZAIB KHAN" w:date="2026-10-07T20:42:00Z" w16du:dateUtc="2026-10-07T15:42:00Z"/>
                <w:rFonts w:ascii="Times New Roman" w:hAnsi="Times New Roman" w:cs="Times New Roman"/>
                <w:u w:val="single"/>
                <w:rPrChange w:id="2913" w:author="SHAHZAIB KHAN" w:date="2026-10-07T19:14:00Z" w16du:dateUtc="2026-10-07T14:14:00Z">
                  <w:rPr>
                    <w:del w:id="2914" w:author="SHAHZAIB KHAN" w:date="2026-10-07T20:42:00Z" w16du:dateUtc="2026-10-07T15:42:00Z"/>
                    <w:rFonts w:ascii="Times New Roman" w:hAnsi="Times New Roman" w:cs="Times New Roman"/>
                  </w:rPr>
                </w:rPrChange>
              </w:rPr>
            </w:pPr>
            <w:del w:id="2915" w:author="SHAHZAIB KHAN" w:date="2026-10-07T20:42:00Z" w16du:dateUtc="2026-10-07T15:42:00Z">
              <w:r w:rsidRPr="00BF2BCA" w:rsidDel="00C526BA">
                <w:rPr>
                  <w:rFonts w:ascii="Times New Roman" w:hAnsi="Times New Roman" w:cs="Times New Roman"/>
                  <w:u w:val="single"/>
                  <w:rPrChange w:id="2916" w:author="SHAHZAIB KHAN" w:date="2026-10-07T19:14:00Z" w16du:dateUtc="2026-10-07T14:14:00Z">
                    <w:rPr>
                      <w:rFonts w:ascii="Times New Roman" w:hAnsi="Times New Roman" w:cs="Times New Roman"/>
                    </w:rPr>
                  </w:rPrChange>
                </w:rPr>
                <w:delText>10</w:delText>
              </w:r>
            </w:del>
          </w:p>
        </w:tc>
        <w:tc>
          <w:tcPr>
            <w:tcW w:w="3199" w:type="dxa"/>
            <w:tcPrChange w:id="2917" w:author="SHAHZAIB KHAN" w:date="2026-10-07T20:33:00Z" w16du:dateUtc="2026-10-07T15:33:00Z">
              <w:tcPr>
                <w:tcW w:w="3448" w:type="dxa"/>
                <w:gridSpan w:val="2"/>
              </w:tcPr>
            </w:tcPrChange>
          </w:tcPr>
          <w:p w14:paraId="506CEC50" w14:textId="1A7F42BB"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918" w:author="SHAHZAIB KHAN" w:date="2026-10-07T20:42:00Z" w16du:dateUtc="2026-10-07T15:42:00Z"/>
                <w:rFonts w:ascii="Times New Roman" w:hAnsi="Times New Roman" w:cs="Times New Roman"/>
                <w:u w:val="single"/>
                <w:rPrChange w:id="2919" w:author="SHAHZAIB KHAN" w:date="2026-10-07T19:14:00Z" w16du:dateUtc="2026-10-07T14:14:00Z">
                  <w:rPr>
                    <w:del w:id="2920" w:author="SHAHZAIB KHAN" w:date="2026-10-07T20:42:00Z" w16du:dateUtc="2026-10-07T15:42:00Z"/>
                    <w:rFonts w:ascii="Times New Roman" w:hAnsi="Times New Roman" w:cs="Times New Roman"/>
                  </w:rPr>
                </w:rPrChange>
              </w:rPr>
            </w:pPr>
            <w:del w:id="2921" w:author="SHAHZAIB KHAN" w:date="2026-10-07T20:42:00Z" w16du:dateUtc="2026-10-07T15:42:00Z">
              <w:r w:rsidRPr="00BF2BCA" w:rsidDel="00C526BA">
                <w:rPr>
                  <w:rFonts w:ascii="Times New Roman" w:hAnsi="Times New Roman" w:cs="Times New Roman"/>
                  <w:u w:val="single"/>
                  <w:rPrChange w:id="2922" w:author="SHAHZAIB KHAN" w:date="2026-10-07T19:14:00Z" w16du:dateUtc="2026-10-07T14:14:00Z">
                    <w:rPr>
                      <w:rFonts w:ascii="Times New Roman" w:hAnsi="Times New Roman" w:cs="Times New Roman"/>
                    </w:rPr>
                  </w:rPrChange>
                </w:rPr>
                <w:delText>23/03/2025</w:delText>
              </w:r>
            </w:del>
          </w:p>
        </w:tc>
        <w:tc>
          <w:tcPr>
            <w:tcW w:w="1675" w:type="dxa"/>
            <w:tcPrChange w:id="2923" w:author="SHAHZAIB KHAN" w:date="2026-10-07T20:33:00Z" w16du:dateUtc="2026-10-07T15:33:00Z">
              <w:tcPr>
                <w:tcW w:w="1492" w:type="dxa"/>
                <w:gridSpan w:val="2"/>
              </w:tcPr>
            </w:tcPrChange>
          </w:tcPr>
          <w:p w14:paraId="7DB29080" w14:textId="0821855C"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924" w:author="SHAHZAIB KHAN" w:date="2026-10-07T20:42:00Z" w16du:dateUtc="2026-10-07T15:42:00Z"/>
                <w:rFonts w:ascii="Times New Roman" w:hAnsi="Times New Roman" w:cs="Times New Roman"/>
                <w:u w:val="single"/>
                <w:rPrChange w:id="2925" w:author="SHAHZAIB KHAN" w:date="2026-10-07T19:14:00Z" w16du:dateUtc="2026-10-07T14:14:00Z">
                  <w:rPr>
                    <w:del w:id="2926" w:author="SHAHZAIB KHAN" w:date="2026-10-07T20:42:00Z" w16du:dateUtc="2026-10-07T15:42:00Z"/>
                    <w:rFonts w:ascii="Times New Roman" w:hAnsi="Times New Roman" w:cs="Times New Roman"/>
                  </w:rPr>
                </w:rPrChange>
              </w:rPr>
            </w:pPr>
            <w:del w:id="2927" w:author="SHAHZAIB KHAN" w:date="2026-10-07T20:42:00Z" w16du:dateUtc="2026-10-07T15:42:00Z">
              <w:r w:rsidRPr="00BF2BCA" w:rsidDel="00C526BA">
                <w:rPr>
                  <w:rFonts w:ascii="Times New Roman" w:hAnsi="Times New Roman" w:cs="Times New Roman"/>
                  <w:u w:val="single"/>
                  <w:rPrChange w:id="2928" w:author="SHAHZAIB KHAN" w:date="2026-10-07T19:14:00Z" w16du:dateUtc="2026-10-07T14:14:00Z">
                    <w:rPr>
                      <w:rFonts w:ascii="Times New Roman" w:hAnsi="Times New Roman" w:cs="Times New Roman"/>
                    </w:rPr>
                  </w:rPrChange>
                </w:rPr>
                <w:delText>Must be in DD/MM/YYYY format.</w:delText>
              </w:r>
            </w:del>
          </w:p>
        </w:tc>
      </w:tr>
      <w:tr w:rsidR="00DA6DAD" w:rsidRPr="00BF2BCA" w:rsidDel="00C526BA" w14:paraId="1C5C021B" w14:textId="2AFB701E" w:rsidTr="00CF34AE">
        <w:trPr>
          <w:cnfStyle w:val="000000100000" w:firstRow="0" w:lastRow="0" w:firstColumn="0" w:lastColumn="0" w:oddVBand="0" w:evenVBand="0" w:oddHBand="1" w:evenHBand="0" w:firstRowFirstColumn="0" w:firstRowLastColumn="0" w:lastRowFirstColumn="0" w:lastRowLastColumn="0"/>
          <w:trHeight w:val="609"/>
          <w:del w:id="2929" w:author="SHAHZAIB KHAN" w:date="2026-10-07T20:42:00Z"/>
          <w:trPrChange w:id="2930"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931" w:author="SHAHZAIB KHAN" w:date="2026-10-07T20:33:00Z" w16du:dateUtc="2026-10-07T15:33:00Z">
              <w:tcPr>
                <w:tcW w:w="1349" w:type="dxa"/>
              </w:tcPr>
            </w:tcPrChange>
          </w:tcPr>
          <w:p w14:paraId="320A32E5" w14:textId="41A9C6D8"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2932" w:author="SHAHZAIB KHAN" w:date="2026-10-07T20:42:00Z" w16du:dateUtc="2026-10-07T15:42:00Z"/>
                <w:rFonts w:ascii="Times New Roman" w:hAnsi="Times New Roman" w:cs="Times New Roman"/>
                <w:u w:val="single"/>
                <w:rPrChange w:id="2933" w:author="SHAHZAIB KHAN" w:date="2026-10-07T19:14:00Z" w16du:dateUtc="2026-10-07T14:14:00Z">
                  <w:rPr>
                    <w:del w:id="2934" w:author="SHAHZAIB KHAN" w:date="2026-10-07T20:42:00Z" w16du:dateUtc="2026-10-07T15:42:00Z"/>
                    <w:rFonts w:ascii="Times New Roman" w:hAnsi="Times New Roman" w:cs="Times New Roman"/>
                  </w:rPr>
                </w:rPrChange>
              </w:rPr>
            </w:pPr>
            <w:del w:id="2935" w:author="SHAHZAIB KHAN" w:date="2026-10-07T20:42:00Z" w16du:dateUtc="2026-10-07T15:42:00Z">
              <w:r w:rsidRPr="00BF2BCA" w:rsidDel="00C526BA">
                <w:rPr>
                  <w:rFonts w:ascii="Times New Roman" w:hAnsi="Times New Roman" w:cs="Times New Roman"/>
                  <w:u w:val="single"/>
                  <w:rPrChange w:id="2936" w:author="SHAHZAIB KHAN" w:date="2026-10-07T19:14:00Z" w16du:dateUtc="2026-10-07T14:14:00Z">
                    <w:rPr>
                      <w:rFonts w:ascii="Times New Roman" w:hAnsi="Times New Roman" w:cs="Times New Roman"/>
                    </w:rPr>
                  </w:rPrChange>
                </w:rPr>
                <w:delText>Submission Status</w:delText>
              </w:r>
            </w:del>
          </w:p>
        </w:tc>
        <w:tc>
          <w:tcPr>
            <w:tcW w:w="950" w:type="dxa"/>
            <w:tcPrChange w:id="2937" w:author="SHAHZAIB KHAN" w:date="2026-10-07T20:33:00Z" w16du:dateUtc="2026-10-07T15:33:00Z">
              <w:tcPr>
                <w:tcW w:w="1008" w:type="dxa"/>
                <w:gridSpan w:val="2"/>
              </w:tcPr>
            </w:tcPrChange>
          </w:tcPr>
          <w:p w14:paraId="4C4F4B5D" w14:textId="4D8D562F"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938" w:author="SHAHZAIB KHAN" w:date="2026-10-07T20:42:00Z" w16du:dateUtc="2026-10-07T15:42:00Z"/>
                <w:rFonts w:ascii="Times New Roman" w:hAnsi="Times New Roman" w:cs="Times New Roman"/>
                <w:u w:val="single"/>
                <w:rPrChange w:id="2939" w:author="SHAHZAIB KHAN" w:date="2026-10-07T19:14:00Z" w16du:dateUtc="2026-10-07T14:14:00Z">
                  <w:rPr>
                    <w:del w:id="2940" w:author="SHAHZAIB KHAN" w:date="2026-10-07T20:42:00Z" w16du:dateUtc="2026-10-07T15:42:00Z"/>
                    <w:rFonts w:ascii="Times New Roman" w:hAnsi="Times New Roman" w:cs="Times New Roman"/>
                  </w:rPr>
                </w:rPrChange>
              </w:rPr>
            </w:pPr>
            <w:del w:id="2941" w:author="SHAHZAIB KHAN" w:date="2026-10-07T20:42:00Z" w16du:dateUtc="2026-10-07T15:42:00Z">
              <w:r w:rsidRPr="00BF2BCA" w:rsidDel="00C526BA">
                <w:rPr>
                  <w:rFonts w:ascii="Times New Roman" w:hAnsi="Times New Roman" w:cs="Times New Roman"/>
                  <w:u w:val="single"/>
                  <w:rPrChange w:id="2942" w:author="SHAHZAIB KHAN" w:date="2026-10-07T19:14:00Z" w16du:dateUtc="2026-10-07T14:14:00Z">
                    <w:rPr>
                      <w:rFonts w:ascii="Times New Roman" w:hAnsi="Times New Roman" w:cs="Times New Roman"/>
                    </w:rPr>
                  </w:rPrChange>
                </w:rPr>
                <w:delText>Data Element</w:delText>
              </w:r>
            </w:del>
          </w:p>
        </w:tc>
        <w:tc>
          <w:tcPr>
            <w:tcW w:w="1325" w:type="dxa"/>
            <w:tcPrChange w:id="2943" w:author="SHAHZAIB KHAN" w:date="2026-10-07T20:33:00Z" w16du:dateUtc="2026-10-07T15:33:00Z">
              <w:tcPr>
                <w:tcW w:w="1389" w:type="dxa"/>
                <w:gridSpan w:val="2"/>
              </w:tcPr>
            </w:tcPrChange>
          </w:tcPr>
          <w:p w14:paraId="190B1644" w14:textId="4E19A143"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944" w:author="SHAHZAIB KHAN" w:date="2026-10-07T20:42:00Z" w16du:dateUtc="2026-10-07T15:42:00Z"/>
                <w:rFonts w:ascii="Times New Roman" w:hAnsi="Times New Roman" w:cs="Times New Roman"/>
                <w:u w:val="single"/>
                <w:rPrChange w:id="2945" w:author="SHAHZAIB KHAN" w:date="2026-10-07T19:14:00Z" w16du:dateUtc="2026-10-07T14:14:00Z">
                  <w:rPr>
                    <w:del w:id="2946" w:author="SHAHZAIB KHAN" w:date="2026-10-07T20:42:00Z" w16du:dateUtc="2026-10-07T15:42:00Z"/>
                    <w:rFonts w:ascii="Times New Roman" w:hAnsi="Times New Roman" w:cs="Times New Roman"/>
                  </w:rPr>
                </w:rPrChange>
              </w:rPr>
            </w:pPr>
            <w:del w:id="2947" w:author="SHAHZAIB KHAN" w:date="2026-10-07T20:42:00Z" w16du:dateUtc="2026-10-07T15:42:00Z">
              <w:r w:rsidRPr="00BF2BCA" w:rsidDel="00C526BA">
                <w:rPr>
                  <w:rFonts w:ascii="Times New Roman" w:hAnsi="Times New Roman" w:cs="Times New Roman"/>
                  <w:u w:val="single"/>
                  <w:rPrChange w:id="2948" w:author="SHAHZAIB KHAN" w:date="2026-10-07T19:14:00Z" w16du:dateUtc="2026-10-07T14:14:00Z">
                    <w:rPr>
                      <w:rFonts w:ascii="Times New Roman" w:hAnsi="Times New Roman" w:cs="Times New Roman"/>
                    </w:rPr>
                  </w:rPrChange>
                </w:rPr>
                <w:delText>Status of work submission.</w:delText>
              </w:r>
            </w:del>
          </w:p>
        </w:tc>
        <w:tc>
          <w:tcPr>
            <w:tcW w:w="987" w:type="dxa"/>
            <w:tcPrChange w:id="2949" w:author="SHAHZAIB KHAN" w:date="2026-10-07T20:33:00Z" w16du:dateUtc="2026-10-07T15:33:00Z">
              <w:tcPr>
                <w:tcW w:w="1002" w:type="dxa"/>
                <w:gridSpan w:val="2"/>
              </w:tcPr>
            </w:tcPrChange>
          </w:tcPr>
          <w:p w14:paraId="5961DC42" w14:textId="36752528"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950" w:author="SHAHZAIB KHAN" w:date="2026-10-07T20:42:00Z" w16du:dateUtc="2026-10-07T15:42:00Z"/>
                <w:rFonts w:ascii="Times New Roman" w:hAnsi="Times New Roman" w:cs="Times New Roman"/>
                <w:u w:val="single"/>
                <w:rPrChange w:id="2951" w:author="SHAHZAIB KHAN" w:date="2026-10-07T19:14:00Z" w16du:dateUtc="2026-10-07T14:14:00Z">
                  <w:rPr>
                    <w:del w:id="2952" w:author="SHAHZAIB KHAN" w:date="2026-10-07T20:42:00Z" w16du:dateUtc="2026-10-07T15:42:00Z"/>
                    <w:rFonts w:ascii="Times New Roman" w:hAnsi="Times New Roman" w:cs="Times New Roman"/>
                  </w:rPr>
                </w:rPrChange>
              </w:rPr>
            </w:pPr>
            <w:del w:id="2953" w:author="SHAHZAIB KHAN" w:date="2026-10-07T20:42:00Z" w16du:dateUtc="2026-10-07T15:42:00Z">
              <w:r w:rsidRPr="00BF2BCA" w:rsidDel="00C526BA">
                <w:rPr>
                  <w:rFonts w:ascii="Times New Roman" w:hAnsi="Times New Roman" w:cs="Times New Roman"/>
                  <w:u w:val="single"/>
                  <w:rPrChange w:id="2954" w:author="SHAHZAIB KHAN" w:date="2026-10-07T19:14:00Z" w16du:dateUtc="2026-10-07T14:14:00Z">
                    <w:rPr>
                      <w:rFonts w:ascii="Times New Roman" w:hAnsi="Times New Roman" w:cs="Times New Roman"/>
                    </w:rPr>
                  </w:rPrChange>
                </w:rPr>
                <w:delText>String</w:delText>
              </w:r>
            </w:del>
          </w:p>
        </w:tc>
        <w:tc>
          <w:tcPr>
            <w:tcW w:w="840" w:type="dxa"/>
            <w:tcPrChange w:id="2955" w:author="SHAHZAIB KHAN" w:date="2026-10-07T20:33:00Z" w16du:dateUtc="2026-10-07T15:33:00Z">
              <w:tcPr>
                <w:tcW w:w="900" w:type="dxa"/>
                <w:gridSpan w:val="2"/>
              </w:tcPr>
            </w:tcPrChange>
          </w:tcPr>
          <w:p w14:paraId="1A4BBA9A" w14:textId="174B87CE"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956" w:author="SHAHZAIB KHAN" w:date="2026-10-07T20:42:00Z" w16du:dateUtc="2026-10-07T15:42:00Z"/>
                <w:rFonts w:ascii="Times New Roman" w:hAnsi="Times New Roman" w:cs="Times New Roman"/>
                <w:u w:val="single"/>
                <w:rPrChange w:id="2957" w:author="SHAHZAIB KHAN" w:date="2026-10-07T19:14:00Z" w16du:dateUtc="2026-10-07T14:14:00Z">
                  <w:rPr>
                    <w:del w:id="2958" w:author="SHAHZAIB KHAN" w:date="2026-10-07T20:42:00Z" w16du:dateUtc="2026-10-07T15:42:00Z"/>
                    <w:rFonts w:ascii="Times New Roman" w:hAnsi="Times New Roman" w:cs="Times New Roman"/>
                  </w:rPr>
                </w:rPrChange>
              </w:rPr>
            </w:pPr>
            <w:del w:id="2959" w:author="SHAHZAIB KHAN" w:date="2026-10-07T20:42:00Z" w16du:dateUtc="2026-10-07T15:42:00Z">
              <w:r w:rsidRPr="00BF2BCA" w:rsidDel="00C526BA">
                <w:rPr>
                  <w:rFonts w:ascii="Times New Roman" w:hAnsi="Times New Roman" w:cs="Times New Roman"/>
                  <w:u w:val="single"/>
                  <w:rPrChange w:id="2960" w:author="SHAHZAIB KHAN" w:date="2026-10-07T19:14:00Z" w16du:dateUtc="2026-10-07T14:14:00Z">
                    <w:rPr>
                      <w:rFonts w:ascii="Times New Roman" w:hAnsi="Times New Roman" w:cs="Times New Roman"/>
                    </w:rPr>
                  </w:rPrChange>
                </w:rPr>
                <w:delText>15</w:delText>
              </w:r>
            </w:del>
          </w:p>
        </w:tc>
        <w:tc>
          <w:tcPr>
            <w:tcW w:w="3199" w:type="dxa"/>
            <w:tcPrChange w:id="2961" w:author="SHAHZAIB KHAN" w:date="2026-10-07T20:33:00Z" w16du:dateUtc="2026-10-07T15:33:00Z">
              <w:tcPr>
                <w:tcW w:w="3448" w:type="dxa"/>
                <w:gridSpan w:val="2"/>
              </w:tcPr>
            </w:tcPrChange>
          </w:tcPr>
          <w:p w14:paraId="66426BA0" w14:textId="3AA4744D"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962" w:author="SHAHZAIB KHAN" w:date="2026-10-07T20:42:00Z" w16du:dateUtc="2026-10-07T15:42:00Z"/>
                <w:rFonts w:ascii="Times New Roman" w:hAnsi="Times New Roman" w:cs="Times New Roman"/>
                <w:u w:val="single"/>
                <w:rPrChange w:id="2963" w:author="SHAHZAIB KHAN" w:date="2026-10-07T19:14:00Z" w16du:dateUtc="2026-10-07T14:14:00Z">
                  <w:rPr>
                    <w:del w:id="2964" w:author="SHAHZAIB KHAN" w:date="2026-10-07T20:42:00Z" w16du:dateUtc="2026-10-07T15:42:00Z"/>
                    <w:rFonts w:ascii="Times New Roman" w:hAnsi="Times New Roman" w:cs="Times New Roman"/>
                  </w:rPr>
                </w:rPrChange>
              </w:rPr>
            </w:pPr>
            <w:del w:id="2965" w:author="SHAHZAIB KHAN" w:date="2026-10-07T20:42:00Z" w16du:dateUtc="2026-10-07T15:42:00Z">
              <w:r w:rsidRPr="00BF2BCA" w:rsidDel="00C526BA">
                <w:rPr>
                  <w:rFonts w:ascii="Times New Roman" w:hAnsi="Times New Roman" w:cs="Times New Roman"/>
                  <w:u w:val="single"/>
                  <w:rPrChange w:id="2966" w:author="SHAHZAIB KHAN" w:date="2026-10-07T19:14:00Z" w16du:dateUtc="2026-10-07T14:14:00Z">
                    <w:rPr>
                      <w:rFonts w:ascii="Times New Roman" w:hAnsi="Times New Roman" w:cs="Times New Roman"/>
                    </w:rPr>
                  </w:rPrChange>
                </w:rPr>
                <w:delText>Submitted</w:delText>
              </w:r>
            </w:del>
          </w:p>
        </w:tc>
        <w:tc>
          <w:tcPr>
            <w:tcW w:w="1675" w:type="dxa"/>
            <w:tcPrChange w:id="2967" w:author="SHAHZAIB KHAN" w:date="2026-10-07T20:33:00Z" w16du:dateUtc="2026-10-07T15:33:00Z">
              <w:tcPr>
                <w:tcW w:w="1492" w:type="dxa"/>
                <w:gridSpan w:val="2"/>
              </w:tcPr>
            </w:tcPrChange>
          </w:tcPr>
          <w:p w14:paraId="1D27D67C" w14:textId="0FEDA5B9"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2968" w:author="SHAHZAIB KHAN" w:date="2026-10-07T20:42:00Z" w16du:dateUtc="2026-10-07T15:42:00Z"/>
                <w:rFonts w:ascii="Times New Roman" w:hAnsi="Times New Roman" w:cs="Times New Roman"/>
                <w:u w:val="single"/>
                <w:rPrChange w:id="2969" w:author="SHAHZAIB KHAN" w:date="2026-10-07T19:14:00Z" w16du:dateUtc="2026-10-07T14:14:00Z">
                  <w:rPr>
                    <w:del w:id="2970" w:author="SHAHZAIB KHAN" w:date="2026-10-07T20:42:00Z" w16du:dateUtc="2026-10-07T15:42:00Z"/>
                    <w:rFonts w:ascii="Times New Roman" w:hAnsi="Times New Roman" w:cs="Times New Roman"/>
                  </w:rPr>
                </w:rPrChange>
              </w:rPr>
            </w:pPr>
            <w:del w:id="2971" w:author="SHAHZAIB KHAN" w:date="2026-10-07T20:42:00Z" w16du:dateUtc="2026-10-07T15:42:00Z">
              <w:r w:rsidRPr="00BF2BCA" w:rsidDel="00C526BA">
                <w:rPr>
                  <w:rFonts w:ascii="Times New Roman" w:hAnsi="Times New Roman" w:cs="Times New Roman"/>
                  <w:u w:val="single"/>
                  <w:rPrChange w:id="2972" w:author="SHAHZAIB KHAN" w:date="2026-10-07T19:14:00Z" w16du:dateUtc="2026-10-07T14:14:00Z">
                    <w:rPr>
                      <w:rFonts w:ascii="Times New Roman" w:hAnsi="Times New Roman" w:cs="Times New Roman"/>
                    </w:rPr>
                  </w:rPrChange>
                </w:rPr>
                <w:delText>Possible values: Pending, Submitted, Failed.</w:delText>
              </w:r>
            </w:del>
          </w:p>
        </w:tc>
      </w:tr>
      <w:tr w:rsidR="00DA6DAD" w:rsidRPr="00BF2BCA" w:rsidDel="00C526BA" w14:paraId="4A9EB85E" w14:textId="646EA9D5" w:rsidTr="00CF34AE">
        <w:trPr>
          <w:trHeight w:val="609"/>
          <w:del w:id="2973" w:author="SHAHZAIB KHAN" w:date="2026-10-07T20:42:00Z"/>
          <w:trPrChange w:id="2974"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2975" w:author="SHAHZAIB KHAN" w:date="2026-10-07T20:33:00Z" w16du:dateUtc="2026-10-07T15:33:00Z">
              <w:tcPr>
                <w:tcW w:w="1349" w:type="dxa"/>
              </w:tcPr>
            </w:tcPrChange>
          </w:tcPr>
          <w:p w14:paraId="10C97BFC" w14:textId="71960F60" w:rsidR="00DA6DAD" w:rsidRPr="00BF2BCA" w:rsidDel="00C526BA" w:rsidRDefault="519CCA04" w:rsidP="00067106">
            <w:pPr>
              <w:rPr>
                <w:del w:id="2976" w:author="SHAHZAIB KHAN" w:date="2026-10-07T20:42:00Z" w16du:dateUtc="2026-10-07T15:42:00Z"/>
                <w:rFonts w:ascii="Times New Roman" w:hAnsi="Times New Roman" w:cs="Times New Roman"/>
                <w:u w:val="single"/>
                <w:rPrChange w:id="2977" w:author="SHAHZAIB KHAN" w:date="2026-10-07T19:14:00Z" w16du:dateUtc="2026-10-07T14:14:00Z">
                  <w:rPr>
                    <w:del w:id="2978" w:author="SHAHZAIB KHAN" w:date="2026-10-07T20:42:00Z" w16du:dateUtc="2026-10-07T15:42:00Z"/>
                    <w:rFonts w:ascii="Times New Roman" w:hAnsi="Times New Roman" w:cs="Times New Roman"/>
                  </w:rPr>
                </w:rPrChange>
              </w:rPr>
            </w:pPr>
            <w:del w:id="2979" w:author="SHAHZAIB KHAN" w:date="2026-10-07T20:42:00Z" w16du:dateUtc="2026-10-07T15:42:00Z">
              <w:r w:rsidRPr="00BF2BCA" w:rsidDel="00C526BA">
                <w:rPr>
                  <w:rFonts w:ascii="Times New Roman" w:hAnsi="Times New Roman" w:cs="Times New Roman"/>
                  <w:u w:val="single"/>
                  <w:rPrChange w:id="2980" w:author="SHAHZAIB KHAN" w:date="2026-10-07T19:14:00Z" w16du:dateUtc="2026-10-07T14:14:00Z">
                    <w:rPr>
                      <w:rFonts w:ascii="Times New Roman" w:hAnsi="Times New Roman" w:cs="Times New Roman"/>
                    </w:rPr>
                  </w:rPrChange>
                </w:rPr>
                <w:delText>Feedback ID</w:delText>
              </w:r>
            </w:del>
          </w:p>
        </w:tc>
        <w:tc>
          <w:tcPr>
            <w:tcW w:w="950" w:type="dxa"/>
            <w:tcPrChange w:id="2981" w:author="SHAHZAIB KHAN" w:date="2026-10-07T20:33:00Z" w16du:dateUtc="2026-10-07T15:33:00Z">
              <w:tcPr>
                <w:tcW w:w="1008" w:type="dxa"/>
                <w:gridSpan w:val="2"/>
              </w:tcPr>
            </w:tcPrChange>
          </w:tcPr>
          <w:p w14:paraId="1CA6328A" w14:textId="2E2C287E"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982" w:author="SHAHZAIB KHAN" w:date="2026-10-07T20:42:00Z" w16du:dateUtc="2026-10-07T15:42:00Z"/>
                <w:rFonts w:ascii="Times New Roman" w:hAnsi="Times New Roman" w:cs="Times New Roman"/>
                <w:u w:val="single"/>
                <w:rPrChange w:id="2983" w:author="SHAHZAIB KHAN" w:date="2026-10-07T19:14:00Z" w16du:dateUtc="2026-10-07T14:14:00Z">
                  <w:rPr>
                    <w:del w:id="2984" w:author="SHAHZAIB KHAN" w:date="2026-10-07T20:42:00Z" w16du:dateUtc="2026-10-07T15:42:00Z"/>
                    <w:rFonts w:ascii="Times New Roman" w:hAnsi="Times New Roman" w:cs="Times New Roman"/>
                  </w:rPr>
                </w:rPrChange>
              </w:rPr>
            </w:pPr>
            <w:del w:id="2985" w:author="SHAHZAIB KHAN" w:date="2026-10-07T20:42:00Z" w16du:dateUtc="2026-10-07T15:42:00Z">
              <w:r w:rsidRPr="00BF2BCA" w:rsidDel="00C526BA">
                <w:rPr>
                  <w:rFonts w:ascii="Times New Roman" w:hAnsi="Times New Roman" w:cs="Times New Roman"/>
                  <w:u w:val="single"/>
                  <w:rPrChange w:id="2986" w:author="SHAHZAIB KHAN" w:date="2026-10-07T19:14:00Z" w16du:dateUtc="2026-10-07T14:14:00Z">
                    <w:rPr>
                      <w:rFonts w:ascii="Times New Roman" w:hAnsi="Times New Roman" w:cs="Times New Roman"/>
                    </w:rPr>
                  </w:rPrChange>
                </w:rPr>
                <w:delText>Data Element</w:delText>
              </w:r>
            </w:del>
          </w:p>
        </w:tc>
        <w:tc>
          <w:tcPr>
            <w:tcW w:w="1325" w:type="dxa"/>
            <w:tcPrChange w:id="2987" w:author="SHAHZAIB KHAN" w:date="2026-10-07T20:33:00Z" w16du:dateUtc="2026-10-07T15:33:00Z">
              <w:tcPr>
                <w:tcW w:w="1389" w:type="dxa"/>
                <w:gridSpan w:val="2"/>
              </w:tcPr>
            </w:tcPrChange>
          </w:tcPr>
          <w:p w14:paraId="2EED9041" w14:textId="5CE5D81D"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988" w:author="SHAHZAIB KHAN" w:date="2026-10-07T20:42:00Z" w16du:dateUtc="2026-10-07T15:42:00Z"/>
                <w:rFonts w:ascii="Times New Roman" w:hAnsi="Times New Roman" w:cs="Times New Roman"/>
                <w:u w:val="single"/>
                <w:rPrChange w:id="2989" w:author="SHAHZAIB KHAN" w:date="2026-10-07T19:14:00Z" w16du:dateUtc="2026-10-07T14:14:00Z">
                  <w:rPr>
                    <w:del w:id="2990" w:author="SHAHZAIB KHAN" w:date="2026-10-07T20:42:00Z" w16du:dateUtc="2026-10-07T15:42:00Z"/>
                    <w:rFonts w:ascii="Times New Roman" w:hAnsi="Times New Roman" w:cs="Times New Roman"/>
                  </w:rPr>
                </w:rPrChange>
              </w:rPr>
            </w:pPr>
            <w:del w:id="2991" w:author="SHAHZAIB KHAN" w:date="2026-10-07T20:42:00Z" w16du:dateUtc="2026-10-07T15:42:00Z">
              <w:r w:rsidRPr="00BF2BCA" w:rsidDel="00C526BA">
                <w:rPr>
                  <w:rFonts w:ascii="Times New Roman" w:hAnsi="Times New Roman" w:cs="Times New Roman"/>
                  <w:u w:val="single"/>
                  <w:rPrChange w:id="2992" w:author="SHAHZAIB KHAN" w:date="2026-10-07T19:14:00Z" w16du:dateUtc="2026-10-07T14:14:00Z">
                    <w:rPr>
                      <w:rFonts w:ascii="Times New Roman" w:hAnsi="Times New Roman" w:cs="Times New Roman"/>
                    </w:rPr>
                  </w:rPrChange>
                </w:rPr>
                <w:delText xml:space="preserve">Unique identifier </w:delText>
              </w:r>
              <w:r w:rsidRPr="00BF2BCA" w:rsidDel="00C526BA">
                <w:rPr>
                  <w:rFonts w:ascii="Times New Roman" w:hAnsi="Times New Roman" w:cs="Times New Roman"/>
                  <w:u w:val="single"/>
                  <w:rPrChange w:id="2993" w:author="SHAHZAIB KHAN" w:date="2026-10-07T19:14:00Z" w16du:dateUtc="2026-10-07T14:14:00Z">
                    <w:rPr>
                      <w:rFonts w:ascii="Times New Roman" w:hAnsi="Times New Roman" w:cs="Times New Roman"/>
                    </w:rPr>
                  </w:rPrChange>
                </w:rPr>
                <w:lastRenderedPageBreak/>
                <w:delText>for the feedback.</w:delText>
              </w:r>
            </w:del>
          </w:p>
        </w:tc>
        <w:tc>
          <w:tcPr>
            <w:tcW w:w="987" w:type="dxa"/>
            <w:tcPrChange w:id="2994" w:author="SHAHZAIB KHAN" w:date="2026-10-07T20:33:00Z" w16du:dateUtc="2026-10-07T15:33:00Z">
              <w:tcPr>
                <w:tcW w:w="1002" w:type="dxa"/>
                <w:gridSpan w:val="2"/>
              </w:tcPr>
            </w:tcPrChange>
          </w:tcPr>
          <w:p w14:paraId="6AC3E953" w14:textId="468CB85B"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2995" w:author="SHAHZAIB KHAN" w:date="2026-10-07T20:42:00Z" w16du:dateUtc="2026-10-07T15:42:00Z"/>
                <w:rFonts w:ascii="Times New Roman" w:hAnsi="Times New Roman" w:cs="Times New Roman"/>
                <w:u w:val="single"/>
                <w:rPrChange w:id="2996" w:author="SHAHZAIB KHAN" w:date="2026-10-07T19:14:00Z" w16du:dateUtc="2026-10-07T14:14:00Z">
                  <w:rPr>
                    <w:del w:id="2997" w:author="SHAHZAIB KHAN" w:date="2026-10-07T20:42:00Z" w16du:dateUtc="2026-10-07T15:42:00Z"/>
                    <w:rFonts w:ascii="Times New Roman" w:hAnsi="Times New Roman" w:cs="Times New Roman"/>
                  </w:rPr>
                </w:rPrChange>
              </w:rPr>
            </w:pPr>
            <w:del w:id="2998" w:author="SHAHZAIB KHAN" w:date="2026-10-07T20:42:00Z" w16du:dateUtc="2026-10-07T15:42:00Z">
              <w:r w:rsidRPr="00BF2BCA" w:rsidDel="00C526BA">
                <w:rPr>
                  <w:rFonts w:ascii="Times New Roman" w:hAnsi="Times New Roman" w:cs="Times New Roman"/>
                  <w:u w:val="single"/>
                  <w:rPrChange w:id="2999" w:author="SHAHZAIB KHAN" w:date="2026-10-07T19:14:00Z" w16du:dateUtc="2026-10-07T14:14:00Z">
                    <w:rPr>
                      <w:rFonts w:ascii="Times New Roman" w:hAnsi="Times New Roman" w:cs="Times New Roman"/>
                    </w:rPr>
                  </w:rPrChange>
                </w:rPr>
                <w:lastRenderedPageBreak/>
                <w:delText>Integer</w:delText>
              </w:r>
            </w:del>
          </w:p>
        </w:tc>
        <w:tc>
          <w:tcPr>
            <w:tcW w:w="840" w:type="dxa"/>
            <w:tcPrChange w:id="3000" w:author="SHAHZAIB KHAN" w:date="2026-10-07T20:33:00Z" w16du:dateUtc="2026-10-07T15:33:00Z">
              <w:tcPr>
                <w:tcW w:w="900" w:type="dxa"/>
                <w:gridSpan w:val="2"/>
              </w:tcPr>
            </w:tcPrChange>
          </w:tcPr>
          <w:p w14:paraId="78DAFB94" w14:textId="755F2CA2"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001" w:author="SHAHZAIB KHAN" w:date="2026-10-07T20:42:00Z" w16du:dateUtc="2026-10-07T15:42:00Z"/>
                <w:rFonts w:ascii="Times New Roman" w:hAnsi="Times New Roman" w:cs="Times New Roman"/>
                <w:u w:val="single"/>
                <w:rPrChange w:id="3002" w:author="SHAHZAIB KHAN" w:date="2026-10-07T19:14:00Z" w16du:dateUtc="2026-10-07T14:14:00Z">
                  <w:rPr>
                    <w:del w:id="3003" w:author="SHAHZAIB KHAN" w:date="2026-10-07T20:42:00Z" w16du:dateUtc="2026-10-07T15:42:00Z"/>
                    <w:rFonts w:ascii="Times New Roman" w:hAnsi="Times New Roman" w:cs="Times New Roman"/>
                  </w:rPr>
                </w:rPrChange>
              </w:rPr>
            </w:pPr>
            <w:del w:id="3004" w:author="SHAHZAIB KHAN" w:date="2026-10-07T20:42:00Z" w16du:dateUtc="2026-10-07T15:42:00Z">
              <w:r w:rsidRPr="00BF2BCA" w:rsidDel="00C526BA">
                <w:rPr>
                  <w:rFonts w:ascii="Times New Roman" w:hAnsi="Times New Roman" w:cs="Times New Roman"/>
                  <w:u w:val="single"/>
                  <w:rPrChange w:id="3005" w:author="SHAHZAIB KHAN" w:date="2026-10-07T19:14:00Z" w16du:dateUtc="2026-10-07T14:14:00Z">
                    <w:rPr>
                      <w:rFonts w:ascii="Times New Roman" w:hAnsi="Times New Roman" w:cs="Times New Roman"/>
                    </w:rPr>
                  </w:rPrChange>
                </w:rPr>
                <w:delText>10</w:delText>
              </w:r>
            </w:del>
          </w:p>
        </w:tc>
        <w:tc>
          <w:tcPr>
            <w:tcW w:w="3199" w:type="dxa"/>
            <w:tcPrChange w:id="3006" w:author="SHAHZAIB KHAN" w:date="2026-10-07T20:33:00Z" w16du:dateUtc="2026-10-07T15:33:00Z">
              <w:tcPr>
                <w:tcW w:w="3448" w:type="dxa"/>
                <w:gridSpan w:val="2"/>
              </w:tcPr>
            </w:tcPrChange>
          </w:tcPr>
          <w:p w14:paraId="03F24239" w14:textId="3EE08744"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007" w:author="SHAHZAIB KHAN" w:date="2026-10-07T20:42:00Z" w16du:dateUtc="2026-10-07T15:42:00Z"/>
                <w:rFonts w:ascii="Times New Roman" w:hAnsi="Times New Roman" w:cs="Times New Roman"/>
                <w:u w:val="single"/>
                <w:rPrChange w:id="3008" w:author="SHAHZAIB KHAN" w:date="2026-10-07T19:14:00Z" w16du:dateUtc="2026-10-07T14:14:00Z">
                  <w:rPr>
                    <w:del w:id="3009" w:author="SHAHZAIB KHAN" w:date="2026-10-07T20:42:00Z" w16du:dateUtc="2026-10-07T15:42:00Z"/>
                    <w:rFonts w:ascii="Times New Roman" w:hAnsi="Times New Roman" w:cs="Times New Roman"/>
                  </w:rPr>
                </w:rPrChange>
              </w:rPr>
            </w:pPr>
            <w:del w:id="3010" w:author="SHAHZAIB KHAN" w:date="2026-10-07T20:42:00Z" w16du:dateUtc="2026-10-07T15:42:00Z">
              <w:r w:rsidRPr="00BF2BCA" w:rsidDel="00C526BA">
                <w:rPr>
                  <w:rFonts w:ascii="Times New Roman" w:hAnsi="Times New Roman" w:cs="Times New Roman"/>
                  <w:u w:val="single"/>
                  <w:rPrChange w:id="3011" w:author="SHAHZAIB KHAN" w:date="2026-10-07T19:14:00Z" w16du:dateUtc="2026-10-07T14:14:00Z">
                    <w:rPr>
                      <w:rFonts w:ascii="Times New Roman" w:hAnsi="Times New Roman" w:cs="Times New Roman"/>
                    </w:rPr>
                  </w:rPrChange>
                </w:rPr>
                <w:delText>769327</w:delText>
              </w:r>
            </w:del>
          </w:p>
        </w:tc>
        <w:tc>
          <w:tcPr>
            <w:tcW w:w="1675" w:type="dxa"/>
            <w:tcPrChange w:id="3012" w:author="SHAHZAIB KHAN" w:date="2026-10-07T20:33:00Z" w16du:dateUtc="2026-10-07T15:33:00Z">
              <w:tcPr>
                <w:tcW w:w="1492" w:type="dxa"/>
                <w:gridSpan w:val="2"/>
              </w:tcPr>
            </w:tcPrChange>
          </w:tcPr>
          <w:p w14:paraId="7FE33615" w14:textId="371CBC40"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013" w:author="SHAHZAIB KHAN" w:date="2026-10-07T20:42:00Z" w16du:dateUtc="2026-10-07T15:42:00Z"/>
                <w:rFonts w:ascii="Times New Roman" w:hAnsi="Times New Roman" w:cs="Times New Roman"/>
                <w:u w:val="single"/>
                <w:rPrChange w:id="3014" w:author="SHAHZAIB KHAN" w:date="2026-10-07T19:14:00Z" w16du:dateUtc="2026-10-07T14:14:00Z">
                  <w:rPr>
                    <w:del w:id="3015" w:author="SHAHZAIB KHAN" w:date="2026-10-07T20:42:00Z" w16du:dateUtc="2026-10-07T15:42:00Z"/>
                    <w:rFonts w:ascii="Times New Roman" w:hAnsi="Times New Roman" w:cs="Times New Roman"/>
                  </w:rPr>
                </w:rPrChange>
              </w:rPr>
            </w:pPr>
            <w:del w:id="3016" w:author="SHAHZAIB KHAN" w:date="2026-10-07T20:42:00Z" w16du:dateUtc="2026-10-07T15:42:00Z">
              <w:r w:rsidRPr="00BF2BCA" w:rsidDel="00C526BA">
                <w:rPr>
                  <w:rFonts w:ascii="Times New Roman" w:hAnsi="Times New Roman" w:cs="Times New Roman"/>
                  <w:u w:val="single"/>
                  <w:rPrChange w:id="3017" w:author="SHAHZAIB KHAN" w:date="2026-10-07T19:14:00Z" w16du:dateUtc="2026-10-07T14:14:00Z">
                    <w:rPr>
                      <w:rFonts w:ascii="Times New Roman" w:hAnsi="Times New Roman" w:cs="Times New Roman"/>
                    </w:rPr>
                  </w:rPrChange>
                </w:rPr>
                <w:delText>Auto-generated unique ID.</w:delText>
              </w:r>
            </w:del>
          </w:p>
        </w:tc>
      </w:tr>
      <w:tr w:rsidR="00DA6DAD" w:rsidRPr="00BF2BCA" w:rsidDel="00C526BA" w14:paraId="3E679688" w14:textId="1830E4F1" w:rsidTr="00CF34AE">
        <w:trPr>
          <w:cnfStyle w:val="000000100000" w:firstRow="0" w:lastRow="0" w:firstColumn="0" w:lastColumn="0" w:oddVBand="0" w:evenVBand="0" w:oddHBand="1" w:evenHBand="0" w:firstRowFirstColumn="0" w:firstRowLastColumn="0" w:lastRowFirstColumn="0" w:lastRowLastColumn="0"/>
          <w:trHeight w:val="609"/>
          <w:del w:id="3018" w:author="SHAHZAIB KHAN" w:date="2026-10-07T20:42:00Z"/>
          <w:trPrChange w:id="3019"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3020" w:author="SHAHZAIB KHAN" w:date="2026-10-07T20:33:00Z" w16du:dateUtc="2026-10-07T15:33:00Z">
              <w:tcPr>
                <w:tcW w:w="1349" w:type="dxa"/>
              </w:tcPr>
            </w:tcPrChange>
          </w:tcPr>
          <w:p w14:paraId="4613C7FD" w14:textId="44D9B108"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3021" w:author="SHAHZAIB KHAN" w:date="2026-10-07T20:42:00Z" w16du:dateUtc="2026-10-07T15:42:00Z"/>
                <w:rFonts w:ascii="Times New Roman" w:hAnsi="Times New Roman" w:cs="Times New Roman"/>
                <w:u w:val="single"/>
                <w:rPrChange w:id="3022" w:author="SHAHZAIB KHAN" w:date="2026-10-07T19:14:00Z" w16du:dateUtc="2026-10-07T14:14:00Z">
                  <w:rPr>
                    <w:del w:id="3023" w:author="SHAHZAIB KHAN" w:date="2026-10-07T20:42:00Z" w16du:dateUtc="2026-10-07T15:42:00Z"/>
                    <w:rFonts w:ascii="Times New Roman" w:hAnsi="Times New Roman" w:cs="Times New Roman"/>
                  </w:rPr>
                </w:rPrChange>
              </w:rPr>
            </w:pPr>
            <w:del w:id="3024" w:author="SHAHZAIB KHAN" w:date="2026-10-07T20:42:00Z" w16du:dateUtc="2026-10-07T15:42:00Z">
              <w:r w:rsidRPr="00BF2BCA" w:rsidDel="00C526BA">
                <w:rPr>
                  <w:rFonts w:ascii="Times New Roman" w:hAnsi="Times New Roman" w:cs="Times New Roman"/>
                  <w:u w:val="single"/>
                  <w:rPrChange w:id="3025" w:author="SHAHZAIB KHAN" w:date="2026-10-07T19:14:00Z" w16du:dateUtc="2026-10-07T14:14:00Z">
                    <w:rPr>
                      <w:rFonts w:ascii="Times New Roman" w:hAnsi="Times New Roman" w:cs="Times New Roman"/>
                    </w:rPr>
                  </w:rPrChange>
                </w:rPr>
                <w:delText>Feedback Comments</w:delText>
              </w:r>
            </w:del>
          </w:p>
        </w:tc>
        <w:tc>
          <w:tcPr>
            <w:tcW w:w="950" w:type="dxa"/>
            <w:tcPrChange w:id="3026" w:author="SHAHZAIB KHAN" w:date="2026-10-07T20:33:00Z" w16du:dateUtc="2026-10-07T15:33:00Z">
              <w:tcPr>
                <w:tcW w:w="1008" w:type="dxa"/>
                <w:gridSpan w:val="2"/>
              </w:tcPr>
            </w:tcPrChange>
          </w:tcPr>
          <w:p w14:paraId="7FEC0694" w14:textId="5BB8B9A4"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027" w:author="SHAHZAIB KHAN" w:date="2026-10-07T20:42:00Z" w16du:dateUtc="2026-10-07T15:42:00Z"/>
                <w:rFonts w:ascii="Times New Roman" w:hAnsi="Times New Roman" w:cs="Times New Roman"/>
                <w:u w:val="single"/>
                <w:rPrChange w:id="3028" w:author="SHAHZAIB KHAN" w:date="2026-10-07T19:14:00Z" w16du:dateUtc="2026-10-07T14:14:00Z">
                  <w:rPr>
                    <w:del w:id="3029" w:author="SHAHZAIB KHAN" w:date="2026-10-07T20:42:00Z" w16du:dateUtc="2026-10-07T15:42:00Z"/>
                    <w:rFonts w:ascii="Times New Roman" w:hAnsi="Times New Roman" w:cs="Times New Roman"/>
                  </w:rPr>
                </w:rPrChange>
              </w:rPr>
            </w:pPr>
            <w:del w:id="3030" w:author="SHAHZAIB KHAN" w:date="2026-10-07T20:42:00Z" w16du:dateUtc="2026-10-07T15:42:00Z">
              <w:r w:rsidRPr="00BF2BCA" w:rsidDel="00C526BA">
                <w:rPr>
                  <w:rFonts w:ascii="Times New Roman" w:hAnsi="Times New Roman" w:cs="Times New Roman"/>
                  <w:u w:val="single"/>
                  <w:rPrChange w:id="3031" w:author="SHAHZAIB KHAN" w:date="2026-10-07T19:14:00Z" w16du:dateUtc="2026-10-07T14:14:00Z">
                    <w:rPr>
                      <w:rFonts w:ascii="Times New Roman" w:hAnsi="Times New Roman" w:cs="Times New Roman"/>
                    </w:rPr>
                  </w:rPrChange>
                </w:rPr>
                <w:delText>Data Element</w:delText>
              </w:r>
            </w:del>
          </w:p>
        </w:tc>
        <w:tc>
          <w:tcPr>
            <w:tcW w:w="1325" w:type="dxa"/>
            <w:tcPrChange w:id="3032" w:author="SHAHZAIB KHAN" w:date="2026-10-07T20:33:00Z" w16du:dateUtc="2026-10-07T15:33:00Z">
              <w:tcPr>
                <w:tcW w:w="1389" w:type="dxa"/>
                <w:gridSpan w:val="2"/>
              </w:tcPr>
            </w:tcPrChange>
          </w:tcPr>
          <w:p w14:paraId="1CC55B85" w14:textId="756A0789"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033" w:author="SHAHZAIB KHAN" w:date="2026-10-07T20:42:00Z" w16du:dateUtc="2026-10-07T15:42:00Z"/>
                <w:rFonts w:ascii="Times New Roman" w:hAnsi="Times New Roman" w:cs="Times New Roman"/>
                <w:u w:val="single"/>
                <w:rPrChange w:id="3034" w:author="SHAHZAIB KHAN" w:date="2026-10-07T19:14:00Z" w16du:dateUtc="2026-10-07T14:14:00Z">
                  <w:rPr>
                    <w:del w:id="3035" w:author="SHAHZAIB KHAN" w:date="2026-10-07T20:42:00Z" w16du:dateUtc="2026-10-07T15:42:00Z"/>
                    <w:rFonts w:ascii="Times New Roman" w:hAnsi="Times New Roman" w:cs="Times New Roman"/>
                  </w:rPr>
                </w:rPrChange>
              </w:rPr>
            </w:pPr>
            <w:del w:id="3036" w:author="SHAHZAIB KHAN" w:date="2026-10-07T20:42:00Z" w16du:dateUtc="2026-10-07T15:42:00Z">
              <w:r w:rsidRPr="00BF2BCA" w:rsidDel="00C526BA">
                <w:rPr>
                  <w:rFonts w:ascii="Times New Roman" w:hAnsi="Times New Roman" w:cs="Times New Roman"/>
                  <w:u w:val="single"/>
                  <w:rPrChange w:id="3037" w:author="SHAHZAIB KHAN" w:date="2026-10-07T19:14:00Z" w16du:dateUtc="2026-10-07T14:14:00Z">
                    <w:rPr>
                      <w:rFonts w:ascii="Times New Roman" w:hAnsi="Times New Roman" w:cs="Times New Roman"/>
                    </w:rPr>
                  </w:rPrChange>
                </w:rPr>
                <w:delText xml:space="preserve">Comments provided by the supervisor on student’s work. </w:delText>
              </w:r>
            </w:del>
          </w:p>
        </w:tc>
        <w:tc>
          <w:tcPr>
            <w:tcW w:w="987" w:type="dxa"/>
            <w:tcPrChange w:id="3038" w:author="SHAHZAIB KHAN" w:date="2026-10-07T20:33:00Z" w16du:dateUtc="2026-10-07T15:33:00Z">
              <w:tcPr>
                <w:tcW w:w="1002" w:type="dxa"/>
                <w:gridSpan w:val="2"/>
              </w:tcPr>
            </w:tcPrChange>
          </w:tcPr>
          <w:p w14:paraId="5A54CB9D" w14:textId="1E900654"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039" w:author="SHAHZAIB KHAN" w:date="2026-10-07T20:42:00Z" w16du:dateUtc="2026-10-07T15:42:00Z"/>
                <w:rFonts w:ascii="Times New Roman" w:hAnsi="Times New Roman" w:cs="Times New Roman"/>
                <w:u w:val="single"/>
                <w:rPrChange w:id="3040" w:author="SHAHZAIB KHAN" w:date="2026-10-07T19:14:00Z" w16du:dateUtc="2026-10-07T14:14:00Z">
                  <w:rPr>
                    <w:del w:id="3041" w:author="SHAHZAIB KHAN" w:date="2026-10-07T20:42:00Z" w16du:dateUtc="2026-10-07T15:42:00Z"/>
                    <w:rFonts w:ascii="Times New Roman" w:hAnsi="Times New Roman" w:cs="Times New Roman"/>
                  </w:rPr>
                </w:rPrChange>
              </w:rPr>
            </w:pPr>
            <w:del w:id="3042" w:author="SHAHZAIB KHAN" w:date="2026-10-07T20:42:00Z" w16du:dateUtc="2026-10-07T15:42:00Z">
              <w:r w:rsidRPr="00BF2BCA" w:rsidDel="00C526BA">
                <w:rPr>
                  <w:rFonts w:ascii="Times New Roman" w:hAnsi="Times New Roman" w:cs="Times New Roman"/>
                  <w:u w:val="single"/>
                  <w:rPrChange w:id="3043" w:author="SHAHZAIB KHAN" w:date="2026-10-07T19:14:00Z" w16du:dateUtc="2026-10-07T14:14:00Z">
                    <w:rPr>
                      <w:rFonts w:ascii="Times New Roman" w:hAnsi="Times New Roman" w:cs="Times New Roman"/>
                    </w:rPr>
                  </w:rPrChange>
                </w:rPr>
                <w:delText>String</w:delText>
              </w:r>
            </w:del>
          </w:p>
        </w:tc>
        <w:tc>
          <w:tcPr>
            <w:tcW w:w="840" w:type="dxa"/>
            <w:tcPrChange w:id="3044" w:author="SHAHZAIB KHAN" w:date="2026-10-07T20:33:00Z" w16du:dateUtc="2026-10-07T15:33:00Z">
              <w:tcPr>
                <w:tcW w:w="900" w:type="dxa"/>
                <w:gridSpan w:val="2"/>
              </w:tcPr>
            </w:tcPrChange>
          </w:tcPr>
          <w:p w14:paraId="02143F20" w14:textId="06BD2345"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045" w:author="SHAHZAIB KHAN" w:date="2026-10-07T20:42:00Z" w16du:dateUtc="2026-10-07T15:42:00Z"/>
                <w:rFonts w:ascii="Times New Roman" w:hAnsi="Times New Roman" w:cs="Times New Roman"/>
                <w:u w:val="single"/>
                <w:rPrChange w:id="3046" w:author="SHAHZAIB KHAN" w:date="2026-10-07T19:14:00Z" w16du:dateUtc="2026-10-07T14:14:00Z">
                  <w:rPr>
                    <w:del w:id="3047" w:author="SHAHZAIB KHAN" w:date="2026-10-07T20:42:00Z" w16du:dateUtc="2026-10-07T15:42:00Z"/>
                    <w:rFonts w:ascii="Times New Roman" w:hAnsi="Times New Roman" w:cs="Times New Roman"/>
                  </w:rPr>
                </w:rPrChange>
              </w:rPr>
            </w:pPr>
            <w:del w:id="3048" w:author="SHAHZAIB KHAN" w:date="2026-10-07T20:42:00Z" w16du:dateUtc="2026-10-07T15:42:00Z">
              <w:r w:rsidRPr="00BF2BCA" w:rsidDel="00C526BA">
                <w:rPr>
                  <w:rFonts w:ascii="Times New Roman" w:hAnsi="Times New Roman" w:cs="Times New Roman"/>
                  <w:u w:val="single"/>
                  <w:rPrChange w:id="3049" w:author="SHAHZAIB KHAN" w:date="2026-10-07T19:14:00Z" w16du:dateUtc="2026-10-07T14:14:00Z">
                    <w:rPr>
                      <w:rFonts w:ascii="Times New Roman" w:hAnsi="Times New Roman" w:cs="Times New Roman"/>
                    </w:rPr>
                  </w:rPrChange>
                </w:rPr>
                <w:delText>200</w:delText>
              </w:r>
            </w:del>
          </w:p>
        </w:tc>
        <w:tc>
          <w:tcPr>
            <w:tcW w:w="3199" w:type="dxa"/>
            <w:tcPrChange w:id="3050" w:author="SHAHZAIB KHAN" w:date="2026-10-07T20:33:00Z" w16du:dateUtc="2026-10-07T15:33:00Z">
              <w:tcPr>
                <w:tcW w:w="3448" w:type="dxa"/>
                <w:gridSpan w:val="2"/>
              </w:tcPr>
            </w:tcPrChange>
          </w:tcPr>
          <w:p w14:paraId="5DC6501E" w14:textId="68C6BDFE"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051" w:author="SHAHZAIB KHAN" w:date="2026-10-07T20:42:00Z" w16du:dateUtc="2026-10-07T15:42:00Z"/>
                <w:rFonts w:ascii="Times New Roman" w:hAnsi="Times New Roman" w:cs="Times New Roman"/>
                <w:u w:val="single"/>
                <w:rPrChange w:id="3052" w:author="SHAHZAIB KHAN" w:date="2026-10-07T19:14:00Z" w16du:dateUtc="2026-10-07T14:14:00Z">
                  <w:rPr>
                    <w:del w:id="3053" w:author="SHAHZAIB KHAN" w:date="2026-10-07T20:42:00Z" w16du:dateUtc="2026-10-07T15:42:00Z"/>
                    <w:rFonts w:ascii="Times New Roman" w:hAnsi="Times New Roman" w:cs="Times New Roman"/>
                  </w:rPr>
                </w:rPrChange>
              </w:rPr>
            </w:pPr>
            <w:del w:id="3054" w:author="SHAHZAIB KHAN" w:date="2026-10-07T20:42:00Z" w16du:dateUtc="2026-10-07T15:42:00Z">
              <w:r w:rsidRPr="00BF2BCA" w:rsidDel="00C526BA">
                <w:rPr>
                  <w:rFonts w:ascii="Times New Roman" w:hAnsi="Times New Roman" w:cs="Times New Roman"/>
                  <w:u w:val="single"/>
                  <w:rPrChange w:id="3055" w:author="SHAHZAIB KHAN" w:date="2026-10-07T19:14:00Z" w16du:dateUtc="2026-10-07T14:14:00Z">
                    <w:rPr>
                      <w:rFonts w:ascii="Times New Roman" w:hAnsi="Times New Roman" w:cs="Times New Roman"/>
                    </w:rPr>
                  </w:rPrChange>
                </w:rPr>
                <w:delText>Good work, need some changes.</w:delText>
              </w:r>
            </w:del>
          </w:p>
        </w:tc>
        <w:tc>
          <w:tcPr>
            <w:tcW w:w="1675" w:type="dxa"/>
            <w:tcPrChange w:id="3056" w:author="SHAHZAIB KHAN" w:date="2026-10-07T20:33:00Z" w16du:dateUtc="2026-10-07T15:33:00Z">
              <w:tcPr>
                <w:tcW w:w="1492" w:type="dxa"/>
                <w:gridSpan w:val="2"/>
              </w:tcPr>
            </w:tcPrChange>
          </w:tcPr>
          <w:p w14:paraId="1BFC7029" w14:textId="0FD9236E"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057" w:author="SHAHZAIB KHAN" w:date="2026-10-07T20:42:00Z" w16du:dateUtc="2026-10-07T15:42:00Z"/>
                <w:rFonts w:ascii="Times New Roman" w:hAnsi="Times New Roman" w:cs="Times New Roman"/>
                <w:u w:val="single"/>
                <w:rPrChange w:id="3058" w:author="SHAHZAIB KHAN" w:date="2026-10-07T19:14:00Z" w16du:dateUtc="2026-10-07T14:14:00Z">
                  <w:rPr>
                    <w:del w:id="3059" w:author="SHAHZAIB KHAN" w:date="2026-10-07T20:42:00Z" w16du:dateUtc="2026-10-07T15:42:00Z"/>
                    <w:rFonts w:ascii="Times New Roman" w:hAnsi="Times New Roman" w:cs="Times New Roman"/>
                  </w:rPr>
                </w:rPrChange>
              </w:rPr>
            </w:pPr>
            <w:del w:id="3060" w:author="SHAHZAIB KHAN" w:date="2026-10-07T20:42:00Z" w16du:dateUtc="2026-10-07T15:42:00Z">
              <w:r w:rsidRPr="00BF2BCA" w:rsidDel="00C526BA">
                <w:rPr>
                  <w:rFonts w:ascii="Times New Roman" w:hAnsi="Times New Roman" w:cs="Times New Roman"/>
                  <w:u w:val="single"/>
                  <w:rPrChange w:id="3061" w:author="SHAHZAIB KHAN" w:date="2026-10-07T19:14:00Z" w16du:dateUtc="2026-10-07T14:14:00Z">
                    <w:rPr>
                      <w:rFonts w:ascii="Times New Roman" w:hAnsi="Times New Roman" w:cs="Times New Roman"/>
                    </w:rPr>
                  </w:rPrChange>
                </w:rPr>
                <w:delText>Required</w:delText>
              </w:r>
            </w:del>
          </w:p>
        </w:tc>
      </w:tr>
      <w:tr w:rsidR="00DA6DAD" w:rsidRPr="00BF2BCA" w:rsidDel="00C526BA" w14:paraId="6EDA17B3" w14:textId="0DFBA7BB" w:rsidTr="00CF34AE">
        <w:trPr>
          <w:trHeight w:val="609"/>
          <w:del w:id="3062" w:author="SHAHZAIB KHAN" w:date="2026-10-07T20:42:00Z"/>
          <w:trPrChange w:id="3063"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3064" w:author="SHAHZAIB KHAN" w:date="2026-10-07T20:33:00Z" w16du:dateUtc="2026-10-07T15:33:00Z">
              <w:tcPr>
                <w:tcW w:w="1349" w:type="dxa"/>
              </w:tcPr>
            </w:tcPrChange>
          </w:tcPr>
          <w:p w14:paraId="2706BDBE" w14:textId="6E69E4FF" w:rsidR="00DA6DAD" w:rsidRPr="00BF2BCA" w:rsidDel="00C526BA" w:rsidRDefault="519CCA04" w:rsidP="00067106">
            <w:pPr>
              <w:rPr>
                <w:del w:id="3065" w:author="SHAHZAIB KHAN" w:date="2026-10-07T20:42:00Z" w16du:dateUtc="2026-10-07T15:42:00Z"/>
                <w:rFonts w:ascii="Times New Roman" w:hAnsi="Times New Roman" w:cs="Times New Roman"/>
                <w:u w:val="single"/>
                <w:rPrChange w:id="3066" w:author="SHAHZAIB KHAN" w:date="2026-10-07T19:14:00Z" w16du:dateUtc="2026-10-07T14:14:00Z">
                  <w:rPr>
                    <w:del w:id="3067" w:author="SHAHZAIB KHAN" w:date="2026-10-07T20:42:00Z" w16du:dateUtc="2026-10-07T15:42:00Z"/>
                    <w:rFonts w:ascii="Times New Roman" w:hAnsi="Times New Roman" w:cs="Times New Roman"/>
                  </w:rPr>
                </w:rPrChange>
              </w:rPr>
            </w:pPr>
            <w:del w:id="3068" w:author="SHAHZAIB KHAN" w:date="2026-10-07T20:42:00Z" w16du:dateUtc="2026-10-07T15:42:00Z">
              <w:r w:rsidRPr="00BF2BCA" w:rsidDel="00C526BA">
                <w:rPr>
                  <w:rFonts w:ascii="Times New Roman" w:hAnsi="Times New Roman" w:cs="Times New Roman"/>
                  <w:u w:val="single"/>
                  <w:rPrChange w:id="3069" w:author="SHAHZAIB KHAN" w:date="2026-10-07T19:14:00Z" w16du:dateUtc="2026-10-07T14:14:00Z">
                    <w:rPr>
                      <w:rFonts w:ascii="Times New Roman" w:hAnsi="Times New Roman" w:cs="Times New Roman"/>
                    </w:rPr>
                  </w:rPrChange>
                </w:rPr>
                <w:delText>Feedback Date</w:delText>
              </w:r>
            </w:del>
          </w:p>
        </w:tc>
        <w:tc>
          <w:tcPr>
            <w:tcW w:w="950" w:type="dxa"/>
            <w:tcPrChange w:id="3070" w:author="SHAHZAIB KHAN" w:date="2026-10-07T20:33:00Z" w16du:dateUtc="2026-10-07T15:33:00Z">
              <w:tcPr>
                <w:tcW w:w="1008" w:type="dxa"/>
                <w:gridSpan w:val="2"/>
              </w:tcPr>
            </w:tcPrChange>
          </w:tcPr>
          <w:p w14:paraId="48A9EFCC" w14:textId="0E66ACC2"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071" w:author="SHAHZAIB KHAN" w:date="2026-10-07T20:42:00Z" w16du:dateUtc="2026-10-07T15:42:00Z"/>
                <w:rFonts w:ascii="Times New Roman" w:hAnsi="Times New Roman" w:cs="Times New Roman"/>
                <w:u w:val="single"/>
                <w:rPrChange w:id="3072" w:author="SHAHZAIB KHAN" w:date="2026-10-07T19:14:00Z" w16du:dateUtc="2026-10-07T14:14:00Z">
                  <w:rPr>
                    <w:del w:id="3073" w:author="SHAHZAIB KHAN" w:date="2026-10-07T20:42:00Z" w16du:dateUtc="2026-10-07T15:42:00Z"/>
                    <w:rFonts w:ascii="Times New Roman" w:hAnsi="Times New Roman" w:cs="Times New Roman"/>
                  </w:rPr>
                </w:rPrChange>
              </w:rPr>
            </w:pPr>
            <w:del w:id="3074" w:author="SHAHZAIB KHAN" w:date="2026-10-07T20:42:00Z" w16du:dateUtc="2026-10-07T15:42:00Z">
              <w:r w:rsidRPr="00BF2BCA" w:rsidDel="00C526BA">
                <w:rPr>
                  <w:rFonts w:ascii="Times New Roman" w:hAnsi="Times New Roman" w:cs="Times New Roman"/>
                  <w:u w:val="single"/>
                  <w:rPrChange w:id="3075" w:author="SHAHZAIB KHAN" w:date="2026-10-07T19:14:00Z" w16du:dateUtc="2026-10-07T14:14:00Z">
                    <w:rPr>
                      <w:rFonts w:ascii="Times New Roman" w:hAnsi="Times New Roman" w:cs="Times New Roman"/>
                    </w:rPr>
                  </w:rPrChange>
                </w:rPr>
                <w:delText>Data Element</w:delText>
              </w:r>
            </w:del>
          </w:p>
        </w:tc>
        <w:tc>
          <w:tcPr>
            <w:tcW w:w="1325" w:type="dxa"/>
            <w:tcPrChange w:id="3076" w:author="SHAHZAIB KHAN" w:date="2026-10-07T20:33:00Z" w16du:dateUtc="2026-10-07T15:33:00Z">
              <w:tcPr>
                <w:tcW w:w="1389" w:type="dxa"/>
                <w:gridSpan w:val="2"/>
              </w:tcPr>
            </w:tcPrChange>
          </w:tcPr>
          <w:p w14:paraId="3A6153C7" w14:textId="1E6865F8"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077" w:author="SHAHZAIB KHAN" w:date="2026-10-07T20:42:00Z" w16du:dateUtc="2026-10-07T15:42:00Z"/>
                <w:rFonts w:ascii="Times New Roman" w:hAnsi="Times New Roman" w:cs="Times New Roman"/>
                <w:u w:val="single"/>
                <w:rPrChange w:id="3078" w:author="SHAHZAIB KHAN" w:date="2026-10-07T19:14:00Z" w16du:dateUtc="2026-10-07T14:14:00Z">
                  <w:rPr>
                    <w:del w:id="3079" w:author="SHAHZAIB KHAN" w:date="2026-10-07T20:42:00Z" w16du:dateUtc="2026-10-07T15:42:00Z"/>
                    <w:rFonts w:ascii="Times New Roman" w:hAnsi="Times New Roman" w:cs="Times New Roman"/>
                  </w:rPr>
                </w:rPrChange>
              </w:rPr>
            </w:pPr>
            <w:del w:id="3080" w:author="SHAHZAIB KHAN" w:date="2026-10-07T20:42:00Z" w16du:dateUtc="2026-10-07T15:42:00Z">
              <w:r w:rsidRPr="00BF2BCA" w:rsidDel="00C526BA">
                <w:rPr>
                  <w:rFonts w:ascii="Times New Roman" w:hAnsi="Times New Roman" w:cs="Times New Roman"/>
                  <w:u w:val="single"/>
                  <w:rPrChange w:id="3081" w:author="SHAHZAIB KHAN" w:date="2026-10-07T19:14:00Z" w16du:dateUtc="2026-10-07T14:14:00Z">
                    <w:rPr>
                      <w:rFonts w:ascii="Times New Roman" w:hAnsi="Times New Roman" w:cs="Times New Roman"/>
                    </w:rPr>
                  </w:rPrChange>
                </w:rPr>
                <w:delText>Date when feedback was submitted.</w:delText>
              </w:r>
            </w:del>
          </w:p>
        </w:tc>
        <w:tc>
          <w:tcPr>
            <w:tcW w:w="987" w:type="dxa"/>
            <w:tcPrChange w:id="3082" w:author="SHAHZAIB KHAN" w:date="2026-10-07T20:33:00Z" w16du:dateUtc="2026-10-07T15:33:00Z">
              <w:tcPr>
                <w:tcW w:w="1002" w:type="dxa"/>
                <w:gridSpan w:val="2"/>
              </w:tcPr>
            </w:tcPrChange>
          </w:tcPr>
          <w:p w14:paraId="42D7DDFF" w14:textId="30348D1C"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083" w:author="SHAHZAIB KHAN" w:date="2026-10-07T20:42:00Z" w16du:dateUtc="2026-10-07T15:42:00Z"/>
                <w:rFonts w:ascii="Times New Roman" w:hAnsi="Times New Roman" w:cs="Times New Roman"/>
                <w:u w:val="single"/>
                <w:rPrChange w:id="3084" w:author="SHAHZAIB KHAN" w:date="2026-10-07T19:14:00Z" w16du:dateUtc="2026-10-07T14:14:00Z">
                  <w:rPr>
                    <w:del w:id="3085" w:author="SHAHZAIB KHAN" w:date="2026-10-07T20:42:00Z" w16du:dateUtc="2026-10-07T15:42:00Z"/>
                    <w:rFonts w:ascii="Times New Roman" w:hAnsi="Times New Roman" w:cs="Times New Roman"/>
                  </w:rPr>
                </w:rPrChange>
              </w:rPr>
            </w:pPr>
            <w:del w:id="3086" w:author="SHAHZAIB KHAN" w:date="2026-10-07T20:42:00Z" w16du:dateUtc="2026-10-07T15:42:00Z">
              <w:r w:rsidRPr="00BF2BCA" w:rsidDel="00C526BA">
                <w:rPr>
                  <w:rFonts w:ascii="Times New Roman" w:hAnsi="Times New Roman" w:cs="Times New Roman"/>
                  <w:u w:val="single"/>
                  <w:rPrChange w:id="3087" w:author="SHAHZAIB KHAN" w:date="2026-10-07T19:14:00Z" w16du:dateUtc="2026-10-07T14:14:00Z">
                    <w:rPr>
                      <w:rFonts w:ascii="Times New Roman" w:hAnsi="Times New Roman" w:cs="Times New Roman"/>
                    </w:rPr>
                  </w:rPrChange>
                </w:rPr>
                <w:delText>Date</w:delText>
              </w:r>
            </w:del>
          </w:p>
        </w:tc>
        <w:tc>
          <w:tcPr>
            <w:tcW w:w="840" w:type="dxa"/>
            <w:tcPrChange w:id="3088" w:author="SHAHZAIB KHAN" w:date="2026-10-07T20:33:00Z" w16du:dateUtc="2026-10-07T15:33:00Z">
              <w:tcPr>
                <w:tcW w:w="900" w:type="dxa"/>
                <w:gridSpan w:val="2"/>
              </w:tcPr>
            </w:tcPrChange>
          </w:tcPr>
          <w:p w14:paraId="6E6C5E45" w14:textId="4E516D8F"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089" w:author="SHAHZAIB KHAN" w:date="2026-10-07T20:42:00Z" w16du:dateUtc="2026-10-07T15:42:00Z"/>
                <w:rFonts w:ascii="Times New Roman" w:hAnsi="Times New Roman" w:cs="Times New Roman"/>
                <w:u w:val="single"/>
                <w:rPrChange w:id="3090" w:author="SHAHZAIB KHAN" w:date="2026-10-07T19:14:00Z" w16du:dateUtc="2026-10-07T14:14:00Z">
                  <w:rPr>
                    <w:del w:id="3091" w:author="SHAHZAIB KHAN" w:date="2026-10-07T20:42:00Z" w16du:dateUtc="2026-10-07T15:42:00Z"/>
                    <w:rFonts w:ascii="Times New Roman" w:hAnsi="Times New Roman" w:cs="Times New Roman"/>
                  </w:rPr>
                </w:rPrChange>
              </w:rPr>
            </w:pPr>
            <w:del w:id="3092" w:author="SHAHZAIB KHAN" w:date="2026-10-07T20:42:00Z" w16du:dateUtc="2026-10-07T15:42:00Z">
              <w:r w:rsidRPr="00BF2BCA" w:rsidDel="00C526BA">
                <w:rPr>
                  <w:rFonts w:ascii="Times New Roman" w:hAnsi="Times New Roman" w:cs="Times New Roman"/>
                  <w:u w:val="single"/>
                  <w:rPrChange w:id="3093" w:author="SHAHZAIB KHAN" w:date="2026-10-07T19:14:00Z" w16du:dateUtc="2026-10-07T14:14:00Z">
                    <w:rPr>
                      <w:rFonts w:ascii="Times New Roman" w:hAnsi="Times New Roman" w:cs="Times New Roman"/>
                    </w:rPr>
                  </w:rPrChange>
                </w:rPr>
                <w:delText>10</w:delText>
              </w:r>
            </w:del>
          </w:p>
        </w:tc>
        <w:tc>
          <w:tcPr>
            <w:tcW w:w="3199" w:type="dxa"/>
            <w:tcPrChange w:id="3094" w:author="SHAHZAIB KHAN" w:date="2026-10-07T20:33:00Z" w16du:dateUtc="2026-10-07T15:33:00Z">
              <w:tcPr>
                <w:tcW w:w="3448" w:type="dxa"/>
                <w:gridSpan w:val="2"/>
              </w:tcPr>
            </w:tcPrChange>
          </w:tcPr>
          <w:p w14:paraId="4E6966B7" w14:textId="7A2C0716"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095" w:author="SHAHZAIB KHAN" w:date="2026-10-07T20:42:00Z" w16du:dateUtc="2026-10-07T15:42:00Z"/>
                <w:rFonts w:ascii="Times New Roman" w:hAnsi="Times New Roman" w:cs="Times New Roman"/>
                <w:u w:val="single"/>
                <w:rPrChange w:id="3096" w:author="SHAHZAIB KHAN" w:date="2026-10-07T19:14:00Z" w16du:dateUtc="2026-10-07T14:14:00Z">
                  <w:rPr>
                    <w:del w:id="3097" w:author="SHAHZAIB KHAN" w:date="2026-10-07T20:42:00Z" w16du:dateUtc="2026-10-07T15:42:00Z"/>
                    <w:rFonts w:ascii="Times New Roman" w:hAnsi="Times New Roman" w:cs="Times New Roman"/>
                  </w:rPr>
                </w:rPrChange>
              </w:rPr>
            </w:pPr>
            <w:del w:id="3098" w:author="SHAHZAIB KHAN" w:date="2026-10-07T20:42:00Z" w16du:dateUtc="2026-10-07T15:42:00Z">
              <w:r w:rsidRPr="00BF2BCA" w:rsidDel="00C526BA">
                <w:rPr>
                  <w:rFonts w:ascii="Times New Roman" w:hAnsi="Times New Roman" w:cs="Times New Roman"/>
                  <w:u w:val="single"/>
                  <w:rPrChange w:id="3099" w:author="SHAHZAIB KHAN" w:date="2026-10-07T19:14:00Z" w16du:dateUtc="2026-10-07T14:14:00Z">
                    <w:rPr>
                      <w:rFonts w:ascii="Times New Roman" w:hAnsi="Times New Roman" w:cs="Times New Roman"/>
                    </w:rPr>
                  </w:rPrChange>
                </w:rPr>
                <w:delText>28/03/2025</w:delText>
              </w:r>
            </w:del>
          </w:p>
        </w:tc>
        <w:tc>
          <w:tcPr>
            <w:tcW w:w="1675" w:type="dxa"/>
            <w:tcPrChange w:id="3100" w:author="SHAHZAIB KHAN" w:date="2026-10-07T20:33:00Z" w16du:dateUtc="2026-10-07T15:33:00Z">
              <w:tcPr>
                <w:tcW w:w="1492" w:type="dxa"/>
                <w:gridSpan w:val="2"/>
              </w:tcPr>
            </w:tcPrChange>
          </w:tcPr>
          <w:p w14:paraId="3C9658D1" w14:textId="03CA967B"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101" w:author="SHAHZAIB KHAN" w:date="2026-10-07T20:42:00Z" w16du:dateUtc="2026-10-07T15:42:00Z"/>
                <w:rFonts w:ascii="Times New Roman" w:hAnsi="Times New Roman" w:cs="Times New Roman"/>
                <w:u w:val="single"/>
                <w:rPrChange w:id="3102" w:author="SHAHZAIB KHAN" w:date="2026-10-07T19:14:00Z" w16du:dateUtc="2026-10-07T14:14:00Z">
                  <w:rPr>
                    <w:del w:id="3103" w:author="SHAHZAIB KHAN" w:date="2026-10-07T20:42:00Z" w16du:dateUtc="2026-10-07T15:42:00Z"/>
                    <w:rFonts w:ascii="Times New Roman" w:hAnsi="Times New Roman" w:cs="Times New Roman"/>
                  </w:rPr>
                </w:rPrChange>
              </w:rPr>
            </w:pPr>
            <w:del w:id="3104" w:author="SHAHZAIB KHAN" w:date="2026-10-07T20:42:00Z" w16du:dateUtc="2026-10-07T15:42:00Z">
              <w:r w:rsidRPr="00BF2BCA" w:rsidDel="00C526BA">
                <w:rPr>
                  <w:rFonts w:ascii="Times New Roman" w:hAnsi="Times New Roman" w:cs="Times New Roman"/>
                  <w:u w:val="single"/>
                  <w:rPrChange w:id="3105" w:author="SHAHZAIB KHAN" w:date="2026-10-07T19:14:00Z" w16du:dateUtc="2026-10-07T14:14:00Z">
                    <w:rPr>
                      <w:rFonts w:ascii="Times New Roman" w:hAnsi="Times New Roman" w:cs="Times New Roman"/>
                    </w:rPr>
                  </w:rPrChange>
                </w:rPr>
                <w:delText>Must be in DD/MM/YYYY format.</w:delText>
              </w:r>
            </w:del>
          </w:p>
        </w:tc>
      </w:tr>
      <w:tr w:rsidR="00DA6DAD" w:rsidRPr="00BF2BCA" w:rsidDel="00C526BA" w14:paraId="0734DD66" w14:textId="0C0B9DF5" w:rsidTr="00CF34AE">
        <w:trPr>
          <w:cnfStyle w:val="000000100000" w:firstRow="0" w:lastRow="0" w:firstColumn="0" w:lastColumn="0" w:oddVBand="0" w:evenVBand="0" w:oddHBand="1" w:evenHBand="0" w:firstRowFirstColumn="0" w:firstRowLastColumn="0" w:lastRowFirstColumn="0" w:lastRowLastColumn="0"/>
          <w:trHeight w:val="609"/>
          <w:del w:id="3106" w:author="SHAHZAIB KHAN" w:date="2026-10-07T20:42:00Z"/>
          <w:trPrChange w:id="3107" w:author="SHAHZAIB KHAN" w:date="2026-10-07T20:33:00Z" w16du:dateUtc="2026-10-07T15:33:00Z">
            <w:trPr>
              <w:trHeight w:val="609"/>
            </w:trPr>
          </w:trPrChange>
        </w:trPr>
        <w:tc>
          <w:tcPr>
            <w:cnfStyle w:val="001000000000" w:firstRow="0" w:lastRow="0" w:firstColumn="1" w:lastColumn="0" w:oddVBand="0" w:evenVBand="0" w:oddHBand="0" w:evenHBand="0" w:firstRowFirstColumn="0" w:firstRowLastColumn="0" w:lastRowFirstColumn="0" w:lastRowLastColumn="0"/>
            <w:tcW w:w="1377" w:type="dxa"/>
            <w:tcPrChange w:id="3108" w:author="SHAHZAIB KHAN" w:date="2026-10-07T20:33:00Z" w16du:dateUtc="2026-10-07T15:33:00Z">
              <w:tcPr>
                <w:tcW w:w="1349" w:type="dxa"/>
              </w:tcPr>
            </w:tcPrChange>
          </w:tcPr>
          <w:p w14:paraId="3FCC1CB2" w14:textId="63025905"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3109" w:author="SHAHZAIB KHAN" w:date="2026-10-07T20:42:00Z" w16du:dateUtc="2026-10-07T15:42:00Z"/>
                <w:rFonts w:ascii="Times New Roman" w:hAnsi="Times New Roman" w:cs="Times New Roman"/>
                <w:u w:val="single"/>
                <w:rPrChange w:id="3110" w:author="SHAHZAIB KHAN" w:date="2026-10-07T19:14:00Z" w16du:dateUtc="2026-10-07T14:14:00Z">
                  <w:rPr>
                    <w:del w:id="3111" w:author="SHAHZAIB KHAN" w:date="2026-10-07T20:42:00Z" w16du:dateUtc="2026-10-07T15:42:00Z"/>
                    <w:rFonts w:ascii="Times New Roman" w:hAnsi="Times New Roman" w:cs="Times New Roman"/>
                  </w:rPr>
                </w:rPrChange>
              </w:rPr>
            </w:pPr>
            <w:del w:id="3112" w:author="SHAHZAIB KHAN" w:date="2026-10-07T20:42:00Z" w16du:dateUtc="2026-10-07T15:42:00Z">
              <w:r w:rsidRPr="00BF2BCA" w:rsidDel="00C526BA">
                <w:rPr>
                  <w:rFonts w:ascii="Times New Roman" w:hAnsi="Times New Roman" w:cs="Times New Roman"/>
                  <w:u w:val="single"/>
                  <w:rPrChange w:id="3113" w:author="SHAHZAIB KHAN" w:date="2026-10-07T19:14:00Z" w16du:dateUtc="2026-10-07T14:14:00Z">
                    <w:rPr>
                      <w:rFonts w:ascii="Times New Roman" w:hAnsi="Times New Roman" w:cs="Times New Roman"/>
                    </w:rPr>
                  </w:rPrChange>
                </w:rPr>
                <w:delText>Feedback Status</w:delText>
              </w:r>
            </w:del>
          </w:p>
        </w:tc>
        <w:tc>
          <w:tcPr>
            <w:tcW w:w="950" w:type="dxa"/>
            <w:tcPrChange w:id="3114" w:author="SHAHZAIB KHAN" w:date="2026-10-07T20:33:00Z" w16du:dateUtc="2026-10-07T15:33:00Z">
              <w:tcPr>
                <w:tcW w:w="1008" w:type="dxa"/>
                <w:gridSpan w:val="2"/>
              </w:tcPr>
            </w:tcPrChange>
          </w:tcPr>
          <w:p w14:paraId="1475BD72" w14:textId="57478770"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115" w:author="SHAHZAIB KHAN" w:date="2026-10-07T20:42:00Z" w16du:dateUtc="2026-10-07T15:42:00Z"/>
                <w:rFonts w:ascii="Times New Roman" w:hAnsi="Times New Roman" w:cs="Times New Roman"/>
                <w:u w:val="single"/>
                <w:rPrChange w:id="3116" w:author="SHAHZAIB KHAN" w:date="2026-10-07T19:14:00Z" w16du:dateUtc="2026-10-07T14:14:00Z">
                  <w:rPr>
                    <w:del w:id="3117" w:author="SHAHZAIB KHAN" w:date="2026-10-07T20:42:00Z" w16du:dateUtc="2026-10-07T15:42:00Z"/>
                    <w:rFonts w:ascii="Times New Roman" w:hAnsi="Times New Roman" w:cs="Times New Roman"/>
                  </w:rPr>
                </w:rPrChange>
              </w:rPr>
            </w:pPr>
            <w:del w:id="3118" w:author="SHAHZAIB KHAN" w:date="2026-10-07T20:42:00Z" w16du:dateUtc="2026-10-07T15:42:00Z">
              <w:r w:rsidRPr="00BF2BCA" w:rsidDel="00C526BA">
                <w:rPr>
                  <w:rFonts w:ascii="Times New Roman" w:hAnsi="Times New Roman" w:cs="Times New Roman"/>
                  <w:u w:val="single"/>
                  <w:rPrChange w:id="3119" w:author="SHAHZAIB KHAN" w:date="2026-10-07T19:14:00Z" w16du:dateUtc="2026-10-07T14:14:00Z">
                    <w:rPr>
                      <w:rFonts w:ascii="Times New Roman" w:hAnsi="Times New Roman" w:cs="Times New Roman"/>
                    </w:rPr>
                  </w:rPrChange>
                </w:rPr>
                <w:delText>Data Element</w:delText>
              </w:r>
            </w:del>
          </w:p>
        </w:tc>
        <w:tc>
          <w:tcPr>
            <w:tcW w:w="1325" w:type="dxa"/>
            <w:tcPrChange w:id="3120" w:author="SHAHZAIB KHAN" w:date="2026-10-07T20:33:00Z" w16du:dateUtc="2026-10-07T15:33:00Z">
              <w:tcPr>
                <w:tcW w:w="1389" w:type="dxa"/>
                <w:gridSpan w:val="2"/>
              </w:tcPr>
            </w:tcPrChange>
          </w:tcPr>
          <w:p w14:paraId="03F17DA8" w14:textId="6C03CBD9"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121" w:author="SHAHZAIB KHAN" w:date="2026-10-07T20:42:00Z" w16du:dateUtc="2026-10-07T15:42:00Z"/>
                <w:rFonts w:ascii="Times New Roman" w:hAnsi="Times New Roman" w:cs="Times New Roman"/>
                <w:u w:val="single"/>
                <w:rPrChange w:id="3122" w:author="SHAHZAIB KHAN" w:date="2026-10-07T19:14:00Z" w16du:dateUtc="2026-10-07T14:14:00Z">
                  <w:rPr>
                    <w:del w:id="3123" w:author="SHAHZAIB KHAN" w:date="2026-10-07T20:42:00Z" w16du:dateUtc="2026-10-07T15:42:00Z"/>
                    <w:rFonts w:ascii="Times New Roman" w:hAnsi="Times New Roman" w:cs="Times New Roman"/>
                  </w:rPr>
                </w:rPrChange>
              </w:rPr>
            </w:pPr>
            <w:del w:id="3124" w:author="SHAHZAIB KHAN" w:date="2026-10-07T20:42:00Z" w16du:dateUtc="2026-10-07T15:42:00Z">
              <w:r w:rsidRPr="00BF2BCA" w:rsidDel="00C526BA">
                <w:rPr>
                  <w:rFonts w:ascii="Times New Roman" w:hAnsi="Times New Roman" w:cs="Times New Roman"/>
                  <w:u w:val="single"/>
                  <w:rPrChange w:id="3125" w:author="SHAHZAIB KHAN" w:date="2026-10-07T19:14:00Z" w16du:dateUtc="2026-10-07T14:14:00Z">
                    <w:rPr>
                      <w:rFonts w:ascii="Times New Roman" w:hAnsi="Times New Roman" w:cs="Times New Roman"/>
                    </w:rPr>
                  </w:rPrChange>
                </w:rPr>
                <w:delText>Status of feedback submission.</w:delText>
              </w:r>
            </w:del>
          </w:p>
        </w:tc>
        <w:tc>
          <w:tcPr>
            <w:tcW w:w="987" w:type="dxa"/>
            <w:tcPrChange w:id="3126" w:author="SHAHZAIB KHAN" w:date="2026-10-07T20:33:00Z" w16du:dateUtc="2026-10-07T15:33:00Z">
              <w:tcPr>
                <w:tcW w:w="1002" w:type="dxa"/>
                <w:gridSpan w:val="2"/>
              </w:tcPr>
            </w:tcPrChange>
          </w:tcPr>
          <w:p w14:paraId="626E5532" w14:textId="4A5A7F9B"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127" w:author="SHAHZAIB KHAN" w:date="2026-10-07T20:42:00Z" w16du:dateUtc="2026-10-07T15:42:00Z"/>
                <w:rFonts w:ascii="Times New Roman" w:hAnsi="Times New Roman" w:cs="Times New Roman"/>
                <w:u w:val="single"/>
                <w:rPrChange w:id="3128" w:author="SHAHZAIB KHAN" w:date="2026-10-07T19:14:00Z" w16du:dateUtc="2026-10-07T14:14:00Z">
                  <w:rPr>
                    <w:del w:id="3129" w:author="SHAHZAIB KHAN" w:date="2026-10-07T20:42:00Z" w16du:dateUtc="2026-10-07T15:42:00Z"/>
                    <w:rFonts w:ascii="Times New Roman" w:hAnsi="Times New Roman" w:cs="Times New Roman"/>
                  </w:rPr>
                </w:rPrChange>
              </w:rPr>
            </w:pPr>
            <w:del w:id="3130" w:author="SHAHZAIB KHAN" w:date="2026-10-07T20:42:00Z" w16du:dateUtc="2026-10-07T15:42:00Z">
              <w:r w:rsidRPr="00BF2BCA" w:rsidDel="00C526BA">
                <w:rPr>
                  <w:rFonts w:ascii="Times New Roman" w:hAnsi="Times New Roman" w:cs="Times New Roman"/>
                  <w:u w:val="single"/>
                  <w:rPrChange w:id="3131" w:author="SHAHZAIB KHAN" w:date="2026-10-07T19:14:00Z" w16du:dateUtc="2026-10-07T14:14:00Z">
                    <w:rPr>
                      <w:rFonts w:ascii="Times New Roman" w:hAnsi="Times New Roman" w:cs="Times New Roman"/>
                    </w:rPr>
                  </w:rPrChange>
                </w:rPr>
                <w:delText>String</w:delText>
              </w:r>
            </w:del>
          </w:p>
        </w:tc>
        <w:tc>
          <w:tcPr>
            <w:tcW w:w="840" w:type="dxa"/>
            <w:tcPrChange w:id="3132" w:author="SHAHZAIB KHAN" w:date="2026-10-07T20:33:00Z" w16du:dateUtc="2026-10-07T15:33:00Z">
              <w:tcPr>
                <w:tcW w:w="900" w:type="dxa"/>
                <w:gridSpan w:val="2"/>
              </w:tcPr>
            </w:tcPrChange>
          </w:tcPr>
          <w:p w14:paraId="3DC73DB9" w14:textId="45580E92"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133" w:author="SHAHZAIB KHAN" w:date="2026-10-07T20:42:00Z" w16du:dateUtc="2026-10-07T15:42:00Z"/>
                <w:rFonts w:ascii="Times New Roman" w:hAnsi="Times New Roman" w:cs="Times New Roman"/>
                <w:u w:val="single"/>
                <w:rPrChange w:id="3134" w:author="SHAHZAIB KHAN" w:date="2026-10-07T19:14:00Z" w16du:dateUtc="2026-10-07T14:14:00Z">
                  <w:rPr>
                    <w:del w:id="3135" w:author="SHAHZAIB KHAN" w:date="2026-10-07T20:42:00Z" w16du:dateUtc="2026-10-07T15:42:00Z"/>
                    <w:rFonts w:ascii="Times New Roman" w:hAnsi="Times New Roman" w:cs="Times New Roman"/>
                  </w:rPr>
                </w:rPrChange>
              </w:rPr>
            </w:pPr>
            <w:del w:id="3136" w:author="SHAHZAIB KHAN" w:date="2026-10-07T20:42:00Z" w16du:dateUtc="2026-10-07T15:42:00Z">
              <w:r w:rsidRPr="00BF2BCA" w:rsidDel="00C526BA">
                <w:rPr>
                  <w:rFonts w:ascii="Times New Roman" w:hAnsi="Times New Roman" w:cs="Times New Roman"/>
                  <w:u w:val="single"/>
                  <w:rPrChange w:id="3137" w:author="SHAHZAIB KHAN" w:date="2026-10-07T19:14:00Z" w16du:dateUtc="2026-10-07T14:14:00Z">
                    <w:rPr>
                      <w:rFonts w:ascii="Times New Roman" w:hAnsi="Times New Roman" w:cs="Times New Roman"/>
                    </w:rPr>
                  </w:rPrChange>
                </w:rPr>
                <w:delText>15</w:delText>
              </w:r>
            </w:del>
          </w:p>
        </w:tc>
        <w:tc>
          <w:tcPr>
            <w:tcW w:w="3199" w:type="dxa"/>
            <w:tcPrChange w:id="3138" w:author="SHAHZAIB KHAN" w:date="2026-10-07T20:33:00Z" w16du:dateUtc="2026-10-07T15:33:00Z">
              <w:tcPr>
                <w:tcW w:w="3448" w:type="dxa"/>
                <w:gridSpan w:val="2"/>
              </w:tcPr>
            </w:tcPrChange>
          </w:tcPr>
          <w:p w14:paraId="1F97C4E4" w14:textId="03968849"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139" w:author="SHAHZAIB KHAN" w:date="2026-10-07T20:42:00Z" w16du:dateUtc="2026-10-07T15:42:00Z"/>
                <w:rFonts w:ascii="Times New Roman" w:hAnsi="Times New Roman" w:cs="Times New Roman"/>
                <w:u w:val="single"/>
                <w:rPrChange w:id="3140" w:author="SHAHZAIB KHAN" w:date="2026-10-07T19:14:00Z" w16du:dateUtc="2026-10-07T14:14:00Z">
                  <w:rPr>
                    <w:del w:id="3141" w:author="SHAHZAIB KHAN" w:date="2026-10-07T20:42:00Z" w16du:dateUtc="2026-10-07T15:42:00Z"/>
                    <w:rFonts w:ascii="Times New Roman" w:hAnsi="Times New Roman" w:cs="Times New Roman"/>
                  </w:rPr>
                </w:rPrChange>
              </w:rPr>
            </w:pPr>
            <w:del w:id="3142" w:author="SHAHZAIB KHAN" w:date="2026-10-07T20:42:00Z" w16du:dateUtc="2026-10-07T15:42:00Z">
              <w:r w:rsidRPr="00BF2BCA" w:rsidDel="00C526BA">
                <w:rPr>
                  <w:rFonts w:ascii="Times New Roman" w:hAnsi="Times New Roman" w:cs="Times New Roman"/>
                  <w:u w:val="single"/>
                  <w:rPrChange w:id="3143" w:author="SHAHZAIB KHAN" w:date="2026-10-07T19:14:00Z" w16du:dateUtc="2026-10-07T14:14:00Z">
                    <w:rPr>
                      <w:rFonts w:ascii="Times New Roman" w:hAnsi="Times New Roman" w:cs="Times New Roman"/>
                    </w:rPr>
                  </w:rPrChange>
                </w:rPr>
                <w:delText>Completed</w:delText>
              </w:r>
            </w:del>
          </w:p>
        </w:tc>
        <w:tc>
          <w:tcPr>
            <w:tcW w:w="1675" w:type="dxa"/>
            <w:tcPrChange w:id="3144" w:author="SHAHZAIB KHAN" w:date="2026-10-07T20:33:00Z" w16du:dateUtc="2026-10-07T15:33:00Z">
              <w:tcPr>
                <w:tcW w:w="1492" w:type="dxa"/>
                <w:gridSpan w:val="2"/>
              </w:tcPr>
            </w:tcPrChange>
          </w:tcPr>
          <w:p w14:paraId="1C691AC6" w14:textId="628B10AD"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145" w:author="SHAHZAIB KHAN" w:date="2026-10-07T20:42:00Z" w16du:dateUtc="2026-10-07T15:42:00Z"/>
                <w:rFonts w:ascii="Times New Roman" w:hAnsi="Times New Roman" w:cs="Times New Roman"/>
                <w:u w:val="single"/>
                <w:rPrChange w:id="3146" w:author="SHAHZAIB KHAN" w:date="2026-10-07T19:14:00Z" w16du:dateUtc="2026-10-07T14:14:00Z">
                  <w:rPr>
                    <w:del w:id="3147" w:author="SHAHZAIB KHAN" w:date="2026-10-07T20:42:00Z" w16du:dateUtc="2026-10-07T15:42:00Z"/>
                    <w:rFonts w:ascii="Times New Roman" w:hAnsi="Times New Roman" w:cs="Times New Roman"/>
                  </w:rPr>
                </w:rPrChange>
              </w:rPr>
            </w:pPr>
            <w:del w:id="3148" w:author="SHAHZAIB KHAN" w:date="2026-10-07T20:42:00Z" w16du:dateUtc="2026-10-07T15:42:00Z">
              <w:r w:rsidRPr="00BF2BCA" w:rsidDel="00C526BA">
                <w:rPr>
                  <w:rFonts w:ascii="Times New Roman" w:hAnsi="Times New Roman" w:cs="Times New Roman"/>
                  <w:u w:val="single"/>
                  <w:rPrChange w:id="3149" w:author="SHAHZAIB KHAN" w:date="2026-10-07T19:14:00Z" w16du:dateUtc="2026-10-07T14:14:00Z">
                    <w:rPr>
                      <w:rFonts w:ascii="Times New Roman" w:hAnsi="Times New Roman" w:cs="Times New Roman"/>
                    </w:rPr>
                  </w:rPrChange>
                </w:rPr>
                <w:delText>Possible values: Pending, Completed, Revised.</w:delText>
              </w:r>
            </w:del>
          </w:p>
        </w:tc>
      </w:tr>
      <w:tr w:rsidR="00DA6DAD" w:rsidRPr="00BF2BCA" w:rsidDel="00C526BA" w14:paraId="2E162086" w14:textId="1090C575" w:rsidTr="00CF34AE">
        <w:trPr>
          <w:trHeight w:val="647"/>
          <w:del w:id="3150" w:author="SHAHZAIB KHAN" w:date="2026-10-07T20:42:00Z"/>
          <w:trPrChange w:id="3151" w:author="SHAHZAIB KHAN" w:date="2026-10-07T20:33:00Z" w16du:dateUtc="2026-10-07T15:33:00Z">
            <w:trPr>
              <w:trHeight w:val="647"/>
            </w:trPr>
          </w:trPrChange>
        </w:trPr>
        <w:tc>
          <w:tcPr>
            <w:cnfStyle w:val="001000000000" w:firstRow="0" w:lastRow="0" w:firstColumn="1" w:lastColumn="0" w:oddVBand="0" w:evenVBand="0" w:oddHBand="0" w:evenHBand="0" w:firstRowFirstColumn="0" w:firstRowLastColumn="0" w:lastRowFirstColumn="0" w:lastRowLastColumn="0"/>
            <w:tcW w:w="1377" w:type="dxa"/>
            <w:tcPrChange w:id="3152" w:author="SHAHZAIB KHAN" w:date="2026-10-07T20:33:00Z" w16du:dateUtc="2026-10-07T15:33:00Z">
              <w:tcPr>
                <w:tcW w:w="1349" w:type="dxa"/>
              </w:tcPr>
            </w:tcPrChange>
          </w:tcPr>
          <w:p w14:paraId="121E3FC4" w14:textId="7F2BEC74" w:rsidR="00DA6DAD" w:rsidRPr="00BF2BCA" w:rsidDel="00C526BA" w:rsidRDefault="519CCA04" w:rsidP="00067106">
            <w:pPr>
              <w:rPr>
                <w:del w:id="3153" w:author="SHAHZAIB KHAN" w:date="2026-10-07T20:42:00Z" w16du:dateUtc="2026-10-07T15:42:00Z"/>
                <w:rFonts w:ascii="Times New Roman" w:hAnsi="Times New Roman" w:cs="Times New Roman"/>
                <w:u w:val="single"/>
                <w:rPrChange w:id="3154" w:author="SHAHZAIB KHAN" w:date="2026-10-07T19:14:00Z" w16du:dateUtc="2026-10-07T14:14:00Z">
                  <w:rPr>
                    <w:del w:id="3155" w:author="SHAHZAIB KHAN" w:date="2026-10-07T20:42:00Z" w16du:dateUtc="2026-10-07T15:42:00Z"/>
                    <w:rFonts w:ascii="Times New Roman" w:hAnsi="Times New Roman" w:cs="Times New Roman"/>
                  </w:rPr>
                </w:rPrChange>
              </w:rPr>
            </w:pPr>
            <w:del w:id="3156" w:author="SHAHZAIB KHAN" w:date="2026-10-07T20:42:00Z" w16du:dateUtc="2026-10-07T15:42:00Z">
              <w:r w:rsidRPr="00BF2BCA" w:rsidDel="00C526BA">
                <w:rPr>
                  <w:rFonts w:ascii="Times New Roman" w:hAnsi="Times New Roman" w:cs="Times New Roman"/>
                  <w:u w:val="single"/>
                  <w:rPrChange w:id="3157" w:author="SHAHZAIB KHAN" w:date="2026-10-07T19:14:00Z" w16du:dateUtc="2026-10-07T14:14:00Z">
                    <w:rPr>
                      <w:rFonts w:ascii="Times New Roman" w:hAnsi="Times New Roman" w:cs="Times New Roman"/>
                    </w:rPr>
                  </w:rPrChange>
                </w:rPr>
                <w:delText>Feedback Visibility</w:delText>
              </w:r>
            </w:del>
          </w:p>
        </w:tc>
        <w:tc>
          <w:tcPr>
            <w:tcW w:w="950" w:type="dxa"/>
            <w:tcPrChange w:id="3158" w:author="SHAHZAIB KHAN" w:date="2026-10-07T20:33:00Z" w16du:dateUtc="2026-10-07T15:33:00Z">
              <w:tcPr>
                <w:tcW w:w="1008" w:type="dxa"/>
                <w:gridSpan w:val="2"/>
              </w:tcPr>
            </w:tcPrChange>
          </w:tcPr>
          <w:p w14:paraId="2D80EE0A" w14:textId="505CBF41"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159" w:author="SHAHZAIB KHAN" w:date="2026-10-07T20:42:00Z" w16du:dateUtc="2026-10-07T15:42:00Z"/>
                <w:rFonts w:ascii="Times New Roman" w:hAnsi="Times New Roman" w:cs="Times New Roman"/>
                <w:u w:val="single"/>
                <w:rPrChange w:id="3160" w:author="SHAHZAIB KHAN" w:date="2026-10-07T19:14:00Z" w16du:dateUtc="2026-10-07T14:14:00Z">
                  <w:rPr>
                    <w:del w:id="3161" w:author="SHAHZAIB KHAN" w:date="2026-10-07T20:42:00Z" w16du:dateUtc="2026-10-07T15:42:00Z"/>
                    <w:rFonts w:ascii="Times New Roman" w:hAnsi="Times New Roman" w:cs="Times New Roman"/>
                  </w:rPr>
                </w:rPrChange>
              </w:rPr>
            </w:pPr>
            <w:del w:id="3162" w:author="SHAHZAIB KHAN" w:date="2026-10-07T20:42:00Z" w16du:dateUtc="2026-10-07T15:42:00Z">
              <w:r w:rsidRPr="00BF2BCA" w:rsidDel="00C526BA">
                <w:rPr>
                  <w:rFonts w:ascii="Times New Roman" w:hAnsi="Times New Roman" w:cs="Times New Roman"/>
                  <w:u w:val="single"/>
                  <w:rPrChange w:id="3163" w:author="SHAHZAIB KHAN" w:date="2026-10-07T19:14:00Z" w16du:dateUtc="2026-10-07T14:14:00Z">
                    <w:rPr>
                      <w:rFonts w:ascii="Times New Roman" w:hAnsi="Times New Roman" w:cs="Times New Roman"/>
                    </w:rPr>
                  </w:rPrChange>
                </w:rPr>
                <w:delText>Data Element</w:delText>
              </w:r>
            </w:del>
          </w:p>
        </w:tc>
        <w:tc>
          <w:tcPr>
            <w:tcW w:w="1325" w:type="dxa"/>
            <w:tcPrChange w:id="3164" w:author="SHAHZAIB KHAN" w:date="2026-10-07T20:33:00Z" w16du:dateUtc="2026-10-07T15:33:00Z">
              <w:tcPr>
                <w:tcW w:w="1389" w:type="dxa"/>
                <w:gridSpan w:val="2"/>
              </w:tcPr>
            </w:tcPrChange>
          </w:tcPr>
          <w:p w14:paraId="4638B313" w14:textId="5DF6F84E"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165" w:author="SHAHZAIB KHAN" w:date="2026-10-07T20:42:00Z" w16du:dateUtc="2026-10-07T15:42:00Z"/>
                <w:rFonts w:ascii="Times New Roman" w:hAnsi="Times New Roman" w:cs="Times New Roman"/>
                <w:u w:val="single"/>
                <w:rPrChange w:id="3166" w:author="SHAHZAIB KHAN" w:date="2026-10-07T19:14:00Z" w16du:dateUtc="2026-10-07T14:14:00Z">
                  <w:rPr>
                    <w:del w:id="3167" w:author="SHAHZAIB KHAN" w:date="2026-10-07T20:42:00Z" w16du:dateUtc="2026-10-07T15:42:00Z"/>
                    <w:rFonts w:ascii="Times New Roman" w:hAnsi="Times New Roman" w:cs="Times New Roman"/>
                  </w:rPr>
                </w:rPrChange>
              </w:rPr>
            </w:pPr>
            <w:del w:id="3168" w:author="SHAHZAIB KHAN" w:date="2026-10-07T20:42:00Z" w16du:dateUtc="2026-10-07T15:42:00Z">
              <w:r w:rsidRPr="00BF2BCA" w:rsidDel="00C526BA">
                <w:rPr>
                  <w:rFonts w:ascii="Times New Roman" w:hAnsi="Times New Roman" w:cs="Times New Roman"/>
                  <w:u w:val="single"/>
                  <w:rPrChange w:id="3169" w:author="SHAHZAIB KHAN" w:date="2026-10-07T19:14:00Z" w16du:dateUtc="2026-10-07T14:14:00Z">
                    <w:rPr>
                      <w:rFonts w:ascii="Times New Roman" w:hAnsi="Times New Roman" w:cs="Times New Roman"/>
                    </w:rPr>
                  </w:rPrChange>
                </w:rPr>
                <w:delText>Determines if feedback is accessible to student.</w:delText>
              </w:r>
            </w:del>
          </w:p>
        </w:tc>
        <w:tc>
          <w:tcPr>
            <w:tcW w:w="987" w:type="dxa"/>
            <w:tcPrChange w:id="3170" w:author="SHAHZAIB KHAN" w:date="2026-10-07T20:33:00Z" w16du:dateUtc="2026-10-07T15:33:00Z">
              <w:tcPr>
                <w:tcW w:w="1002" w:type="dxa"/>
                <w:gridSpan w:val="2"/>
              </w:tcPr>
            </w:tcPrChange>
          </w:tcPr>
          <w:p w14:paraId="083AB7A6" w14:textId="3D7CF2DF"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171" w:author="SHAHZAIB KHAN" w:date="2026-10-07T20:42:00Z" w16du:dateUtc="2026-10-07T15:42:00Z"/>
                <w:rFonts w:ascii="Times New Roman" w:hAnsi="Times New Roman" w:cs="Times New Roman"/>
                <w:u w:val="single"/>
                <w:rPrChange w:id="3172" w:author="SHAHZAIB KHAN" w:date="2026-10-07T19:14:00Z" w16du:dateUtc="2026-10-07T14:14:00Z">
                  <w:rPr>
                    <w:del w:id="3173" w:author="SHAHZAIB KHAN" w:date="2026-10-07T20:42:00Z" w16du:dateUtc="2026-10-07T15:42:00Z"/>
                    <w:rFonts w:ascii="Times New Roman" w:hAnsi="Times New Roman" w:cs="Times New Roman"/>
                  </w:rPr>
                </w:rPrChange>
              </w:rPr>
            </w:pPr>
            <w:del w:id="3174" w:author="SHAHZAIB KHAN" w:date="2026-10-07T20:42:00Z" w16du:dateUtc="2026-10-07T15:42:00Z">
              <w:r w:rsidRPr="00BF2BCA" w:rsidDel="00C526BA">
                <w:rPr>
                  <w:rFonts w:ascii="Times New Roman" w:hAnsi="Times New Roman" w:cs="Times New Roman"/>
                  <w:u w:val="single"/>
                  <w:rPrChange w:id="3175" w:author="SHAHZAIB KHAN" w:date="2026-10-07T19:14:00Z" w16du:dateUtc="2026-10-07T14:14:00Z">
                    <w:rPr>
                      <w:rFonts w:ascii="Times New Roman" w:hAnsi="Times New Roman" w:cs="Times New Roman"/>
                    </w:rPr>
                  </w:rPrChange>
                </w:rPr>
                <w:delText>Boolean</w:delText>
              </w:r>
            </w:del>
          </w:p>
        </w:tc>
        <w:tc>
          <w:tcPr>
            <w:tcW w:w="840" w:type="dxa"/>
            <w:tcPrChange w:id="3176" w:author="SHAHZAIB KHAN" w:date="2026-10-07T20:33:00Z" w16du:dateUtc="2026-10-07T15:33:00Z">
              <w:tcPr>
                <w:tcW w:w="900" w:type="dxa"/>
                <w:gridSpan w:val="2"/>
              </w:tcPr>
            </w:tcPrChange>
          </w:tcPr>
          <w:p w14:paraId="4FA40351" w14:textId="6B76A2C6"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177" w:author="SHAHZAIB KHAN" w:date="2026-10-07T20:42:00Z" w16du:dateUtc="2026-10-07T15:42:00Z"/>
                <w:rFonts w:ascii="Times New Roman" w:hAnsi="Times New Roman" w:cs="Times New Roman"/>
                <w:u w:val="single"/>
                <w:rPrChange w:id="3178" w:author="SHAHZAIB KHAN" w:date="2026-10-07T19:14:00Z" w16du:dateUtc="2026-10-07T14:14:00Z">
                  <w:rPr>
                    <w:del w:id="3179" w:author="SHAHZAIB KHAN" w:date="2026-10-07T20:42:00Z" w16du:dateUtc="2026-10-07T15:42:00Z"/>
                    <w:rFonts w:ascii="Times New Roman" w:hAnsi="Times New Roman" w:cs="Times New Roman"/>
                  </w:rPr>
                </w:rPrChange>
              </w:rPr>
            </w:pPr>
            <w:del w:id="3180" w:author="SHAHZAIB KHAN" w:date="2026-10-07T20:42:00Z" w16du:dateUtc="2026-10-07T15:42:00Z">
              <w:r w:rsidRPr="00BF2BCA" w:rsidDel="00C526BA">
                <w:rPr>
                  <w:rFonts w:ascii="Times New Roman" w:hAnsi="Times New Roman" w:cs="Times New Roman"/>
                  <w:u w:val="single"/>
                  <w:rPrChange w:id="3181" w:author="SHAHZAIB KHAN" w:date="2026-10-07T19:14:00Z" w16du:dateUtc="2026-10-07T14:14:00Z">
                    <w:rPr>
                      <w:rFonts w:ascii="Times New Roman" w:hAnsi="Times New Roman" w:cs="Times New Roman"/>
                    </w:rPr>
                  </w:rPrChange>
                </w:rPr>
                <w:delText>1</w:delText>
              </w:r>
            </w:del>
          </w:p>
        </w:tc>
        <w:tc>
          <w:tcPr>
            <w:tcW w:w="3199" w:type="dxa"/>
            <w:tcPrChange w:id="3182" w:author="SHAHZAIB KHAN" w:date="2026-10-07T20:33:00Z" w16du:dateUtc="2026-10-07T15:33:00Z">
              <w:tcPr>
                <w:tcW w:w="3448" w:type="dxa"/>
                <w:gridSpan w:val="2"/>
              </w:tcPr>
            </w:tcPrChange>
          </w:tcPr>
          <w:p w14:paraId="6220141D" w14:textId="1E44CCDE"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183" w:author="SHAHZAIB KHAN" w:date="2026-10-07T20:42:00Z" w16du:dateUtc="2026-10-07T15:42:00Z"/>
                <w:rFonts w:ascii="Times New Roman" w:hAnsi="Times New Roman" w:cs="Times New Roman"/>
                <w:u w:val="single"/>
                <w:rPrChange w:id="3184" w:author="SHAHZAIB KHAN" w:date="2026-10-07T19:14:00Z" w16du:dateUtc="2026-10-07T14:14:00Z">
                  <w:rPr>
                    <w:del w:id="3185" w:author="SHAHZAIB KHAN" w:date="2026-10-07T20:42:00Z" w16du:dateUtc="2026-10-07T15:42:00Z"/>
                    <w:rFonts w:ascii="Times New Roman" w:hAnsi="Times New Roman" w:cs="Times New Roman"/>
                  </w:rPr>
                </w:rPrChange>
              </w:rPr>
            </w:pPr>
            <w:del w:id="3186" w:author="SHAHZAIB KHAN" w:date="2026-10-07T20:42:00Z" w16du:dateUtc="2026-10-07T15:42:00Z">
              <w:r w:rsidRPr="00BF2BCA" w:rsidDel="00C526BA">
                <w:rPr>
                  <w:rFonts w:ascii="Times New Roman" w:hAnsi="Times New Roman" w:cs="Times New Roman"/>
                  <w:u w:val="single"/>
                  <w:rPrChange w:id="3187" w:author="SHAHZAIB KHAN" w:date="2026-10-07T19:14:00Z" w16du:dateUtc="2026-10-07T14:14:00Z">
                    <w:rPr>
                      <w:rFonts w:ascii="Times New Roman" w:hAnsi="Times New Roman" w:cs="Times New Roman"/>
                    </w:rPr>
                  </w:rPrChange>
                </w:rPr>
                <w:delText>True</w:delText>
              </w:r>
            </w:del>
          </w:p>
        </w:tc>
        <w:tc>
          <w:tcPr>
            <w:tcW w:w="1675" w:type="dxa"/>
            <w:tcPrChange w:id="3188" w:author="SHAHZAIB KHAN" w:date="2026-10-07T20:33:00Z" w16du:dateUtc="2026-10-07T15:33:00Z">
              <w:tcPr>
                <w:tcW w:w="1492" w:type="dxa"/>
                <w:gridSpan w:val="2"/>
              </w:tcPr>
            </w:tcPrChange>
          </w:tcPr>
          <w:p w14:paraId="03B086A3" w14:textId="1032016E"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189" w:author="SHAHZAIB KHAN" w:date="2026-10-07T20:42:00Z" w16du:dateUtc="2026-10-07T15:42:00Z"/>
                <w:rFonts w:ascii="Times New Roman" w:hAnsi="Times New Roman" w:cs="Times New Roman"/>
                <w:u w:val="single"/>
                <w:rPrChange w:id="3190" w:author="SHAHZAIB KHAN" w:date="2026-10-07T19:14:00Z" w16du:dateUtc="2026-10-07T14:14:00Z">
                  <w:rPr>
                    <w:del w:id="3191" w:author="SHAHZAIB KHAN" w:date="2026-10-07T20:42:00Z" w16du:dateUtc="2026-10-07T15:42:00Z"/>
                    <w:rFonts w:ascii="Times New Roman" w:hAnsi="Times New Roman" w:cs="Times New Roman"/>
                  </w:rPr>
                </w:rPrChange>
              </w:rPr>
            </w:pPr>
            <w:del w:id="3192" w:author="SHAHZAIB KHAN" w:date="2026-10-07T20:42:00Z" w16du:dateUtc="2026-10-07T15:42:00Z">
              <w:r w:rsidRPr="00BF2BCA" w:rsidDel="00C526BA">
                <w:rPr>
                  <w:rFonts w:ascii="Times New Roman" w:hAnsi="Times New Roman" w:cs="Times New Roman"/>
                  <w:u w:val="single"/>
                  <w:rPrChange w:id="3193" w:author="SHAHZAIB KHAN" w:date="2026-10-07T19:14:00Z" w16du:dateUtc="2026-10-07T14:14:00Z">
                    <w:rPr>
                      <w:rFonts w:ascii="Times New Roman" w:hAnsi="Times New Roman" w:cs="Times New Roman"/>
                    </w:rPr>
                  </w:rPrChange>
                </w:rPr>
                <w:delText>True= Visible</w:delText>
              </w:r>
            </w:del>
          </w:p>
          <w:p w14:paraId="2629D67C" w14:textId="2B3E5006" w:rsidR="00DA6DAD" w:rsidRPr="00BF2BCA" w:rsidDel="00C526BA" w:rsidRDefault="519CCA04" w:rsidP="00067106">
            <w:pPr>
              <w:cnfStyle w:val="000000000000" w:firstRow="0" w:lastRow="0" w:firstColumn="0" w:lastColumn="0" w:oddVBand="0" w:evenVBand="0" w:oddHBand="0" w:evenHBand="0" w:firstRowFirstColumn="0" w:firstRowLastColumn="0" w:lastRowFirstColumn="0" w:lastRowLastColumn="0"/>
              <w:rPr>
                <w:del w:id="3194" w:author="SHAHZAIB KHAN" w:date="2026-10-07T20:42:00Z" w16du:dateUtc="2026-10-07T15:42:00Z"/>
                <w:rFonts w:ascii="Times New Roman" w:hAnsi="Times New Roman" w:cs="Times New Roman"/>
                <w:u w:val="single"/>
                <w:rPrChange w:id="3195" w:author="SHAHZAIB KHAN" w:date="2026-10-07T19:14:00Z" w16du:dateUtc="2026-10-07T14:14:00Z">
                  <w:rPr>
                    <w:del w:id="3196" w:author="SHAHZAIB KHAN" w:date="2026-10-07T20:42:00Z" w16du:dateUtc="2026-10-07T15:42:00Z"/>
                    <w:rFonts w:ascii="Times New Roman" w:hAnsi="Times New Roman" w:cs="Times New Roman"/>
                  </w:rPr>
                </w:rPrChange>
              </w:rPr>
            </w:pPr>
            <w:del w:id="3197" w:author="SHAHZAIB KHAN" w:date="2026-10-07T20:42:00Z" w16du:dateUtc="2026-10-07T15:42:00Z">
              <w:r w:rsidRPr="00BF2BCA" w:rsidDel="00C526BA">
                <w:rPr>
                  <w:rFonts w:ascii="Times New Roman" w:hAnsi="Times New Roman" w:cs="Times New Roman"/>
                  <w:u w:val="single"/>
                  <w:rPrChange w:id="3198" w:author="SHAHZAIB KHAN" w:date="2026-10-07T19:14:00Z" w16du:dateUtc="2026-10-07T14:14:00Z">
                    <w:rPr>
                      <w:rFonts w:ascii="Times New Roman" w:hAnsi="Times New Roman" w:cs="Times New Roman"/>
                    </w:rPr>
                  </w:rPrChange>
                </w:rPr>
                <w:delText>False= Hidden</w:delText>
              </w:r>
            </w:del>
          </w:p>
        </w:tc>
      </w:tr>
      <w:tr w:rsidR="00DA6DAD" w:rsidRPr="00BF2BCA" w:rsidDel="00C526BA" w14:paraId="03E76A8C" w14:textId="69A881EF" w:rsidTr="00CF34AE">
        <w:trPr>
          <w:cnfStyle w:val="000000100000" w:firstRow="0" w:lastRow="0" w:firstColumn="0" w:lastColumn="0" w:oddVBand="0" w:evenVBand="0" w:oddHBand="1" w:evenHBand="0" w:firstRowFirstColumn="0" w:firstRowLastColumn="0" w:lastRowFirstColumn="0" w:lastRowLastColumn="0"/>
          <w:trHeight w:val="647"/>
          <w:del w:id="3199" w:author="SHAHZAIB KHAN" w:date="2026-10-07T20:42:00Z"/>
          <w:trPrChange w:id="3200" w:author="SHAHZAIB KHAN" w:date="2026-10-07T20:33:00Z" w16du:dateUtc="2026-10-07T15:33:00Z">
            <w:trPr>
              <w:trHeight w:val="647"/>
            </w:trPr>
          </w:trPrChange>
        </w:trPr>
        <w:tc>
          <w:tcPr>
            <w:cnfStyle w:val="001000000000" w:firstRow="0" w:lastRow="0" w:firstColumn="1" w:lastColumn="0" w:oddVBand="0" w:evenVBand="0" w:oddHBand="0" w:evenHBand="0" w:firstRowFirstColumn="0" w:firstRowLastColumn="0" w:lastRowFirstColumn="0" w:lastRowLastColumn="0"/>
            <w:tcW w:w="1377" w:type="dxa"/>
            <w:tcPrChange w:id="3201" w:author="SHAHZAIB KHAN" w:date="2026-10-07T20:33:00Z" w16du:dateUtc="2026-10-07T15:33:00Z">
              <w:tcPr>
                <w:tcW w:w="1349" w:type="dxa"/>
              </w:tcPr>
            </w:tcPrChange>
          </w:tcPr>
          <w:p w14:paraId="21EA877A" w14:textId="510E3F37" w:rsidR="00DA6DAD" w:rsidRPr="00BF2BCA" w:rsidDel="00C526BA" w:rsidRDefault="519CCA04" w:rsidP="00067106">
            <w:pPr>
              <w:cnfStyle w:val="001000100000" w:firstRow="0" w:lastRow="0" w:firstColumn="1" w:lastColumn="0" w:oddVBand="0" w:evenVBand="0" w:oddHBand="1" w:evenHBand="0" w:firstRowFirstColumn="0" w:firstRowLastColumn="0" w:lastRowFirstColumn="0" w:lastRowLastColumn="0"/>
              <w:rPr>
                <w:del w:id="3202" w:author="SHAHZAIB KHAN" w:date="2026-10-07T20:42:00Z" w16du:dateUtc="2026-10-07T15:42:00Z"/>
                <w:rFonts w:ascii="Times New Roman" w:hAnsi="Times New Roman" w:cs="Times New Roman"/>
                <w:u w:val="single"/>
                <w:rPrChange w:id="3203" w:author="SHAHZAIB KHAN" w:date="2026-10-07T19:14:00Z" w16du:dateUtc="2026-10-07T14:14:00Z">
                  <w:rPr>
                    <w:del w:id="3204" w:author="SHAHZAIB KHAN" w:date="2026-10-07T20:42:00Z" w16du:dateUtc="2026-10-07T15:42:00Z"/>
                    <w:rFonts w:ascii="Times New Roman" w:hAnsi="Times New Roman" w:cs="Times New Roman"/>
                  </w:rPr>
                </w:rPrChange>
              </w:rPr>
            </w:pPr>
            <w:del w:id="3205" w:author="SHAHZAIB KHAN" w:date="2026-10-07T20:42:00Z" w16du:dateUtc="2026-10-07T15:42:00Z">
              <w:r w:rsidRPr="00BF2BCA" w:rsidDel="00C526BA">
                <w:rPr>
                  <w:rFonts w:ascii="Times New Roman" w:hAnsi="Times New Roman" w:cs="Times New Roman"/>
                  <w:u w:val="single"/>
                  <w:rPrChange w:id="3206" w:author="SHAHZAIB KHAN" w:date="2026-10-07T19:14:00Z" w16du:dateUtc="2026-10-07T14:14:00Z">
                    <w:rPr>
                      <w:rFonts w:ascii="Times New Roman" w:hAnsi="Times New Roman" w:cs="Times New Roman"/>
                    </w:rPr>
                  </w:rPrChange>
                </w:rPr>
                <w:delText>Supervisor Query Response</w:delText>
              </w:r>
            </w:del>
          </w:p>
        </w:tc>
        <w:tc>
          <w:tcPr>
            <w:tcW w:w="950" w:type="dxa"/>
            <w:tcPrChange w:id="3207" w:author="SHAHZAIB KHAN" w:date="2026-10-07T20:33:00Z" w16du:dateUtc="2026-10-07T15:33:00Z">
              <w:tcPr>
                <w:tcW w:w="1008" w:type="dxa"/>
                <w:gridSpan w:val="2"/>
              </w:tcPr>
            </w:tcPrChange>
          </w:tcPr>
          <w:p w14:paraId="3D5C2225" w14:textId="3EC986C0"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208" w:author="SHAHZAIB KHAN" w:date="2026-10-07T20:42:00Z" w16du:dateUtc="2026-10-07T15:42:00Z"/>
                <w:rFonts w:ascii="Times New Roman" w:hAnsi="Times New Roman" w:cs="Times New Roman"/>
                <w:u w:val="single"/>
                <w:rPrChange w:id="3209" w:author="SHAHZAIB KHAN" w:date="2026-10-07T19:14:00Z" w16du:dateUtc="2026-10-07T14:14:00Z">
                  <w:rPr>
                    <w:del w:id="3210" w:author="SHAHZAIB KHAN" w:date="2026-10-07T20:42:00Z" w16du:dateUtc="2026-10-07T15:42:00Z"/>
                    <w:rFonts w:ascii="Times New Roman" w:hAnsi="Times New Roman" w:cs="Times New Roman"/>
                  </w:rPr>
                </w:rPrChange>
              </w:rPr>
            </w:pPr>
            <w:del w:id="3211" w:author="SHAHZAIB KHAN" w:date="2026-10-07T20:42:00Z" w16du:dateUtc="2026-10-07T15:42:00Z">
              <w:r w:rsidRPr="00BF2BCA" w:rsidDel="00C526BA">
                <w:rPr>
                  <w:rFonts w:ascii="Times New Roman" w:hAnsi="Times New Roman" w:cs="Times New Roman"/>
                  <w:u w:val="single"/>
                  <w:rPrChange w:id="3212" w:author="SHAHZAIB KHAN" w:date="2026-10-07T19:14:00Z" w16du:dateUtc="2026-10-07T14:14:00Z">
                    <w:rPr>
                      <w:rFonts w:ascii="Times New Roman" w:hAnsi="Times New Roman" w:cs="Times New Roman"/>
                    </w:rPr>
                  </w:rPrChange>
                </w:rPr>
                <w:delText>Data Element</w:delText>
              </w:r>
            </w:del>
          </w:p>
        </w:tc>
        <w:tc>
          <w:tcPr>
            <w:tcW w:w="1325" w:type="dxa"/>
            <w:tcPrChange w:id="3213" w:author="SHAHZAIB KHAN" w:date="2026-10-07T20:33:00Z" w16du:dateUtc="2026-10-07T15:33:00Z">
              <w:tcPr>
                <w:tcW w:w="1389" w:type="dxa"/>
                <w:gridSpan w:val="2"/>
              </w:tcPr>
            </w:tcPrChange>
          </w:tcPr>
          <w:p w14:paraId="1296C295" w14:textId="372692F5"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214" w:author="SHAHZAIB KHAN" w:date="2026-10-07T20:42:00Z" w16du:dateUtc="2026-10-07T15:42:00Z"/>
                <w:rFonts w:ascii="Times New Roman" w:hAnsi="Times New Roman" w:cs="Times New Roman"/>
                <w:u w:val="single"/>
                <w:rPrChange w:id="3215" w:author="SHAHZAIB KHAN" w:date="2026-10-07T19:14:00Z" w16du:dateUtc="2026-10-07T14:14:00Z">
                  <w:rPr>
                    <w:del w:id="3216" w:author="SHAHZAIB KHAN" w:date="2026-10-07T20:42:00Z" w16du:dateUtc="2026-10-07T15:42:00Z"/>
                    <w:rFonts w:ascii="Times New Roman" w:hAnsi="Times New Roman" w:cs="Times New Roman"/>
                  </w:rPr>
                </w:rPrChange>
              </w:rPr>
            </w:pPr>
            <w:del w:id="3217" w:author="SHAHZAIB KHAN" w:date="2026-10-07T20:42:00Z" w16du:dateUtc="2026-10-07T15:42:00Z">
              <w:r w:rsidRPr="00BF2BCA" w:rsidDel="00C526BA">
                <w:rPr>
                  <w:rFonts w:ascii="Times New Roman" w:hAnsi="Times New Roman" w:cs="Times New Roman"/>
                  <w:u w:val="single"/>
                  <w:rPrChange w:id="3218" w:author="SHAHZAIB KHAN" w:date="2026-10-07T19:14:00Z" w16du:dateUtc="2026-10-07T14:14:00Z">
                    <w:rPr>
                      <w:rFonts w:ascii="Times New Roman" w:hAnsi="Times New Roman" w:cs="Times New Roman"/>
                    </w:rPr>
                  </w:rPrChange>
                </w:rPr>
                <w:delText>Supervisor’s response to student queries.</w:delText>
              </w:r>
            </w:del>
          </w:p>
        </w:tc>
        <w:tc>
          <w:tcPr>
            <w:tcW w:w="987" w:type="dxa"/>
            <w:tcPrChange w:id="3219" w:author="SHAHZAIB KHAN" w:date="2026-10-07T20:33:00Z" w16du:dateUtc="2026-10-07T15:33:00Z">
              <w:tcPr>
                <w:tcW w:w="1002" w:type="dxa"/>
                <w:gridSpan w:val="2"/>
              </w:tcPr>
            </w:tcPrChange>
          </w:tcPr>
          <w:p w14:paraId="3CB37923" w14:textId="0A343E14"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220" w:author="SHAHZAIB KHAN" w:date="2026-10-07T20:42:00Z" w16du:dateUtc="2026-10-07T15:42:00Z"/>
                <w:rFonts w:ascii="Times New Roman" w:hAnsi="Times New Roman" w:cs="Times New Roman"/>
                <w:u w:val="single"/>
                <w:rPrChange w:id="3221" w:author="SHAHZAIB KHAN" w:date="2026-10-07T19:14:00Z" w16du:dateUtc="2026-10-07T14:14:00Z">
                  <w:rPr>
                    <w:del w:id="3222" w:author="SHAHZAIB KHAN" w:date="2026-10-07T20:42:00Z" w16du:dateUtc="2026-10-07T15:42:00Z"/>
                    <w:rFonts w:ascii="Times New Roman" w:hAnsi="Times New Roman" w:cs="Times New Roman"/>
                  </w:rPr>
                </w:rPrChange>
              </w:rPr>
            </w:pPr>
            <w:del w:id="3223" w:author="SHAHZAIB KHAN" w:date="2026-10-07T20:42:00Z" w16du:dateUtc="2026-10-07T15:42:00Z">
              <w:r w:rsidRPr="00BF2BCA" w:rsidDel="00C526BA">
                <w:rPr>
                  <w:rFonts w:ascii="Times New Roman" w:hAnsi="Times New Roman" w:cs="Times New Roman"/>
                  <w:u w:val="single"/>
                  <w:rPrChange w:id="3224" w:author="SHAHZAIB KHAN" w:date="2026-10-07T19:14:00Z" w16du:dateUtc="2026-10-07T14:14:00Z">
                    <w:rPr>
                      <w:rFonts w:ascii="Times New Roman" w:hAnsi="Times New Roman" w:cs="Times New Roman"/>
                    </w:rPr>
                  </w:rPrChange>
                </w:rPr>
                <w:delText>String</w:delText>
              </w:r>
            </w:del>
          </w:p>
        </w:tc>
        <w:tc>
          <w:tcPr>
            <w:tcW w:w="840" w:type="dxa"/>
            <w:tcPrChange w:id="3225" w:author="SHAHZAIB KHAN" w:date="2026-10-07T20:33:00Z" w16du:dateUtc="2026-10-07T15:33:00Z">
              <w:tcPr>
                <w:tcW w:w="900" w:type="dxa"/>
                <w:gridSpan w:val="2"/>
              </w:tcPr>
            </w:tcPrChange>
          </w:tcPr>
          <w:p w14:paraId="4C3B1798" w14:textId="1C2D5606"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226" w:author="SHAHZAIB KHAN" w:date="2026-10-07T20:42:00Z" w16du:dateUtc="2026-10-07T15:42:00Z"/>
                <w:rFonts w:ascii="Times New Roman" w:hAnsi="Times New Roman" w:cs="Times New Roman"/>
                <w:u w:val="single"/>
                <w:rPrChange w:id="3227" w:author="SHAHZAIB KHAN" w:date="2026-10-07T19:14:00Z" w16du:dateUtc="2026-10-07T14:14:00Z">
                  <w:rPr>
                    <w:del w:id="3228" w:author="SHAHZAIB KHAN" w:date="2026-10-07T20:42:00Z" w16du:dateUtc="2026-10-07T15:42:00Z"/>
                    <w:rFonts w:ascii="Times New Roman" w:hAnsi="Times New Roman" w:cs="Times New Roman"/>
                  </w:rPr>
                </w:rPrChange>
              </w:rPr>
            </w:pPr>
            <w:del w:id="3229" w:author="SHAHZAIB KHAN" w:date="2026-10-07T20:42:00Z" w16du:dateUtc="2026-10-07T15:42:00Z">
              <w:r w:rsidRPr="00BF2BCA" w:rsidDel="00C526BA">
                <w:rPr>
                  <w:rFonts w:ascii="Times New Roman" w:hAnsi="Times New Roman" w:cs="Times New Roman"/>
                  <w:u w:val="single"/>
                  <w:rPrChange w:id="3230" w:author="SHAHZAIB KHAN" w:date="2026-10-07T19:14:00Z" w16du:dateUtc="2026-10-07T14:14:00Z">
                    <w:rPr>
                      <w:rFonts w:ascii="Times New Roman" w:hAnsi="Times New Roman" w:cs="Times New Roman"/>
                    </w:rPr>
                  </w:rPrChange>
                </w:rPr>
                <w:delText>200</w:delText>
              </w:r>
            </w:del>
          </w:p>
        </w:tc>
        <w:tc>
          <w:tcPr>
            <w:tcW w:w="3199" w:type="dxa"/>
            <w:tcPrChange w:id="3231" w:author="SHAHZAIB KHAN" w:date="2026-10-07T20:33:00Z" w16du:dateUtc="2026-10-07T15:33:00Z">
              <w:tcPr>
                <w:tcW w:w="3448" w:type="dxa"/>
                <w:gridSpan w:val="2"/>
              </w:tcPr>
            </w:tcPrChange>
          </w:tcPr>
          <w:p w14:paraId="120500EE" w14:textId="38897B2F"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232" w:author="SHAHZAIB KHAN" w:date="2026-10-07T20:42:00Z" w16du:dateUtc="2026-10-07T15:42:00Z"/>
                <w:rFonts w:ascii="Times New Roman" w:hAnsi="Times New Roman" w:cs="Times New Roman"/>
                <w:u w:val="single"/>
                <w:rPrChange w:id="3233" w:author="SHAHZAIB KHAN" w:date="2026-10-07T19:14:00Z" w16du:dateUtc="2026-10-07T14:14:00Z">
                  <w:rPr>
                    <w:del w:id="3234" w:author="SHAHZAIB KHAN" w:date="2026-10-07T20:42:00Z" w16du:dateUtc="2026-10-07T15:42:00Z"/>
                    <w:rFonts w:ascii="Times New Roman" w:hAnsi="Times New Roman" w:cs="Times New Roman"/>
                  </w:rPr>
                </w:rPrChange>
              </w:rPr>
            </w:pPr>
            <w:del w:id="3235" w:author="SHAHZAIB KHAN" w:date="2026-10-07T20:42:00Z" w16du:dateUtc="2026-10-07T15:42:00Z">
              <w:r w:rsidRPr="00BF2BCA" w:rsidDel="00C526BA">
                <w:rPr>
                  <w:rFonts w:ascii="Times New Roman" w:hAnsi="Times New Roman" w:cs="Times New Roman"/>
                  <w:u w:val="single"/>
                  <w:rPrChange w:id="3236" w:author="SHAHZAIB KHAN" w:date="2026-10-07T19:14:00Z" w16du:dateUtc="2026-10-07T14:14:00Z">
                    <w:rPr>
                      <w:rFonts w:ascii="Times New Roman" w:hAnsi="Times New Roman" w:cs="Times New Roman"/>
                    </w:rPr>
                  </w:rPrChange>
                </w:rPr>
                <w:delText>Further clarification on model</w:delText>
              </w:r>
            </w:del>
          </w:p>
        </w:tc>
        <w:tc>
          <w:tcPr>
            <w:tcW w:w="1675" w:type="dxa"/>
            <w:tcPrChange w:id="3237" w:author="SHAHZAIB KHAN" w:date="2026-10-07T20:33:00Z" w16du:dateUtc="2026-10-07T15:33:00Z">
              <w:tcPr>
                <w:tcW w:w="1492" w:type="dxa"/>
                <w:gridSpan w:val="2"/>
              </w:tcPr>
            </w:tcPrChange>
          </w:tcPr>
          <w:p w14:paraId="650174B7" w14:textId="0BEBA1BD" w:rsidR="00DA6DAD" w:rsidRPr="00BF2BCA" w:rsidDel="00C526BA" w:rsidRDefault="519CCA04" w:rsidP="00067106">
            <w:pPr>
              <w:cnfStyle w:val="000000100000" w:firstRow="0" w:lastRow="0" w:firstColumn="0" w:lastColumn="0" w:oddVBand="0" w:evenVBand="0" w:oddHBand="1" w:evenHBand="0" w:firstRowFirstColumn="0" w:firstRowLastColumn="0" w:lastRowFirstColumn="0" w:lastRowLastColumn="0"/>
              <w:rPr>
                <w:del w:id="3238" w:author="SHAHZAIB KHAN" w:date="2026-10-07T20:42:00Z" w16du:dateUtc="2026-10-07T15:42:00Z"/>
                <w:rFonts w:ascii="Times New Roman" w:hAnsi="Times New Roman" w:cs="Times New Roman"/>
                <w:u w:val="single"/>
                <w:rPrChange w:id="3239" w:author="SHAHZAIB KHAN" w:date="2026-10-07T19:14:00Z" w16du:dateUtc="2026-10-07T14:14:00Z">
                  <w:rPr>
                    <w:del w:id="3240" w:author="SHAHZAIB KHAN" w:date="2026-10-07T20:42:00Z" w16du:dateUtc="2026-10-07T15:42:00Z"/>
                    <w:rFonts w:ascii="Times New Roman" w:hAnsi="Times New Roman" w:cs="Times New Roman"/>
                  </w:rPr>
                </w:rPrChange>
              </w:rPr>
            </w:pPr>
            <w:del w:id="3241" w:author="SHAHZAIB KHAN" w:date="2026-10-07T20:42:00Z" w16du:dateUtc="2026-10-07T15:42:00Z">
              <w:r w:rsidRPr="00BF2BCA" w:rsidDel="00C526BA">
                <w:rPr>
                  <w:rFonts w:ascii="Times New Roman" w:hAnsi="Times New Roman" w:cs="Times New Roman"/>
                  <w:u w:val="single"/>
                  <w:rPrChange w:id="3242" w:author="SHAHZAIB KHAN" w:date="2026-10-07T19:14:00Z" w16du:dateUtc="2026-10-07T14:14:00Z">
                    <w:rPr>
                      <w:rFonts w:ascii="Times New Roman" w:hAnsi="Times New Roman" w:cs="Times New Roman"/>
                    </w:rPr>
                  </w:rPrChange>
                </w:rPr>
                <w:delText>Optional</w:delText>
              </w:r>
            </w:del>
          </w:p>
        </w:tc>
      </w:tr>
    </w:tbl>
    <w:p w14:paraId="64C9832A" w14:textId="77777777" w:rsidR="00DA6DAD" w:rsidRDefault="00DA6DAD">
      <w:pPr>
        <w:spacing w:before="100" w:beforeAutospacing="1" w:after="100" w:afterAutospacing="1" w:line="240" w:lineRule="auto"/>
        <w:rPr>
          <w:ins w:id="3243" w:author="SHAHZAIB KHAN" w:date="2026-10-07T20:42:00Z" w16du:dateUtc="2026-10-07T15:42:00Z"/>
          <w:rFonts w:ascii="Times New Roman" w:eastAsia="Times New Roman" w:hAnsi="Times New Roman" w:cs="Times New Roman"/>
          <w:b/>
          <w:bCs/>
          <w:sz w:val="36"/>
          <w:szCs w:val="36"/>
          <w:u w:val="single"/>
        </w:rPr>
        <w:pPrChange w:id="3244" w:author="SHAHZAIB KHAN" w:date="2026-10-07T22:08:00Z" w16du:dateUtc="2026-10-07T17:08:00Z">
          <w:pPr>
            <w:spacing w:before="100" w:beforeAutospacing="1" w:after="100" w:afterAutospacing="1" w:line="240" w:lineRule="auto"/>
            <w:ind w:left="720"/>
          </w:pPr>
        </w:pPrChange>
      </w:pPr>
    </w:p>
    <w:p w14:paraId="3E9BA359" w14:textId="77777777" w:rsidR="00C526BA" w:rsidRDefault="00C526BA" w:rsidP="1A775A4C">
      <w:pPr>
        <w:spacing w:before="100" w:beforeAutospacing="1" w:after="100" w:afterAutospacing="1" w:line="240" w:lineRule="auto"/>
        <w:ind w:left="720"/>
        <w:rPr>
          <w:ins w:id="3245" w:author="SHAHZAIB KHAN" w:date="2026-10-07T20:42:00Z" w16du:dateUtc="2026-10-07T15:42:00Z"/>
          <w:rFonts w:ascii="Times New Roman" w:eastAsia="Times New Roman" w:hAnsi="Times New Roman" w:cs="Times New Roman"/>
          <w:b/>
          <w:bCs/>
          <w:sz w:val="36"/>
          <w:szCs w:val="36"/>
          <w:u w:val="single"/>
        </w:rPr>
      </w:pPr>
    </w:p>
    <w:p w14:paraId="01DC64B2" w14:textId="74504818" w:rsidR="00C526BA" w:rsidRPr="002413B4" w:rsidRDefault="00C526BA" w:rsidP="1A775A4C">
      <w:pPr>
        <w:spacing w:before="100" w:beforeAutospacing="1" w:after="100" w:afterAutospacing="1" w:line="240" w:lineRule="auto"/>
        <w:ind w:left="720"/>
        <w:rPr>
          <w:ins w:id="3246" w:author="SHAHZAIB KHAN" w:date="2026-10-07T20:42:00Z" w16du:dateUtc="2026-10-07T15:42:00Z"/>
          <w:rFonts w:ascii="Times New Roman" w:eastAsia="Times New Roman" w:hAnsi="Times New Roman" w:cs="Times New Roman"/>
          <w:sz w:val="36"/>
          <w:szCs w:val="36"/>
          <w:u w:val="single"/>
        </w:rPr>
      </w:pPr>
      <w:ins w:id="3247" w:author="SHAHZAIB KHAN" w:date="2026-10-07T20:42:00Z" w16du:dateUtc="2026-10-07T15:42:00Z">
        <w:r w:rsidRPr="002413B4">
          <w:rPr>
            <w:rFonts w:ascii="Times New Roman" w:eastAsia="Times New Roman" w:hAnsi="Times New Roman" w:cs="Times New Roman"/>
            <w:sz w:val="36"/>
            <w:szCs w:val="36"/>
            <w:u w:val="single"/>
          </w:rPr>
          <w:t xml:space="preserve">USE CASES </w:t>
        </w:r>
      </w:ins>
    </w:p>
    <w:p w14:paraId="66E31E16" w14:textId="5CE99D35" w:rsidR="00C526BA" w:rsidRPr="002413B4" w:rsidRDefault="00C526BA" w:rsidP="00C526BA">
      <w:pPr>
        <w:spacing w:before="100" w:beforeAutospacing="1" w:after="100" w:afterAutospacing="1" w:line="240" w:lineRule="auto"/>
        <w:ind w:left="720"/>
        <w:rPr>
          <w:ins w:id="3248" w:author="SHAHZAIB KHAN" w:date="2026-10-07T20:44:00Z"/>
          <w:rFonts w:ascii="Times New Roman" w:eastAsia="Times New Roman" w:hAnsi="Times New Roman" w:cs="Times New Roman"/>
          <w:sz w:val="24"/>
          <w:szCs w:val="24"/>
          <w:u w:val="single"/>
          <w:rPrChange w:id="3249" w:author="SHAHZAIB KHAN" w:date="2026-10-07T20:45:00Z" w16du:dateUtc="2026-10-07T15:45:00Z">
            <w:rPr>
              <w:ins w:id="3250" w:author="SHAHZAIB KHAN" w:date="2026-10-07T20:44:00Z"/>
              <w:rFonts w:ascii="Times New Roman" w:eastAsia="Times New Roman" w:hAnsi="Times New Roman" w:cs="Times New Roman"/>
              <w:b/>
              <w:bCs/>
              <w:sz w:val="36"/>
              <w:szCs w:val="36"/>
              <w:u w:val="single"/>
            </w:rPr>
          </w:rPrChange>
        </w:rPr>
      </w:pPr>
      <w:ins w:id="3251" w:author="SHAHZAIB KHAN" w:date="2026-10-07T20:44:00Z">
        <w:r w:rsidRPr="002413B4">
          <w:rPr>
            <w:rFonts w:ascii="Times New Roman" w:eastAsia="Times New Roman" w:hAnsi="Times New Roman" w:cs="Times New Roman"/>
            <w:sz w:val="24"/>
            <w:szCs w:val="24"/>
            <w:u w:val="single"/>
            <w:rPrChange w:id="3252" w:author="SHAHZAIB KHAN" w:date="2026-10-07T20:45:00Z" w16du:dateUtc="2026-10-07T15:45:00Z">
              <w:rPr>
                <w:rFonts w:ascii="Times New Roman" w:eastAsia="Times New Roman" w:hAnsi="Times New Roman" w:cs="Times New Roman"/>
                <w:b/>
                <w:bCs/>
                <w:sz w:val="36"/>
                <w:szCs w:val="36"/>
                <w:u w:val="single"/>
              </w:rPr>
            </w:rPrChange>
          </w:rPr>
          <w:t>Use Case</w:t>
        </w:r>
      </w:ins>
      <w:r w:rsidR="002413B4">
        <w:rPr>
          <w:rFonts w:ascii="Times New Roman" w:eastAsia="Times New Roman" w:hAnsi="Times New Roman" w:cs="Times New Roman"/>
          <w:sz w:val="24"/>
          <w:szCs w:val="24"/>
          <w:u w:val="single"/>
        </w:rPr>
        <w:t xml:space="preserve"> </w:t>
      </w:r>
      <w:proofErr w:type="gramStart"/>
      <w:r w:rsidR="002413B4" w:rsidRPr="002413B4">
        <w:rPr>
          <w:rFonts w:ascii="Times New Roman" w:eastAsia="Times New Roman" w:hAnsi="Times New Roman" w:cs="Times New Roman"/>
          <w:color w:val="EE0000"/>
          <w:sz w:val="24"/>
          <w:szCs w:val="24"/>
          <w:u w:val="single"/>
        </w:rPr>
        <w:t>01</w:t>
      </w:r>
      <w:ins w:id="3253" w:author="SHAHZAIB KHAN" w:date="2026-10-07T20:44:00Z">
        <w:r w:rsidRPr="002413B4">
          <w:rPr>
            <w:rFonts w:ascii="Times New Roman" w:eastAsia="Times New Roman" w:hAnsi="Times New Roman" w:cs="Times New Roman"/>
            <w:sz w:val="24"/>
            <w:szCs w:val="24"/>
            <w:u w:val="single"/>
            <w:rPrChange w:id="3254" w:author="SHAHZAIB KHAN" w:date="2026-10-07T20:45:00Z" w16du:dateUtc="2026-10-07T15:45:00Z">
              <w:rPr>
                <w:rFonts w:ascii="Times New Roman" w:eastAsia="Times New Roman" w:hAnsi="Times New Roman" w:cs="Times New Roman"/>
                <w:b/>
                <w:bCs/>
                <w:sz w:val="36"/>
                <w:szCs w:val="36"/>
                <w:u w:val="single"/>
              </w:rPr>
            </w:rPrChange>
          </w:rPr>
          <w:t xml:space="preserve"> :</w:t>
        </w:r>
        <w:proofErr w:type="gramEnd"/>
        <w:r w:rsidRPr="002413B4">
          <w:rPr>
            <w:rFonts w:ascii="Times New Roman" w:eastAsia="Times New Roman" w:hAnsi="Times New Roman" w:cs="Times New Roman"/>
            <w:sz w:val="24"/>
            <w:szCs w:val="24"/>
            <w:u w:val="single"/>
            <w:rPrChange w:id="3255" w:author="SHAHZAIB KHAN" w:date="2026-10-07T20:45:00Z" w16du:dateUtc="2026-10-07T15:45:00Z">
              <w:rPr>
                <w:rFonts w:ascii="Times New Roman" w:eastAsia="Times New Roman" w:hAnsi="Times New Roman" w:cs="Times New Roman"/>
                <w:b/>
                <w:bCs/>
                <w:sz w:val="36"/>
                <w:szCs w:val="36"/>
                <w:u w:val="single"/>
              </w:rPr>
            </w:rPrChange>
          </w:rPr>
          <w:t xml:space="preserve"> Make </w:t>
        </w:r>
        <w:proofErr w:type="gramStart"/>
        <w:r w:rsidRPr="002413B4">
          <w:rPr>
            <w:rFonts w:ascii="Times New Roman" w:eastAsia="Times New Roman" w:hAnsi="Times New Roman" w:cs="Times New Roman"/>
            <w:sz w:val="24"/>
            <w:szCs w:val="24"/>
            <w:u w:val="single"/>
            <w:rPrChange w:id="3256" w:author="SHAHZAIB KHAN" w:date="2026-10-07T20:45:00Z" w16du:dateUtc="2026-10-07T15:45:00Z">
              <w:rPr>
                <w:rFonts w:ascii="Times New Roman" w:eastAsia="Times New Roman" w:hAnsi="Times New Roman" w:cs="Times New Roman"/>
                <w:b/>
                <w:bCs/>
                <w:sz w:val="36"/>
                <w:szCs w:val="36"/>
                <w:u w:val="single"/>
              </w:rPr>
            </w:rPrChange>
          </w:rPr>
          <w:t>Payment  (</w:t>
        </w:r>
        <w:proofErr w:type="gramEnd"/>
        <w:r w:rsidRPr="002413B4">
          <w:rPr>
            <w:rFonts w:ascii="Times New Roman" w:eastAsia="Times New Roman" w:hAnsi="Times New Roman" w:cs="Times New Roman"/>
            <w:sz w:val="24"/>
            <w:szCs w:val="24"/>
            <w:u w:val="single"/>
            <w:rPrChange w:id="3257" w:author="SHAHZAIB KHAN" w:date="2026-10-07T20:45:00Z" w16du:dateUtc="2026-10-07T15:45:00Z">
              <w:rPr>
                <w:rFonts w:ascii="Times New Roman" w:eastAsia="Times New Roman" w:hAnsi="Times New Roman" w:cs="Times New Roman"/>
                <w:b/>
                <w:bCs/>
                <w:sz w:val="36"/>
                <w:szCs w:val="36"/>
                <w:u w:val="single"/>
              </w:rPr>
            </w:rPrChange>
          </w:rPr>
          <w:t>Shahzaib Khan)</w:t>
        </w:r>
      </w:ins>
    </w:p>
    <w:p w14:paraId="32061952" w14:textId="77777777" w:rsidR="00C526BA" w:rsidRPr="002413B4" w:rsidRDefault="00C526BA" w:rsidP="00C526BA">
      <w:pPr>
        <w:spacing w:before="100" w:beforeAutospacing="1" w:after="100" w:afterAutospacing="1" w:line="240" w:lineRule="auto"/>
        <w:ind w:left="720"/>
        <w:rPr>
          <w:ins w:id="3258" w:author="SHAHZAIB KHAN" w:date="2026-10-07T20:44:00Z"/>
          <w:rFonts w:ascii="Times New Roman" w:eastAsia="Times New Roman" w:hAnsi="Times New Roman" w:cs="Times New Roman"/>
          <w:sz w:val="24"/>
          <w:szCs w:val="24"/>
          <w:u w:val="single"/>
          <w:rPrChange w:id="3259" w:author="SHAHZAIB KHAN" w:date="2026-10-07T20:45:00Z" w16du:dateUtc="2026-10-07T15:45:00Z">
            <w:rPr>
              <w:ins w:id="3260" w:author="SHAHZAIB KHAN" w:date="2026-10-07T20:44:00Z"/>
              <w:rFonts w:ascii="Times New Roman" w:eastAsia="Times New Roman" w:hAnsi="Times New Roman" w:cs="Times New Roman"/>
              <w:b/>
              <w:bCs/>
              <w:sz w:val="36"/>
              <w:szCs w:val="36"/>
              <w:u w:val="single"/>
            </w:rPr>
          </w:rPrChange>
        </w:rPr>
      </w:pPr>
      <w:ins w:id="3261" w:author="SHAHZAIB KHAN" w:date="2026-10-07T20:44:00Z">
        <w:r w:rsidRPr="002413B4">
          <w:rPr>
            <w:rFonts w:ascii="Times New Roman" w:eastAsia="Times New Roman" w:hAnsi="Times New Roman" w:cs="Times New Roman"/>
            <w:sz w:val="24"/>
            <w:szCs w:val="24"/>
            <w:u w:val="single"/>
            <w:rPrChange w:id="3262" w:author="SHAHZAIB KHAN" w:date="2026-10-07T20:45:00Z" w16du:dateUtc="2026-10-07T15:45:00Z">
              <w:rPr>
                <w:rFonts w:ascii="Times New Roman" w:eastAsia="Times New Roman" w:hAnsi="Times New Roman" w:cs="Times New Roman"/>
                <w:b/>
                <w:bCs/>
                <w:sz w:val="36"/>
                <w:szCs w:val="36"/>
                <w:u w:val="single"/>
              </w:rPr>
            </w:rPrChange>
          </w:rPr>
          <w:t>Inputs:</w:t>
        </w:r>
      </w:ins>
    </w:p>
    <w:p w14:paraId="2F0624C6" w14:textId="77777777" w:rsidR="00C526BA" w:rsidRPr="002413B4" w:rsidRDefault="00C526BA" w:rsidP="00C526BA">
      <w:pPr>
        <w:numPr>
          <w:ilvl w:val="0"/>
          <w:numId w:val="45"/>
        </w:numPr>
        <w:spacing w:before="100" w:beforeAutospacing="1" w:after="100" w:afterAutospacing="1" w:line="240" w:lineRule="auto"/>
        <w:rPr>
          <w:ins w:id="3263" w:author="SHAHZAIB KHAN" w:date="2026-10-07T20:44:00Z"/>
          <w:rFonts w:ascii="Times New Roman" w:eastAsia="Times New Roman" w:hAnsi="Times New Roman" w:cs="Times New Roman"/>
          <w:sz w:val="24"/>
          <w:szCs w:val="24"/>
          <w:u w:val="single"/>
          <w:rPrChange w:id="3264" w:author="SHAHZAIB KHAN" w:date="2026-10-07T20:45:00Z" w16du:dateUtc="2026-10-07T15:45:00Z">
            <w:rPr>
              <w:ins w:id="3265" w:author="SHAHZAIB KHAN" w:date="2026-10-07T20:44:00Z"/>
              <w:rFonts w:ascii="Times New Roman" w:eastAsia="Times New Roman" w:hAnsi="Times New Roman" w:cs="Times New Roman"/>
              <w:b/>
              <w:bCs/>
              <w:sz w:val="36"/>
              <w:szCs w:val="36"/>
              <w:u w:val="single"/>
            </w:rPr>
          </w:rPrChange>
        </w:rPr>
      </w:pPr>
      <w:ins w:id="3266" w:author="SHAHZAIB KHAN" w:date="2026-10-07T20:44:00Z">
        <w:r w:rsidRPr="002413B4">
          <w:rPr>
            <w:rFonts w:ascii="Times New Roman" w:eastAsia="Times New Roman" w:hAnsi="Times New Roman" w:cs="Times New Roman"/>
            <w:sz w:val="24"/>
            <w:szCs w:val="24"/>
            <w:u w:val="single"/>
            <w:rPrChange w:id="3267" w:author="SHAHZAIB KHAN" w:date="2026-10-07T20:45:00Z" w16du:dateUtc="2026-10-07T15:45:00Z">
              <w:rPr>
                <w:rFonts w:ascii="Times New Roman" w:eastAsia="Times New Roman" w:hAnsi="Times New Roman" w:cs="Times New Roman"/>
                <w:b/>
                <w:bCs/>
                <w:sz w:val="36"/>
                <w:szCs w:val="36"/>
                <w:u w:val="single"/>
              </w:rPr>
            </w:rPrChange>
          </w:rPr>
          <w:t xml:space="preserve"> Order ID</w:t>
        </w:r>
      </w:ins>
    </w:p>
    <w:p w14:paraId="19BD8C6F" w14:textId="77777777" w:rsidR="00C526BA" w:rsidRPr="002413B4" w:rsidRDefault="00C526BA" w:rsidP="00C526BA">
      <w:pPr>
        <w:numPr>
          <w:ilvl w:val="0"/>
          <w:numId w:val="45"/>
        </w:numPr>
        <w:spacing w:before="100" w:beforeAutospacing="1" w:after="100" w:afterAutospacing="1" w:line="240" w:lineRule="auto"/>
        <w:rPr>
          <w:ins w:id="3268" w:author="SHAHZAIB KHAN" w:date="2026-10-07T20:44:00Z"/>
          <w:rFonts w:ascii="Times New Roman" w:eastAsia="Times New Roman" w:hAnsi="Times New Roman" w:cs="Times New Roman"/>
          <w:sz w:val="24"/>
          <w:szCs w:val="24"/>
          <w:u w:val="single"/>
          <w:rPrChange w:id="3269" w:author="SHAHZAIB KHAN" w:date="2026-10-07T20:45:00Z" w16du:dateUtc="2026-10-07T15:45:00Z">
            <w:rPr>
              <w:ins w:id="3270" w:author="SHAHZAIB KHAN" w:date="2026-10-07T20:44:00Z"/>
              <w:rFonts w:ascii="Times New Roman" w:eastAsia="Times New Roman" w:hAnsi="Times New Roman" w:cs="Times New Roman"/>
              <w:b/>
              <w:bCs/>
              <w:sz w:val="36"/>
              <w:szCs w:val="36"/>
              <w:u w:val="single"/>
            </w:rPr>
          </w:rPrChange>
        </w:rPr>
      </w:pPr>
      <w:ins w:id="3271" w:author="SHAHZAIB KHAN" w:date="2026-10-07T20:44:00Z">
        <w:r w:rsidRPr="002413B4">
          <w:rPr>
            <w:rFonts w:ascii="Times New Roman" w:eastAsia="Times New Roman" w:hAnsi="Times New Roman" w:cs="Times New Roman"/>
            <w:sz w:val="24"/>
            <w:szCs w:val="24"/>
            <w:u w:val="single"/>
            <w:rPrChange w:id="3272" w:author="SHAHZAIB KHAN" w:date="2026-10-07T20:45:00Z" w16du:dateUtc="2026-10-07T15:45:00Z">
              <w:rPr>
                <w:rFonts w:ascii="Times New Roman" w:eastAsia="Times New Roman" w:hAnsi="Times New Roman" w:cs="Times New Roman"/>
                <w:b/>
                <w:bCs/>
                <w:sz w:val="36"/>
                <w:szCs w:val="36"/>
                <w:u w:val="single"/>
              </w:rPr>
            </w:rPrChange>
          </w:rPr>
          <w:t>Payment Method</w:t>
        </w:r>
      </w:ins>
    </w:p>
    <w:p w14:paraId="17C14343" w14:textId="77777777" w:rsidR="00C526BA" w:rsidRPr="002413B4" w:rsidRDefault="00C526BA" w:rsidP="00C526BA">
      <w:pPr>
        <w:numPr>
          <w:ilvl w:val="0"/>
          <w:numId w:val="45"/>
        </w:numPr>
        <w:spacing w:before="100" w:beforeAutospacing="1" w:after="100" w:afterAutospacing="1" w:line="240" w:lineRule="auto"/>
        <w:rPr>
          <w:ins w:id="3273" w:author="SHAHZAIB KHAN" w:date="2026-10-07T20:44:00Z"/>
          <w:rFonts w:ascii="Times New Roman" w:eastAsia="Times New Roman" w:hAnsi="Times New Roman" w:cs="Times New Roman"/>
          <w:sz w:val="24"/>
          <w:szCs w:val="24"/>
          <w:u w:val="single"/>
          <w:rPrChange w:id="3274" w:author="SHAHZAIB KHAN" w:date="2026-10-07T20:45:00Z" w16du:dateUtc="2026-10-07T15:45:00Z">
            <w:rPr>
              <w:ins w:id="3275" w:author="SHAHZAIB KHAN" w:date="2026-10-07T20:44:00Z"/>
              <w:rFonts w:ascii="Times New Roman" w:eastAsia="Times New Roman" w:hAnsi="Times New Roman" w:cs="Times New Roman"/>
              <w:b/>
              <w:bCs/>
              <w:sz w:val="36"/>
              <w:szCs w:val="36"/>
              <w:u w:val="single"/>
            </w:rPr>
          </w:rPrChange>
        </w:rPr>
      </w:pPr>
      <w:ins w:id="3276" w:author="SHAHZAIB KHAN" w:date="2026-10-07T20:44:00Z">
        <w:r w:rsidRPr="002413B4">
          <w:rPr>
            <w:rFonts w:ascii="Times New Roman" w:eastAsia="Times New Roman" w:hAnsi="Times New Roman" w:cs="Times New Roman"/>
            <w:sz w:val="24"/>
            <w:szCs w:val="24"/>
            <w:u w:val="single"/>
            <w:rPrChange w:id="3277" w:author="SHAHZAIB KHAN" w:date="2026-10-07T20:45:00Z" w16du:dateUtc="2026-10-07T15:45:00Z">
              <w:rPr>
                <w:rFonts w:ascii="Times New Roman" w:eastAsia="Times New Roman" w:hAnsi="Times New Roman" w:cs="Times New Roman"/>
                <w:b/>
                <w:bCs/>
                <w:sz w:val="36"/>
                <w:szCs w:val="36"/>
                <w:u w:val="single"/>
              </w:rPr>
            </w:rPrChange>
          </w:rPr>
          <w:t>Payment Details</w:t>
        </w:r>
      </w:ins>
    </w:p>
    <w:p w14:paraId="6C3E1902" w14:textId="77777777" w:rsidR="00C526BA" w:rsidRPr="002413B4" w:rsidRDefault="00C526BA" w:rsidP="00C526BA">
      <w:pPr>
        <w:spacing w:before="100" w:beforeAutospacing="1" w:after="100" w:afterAutospacing="1" w:line="240" w:lineRule="auto"/>
        <w:ind w:left="720"/>
        <w:rPr>
          <w:ins w:id="3278" w:author="SHAHZAIB KHAN" w:date="2026-10-07T20:44:00Z"/>
          <w:rFonts w:ascii="Times New Roman" w:eastAsia="Times New Roman" w:hAnsi="Times New Roman" w:cs="Times New Roman"/>
          <w:sz w:val="24"/>
          <w:szCs w:val="24"/>
          <w:u w:val="single"/>
          <w:rPrChange w:id="3279" w:author="SHAHZAIB KHAN" w:date="2026-10-07T20:45:00Z" w16du:dateUtc="2026-10-07T15:45:00Z">
            <w:rPr>
              <w:ins w:id="3280" w:author="SHAHZAIB KHAN" w:date="2026-10-07T20:44:00Z"/>
              <w:rFonts w:ascii="Times New Roman" w:eastAsia="Times New Roman" w:hAnsi="Times New Roman" w:cs="Times New Roman"/>
              <w:b/>
              <w:bCs/>
              <w:sz w:val="36"/>
              <w:szCs w:val="36"/>
              <w:u w:val="single"/>
            </w:rPr>
          </w:rPrChange>
        </w:rPr>
      </w:pPr>
      <w:ins w:id="3281" w:author="SHAHZAIB KHAN" w:date="2026-10-07T20:44:00Z">
        <w:r w:rsidRPr="002413B4">
          <w:rPr>
            <w:rFonts w:ascii="Times New Roman" w:eastAsia="Times New Roman" w:hAnsi="Times New Roman" w:cs="Times New Roman"/>
            <w:sz w:val="24"/>
            <w:szCs w:val="24"/>
            <w:u w:val="single"/>
            <w:rPrChange w:id="3282" w:author="SHAHZAIB KHAN" w:date="2026-10-07T20:45:00Z" w16du:dateUtc="2026-10-07T15:45:00Z">
              <w:rPr>
                <w:rFonts w:ascii="Times New Roman" w:eastAsia="Times New Roman" w:hAnsi="Times New Roman" w:cs="Times New Roman"/>
                <w:b/>
                <w:bCs/>
                <w:sz w:val="36"/>
                <w:szCs w:val="36"/>
                <w:u w:val="single"/>
              </w:rPr>
            </w:rPrChange>
          </w:rPr>
          <w:t>Outputs:</w:t>
        </w:r>
      </w:ins>
    </w:p>
    <w:p w14:paraId="2552605B" w14:textId="77777777" w:rsidR="00C526BA" w:rsidRPr="002413B4" w:rsidRDefault="00C526BA" w:rsidP="00C526BA">
      <w:pPr>
        <w:numPr>
          <w:ilvl w:val="0"/>
          <w:numId w:val="46"/>
        </w:numPr>
        <w:spacing w:before="100" w:beforeAutospacing="1" w:after="100" w:afterAutospacing="1" w:line="240" w:lineRule="auto"/>
        <w:rPr>
          <w:ins w:id="3283" w:author="SHAHZAIB KHAN" w:date="2026-10-07T20:44:00Z"/>
          <w:rFonts w:ascii="Times New Roman" w:eastAsia="Times New Roman" w:hAnsi="Times New Roman" w:cs="Times New Roman"/>
          <w:sz w:val="24"/>
          <w:szCs w:val="24"/>
          <w:u w:val="single"/>
          <w:rPrChange w:id="3284" w:author="SHAHZAIB KHAN" w:date="2026-10-07T20:45:00Z" w16du:dateUtc="2026-10-07T15:45:00Z">
            <w:rPr>
              <w:ins w:id="3285" w:author="SHAHZAIB KHAN" w:date="2026-10-07T20:44:00Z"/>
              <w:rFonts w:ascii="Times New Roman" w:eastAsia="Times New Roman" w:hAnsi="Times New Roman" w:cs="Times New Roman"/>
              <w:b/>
              <w:bCs/>
              <w:sz w:val="36"/>
              <w:szCs w:val="36"/>
              <w:u w:val="single"/>
            </w:rPr>
          </w:rPrChange>
        </w:rPr>
      </w:pPr>
      <w:ins w:id="3286" w:author="SHAHZAIB KHAN" w:date="2026-10-07T20:44:00Z">
        <w:r w:rsidRPr="002413B4">
          <w:rPr>
            <w:rFonts w:ascii="Times New Roman" w:eastAsia="Times New Roman" w:hAnsi="Times New Roman" w:cs="Times New Roman"/>
            <w:sz w:val="24"/>
            <w:szCs w:val="24"/>
            <w:u w:val="single"/>
            <w:rPrChange w:id="3287" w:author="SHAHZAIB KHAN" w:date="2026-10-07T20:45:00Z" w16du:dateUtc="2026-10-07T15:45:00Z">
              <w:rPr>
                <w:rFonts w:ascii="Times New Roman" w:eastAsia="Times New Roman" w:hAnsi="Times New Roman" w:cs="Times New Roman"/>
                <w:b/>
                <w:bCs/>
                <w:sz w:val="36"/>
                <w:szCs w:val="36"/>
                <w:u w:val="single"/>
              </w:rPr>
            </w:rPrChange>
          </w:rPr>
          <w:t>Payment ID</w:t>
        </w:r>
      </w:ins>
    </w:p>
    <w:p w14:paraId="64475BFF" w14:textId="77777777" w:rsidR="00C526BA" w:rsidRPr="002413B4" w:rsidRDefault="00C526BA" w:rsidP="00C526BA">
      <w:pPr>
        <w:numPr>
          <w:ilvl w:val="0"/>
          <w:numId w:val="46"/>
        </w:numPr>
        <w:spacing w:before="100" w:beforeAutospacing="1" w:after="100" w:afterAutospacing="1" w:line="240" w:lineRule="auto"/>
        <w:rPr>
          <w:ins w:id="3288" w:author="SHAHZAIB KHAN" w:date="2026-10-07T20:44:00Z"/>
          <w:rFonts w:ascii="Times New Roman" w:eastAsia="Times New Roman" w:hAnsi="Times New Roman" w:cs="Times New Roman"/>
          <w:sz w:val="24"/>
          <w:szCs w:val="24"/>
          <w:u w:val="single"/>
          <w:rPrChange w:id="3289" w:author="SHAHZAIB KHAN" w:date="2026-10-07T20:45:00Z" w16du:dateUtc="2026-10-07T15:45:00Z">
            <w:rPr>
              <w:ins w:id="3290" w:author="SHAHZAIB KHAN" w:date="2026-10-07T20:44:00Z"/>
              <w:rFonts w:ascii="Times New Roman" w:eastAsia="Times New Roman" w:hAnsi="Times New Roman" w:cs="Times New Roman"/>
              <w:b/>
              <w:bCs/>
              <w:sz w:val="36"/>
              <w:szCs w:val="36"/>
              <w:u w:val="single"/>
            </w:rPr>
          </w:rPrChange>
        </w:rPr>
      </w:pPr>
      <w:ins w:id="3291" w:author="SHAHZAIB KHAN" w:date="2026-10-07T20:44:00Z">
        <w:r w:rsidRPr="002413B4">
          <w:rPr>
            <w:rFonts w:ascii="Times New Roman" w:eastAsia="Times New Roman" w:hAnsi="Times New Roman" w:cs="Times New Roman"/>
            <w:sz w:val="24"/>
            <w:szCs w:val="24"/>
            <w:u w:val="single"/>
            <w:rPrChange w:id="3292" w:author="SHAHZAIB KHAN" w:date="2026-10-07T20:45:00Z" w16du:dateUtc="2026-10-07T15:45:00Z">
              <w:rPr>
                <w:rFonts w:ascii="Times New Roman" w:eastAsia="Times New Roman" w:hAnsi="Times New Roman" w:cs="Times New Roman"/>
                <w:b/>
                <w:bCs/>
                <w:sz w:val="36"/>
                <w:szCs w:val="36"/>
                <w:u w:val="single"/>
              </w:rPr>
            </w:rPrChange>
          </w:rPr>
          <w:t>Payment Status</w:t>
        </w:r>
      </w:ins>
    </w:p>
    <w:p w14:paraId="20A136C8" w14:textId="77777777" w:rsidR="00C526BA" w:rsidRPr="002413B4" w:rsidRDefault="00C526BA" w:rsidP="00C526BA">
      <w:pPr>
        <w:numPr>
          <w:ilvl w:val="0"/>
          <w:numId w:val="46"/>
        </w:numPr>
        <w:spacing w:before="100" w:beforeAutospacing="1" w:after="100" w:afterAutospacing="1" w:line="240" w:lineRule="auto"/>
        <w:rPr>
          <w:ins w:id="3293" w:author="SHAHZAIB KHAN" w:date="2026-10-07T20:44:00Z"/>
          <w:rFonts w:ascii="Times New Roman" w:eastAsia="Times New Roman" w:hAnsi="Times New Roman" w:cs="Times New Roman"/>
          <w:sz w:val="24"/>
          <w:szCs w:val="24"/>
          <w:u w:val="single"/>
          <w:rPrChange w:id="3294" w:author="SHAHZAIB KHAN" w:date="2026-10-07T20:45:00Z" w16du:dateUtc="2026-10-07T15:45:00Z">
            <w:rPr>
              <w:ins w:id="3295" w:author="SHAHZAIB KHAN" w:date="2026-10-07T20:44:00Z"/>
              <w:rFonts w:ascii="Times New Roman" w:eastAsia="Times New Roman" w:hAnsi="Times New Roman" w:cs="Times New Roman"/>
              <w:b/>
              <w:bCs/>
              <w:sz w:val="36"/>
              <w:szCs w:val="36"/>
              <w:u w:val="single"/>
            </w:rPr>
          </w:rPrChange>
        </w:rPr>
      </w:pPr>
      <w:ins w:id="3296" w:author="SHAHZAIB KHAN" w:date="2026-10-07T20:44:00Z">
        <w:r w:rsidRPr="002413B4">
          <w:rPr>
            <w:rFonts w:ascii="Times New Roman" w:eastAsia="Times New Roman" w:hAnsi="Times New Roman" w:cs="Times New Roman"/>
            <w:sz w:val="24"/>
            <w:szCs w:val="24"/>
            <w:u w:val="single"/>
            <w:rPrChange w:id="3297" w:author="SHAHZAIB KHAN" w:date="2026-10-07T20:45:00Z" w16du:dateUtc="2026-10-07T15:45:00Z">
              <w:rPr>
                <w:rFonts w:ascii="Times New Roman" w:eastAsia="Times New Roman" w:hAnsi="Times New Roman" w:cs="Times New Roman"/>
                <w:b/>
                <w:bCs/>
                <w:sz w:val="36"/>
                <w:szCs w:val="36"/>
                <w:u w:val="single"/>
              </w:rPr>
            </w:rPrChange>
          </w:rPr>
          <w:t>Receipt Number</w:t>
        </w:r>
      </w:ins>
    </w:p>
    <w:p w14:paraId="63BF54C5" w14:textId="77777777" w:rsidR="00C526BA" w:rsidRPr="002413B4" w:rsidRDefault="00C526BA" w:rsidP="00C526BA">
      <w:pPr>
        <w:numPr>
          <w:ilvl w:val="0"/>
          <w:numId w:val="46"/>
        </w:numPr>
        <w:spacing w:before="100" w:beforeAutospacing="1" w:after="100" w:afterAutospacing="1" w:line="240" w:lineRule="auto"/>
        <w:rPr>
          <w:ins w:id="3298" w:author="SHAHZAIB KHAN" w:date="2026-10-07T20:44:00Z"/>
          <w:rFonts w:ascii="Times New Roman" w:eastAsia="Times New Roman" w:hAnsi="Times New Roman" w:cs="Times New Roman"/>
          <w:sz w:val="24"/>
          <w:szCs w:val="24"/>
          <w:u w:val="single"/>
          <w:rPrChange w:id="3299" w:author="SHAHZAIB KHAN" w:date="2026-10-07T20:45:00Z" w16du:dateUtc="2026-10-07T15:45:00Z">
            <w:rPr>
              <w:ins w:id="3300" w:author="SHAHZAIB KHAN" w:date="2026-10-07T20:44:00Z"/>
              <w:rFonts w:ascii="Times New Roman" w:eastAsia="Times New Roman" w:hAnsi="Times New Roman" w:cs="Times New Roman"/>
              <w:b/>
              <w:bCs/>
              <w:sz w:val="36"/>
              <w:szCs w:val="36"/>
              <w:u w:val="single"/>
            </w:rPr>
          </w:rPrChange>
        </w:rPr>
      </w:pPr>
      <w:ins w:id="3301" w:author="SHAHZAIB KHAN" w:date="2026-10-07T20:44:00Z">
        <w:r w:rsidRPr="002413B4">
          <w:rPr>
            <w:rFonts w:ascii="Times New Roman" w:eastAsia="Times New Roman" w:hAnsi="Times New Roman" w:cs="Times New Roman"/>
            <w:sz w:val="24"/>
            <w:szCs w:val="24"/>
            <w:u w:val="single"/>
            <w:rPrChange w:id="3302" w:author="SHAHZAIB KHAN" w:date="2026-10-07T20:45:00Z" w16du:dateUtc="2026-10-07T15:45:00Z">
              <w:rPr>
                <w:rFonts w:ascii="Times New Roman" w:eastAsia="Times New Roman" w:hAnsi="Times New Roman" w:cs="Times New Roman"/>
                <w:b/>
                <w:bCs/>
                <w:sz w:val="36"/>
                <w:szCs w:val="36"/>
                <w:u w:val="single"/>
              </w:rPr>
            </w:rPrChange>
          </w:rPr>
          <w:t>Salesman Name</w:t>
        </w:r>
      </w:ins>
    </w:p>
    <w:p w14:paraId="3E23F9A9" w14:textId="77777777" w:rsidR="00C526BA" w:rsidRPr="002413B4" w:rsidRDefault="00C526BA" w:rsidP="00C526BA">
      <w:pPr>
        <w:spacing w:before="100" w:beforeAutospacing="1" w:after="100" w:afterAutospacing="1" w:line="240" w:lineRule="auto"/>
        <w:ind w:left="720"/>
        <w:rPr>
          <w:ins w:id="3303" w:author="SHAHZAIB KHAN" w:date="2026-10-07T20:44:00Z"/>
          <w:rFonts w:ascii="Times New Roman" w:eastAsia="Times New Roman" w:hAnsi="Times New Roman" w:cs="Times New Roman"/>
          <w:sz w:val="24"/>
          <w:szCs w:val="24"/>
          <w:u w:val="single"/>
          <w:rPrChange w:id="3304" w:author="SHAHZAIB KHAN" w:date="2026-10-07T20:45:00Z" w16du:dateUtc="2026-10-07T15:45:00Z">
            <w:rPr>
              <w:ins w:id="3305" w:author="SHAHZAIB KHAN" w:date="2026-10-07T20:44:00Z"/>
              <w:rFonts w:ascii="Times New Roman" w:eastAsia="Times New Roman" w:hAnsi="Times New Roman" w:cs="Times New Roman"/>
              <w:b/>
              <w:bCs/>
              <w:sz w:val="36"/>
              <w:szCs w:val="36"/>
              <w:u w:val="single"/>
            </w:rPr>
          </w:rPrChange>
        </w:rPr>
      </w:pPr>
      <w:ins w:id="3306" w:author="SHAHZAIB KHAN" w:date="2026-10-07T20:44:00Z">
        <w:r w:rsidRPr="002413B4">
          <w:rPr>
            <w:rFonts w:ascii="Times New Roman" w:eastAsia="Times New Roman" w:hAnsi="Times New Roman" w:cs="Times New Roman"/>
            <w:sz w:val="24"/>
            <w:szCs w:val="24"/>
            <w:u w:val="single"/>
            <w:rPrChange w:id="3307" w:author="SHAHZAIB KHAN" w:date="2026-10-07T20:45:00Z" w16du:dateUtc="2026-10-07T15:45:00Z">
              <w:rPr>
                <w:rFonts w:ascii="Times New Roman" w:eastAsia="Times New Roman" w:hAnsi="Times New Roman" w:cs="Times New Roman"/>
                <w:b/>
                <w:bCs/>
                <w:sz w:val="36"/>
                <w:szCs w:val="36"/>
                <w:u w:val="single"/>
              </w:rPr>
            </w:rPrChange>
          </w:rPr>
          <w:lastRenderedPageBreak/>
          <w:t>1. Primary Actor: Customer.</w:t>
        </w:r>
      </w:ins>
    </w:p>
    <w:p w14:paraId="052D980C" w14:textId="77777777" w:rsidR="00C526BA" w:rsidRPr="002413B4" w:rsidRDefault="00C526BA" w:rsidP="00C526BA">
      <w:pPr>
        <w:spacing w:before="100" w:beforeAutospacing="1" w:after="100" w:afterAutospacing="1" w:line="240" w:lineRule="auto"/>
        <w:ind w:left="720"/>
        <w:rPr>
          <w:ins w:id="3308" w:author="SHAHZAIB KHAN" w:date="2026-10-07T20:44:00Z"/>
          <w:rFonts w:ascii="Times New Roman" w:eastAsia="Times New Roman" w:hAnsi="Times New Roman" w:cs="Times New Roman"/>
          <w:sz w:val="24"/>
          <w:szCs w:val="24"/>
          <w:u w:val="single"/>
          <w:rPrChange w:id="3309" w:author="SHAHZAIB KHAN" w:date="2026-10-07T20:45:00Z" w16du:dateUtc="2026-10-07T15:45:00Z">
            <w:rPr>
              <w:ins w:id="3310" w:author="SHAHZAIB KHAN" w:date="2026-10-07T20:44:00Z"/>
              <w:rFonts w:ascii="Times New Roman" w:eastAsia="Times New Roman" w:hAnsi="Times New Roman" w:cs="Times New Roman"/>
              <w:b/>
              <w:bCs/>
              <w:sz w:val="36"/>
              <w:szCs w:val="36"/>
              <w:u w:val="single"/>
            </w:rPr>
          </w:rPrChange>
        </w:rPr>
      </w:pPr>
      <w:ins w:id="3311" w:author="SHAHZAIB KHAN" w:date="2026-10-07T20:44:00Z">
        <w:r w:rsidRPr="002413B4">
          <w:rPr>
            <w:rFonts w:ascii="Times New Roman" w:eastAsia="Times New Roman" w:hAnsi="Times New Roman" w:cs="Times New Roman"/>
            <w:sz w:val="24"/>
            <w:szCs w:val="24"/>
            <w:u w:val="single"/>
            <w:rPrChange w:id="3312" w:author="SHAHZAIB KHAN" w:date="2026-10-07T20:45:00Z" w16du:dateUtc="2026-10-07T15:45:00Z">
              <w:rPr>
                <w:rFonts w:ascii="Times New Roman" w:eastAsia="Times New Roman" w:hAnsi="Times New Roman" w:cs="Times New Roman"/>
                <w:b/>
                <w:bCs/>
                <w:sz w:val="36"/>
                <w:szCs w:val="36"/>
                <w:u w:val="single"/>
              </w:rPr>
            </w:rPrChange>
          </w:rPr>
          <w:t>2. Preconditions</w:t>
        </w:r>
      </w:ins>
    </w:p>
    <w:p w14:paraId="412EBB0F" w14:textId="77777777" w:rsidR="00C526BA" w:rsidRPr="002413B4" w:rsidRDefault="00C526BA" w:rsidP="00C526BA">
      <w:pPr>
        <w:numPr>
          <w:ilvl w:val="0"/>
          <w:numId w:val="47"/>
        </w:numPr>
        <w:spacing w:before="100" w:beforeAutospacing="1" w:after="100" w:afterAutospacing="1" w:line="240" w:lineRule="auto"/>
        <w:rPr>
          <w:ins w:id="3313" w:author="SHAHZAIB KHAN" w:date="2026-10-07T20:44:00Z"/>
          <w:rFonts w:ascii="Times New Roman" w:eastAsia="Times New Roman" w:hAnsi="Times New Roman" w:cs="Times New Roman"/>
          <w:sz w:val="24"/>
          <w:szCs w:val="24"/>
          <w:u w:val="single"/>
          <w:rPrChange w:id="3314" w:author="SHAHZAIB KHAN" w:date="2026-10-07T20:45:00Z" w16du:dateUtc="2026-10-07T15:45:00Z">
            <w:rPr>
              <w:ins w:id="3315" w:author="SHAHZAIB KHAN" w:date="2026-10-07T20:44:00Z"/>
              <w:rFonts w:ascii="Times New Roman" w:eastAsia="Times New Roman" w:hAnsi="Times New Roman" w:cs="Times New Roman"/>
              <w:b/>
              <w:bCs/>
              <w:sz w:val="36"/>
              <w:szCs w:val="36"/>
              <w:u w:val="single"/>
            </w:rPr>
          </w:rPrChange>
        </w:rPr>
      </w:pPr>
      <w:ins w:id="3316" w:author="SHAHZAIB KHAN" w:date="2026-10-07T20:44:00Z">
        <w:r w:rsidRPr="002413B4">
          <w:rPr>
            <w:rFonts w:ascii="Times New Roman" w:eastAsia="Times New Roman" w:hAnsi="Times New Roman" w:cs="Times New Roman"/>
            <w:sz w:val="24"/>
            <w:szCs w:val="24"/>
            <w:u w:val="single"/>
            <w:rPrChange w:id="3317" w:author="SHAHZAIB KHAN" w:date="2026-10-07T20:45:00Z" w16du:dateUtc="2026-10-07T15:45:00Z">
              <w:rPr>
                <w:rFonts w:ascii="Times New Roman" w:eastAsia="Times New Roman" w:hAnsi="Times New Roman" w:cs="Times New Roman"/>
                <w:b/>
                <w:bCs/>
                <w:sz w:val="36"/>
                <w:szCs w:val="36"/>
                <w:u w:val="single"/>
              </w:rPr>
            </w:rPrChange>
          </w:rPr>
          <w:t xml:space="preserve">The customer has </w:t>
        </w:r>
        <w:proofErr w:type="gramStart"/>
        <w:r w:rsidRPr="002413B4">
          <w:rPr>
            <w:rFonts w:ascii="Times New Roman" w:eastAsia="Times New Roman" w:hAnsi="Times New Roman" w:cs="Times New Roman"/>
            <w:sz w:val="24"/>
            <w:szCs w:val="24"/>
            <w:u w:val="single"/>
            <w:rPrChange w:id="3318" w:author="SHAHZAIB KHAN" w:date="2026-10-07T20:45:00Z" w16du:dateUtc="2026-10-07T15:45:00Z">
              <w:rPr>
                <w:rFonts w:ascii="Times New Roman" w:eastAsia="Times New Roman" w:hAnsi="Times New Roman" w:cs="Times New Roman"/>
                <w:b/>
                <w:bCs/>
                <w:sz w:val="36"/>
                <w:szCs w:val="36"/>
                <w:u w:val="single"/>
              </w:rPr>
            </w:rPrChange>
          </w:rPr>
          <w:t>to  already</w:t>
        </w:r>
        <w:proofErr w:type="gramEnd"/>
        <w:r w:rsidRPr="002413B4">
          <w:rPr>
            <w:rFonts w:ascii="Times New Roman" w:eastAsia="Times New Roman" w:hAnsi="Times New Roman" w:cs="Times New Roman"/>
            <w:sz w:val="24"/>
            <w:szCs w:val="24"/>
            <w:u w:val="single"/>
            <w:rPrChange w:id="3319" w:author="SHAHZAIB KHAN" w:date="2026-10-07T20:45:00Z" w16du:dateUtc="2026-10-07T15:45:00Z">
              <w:rPr>
                <w:rFonts w:ascii="Times New Roman" w:eastAsia="Times New Roman" w:hAnsi="Times New Roman" w:cs="Times New Roman"/>
                <w:b/>
                <w:bCs/>
                <w:sz w:val="36"/>
                <w:szCs w:val="36"/>
                <w:u w:val="single"/>
              </w:rPr>
            </w:rPrChange>
          </w:rPr>
          <w:t xml:space="preserve">  placed or </w:t>
        </w:r>
        <w:proofErr w:type="gramStart"/>
        <w:r w:rsidRPr="002413B4">
          <w:rPr>
            <w:rFonts w:ascii="Times New Roman" w:eastAsia="Times New Roman" w:hAnsi="Times New Roman" w:cs="Times New Roman"/>
            <w:sz w:val="24"/>
            <w:szCs w:val="24"/>
            <w:u w:val="single"/>
            <w:rPrChange w:id="3320" w:author="SHAHZAIB KHAN" w:date="2026-10-07T20:45:00Z" w16du:dateUtc="2026-10-07T15:45:00Z">
              <w:rPr>
                <w:rFonts w:ascii="Times New Roman" w:eastAsia="Times New Roman" w:hAnsi="Times New Roman" w:cs="Times New Roman"/>
                <w:b/>
                <w:bCs/>
                <w:sz w:val="36"/>
                <w:szCs w:val="36"/>
                <w:u w:val="single"/>
              </w:rPr>
            </w:rPrChange>
          </w:rPr>
          <w:t>booked</w:t>
        </w:r>
        <w:proofErr w:type="gramEnd"/>
        <w:r w:rsidRPr="002413B4">
          <w:rPr>
            <w:rFonts w:ascii="Times New Roman" w:eastAsia="Times New Roman" w:hAnsi="Times New Roman" w:cs="Times New Roman"/>
            <w:sz w:val="24"/>
            <w:szCs w:val="24"/>
            <w:u w:val="single"/>
            <w:rPrChange w:id="3321" w:author="SHAHZAIB KHAN" w:date="2026-10-07T20:45:00Z" w16du:dateUtc="2026-10-07T15:45:00Z">
              <w:rPr>
                <w:rFonts w:ascii="Times New Roman" w:eastAsia="Times New Roman" w:hAnsi="Times New Roman" w:cs="Times New Roman"/>
                <w:b/>
                <w:bCs/>
                <w:sz w:val="36"/>
                <w:szCs w:val="36"/>
                <w:u w:val="single"/>
              </w:rPr>
            </w:rPrChange>
          </w:rPr>
          <w:t xml:space="preserve"> an order in the system.</w:t>
        </w:r>
      </w:ins>
    </w:p>
    <w:p w14:paraId="38CAF8DB" w14:textId="77777777" w:rsidR="00C526BA" w:rsidRPr="002413B4" w:rsidRDefault="00C526BA" w:rsidP="00C526BA">
      <w:pPr>
        <w:numPr>
          <w:ilvl w:val="0"/>
          <w:numId w:val="47"/>
        </w:numPr>
        <w:spacing w:before="100" w:beforeAutospacing="1" w:after="100" w:afterAutospacing="1" w:line="240" w:lineRule="auto"/>
        <w:rPr>
          <w:ins w:id="3322" w:author="SHAHZAIB KHAN" w:date="2026-10-07T20:44:00Z"/>
          <w:rFonts w:ascii="Times New Roman" w:eastAsia="Times New Roman" w:hAnsi="Times New Roman" w:cs="Times New Roman"/>
          <w:sz w:val="24"/>
          <w:szCs w:val="24"/>
          <w:u w:val="single"/>
          <w:rPrChange w:id="3323" w:author="SHAHZAIB KHAN" w:date="2026-10-07T20:45:00Z" w16du:dateUtc="2026-10-07T15:45:00Z">
            <w:rPr>
              <w:ins w:id="3324" w:author="SHAHZAIB KHAN" w:date="2026-10-07T20:44:00Z"/>
              <w:rFonts w:ascii="Times New Roman" w:eastAsia="Times New Roman" w:hAnsi="Times New Roman" w:cs="Times New Roman"/>
              <w:b/>
              <w:bCs/>
              <w:sz w:val="36"/>
              <w:szCs w:val="36"/>
              <w:u w:val="single"/>
            </w:rPr>
          </w:rPrChange>
        </w:rPr>
      </w:pPr>
      <w:ins w:id="3325" w:author="SHAHZAIB KHAN" w:date="2026-10-07T20:44:00Z">
        <w:r w:rsidRPr="002413B4">
          <w:rPr>
            <w:rFonts w:ascii="Times New Roman" w:eastAsia="Times New Roman" w:hAnsi="Times New Roman" w:cs="Times New Roman"/>
            <w:sz w:val="24"/>
            <w:szCs w:val="24"/>
            <w:u w:val="single"/>
            <w:rPrChange w:id="3326" w:author="SHAHZAIB KHAN" w:date="2026-10-07T20:45:00Z" w16du:dateUtc="2026-10-07T15:45:00Z">
              <w:rPr>
                <w:rFonts w:ascii="Times New Roman" w:eastAsia="Times New Roman" w:hAnsi="Times New Roman" w:cs="Times New Roman"/>
                <w:b/>
                <w:bCs/>
                <w:sz w:val="36"/>
                <w:szCs w:val="36"/>
                <w:u w:val="single"/>
              </w:rPr>
            </w:rPrChange>
          </w:rPr>
          <w:t xml:space="preserve">The total bill of the </w:t>
        </w:r>
        <w:proofErr w:type="gramStart"/>
        <w:r w:rsidRPr="002413B4">
          <w:rPr>
            <w:rFonts w:ascii="Times New Roman" w:eastAsia="Times New Roman" w:hAnsi="Times New Roman" w:cs="Times New Roman"/>
            <w:sz w:val="24"/>
            <w:szCs w:val="24"/>
            <w:u w:val="single"/>
            <w:rPrChange w:id="3327" w:author="SHAHZAIB KHAN" w:date="2026-10-07T20:45:00Z" w16du:dateUtc="2026-10-07T15:45:00Z">
              <w:rPr>
                <w:rFonts w:ascii="Times New Roman" w:eastAsia="Times New Roman" w:hAnsi="Times New Roman" w:cs="Times New Roman"/>
                <w:b/>
                <w:bCs/>
                <w:sz w:val="36"/>
                <w:szCs w:val="36"/>
                <w:u w:val="single"/>
              </w:rPr>
            </w:rPrChange>
          </w:rPr>
          <w:t>order  is</w:t>
        </w:r>
        <w:proofErr w:type="gramEnd"/>
        <w:r w:rsidRPr="002413B4">
          <w:rPr>
            <w:rFonts w:ascii="Times New Roman" w:eastAsia="Times New Roman" w:hAnsi="Times New Roman" w:cs="Times New Roman"/>
            <w:sz w:val="24"/>
            <w:szCs w:val="24"/>
            <w:u w:val="single"/>
            <w:rPrChange w:id="3328" w:author="SHAHZAIB KHAN" w:date="2026-10-07T20:45:00Z" w16du:dateUtc="2026-10-07T15:45:00Z">
              <w:rPr>
                <w:rFonts w:ascii="Times New Roman" w:eastAsia="Times New Roman" w:hAnsi="Times New Roman" w:cs="Times New Roman"/>
                <w:b/>
                <w:bCs/>
                <w:sz w:val="36"/>
                <w:szCs w:val="36"/>
                <w:u w:val="single"/>
              </w:rPr>
            </w:rPrChange>
          </w:rPr>
          <w:t xml:space="preserve"> calculated and shown, with </w:t>
        </w:r>
        <w:proofErr w:type="gramStart"/>
        <w:r w:rsidRPr="002413B4">
          <w:rPr>
            <w:rFonts w:ascii="Times New Roman" w:eastAsia="Times New Roman" w:hAnsi="Times New Roman" w:cs="Times New Roman"/>
            <w:sz w:val="24"/>
            <w:szCs w:val="24"/>
            <w:u w:val="single"/>
            <w:rPrChange w:id="3329" w:author="SHAHZAIB KHAN" w:date="2026-10-07T20:45:00Z" w16du:dateUtc="2026-10-07T15:45:00Z">
              <w:rPr>
                <w:rFonts w:ascii="Times New Roman" w:eastAsia="Times New Roman" w:hAnsi="Times New Roman" w:cs="Times New Roman"/>
                <w:b/>
                <w:bCs/>
                <w:sz w:val="36"/>
                <w:szCs w:val="36"/>
                <w:u w:val="single"/>
              </w:rPr>
            </w:rPrChange>
          </w:rPr>
          <w:t>the  any</w:t>
        </w:r>
        <w:proofErr w:type="gramEnd"/>
        <w:r w:rsidRPr="002413B4">
          <w:rPr>
            <w:rFonts w:ascii="Times New Roman" w:eastAsia="Times New Roman" w:hAnsi="Times New Roman" w:cs="Times New Roman"/>
            <w:sz w:val="24"/>
            <w:szCs w:val="24"/>
            <w:u w:val="single"/>
            <w:rPrChange w:id="3330" w:author="SHAHZAIB KHAN" w:date="2026-10-07T20:45:00Z" w16du:dateUtc="2026-10-07T15:45:00Z">
              <w:rPr>
                <w:rFonts w:ascii="Times New Roman" w:eastAsia="Times New Roman" w:hAnsi="Times New Roman" w:cs="Times New Roman"/>
                <w:b/>
                <w:bCs/>
                <w:sz w:val="36"/>
                <w:szCs w:val="36"/>
                <w:u w:val="single"/>
              </w:rPr>
            </w:rPrChange>
          </w:rPr>
          <w:t xml:space="preserve">  discount or package deal is added.</w:t>
        </w:r>
      </w:ins>
    </w:p>
    <w:p w14:paraId="5DB9AB32" w14:textId="77777777" w:rsidR="00C526BA" w:rsidRPr="002413B4" w:rsidRDefault="00C526BA" w:rsidP="00C526BA">
      <w:pPr>
        <w:numPr>
          <w:ilvl w:val="0"/>
          <w:numId w:val="47"/>
        </w:numPr>
        <w:spacing w:before="100" w:beforeAutospacing="1" w:after="100" w:afterAutospacing="1" w:line="240" w:lineRule="auto"/>
        <w:rPr>
          <w:ins w:id="3331" w:author="SHAHZAIB KHAN" w:date="2026-10-07T20:44:00Z"/>
          <w:rFonts w:ascii="Times New Roman" w:eastAsia="Times New Roman" w:hAnsi="Times New Roman" w:cs="Times New Roman"/>
          <w:sz w:val="24"/>
          <w:szCs w:val="24"/>
          <w:u w:val="single"/>
          <w:rPrChange w:id="3332" w:author="SHAHZAIB KHAN" w:date="2026-10-07T20:45:00Z" w16du:dateUtc="2026-10-07T15:45:00Z">
            <w:rPr>
              <w:ins w:id="3333" w:author="SHAHZAIB KHAN" w:date="2026-10-07T20:44:00Z"/>
              <w:rFonts w:ascii="Times New Roman" w:eastAsia="Times New Roman" w:hAnsi="Times New Roman" w:cs="Times New Roman"/>
              <w:b/>
              <w:bCs/>
              <w:sz w:val="36"/>
              <w:szCs w:val="36"/>
              <w:u w:val="single"/>
            </w:rPr>
          </w:rPrChange>
        </w:rPr>
      </w:pPr>
      <w:ins w:id="3334" w:author="SHAHZAIB KHAN" w:date="2026-10-07T20:44:00Z">
        <w:r w:rsidRPr="002413B4">
          <w:rPr>
            <w:rFonts w:ascii="Times New Roman" w:eastAsia="Times New Roman" w:hAnsi="Times New Roman" w:cs="Times New Roman"/>
            <w:sz w:val="24"/>
            <w:szCs w:val="24"/>
            <w:u w:val="single"/>
            <w:rPrChange w:id="3335" w:author="SHAHZAIB KHAN" w:date="2026-10-07T20:45:00Z" w16du:dateUtc="2026-10-07T15:45:00Z">
              <w:rPr>
                <w:rFonts w:ascii="Times New Roman" w:eastAsia="Times New Roman" w:hAnsi="Times New Roman" w:cs="Times New Roman"/>
                <w:b/>
                <w:bCs/>
                <w:sz w:val="36"/>
                <w:szCs w:val="36"/>
                <w:u w:val="single"/>
              </w:rPr>
            </w:rPrChange>
          </w:rPr>
          <w:t xml:space="preserve">The delivery area is checked for the valid delivery </w:t>
        </w:r>
        <w:proofErr w:type="gramStart"/>
        <w:r w:rsidRPr="002413B4">
          <w:rPr>
            <w:rFonts w:ascii="Times New Roman" w:eastAsia="Times New Roman" w:hAnsi="Times New Roman" w:cs="Times New Roman"/>
            <w:sz w:val="24"/>
            <w:szCs w:val="24"/>
            <w:u w:val="single"/>
            <w:rPrChange w:id="3336" w:author="SHAHZAIB KHAN" w:date="2026-10-07T20:45:00Z" w16du:dateUtc="2026-10-07T15:45:00Z">
              <w:rPr>
                <w:rFonts w:ascii="Times New Roman" w:eastAsia="Times New Roman" w:hAnsi="Times New Roman" w:cs="Times New Roman"/>
                <w:b/>
                <w:bCs/>
                <w:sz w:val="36"/>
                <w:szCs w:val="36"/>
                <w:u w:val="single"/>
              </w:rPr>
            </w:rPrChange>
          </w:rPr>
          <w:t>area</w:t>
        </w:r>
        <w:proofErr w:type="gramEnd"/>
        <w:r w:rsidRPr="002413B4">
          <w:rPr>
            <w:rFonts w:ascii="Times New Roman" w:eastAsia="Times New Roman" w:hAnsi="Times New Roman" w:cs="Times New Roman"/>
            <w:sz w:val="24"/>
            <w:szCs w:val="24"/>
            <w:u w:val="single"/>
            <w:rPrChange w:id="3337" w:author="SHAHZAIB KHAN" w:date="2026-10-07T20:45:00Z" w16du:dateUtc="2026-10-07T15:45:00Z">
              <w:rPr>
                <w:rFonts w:ascii="Times New Roman" w:eastAsia="Times New Roman" w:hAnsi="Times New Roman" w:cs="Times New Roman"/>
                <w:b/>
                <w:bCs/>
                <w:sz w:val="36"/>
                <w:szCs w:val="36"/>
                <w:u w:val="single"/>
              </w:rPr>
            </w:rPrChange>
          </w:rPr>
          <w:t xml:space="preserve"> and the delivery details are saved.</w:t>
        </w:r>
      </w:ins>
    </w:p>
    <w:p w14:paraId="36E97B80" w14:textId="77777777" w:rsidR="00C526BA" w:rsidRPr="002413B4" w:rsidRDefault="00C526BA" w:rsidP="00C526BA">
      <w:pPr>
        <w:spacing w:before="100" w:beforeAutospacing="1" w:after="100" w:afterAutospacing="1" w:line="240" w:lineRule="auto"/>
        <w:ind w:left="720"/>
        <w:rPr>
          <w:ins w:id="3338" w:author="SHAHZAIB KHAN" w:date="2026-10-07T20:44:00Z"/>
          <w:rFonts w:ascii="Times New Roman" w:eastAsia="Times New Roman" w:hAnsi="Times New Roman" w:cs="Times New Roman"/>
          <w:sz w:val="28"/>
          <w:szCs w:val="28"/>
          <w:u w:val="single"/>
          <w:rPrChange w:id="3339" w:author="SHAHZAIB KHAN" w:date="2026-10-07T20:45:00Z" w16du:dateUtc="2026-10-07T15:45:00Z">
            <w:rPr>
              <w:ins w:id="3340" w:author="SHAHZAIB KHAN" w:date="2026-10-07T20:44:00Z"/>
              <w:rFonts w:ascii="Times New Roman" w:eastAsia="Times New Roman" w:hAnsi="Times New Roman" w:cs="Times New Roman"/>
              <w:b/>
              <w:bCs/>
              <w:sz w:val="36"/>
              <w:szCs w:val="36"/>
              <w:u w:val="single"/>
            </w:rPr>
          </w:rPrChange>
        </w:rPr>
      </w:pPr>
      <w:ins w:id="3341" w:author="SHAHZAIB KHAN" w:date="2026-10-07T20:44:00Z">
        <w:r w:rsidRPr="002413B4">
          <w:rPr>
            <w:rFonts w:ascii="Times New Roman" w:eastAsia="Times New Roman" w:hAnsi="Times New Roman" w:cs="Times New Roman"/>
            <w:sz w:val="28"/>
            <w:szCs w:val="28"/>
            <w:u w:val="single"/>
            <w:rPrChange w:id="3342" w:author="SHAHZAIB KHAN" w:date="2026-10-07T20:45:00Z" w16du:dateUtc="2026-10-07T15:45:00Z">
              <w:rPr>
                <w:rFonts w:ascii="Times New Roman" w:eastAsia="Times New Roman" w:hAnsi="Times New Roman" w:cs="Times New Roman"/>
                <w:b/>
                <w:bCs/>
                <w:sz w:val="36"/>
                <w:szCs w:val="36"/>
                <w:u w:val="single"/>
              </w:rPr>
            </w:rPrChange>
          </w:rPr>
          <w:t>3. Success Scenarios.</w:t>
        </w:r>
      </w:ins>
    </w:p>
    <w:p w14:paraId="3633AB47" w14:textId="50CD1FDE" w:rsidR="00C526BA" w:rsidRPr="002413B4" w:rsidRDefault="00C526BA" w:rsidP="00C526BA">
      <w:pPr>
        <w:numPr>
          <w:ilvl w:val="0"/>
          <w:numId w:val="48"/>
        </w:numPr>
        <w:spacing w:before="100" w:beforeAutospacing="1" w:after="100" w:afterAutospacing="1" w:line="240" w:lineRule="auto"/>
        <w:rPr>
          <w:ins w:id="3343" w:author="SHAHZAIB KHAN" w:date="2026-10-07T20:44:00Z"/>
          <w:rFonts w:ascii="Times New Roman" w:eastAsia="Times New Roman" w:hAnsi="Times New Roman" w:cs="Times New Roman"/>
          <w:sz w:val="24"/>
          <w:szCs w:val="24"/>
          <w:u w:val="single"/>
          <w:rPrChange w:id="3344" w:author="SHAHZAIB KHAN" w:date="2026-10-07T20:45:00Z" w16du:dateUtc="2026-10-07T15:45:00Z">
            <w:rPr>
              <w:ins w:id="3345" w:author="SHAHZAIB KHAN" w:date="2026-10-07T20:44:00Z"/>
              <w:rFonts w:ascii="Times New Roman" w:eastAsia="Times New Roman" w:hAnsi="Times New Roman" w:cs="Times New Roman"/>
              <w:b/>
              <w:bCs/>
              <w:sz w:val="36"/>
              <w:szCs w:val="36"/>
              <w:u w:val="single"/>
            </w:rPr>
          </w:rPrChange>
        </w:rPr>
      </w:pPr>
      <w:ins w:id="3346" w:author="SHAHZAIB KHAN" w:date="2026-10-07T20:44:00Z">
        <w:r w:rsidRPr="002413B4">
          <w:rPr>
            <w:rFonts w:ascii="Times New Roman" w:eastAsia="Times New Roman" w:hAnsi="Times New Roman" w:cs="Times New Roman"/>
            <w:sz w:val="24"/>
            <w:szCs w:val="24"/>
            <w:u w:val="single"/>
            <w:rPrChange w:id="3347" w:author="SHAHZAIB KHAN" w:date="2026-10-07T20:45:00Z" w16du:dateUtc="2026-10-07T15:45:00Z">
              <w:rPr>
                <w:rFonts w:ascii="Times New Roman" w:eastAsia="Times New Roman" w:hAnsi="Times New Roman" w:cs="Times New Roman"/>
                <w:b/>
                <w:bCs/>
                <w:sz w:val="36"/>
                <w:szCs w:val="36"/>
                <w:u w:val="single"/>
              </w:rPr>
            </w:rPrChange>
          </w:rPr>
          <w:t xml:space="preserve"> The Customer opens the</w:t>
        </w:r>
      </w:ins>
      <w:ins w:id="3348" w:author="SHAHZAIB KHAN" w:date="2026-10-07T20:45:00Z" w16du:dateUtc="2026-10-07T15:45:00Z">
        <w:r w:rsidRPr="002413B4">
          <w:rPr>
            <w:rFonts w:ascii="Times New Roman" w:eastAsia="Times New Roman" w:hAnsi="Times New Roman" w:cs="Times New Roman"/>
            <w:sz w:val="24"/>
            <w:szCs w:val="24"/>
            <w:u w:val="single"/>
          </w:rPr>
          <w:t xml:space="preserve"> </w:t>
        </w:r>
        <w:proofErr w:type="gramStart"/>
        <w:r w:rsidRPr="002413B4">
          <w:rPr>
            <w:rFonts w:ascii="Times New Roman" w:eastAsia="Times New Roman" w:hAnsi="Times New Roman" w:cs="Times New Roman"/>
            <w:sz w:val="24"/>
            <w:szCs w:val="24"/>
            <w:u w:val="single"/>
          </w:rPr>
          <w:t xml:space="preserve">is </w:t>
        </w:r>
      </w:ins>
      <w:ins w:id="3349" w:author="SHAHZAIB KHAN" w:date="2026-10-07T20:44:00Z">
        <w:r w:rsidRPr="002413B4">
          <w:rPr>
            <w:rFonts w:ascii="Times New Roman" w:eastAsia="Times New Roman" w:hAnsi="Times New Roman" w:cs="Times New Roman"/>
            <w:sz w:val="24"/>
            <w:szCs w:val="24"/>
            <w:u w:val="single"/>
            <w:rPrChange w:id="3350" w:author="SHAHZAIB KHAN" w:date="2026-10-07T20:45:00Z" w16du:dateUtc="2026-10-07T15:45:00Z">
              <w:rPr>
                <w:rFonts w:ascii="Times New Roman" w:eastAsia="Times New Roman" w:hAnsi="Times New Roman" w:cs="Times New Roman"/>
                <w:b/>
                <w:bCs/>
                <w:sz w:val="36"/>
                <w:szCs w:val="36"/>
                <w:u w:val="single"/>
              </w:rPr>
            </w:rPrChange>
          </w:rPr>
          <w:t xml:space="preserve"> placed</w:t>
        </w:r>
        <w:proofErr w:type="gramEnd"/>
        <w:r w:rsidRPr="002413B4">
          <w:rPr>
            <w:rFonts w:ascii="Times New Roman" w:eastAsia="Times New Roman" w:hAnsi="Times New Roman" w:cs="Times New Roman"/>
            <w:sz w:val="24"/>
            <w:szCs w:val="24"/>
            <w:u w:val="single"/>
            <w:rPrChange w:id="3351" w:author="SHAHZAIB KHAN" w:date="2026-10-07T20:45:00Z" w16du:dateUtc="2026-10-07T15:45:00Z">
              <w:rPr>
                <w:rFonts w:ascii="Times New Roman" w:eastAsia="Times New Roman" w:hAnsi="Times New Roman" w:cs="Times New Roman"/>
                <w:b/>
                <w:bCs/>
                <w:sz w:val="36"/>
                <w:szCs w:val="36"/>
                <w:u w:val="single"/>
              </w:rPr>
            </w:rPrChange>
          </w:rPr>
          <w:t xml:space="preserve"> order </w:t>
        </w:r>
        <w:proofErr w:type="gramStart"/>
        <w:r w:rsidRPr="002413B4">
          <w:rPr>
            <w:rFonts w:ascii="Times New Roman" w:eastAsia="Times New Roman" w:hAnsi="Times New Roman" w:cs="Times New Roman"/>
            <w:sz w:val="24"/>
            <w:szCs w:val="24"/>
            <w:u w:val="single"/>
            <w:rPrChange w:id="3352" w:author="SHAHZAIB KHAN" w:date="2026-10-07T20:45:00Z" w16du:dateUtc="2026-10-07T15:45:00Z">
              <w:rPr>
                <w:rFonts w:ascii="Times New Roman" w:eastAsia="Times New Roman" w:hAnsi="Times New Roman" w:cs="Times New Roman"/>
                <w:b/>
                <w:bCs/>
                <w:sz w:val="36"/>
                <w:szCs w:val="36"/>
                <w:u w:val="single"/>
              </w:rPr>
            </w:rPrChange>
          </w:rPr>
          <w:t>and  then</w:t>
        </w:r>
        <w:proofErr w:type="gramEnd"/>
        <w:r w:rsidRPr="002413B4">
          <w:rPr>
            <w:rFonts w:ascii="Times New Roman" w:eastAsia="Times New Roman" w:hAnsi="Times New Roman" w:cs="Times New Roman"/>
            <w:sz w:val="24"/>
            <w:szCs w:val="24"/>
            <w:u w:val="single"/>
            <w:rPrChange w:id="3353" w:author="SHAHZAIB KHAN" w:date="2026-10-07T20:45:00Z" w16du:dateUtc="2026-10-07T15:45:00Z">
              <w:rPr>
                <w:rFonts w:ascii="Times New Roman" w:eastAsia="Times New Roman" w:hAnsi="Times New Roman" w:cs="Times New Roman"/>
                <w:b/>
                <w:bCs/>
                <w:sz w:val="36"/>
                <w:szCs w:val="36"/>
                <w:u w:val="single"/>
              </w:rPr>
            </w:rPrChange>
          </w:rPr>
          <w:t xml:space="preserve"> select the make Payment option.</w:t>
        </w:r>
      </w:ins>
    </w:p>
    <w:p w14:paraId="773E8B19" w14:textId="77777777" w:rsidR="00C526BA" w:rsidRPr="002413B4" w:rsidRDefault="00C526BA" w:rsidP="00C526BA">
      <w:pPr>
        <w:numPr>
          <w:ilvl w:val="0"/>
          <w:numId w:val="48"/>
        </w:numPr>
        <w:spacing w:before="100" w:beforeAutospacing="1" w:after="100" w:afterAutospacing="1" w:line="240" w:lineRule="auto"/>
        <w:rPr>
          <w:ins w:id="3354" w:author="SHAHZAIB KHAN" w:date="2026-10-07T20:44:00Z"/>
          <w:rFonts w:ascii="Times New Roman" w:eastAsia="Times New Roman" w:hAnsi="Times New Roman" w:cs="Times New Roman"/>
          <w:sz w:val="24"/>
          <w:szCs w:val="24"/>
          <w:u w:val="single"/>
          <w:rPrChange w:id="3355" w:author="SHAHZAIB KHAN" w:date="2026-10-07T20:45:00Z" w16du:dateUtc="2026-10-07T15:45:00Z">
            <w:rPr>
              <w:ins w:id="3356" w:author="SHAHZAIB KHAN" w:date="2026-10-07T20:44:00Z"/>
              <w:rFonts w:ascii="Times New Roman" w:eastAsia="Times New Roman" w:hAnsi="Times New Roman" w:cs="Times New Roman"/>
              <w:b/>
              <w:bCs/>
              <w:sz w:val="36"/>
              <w:szCs w:val="36"/>
              <w:u w:val="single"/>
            </w:rPr>
          </w:rPrChange>
        </w:rPr>
      </w:pPr>
      <w:ins w:id="3357" w:author="SHAHZAIB KHAN" w:date="2026-10-07T20:44:00Z">
        <w:r w:rsidRPr="002413B4">
          <w:rPr>
            <w:rFonts w:ascii="Times New Roman" w:eastAsia="Times New Roman" w:hAnsi="Times New Roman" w:cs="Times New Roman"/>
            <w:sz w:val="24"/>
            <w:szCs w:val="24"/>
            <w:u w:val="single"/>
            <w:rPrChange w:id="3358" w:author="SHAHZAIB KHAN" w:date="2026-10-07T20:45:00Z" w16du:dateUtc="2026-10-07T15:45:00Z">
              <w:rPr>
                <w:rFonts w:ascii="Times New Roman" w:eastAsia="Times New Roman" w:hAnsi="Times New Roman" w:cs="Times New Roman"/>
                <w:b/>
                <w:bCs/>
                <w:sz w:val="36"/>
                <w:szCs w:val="36"/>
                <w:u w:val="single"/>
              </w:rPr>
            </w:rPrChange>
          </w:rPr>
          <w:t>The system shows the summary of the order with the Order ID and the total amount to pay.</w:t>
        </w:r>
      </w:ins>
    </w:p>
    <w:p w14:paraId="356B22C9" w14:textId="77777777" w:rsidR="00C526BA" w:rsidRPr="002413B4" w:rsidRDefault="00C526BA" w:rsidP="00C526BA">
      <w:pPr>
        <w:numPr>
          <w:ilvl w:val="0"/>
          <w:numId w:val="48"/>
        </w:numPr>
        <w:spacing w:before="100" w:beforeAutospacing="1" w:after="100" w:afterAutospacing="1" w:line="240" w:lineRule="auto"/>
        <w:rPr>
          <w:ins w:id="3359" w:author="SHAHZAIB KHAN" w:date="2026-10-07T20:44:00Z"/>
          <w:rFonts w:ascii="Times New Roman" w:eastAsia="Times New Roman" w:hAnsi="Times New Roman" w:cs="Times New Roman"/>
          <w:sz w:val="24"/>
          <w:szCs w:val="24"/>
          <w:u w:val="single"/>
          <w:rPrChange w:id="3360" w:author="SHAHZAIB KHAN" w:date="2026-10-07T20:45:00Z" w16du:dateUtc="2026-10-07T15:45:00Z">
            <w:rPr>
              <w:ins w:id="3361" w:author="SHAHZAIB KHAN" w:date="2026-10-07T20:44:00Z"/>
              <w:rFonts w:ascii="Times New Roman" w:eastAsia="Times New Roman" w:hAnsi="Times New Roman" w:cs="Times New Roman"/>
              <w:b/>
              <w:bCs/>
              <w:sz w:val="36"/>
              <w:szCs w:val="36"/>
              <w:u w:val="single"/>
            </w:rPr>
          </w:rPrChange>
        </w:rPr>
      </w:pPr>
      <w:ins w:id="3362" w:author="SHAHZAIB KHAN" w:date="2026-10-07T20:44:00Z">
        <w:r w:rsidRPr="002413B4">
          <w:rPr>
            <w:rFonts w:ascii="Times New Roman" w:eastAsia="Times New Roman" w:hAnsi="Times New Roman" w:cs="Times New Roman"/>
            <w:sz w:val="24"/>
            <w:szCs w:val="24"/>
            <w:u w:val="single"/>
            <w:rPrChange w:id="3363" w:author="SHAHZAIB KHAN" w:date="2026-10-07T20:45:00Z" w16du:dateUtc="2026-10-07T15:45:00Z">
              <w:rPr>
                <w:rFonts w:ascii="Times New Roman" w:eastAsia="Times New Roman" w:hAnsi="Times New Roman" w:cs="Times New Roman"/>
                <w:b/>
                <w:bCs/>
                <w:sz w:val="36"/>
                <w:szCs w:val="36"/>
                <w:u w:val="single"/>
              </w:rPr>
            </w:rPrChange>
          </w:rPr>
          <w:t>The system shows the available payment methods to the Customer to know which method the system is accepting.</w:t>
        </w:r>
      </w:ins>
    </w:p>
    <w:p w14:paraId="6A2257A7" w14:textId="77777777" w:rsidR="00C526BA" w:rsidRPr="002413B4" w:rsidRDefault="00C526BA" w:rsidP="00C526BA">
      <w:pPr>
        <w:numPr>
          <w:ilvl w:val="0"/>
          <w:numId w:val="48"/>
        </w:numPr>
        <w:spacing w:before="100" w:beforeAutospacing="1" w:after="100" w:afterAutospacing="1" w:line="240" w:lineRule="auto"/>
        <w:rPr>
          <w:ins w:id="3364" w:author="SHAHZAIB KHAN" w:date="2026-10-07T20:44:00Z"/>
          <w:rFonts w:ascii="Times New Roman" w:eastAsia="Times New Roman" w:hAnsi="Times New Roman" w:cs="Times New Roman"/>
          <w:sz w:val="24"/>
          <w:szCs w:val="24"/>
          <w:u w:val="single"/>
          <w:rPrChange w:id="3365" w:author="SHAHZAIB KHAN" w:date="2026-10-07T20:45:00Z" w16du:dateUtc="2026-10-07T15:45:00Z">
            <w:rPr>
              <w:ins w:id="3366" w:author="SHAHZAIB KHAN" w:date="2026-10-07T20:44:00Z"/>
              <w:rFonts w:ascii="Times New Roman" w:eastAsia="Times New Roman" w:hAnsi="Times New Roman" w:cs="Times New Roman"/>
              <w:b/>
              <w:bCs/>
              <w:sz w:val="36"/>
              <w:szCs w:val="36"/>
              <w:u w:val="single"/>
            </w:rPr>
          </w:rPrChange>
        </w:rPr>
      </w:pPr>
      <w:ins w:id="3367" w:author="SHAHZAIB KHAN" w:date="2026-10-07T20:44:00Z">
        <w:r w:rsidRPr="002413B4">
          <w:rPr>
            <w:rFonts w:ascii="Times New Roman" w:eastAsia="Times New Roman" w:hAnsi="Times New Roman" w:cs="Times New Roman"/>
            <w:sz w:val="24"/>
            <w:szCs w:val="24"/>
            <w:u w:val="single"/>
            <w:rPrChange w:id="3368" w:author="SHAHZAIB KHAN" w:date="2026-10-07T20:45:00Z" w16du:dateUtc="2026-10-07T15:45:00Z">
              <w:rPr>
                <w:rFonts w:ascii="Times New Roman" w:eastAsia="Times New Roman" w:hAnsi="Times New Roman" w:cs="Times New Roman"/>
                <w:b/>
                <w:bCs/>
                <w:sz w:val="36"/>
                <w:szCs w:val="36"/>
                <w:u w:val="single"/>
              </w:rPr>
            </w:rPrChange>
          </w:rPr>
          <w:t>The customer selects the one payment method.</w:t>
        </w:r>
      </w:ins>
    </w:p>
    <w:p w14:paraId="42898B51" w14:textId="77777777" w:rsidR="00C526BA" w:rsidRPr="002413B4" w:rsidRDefault="00C526BA" w:rsidP="00C526BA">
      <w:pPr>
        <w:numPr>
          <w:ilvl w:val="0"/>
          <w:numId w:val="48"/>
        </w:numPr>
        <w:spacing w:before="100" w:beforeAutospacing="1" w:after="100" w:afterAutospacing="1" w:line="240" w:lineRule="auto"/>
        <w:rPr>
          <w:ins w:id="3369" w:author="SHAHZAIB KHAN" w:date="2026-10-07T20:44:00Z"/>
          <w:rFonts w:ascii="Times New Roman" w:eastAsia="Times New Roman" w:hAnsi="Times New Roman" w:cs="Times New Roman"/>
          <w:sz w:val="24"/>
          <w:szCs w:val="24"/>
          <w:u w:val="single"/>
          <w:rPrChange w:id="3370" w:author="SHAHZAIB KHAN" w:date="2026-10-07T20:45:00Z" w16du:dateUtc="2026-10-07T15:45:00Z">
            <w:rPr>
              <w:ins w:id="3371" w:author="SHAHZAIB KHAN" w:date="2026-10-07T20:44:00Z"/>
              <w:rFonts w:ascii="Times New Roman" w:eastAsia="Times New Roman" w:hAnsi="Times New Roman" w:cs="Times New Roman"/>
              <w:b/>
              <w:bCs/>
              <w:sz w:val="36"/>
              <w:szCs w:val="36"/>
              <w:u w:val="single"/>
            </w:rPr>
          </w:rPrChange>
        </w:rPr>
      </w:pPr>
      <w:ins w:id="3372" w:author="SHAHZAIB KHAN" w:date="2026-10-07T20:44:00Z">
        <w:r w:rsidRPr="002413B4">
          <w:rPr>
            <w:rFonts w:ascii="Times New Roman" w:eastAsia="Times New Roman" w:hAnsi="Times New Roman" w:cs="Times New Roman"/>
            <w:sz w:val="24"/>
            <w:szCs w:val="24"/>
            <w:u w:val="single"/>
            <w:rPrChange w:id="3373" w:author="SHAHZAIB KHAN" w:date="2026-10-07T20:45:00Z" w16du:dateUtc="2026-10-07T15:45:00Z">
              <w:rPr>
                <w:rFonts w:ascii="Times New Roman" w:eastAsia="Times New Roman" w:hAnsi="Times New Roman" w:cs="Times New Roman"/>
                <w:b/>
                <w:bCs/>
                <w:sz w:val="36"/>
                <w:szCs w:val="36"/>
                <w:u w:val="single"/>
              </w:rPr>
            </w:rPrChange>
          </w:rPr>
          <w:t>The system asks for the payment details that match the selected method.</w:t>
        </w:r>
      </w:ins>
    </w:p>
    <w:p w14:paraId="31B2809D" w14:textId="77777777" w:rsidR="00C526BA" w:rsidRPr="002413B4" w:rsidRDefault="00C526BA" w:rsidP="00C526BA">
      <w:pPr>
        <w:numPr>
          <w:ilvl w:val="0"/>
          <w:numId w:val="48"/>
        </w:numPr>
        <w:spacing w:before="100" w:beforeAutospacing="1" w:after="100" w:afterAutospacing="1" w:line="240" w:lineRule="auto"/>
        <w:rPr>
          <w:ins w:id="3374" w:author="SHAHZAIB KHAN" w:date="2026-10-07T20:44:00Z"/>
          <w:rFonts w:ascii="Times New Roman" w:eastAsia="Times New Roman" w:hAnsi="Times New Roman" w:cs="Times New Roman"/>
          <w:sz w:val="24"/>
          <w:szCs w:val="24"/>
          <w:u w:val="single"/>
          <w:rPrChange w:id="3375" w:author="SHAHZAIB KHAN" w:date="2026-10-07T20:45:00Z" w16du:dateUtc="2026-10-07T15:45:00Z">
            <w:rPr>
              <w:ins w:id="3376" w:author="SHAHZAIB KHAN" w:date="2026-10-07T20:44:00Z"/>
              <w:rFonts w:ascii="Times New Roman" w:eastAsia="Times New Roman" w:hAnsi="Times New Roman" w:cs="Times New Roman"/>
              <w:b/>
              <w:bCs/>
              <w:sz w:val="36"/>
              <w:szCs w:val="36"/>
              <w:u w:val="single"/>
            </w:rPr>
          </w:rPrChange>
        </w:rPr>
      </w:pPr>
      <w:ins w:id="3377" w:author="SHAHZAIB KHAN" w:date="2026-10-07T20:44:00Z">
        <w:r w:rsidRPr="002413B4">
          <w:rPr>
            <w:rFonts w:ascii="Times New Roman" w:eastAsia="Times New Roman" w:hAnsi="Times New Roman" w:cs="Times New Roman"/>
            <w:sz w:val="24"/>
            <w:szCs w:val="24"/>
            <w:u w:val="single"/>
            <w:rPrChange w:id="3378" w:author="SHAHZAIB KHAN" w:date="2026-10-07T20:45:00Z" w16du:dateUtc="2026-10-07T15:45:00Z">
              <w:rPr>
                <w:rFonts w:ascii="Times New Roman" w:eastAsia="Times New Roman" w:hAnsi="Times New Roman" w:cs="Times New Roman"/>
                <w:b/>
                <w:bCs/>
                <w:sz w:val="36"/>
                <w:szCs w:val="36"/>
                <w:u w:val="single"/>
              </w:rPr>
            </w:rPrChange>
          </w:rPr>
          <w:t>The Customer enters the payment details and submits them.</w:t>
        </w:r>
      </w:ins>
    </w:p>
    <w:p w14:paraId="27FCC6E0" w14:textId="77777777" w:rsidR="00C526BA" w:rsidRPr="002413B4" w:rsidRDefault="00C526BA" w:rsidP="00C526BA">
      <w:pPr>
        <w:numPr>
          <w:ilvl w:val="0"/>
          <w:numId w:val="48"/>
        </w:numPr>
        <w:spacing w:before="100" w:beforeAutospacing="1" w:after="100" w:afterAutospacing="1" w:line="240" w:lineRule="auto"/>
        <w:rPr>
          <w:ins w:id="3379" w:author="SHAHZAIB KHAN" w:date="2026-10-07T20:44:00Z"/>
          <w:rFonts w:ascii="Times New Roman" w:eastAsia="Times New Roman" w:hAnsi="Times New Roman" w:cs="Times New Roman"/>
          <w:sz w:val="24"/>
          <w:szCs w:val="24"/>
          <w:u w:val="single"/>
          <w:rPrChange w:id="3380" w:author="SHAHZAIB KHAN" w:date="2026-10-07T20:45:00Z" w16du:dateUtc="2026-10-07T15:45:00Z">
            <w:rPr>
              <w:ins w:id="3381" w:author="SHAHZAIB KHAN" w:date="2026-10-07T20:44:00Z"/>
              <w:rFonts w:ascii="Times New Roman" w:eastAsia="Times New Roman" w:hAnsi="Times New Roman" w:cs="Times New Roman"/>
              <w:b/>
              <w:bCs/>
              <w:sz w:val="36"/>
              <w:szCs w:val="36"/>
              <w:u w:val="single"/>
            </w:rPr>
          </w:rPrChange>
        </w:rPr>
      </w:pPr>
      <w:ins w:id="3382" w:author="SHAHZAIB KHAN" w:date="2026-10-07T20:44:00Z">
        <w:r w:rsidRPr="002413B4">
          <w:rPr>
            <w:rFonts w:ascii="Times New Roman" w:eastAsia="Times New Roman" w:hAnsi="Times New Roman" w:cs="Times New Roman"/>
            <w:sz w:val="24"/>
            <w:szCs w:val="24"/>
            <w:u w:val="single"/>
            <w:rPrChange w:id="3383" w:author="SHAHZAIB KHAN" w:date="2026-10-07T20:45:00Z" w16du:dateUtc="2026-10-07T15:45:00Z">
              <w:rPr>
                <w:rFonts w:ascii="Times New Roman" w:eastAsia="Times New Roman" w:hAnsi="Times New Roman" w:cs="Times New Roman"/>
                <w:b/>
                <w:bCs/>
                <w:sz w:val="36"/>
                <w:szCs w:val="36"/>
                <w:u w:val="single"/>
              </w:rPr>
            </w:rPrChange>
          </w:rPr>
          <w:t xml:space="preserve">The system then checks that the payment details are correct and </w:t>
        </w:r>
        <w:proofErr w:type="gramStart"/>
        <w:r w:rsidRPr="002413B4">
          <w:rPr>
            <w:rFonts w:ascii="Times New Roman" w:eastAsia="Times New Roman" w:hAnsi="Times New Roman" w:cs="Times New Roman"/>
            <w:sz w:val="24"/>
            <w:szCs w:val="24"/>
            <w:u w:val="single"/>
            <w:rPrChange w:id="3384" w:author="SHAHZAIB KHAN" w:date="2026-10-07T20:45:00Z" w16du:dateUtc="2026-10-07T15:45:00Z">
              <w:rPr>
                <w:rFonts w:ascii="Times New Roman" w:eastAsia="Times New Roman" w:hAnsi="Times New Roman" w:cs="Times New Roman"/>
                <w:b/>
                <w:bCs/>
                <w:sz w:val="36"/>
                <w:szCs w:val="36"/>
                <w:u w:val="single"/>
              </w:rPr>
            </w:rPrChange>
          </w:rPr>
          <w:t>complete..</w:t>
        </w:r>
        <w:proofErr w:type="gramEnd"/>
      </w:ins>
    </w:p>
    <w:p w14:paraId="27664FED" w14:textId="77777777" w:rsidR="00C526BA" w:rsidRPr="002413B4" w:rsidRDefault="00C526BA" w:rsidP="00C526BA">
      <w:pPr>
        <w:numPr>
          <w:ilvl w:val="0"/>
          <w:numId w:val="48"/>
        </w:numPr>
        <w:spacing w:before="100" w:beforeAutospacing="1" w:after="100" w:afterAutospacing="1" w:line="240" w:lineRule="auto"/>
        <w:rPr>
          <w:ins w:id="3385" w:author="SHAHZAIB KHAN" w:date="2026-10-07T20:44:00Z"/>
          <w:rFonts w:ascii="Times New Roman" w:eastAsia="Times New Roman" w:hAnsi="Times New Roman" w:cs="Times New Roman"/>
          <w:sz w:val="24"/>
          <w:szCs w:val="24"/>
          <w:u w:val="single"/>
          <w:rPrChange w:id="3386" w:author="SHAHZAIB KHAN" w:date="2026-10-07T20:45:00Z" w16du:dateUtc="2026-10-07T15:45:00Z">
            <w:rPr>
              <w:ins w:id="3387" w:author="SHAHZAIB KHAN" w:date="2026-10-07T20:44:00Z"/>
              <w:rFonts w:ascii="Times New Roman" w:eastAsia="Times New Roman" w:hAnsi="Times New Roman" w:cs="Times New Roman"/>
              <w:b/>
              <w:bCs/>
              <w:sz w:val="36"/>
              <w:szCs w:val="36"/>
              <w:u w:val="single"/>
            </w:rPr>
          </w:rPrChange>
        </w:rPr>
      </w:pPr>
      <w:ins w:id="3388" w:author="SHAHZAIB KHAN" w:date="2026-10-07T20:44:00Z">
        <w:r w:rsidRPr="002413B4">
          <w:rPr>
            <w:rFonts w:ascii="Times New Roman" w:eastAsia="Times New Roman" w:hAnsi="Times New Roman" w:cs="Times New Roman"/>
            <w:sz w:val="24"/>
            <w:szCs w:val="24"/>
            <w:u w:val="single"/>
            <w:rPrChange w:id="3389" w:author="SHAHZAIB KHAN" w:date="2026-10-07T20:45:00Z" w16du:dateUtc="2026-10-07T15:45:00Z">
              <w:rPr>
                <w:rFonts w:ascii="Times New Roman" w:eastAsia="Times New Roman" w:hAnsi="Times New Roman" w:cs="Times New Roman"/>
                <w:b/>
                <w:bCs/>
                <w:sz w:val="36"/>
                <w:szCs w:val="36"/>
                <w:u w:val="single"/>
              </w:rPr>
            </w:rPrChange>
          </w:rPr>
          <w:t xml:space="preserve">The system accepts the payment and </w:t>
        </w:r>
        <w:proofErr w:type="gramStart"/>
        <w:r w:rsidRPr="002413B4">
          <w:rPr>
            <w:rFonts w:ascii="Times New Roman" w:eastAsia="Times New Roman" w:hAnsi="Times New Roman" w:cs="Times New Roman"/>
            <w:sz w:val="24"/>
            <w:szCs w:val="24"/>
            <w:u w:val="single"/>
            <w:rPrChange w:id="3390" w:author="SHAHZAIB KHAN" w:date="2026-10-07T20:45:00Z" w16du:dateUtc="2026-10-07T15:45:00Z">
              <w:rPr>
                <w:rFonts w:ascii="Times New Roman" w:eastAsia="Times New Roman" w:hAnsi="Times New Roman" w:cs="Times New Roman"/>
                <w:b/>
                <w:bCs/>
                <w:sz w:val="36"/>
                <w:szCs w:val="36"/>
                <w:u w:val="single"/>
              </w:rPr>
            </w:rPrChange>
          </w:rPr>
          <w:t>also  saves</w:t>
        </w:r>
        <w:proofErr w:type="gramEnd"/>
        <w:r w:rsidRPr="002413B4">
          <w:rPr>
            <w:rFonts w:ascii="Times New Roman" w:eastAsia="Times New Roman" w:hAnsi="Times New Roman" w:cs="Times New Roman"/>
            <w:sz w:val="24"/>
            <w:szCs w:val="24"/>
            <w:u w:val="single"/>
            <w:rPrChange w:id="3391" w:author="SHAHZAIB KHAN" w:date="2026-10-07T20:45:00Z" w16du:dateUtc="2026-10-07T15:45:00Z">
              <w:rPr>
                <w:rFonts w:ascii="Times New Roman" w:eastAsia="Times New Roman" w:hAnsi="Times New Roman" w:cs="Times New Roman"/>
                <w:b/>
                <w:bCs/>
                <w:sz w:val="36"/>
                <w:szCs w:val="36"/>
                <w:u w:val="single"/>
              </w:rPr>
            </w:rPrChange>
          </w:rPr>
          <w:t xml:space="preserve"> the payment record in the database of the system for the proof of the payment that record is successfully </w:t>
        </w:r>
        <w:proofErr w:type="gramStart"/>
        <w:r w:rsidRPr="002413B4">
          <w:rPr>
            <w:rFonts w:ascii="Times New Roman" w:eastAsia="Times New Roman" w:hAnsi="Times New Roman" w:cs="Times New Roman"/>
            <w:sz w:val="24"/>
            <w:szCs w:val="24"/>
            <w:u w:val="single"/>
            <w:rPrChange w:id="3392" w:author="SHAHZAIB KHAN" w:date="2026-10-07T20:45:00Z" w16du:dateUtc="2026-10-07T15:45:00Z">
              <w:rPr>
                <w:rFonts w:ascii="Times New Roman" w:eastAsia="Times New Roman" w:hAnsi="Times New Roman" w:cs="Times New Roman"/>
                <w:b/>
                <w:bCs/>
                <w:sz w:val="36"/>
                <w:szCs w:val="36"/>
                <w:u w:val="single"/>
              </w:rPr>
            </w:rPrChange>
          </w:rPr>
          <w:t>saved  .</w:t>
        </w:r>
        <w:proofErr w:type="gramEnd"/>
      </w:ins>
    </w:p>
    <w:p w14:paraId="1B14F4B1" w14:textId="77777777" w:rsidR="00C526BA" w:rsidRPr="002413B4" w:rsidRDefault="00C526BA" w:rsidP="00C526BA">
      <w:pPr>
        <w:numPr>
          <w:ilvl w:val="0"/>
          <w:numId w:val="48"/>
        </w:numPr>
        <w:spacing w:before="100" w:beforeAutospacing="1" w:after="100" w:afterAutospacing="1" w:line="240" w:lineRule="auto"/>
        <w:rPr>
          <w:ins w:id="3393" w:author="SHAHZAIB KHAN" w:date="2026-10-07T20:44:00Z"/>
          <w:rFonts w:ascii="Times New Roman" w:eastAsia="Times New Roman" w:hAnsi="Times New Roman" w:cs="Times New Roman"/>
          <w:sz w:val="24"/>
          <w:szCs w:val="24"/>
          <w:u w:val="single"/>
          <w:rPrChange w:id="3394" w:author="SHAHZAIB KHAN" w:date="2026-10-07T20:45:00Z" w16du:dateUtc="2026-10-07T15:45:00Z">
            <w:rPr>
              <w:ins w:id="3395" w:author="SHAHZAIB KHAN" w:date="2026-10-07T20:44:00Z"/>
              <w:rFonts w:ascii="Times New Roman" w:eastAsia="Times New Roman" w:hAnsi="Times New Roman" w:cs="Times New Roman"/>
              <w:b/>
              <w:bCs/>
              <w:sz w:val="36"/>
              <w:szCs w:val="36"/>
              <w:u w:val="single"/>
            </w:rPr>
          </w:rPrChange>
        </w:rPr>
      </w:pPr>
      <w:ins w:id="3396" w:author="SHAHZAIB KHAN" w:date="2026-10-07T20:44:00Z">
        <w:r w:rsidRPr="002413B4">
          <w:rPr>
            <w:rFonts w:ascii="Times New Roman" w:eastAsia="Times New Roman" w:hAnsi="Times New Roman" w:cs="Times New Roman"/>
            <w:sz w:val="24"/>
            <w:szCs w:val="24"/>
            <w:u w:val="single"/>
            <w:rPrChange w:id="3397" w:author="SHAHZAIB KHAN" w:date="2026-10-07T20:45:00Z" w16du:dateUtc="2026-10-07T15:45:00Z">
              <w:rPr>
                <w:rFonts w:ascii="Times New Roman" w:eastAsia="Times New Roman" w:hAnsi="Times New Roman" w:cs="Times New Roman"/>
                <w:b/>
                <w:bCs/>
                <w:sz w:val="36"/>
                <w:szCs w:val="36"/>
                <w:u w:val="single"/>
              </w:rPr>
            </w:rPrChange>
          </w:rPr>
          <w:t xml:space="preserve">The system assigns a salesman to the order for delivery </w:t>
        </w:r>
        <w:proofErr w:type="gramStart"/>
        <w:r w:rsidRPr="002413B4">
          <w:rPr>
            <w:rFonts w:ascii="Times New Roman" w:eastAsia="Times New Roman" w:hAnsi="Times New Roman" w:cs="Times New Roman"/>
            <w:sz w:val="24"/>
            <w:szCs w:val="24"/>
            <w:u w:val="single"/>
            <w:rPrChange w:id="3398" w:author="SHAHZAIB KHAN" w:date="2026-10-07T20:45:00Z" w16du:dateUtc="2026-10-07T15:45:00Z">
              <w:rPr>
                <w:rFonts w:ascii="Times New Roman" w:eastAsia="Times New Roman" w:hAnsi="Times New Roman" w:cs="Times New Roman"/>
                <w:b/>
                <w:bCs/>
                <w:sz w:val="36"/>
                <w:szCs w:val="36"/>
                <w:u w:val="single"/>
              </w:rPr>
            </w:rPrChange>
          </w:rPr>
          <w:t>Assign .</w:t>
        </w:r>
        <w:proofErr w:type="gramEnd"/>
      </w:ins>
    </w:p>
    <w:p w14:paraId="0DFBE99E" w14:textId="77777777" w:rsidR="00C526BA" w:rsidRPr="002413B4" w:rsidRDefault="00C526BA" w:rsidP="00C526BA">
      <w:pPr>
        <w:numPr>
          <w:ilvl w:val="0"/>
          <w:numId w:val="48"/>
        </w:numPr>
        <w:spacing w:before="100" w:beforeAutospacing="1" w:after="100" w:afterAutospacing="1" w:line="240" w:lineRule="auto"/>
        <w:rPr>
          <w:ins w:id="3399" w:author="SHAHZAIB KHAN" w:date="2026-10-07T20:44:00Z"/>
          <w:rFonts w:ascii="Times New Roman" w:eastAsia="Times New Roman" w:hAnsi="Times New Roman" w:cs="Times New Roman"/>
          <w:sz w:val="24"/>
          <w:szCs w:val="24"/>
          <w:u w:val="single"/>
          <w:rPrChange w:id="3400" w:author="SHAHZAIB KHAN" w:date="2026-10-07T20:45:00Z" w16du:dateUtc="2026-10-07T15:45:00Z">
            <w:rPr>
              <w:ins w:id="3401" w:author="SHAHZAIB KHAN" w:date="2026-10-07T20:44:00Z"/>
              <w:rFonts w:ascii="Times New Roman" w:eastAsia="Times New Roman" w:hAnsi="Times New Roman" w:cs="Times New Roman"/>
              <w:b/>
              <w:bCs/>
              <w:sz w:val="36"/>
              <w:szCs w:val="36"/>
              <w:u w:val="single"/>
            </w:rPr>
          </w:rPrChange>
        </w:rPr>
      </w:pPr>
      <w:ins w:id="3402" w:author="SHAHZAIB KHAN" w:date="2026-10-07T20:44:00Z">
        <w:r w:rsidRPr="002413B4">
          <w:rPr>
            <w:rFonts w:ascii="Times New Roman" w:eastAsia="Times New Roman" w:hAnsi="Times New Roman" w:cs="Times New Roman"/>
            <w:sz w:val="24"/>
            <w:szCs w:val="24"/>
            <w:u w:val="single"/>
            <w:rPrChange w:id="3403" w:author="SHAHZAIB KHAN" w:date="2026-10-07T20:45:00Z" w16du:dateUtc="2026-10-07T15:45:00Z">
              <w:rPr>
                <w:rFonts w:ascii="Times New Roman" w:eastAsia="Times New Roman" w:hAnsi="Times New Roman" w:cs="Times New Roman"/>
                <w:b/>
                <w:bCs/>
                <w:sz w:val="36"/>
                <w:szCs w:val="36"/>
                <w:u w:val="single"/>
              </w:rPr>
            </w:rPrChange>
          </w:rPr>
          <w:t>The system   shows the Payment ID, Payment Status, and Receipt Number to the Customer, and informs the salesman about the order.</w:t>
        </w:r>
      </w:ins>
    </w:p>
    <w:p w14:paraId="143E1889" w14:textId="77777777" w:rsidR="00C526BA" w:rsidRPr="002413B4" w:rsidRDefault="00C526BA" w:rsidP="00C526BA">
      <w:pPr>
        <w:spacing w:before="100" w:beforeAutospacing="1" w:after="100" w:afterAutospacing="1" w:line="240" w:lineRule="auto"/>
        <w:ind w:left="720"/>
        <w:rPr>
          <w:ins w:id="3404" w:author="SHAHZAIB KHAN" w:date="2026-10-07T20:44:00Z"/>
          <w:rFonts w:ascii="Times New Roman" w:eastAsia="Times New Roman" w:hAnsi="Times New Roman" w:cs="Times New Roman"/>
          <w:sz w:val="24"/>
          <w:szCs w:val="24"/>
          <w:u w:val="single"/>
          <w:rPrChange w:id="3405" w:author="SHAHZAIB KHAN" w:date="2026-10-07T20:45:00Z" w16du:dateUtc="2026-10-07T15:45:00Z">
            <w:rPr>
              <w:ins w:id="3406" w:author="SHAHZAIB KHAN" w:date="2026-10-07T20:44:00Z"/>
              <w:rFonts w:ascii="Times New Roman" w:eastAsia="Times New Roman" w:hAnsi="Times New Roman" w:cs="Times New Roman"/>
              <w:b/>
              <w:bCs/>
              <w:sz w:val="36"/>
              <w:szCs w:val="36"/>
              <w:u w:val="single"/>
            </w:rPr>
          </w:rPrChange>
        </w:rPr>
      </w:pPr>
      <w:ins w:id="3407" w:author="SHAHZAIB KHAN" w:date="2026-10-07T20:44:00Z">
        <w:r w:rsidRPr="002413B4">
          <w:rPr>
            <w:rFonts w:ascii="Times New Roman" w:eastAsia="Times New Roman" w:hAnsi="Times New Roman" w:cs="Times New Roman"/>
            <w:sz w:val="24"/>
            <w:szCs w:val="24"/>
            <w:u w:val="single"/>
            <w:rPrChange w:id="3408" w:author="SHAHZAIB KHAN" w:date="2026-10-07T20:45:00Z" w16du:dateUtc="2026-10-07T15:45:00Z">
              <w:rPr>
                <w:rFonts w:ascii="Times New Roman" w:eastAsia="Times New Roman" w:hAnsi="Times New Roman" w:cs="Times New Roman"/>
                <w:b/>
                <w:bCs/>
                <w:sz w:val="36"/>
                <w:szCs w:val="36"/>
                <w:u w:val="single"/>
              </w:rPr>
            </w:rPrChange>
          </w:rPr>
          <w:t xml:space="preserve">4. Alternative </w:t>
        </w:r>
      </w:ins>
    </w:p>
    <w:p w14:paraId="2D3FF3D9" w14:textId="77777777" w:rsidR="00C526BA" w:rsidRPr="002413B4" w:rsidRDefault="00C526BA" w:rsidP="00C526BA">
      <w:pPr>
        <w:spacing w:before="100" w:beforeAutospacing="1" w:after="100" w:afterAutospacing="1" w:line="240" w:lineRule="auto"/>
        <w:ind w:left="720"/>
        <w:rPr>
          <w:ins w:id="3409" w:author="SHAHZAIB KHAN" w:date="2026-10-07T20:44:00Z"/>
          <w:rFonts w:ascii="Times New Roman" w:eastAsia="Times New Roman" w:hAnsi="Times New Roman" w:cs="Times New Roman"/>
          <w:sz w:val="24"/>
          <w:szCs w:val="24"/>
          <w:u w:val="single"/>
          <w:rPrChange w:id="3410" w:author="SHAHZAIB KHAN" w:date="2026-10-07T20:45:00Z" w16du:dateUtc="2026-10-07T15:45:00Z">
            <w:rPr>
              <w:ins w:id="3411" w:author="SHAHZAIB KHAN" w:date="2026-10-07T20:44:00Z"/>
              <w:rFonts w:ascii="Times New Roman" w:eastAsia="Times New Roman" w:hAnsi="Times New Roman" w:cs="Times New Roman"/>
              <w:b/>
              <w:bCs/>
              <w:sz w:val="36"/>
              <w:szCs w:val="36"/>
              <w:u w:val="single"/>
            </w:rPr>
          </w:rPrChange>
        </w:rPr>
      </w:pPr>
      <w:ins w:id="3412" w:author="SHAHZAIB KHAN" w:date="2026-10-07T20:44:00Z">
        <w:r w:rsidRPr="002413B4">
          <w:rPr>
            <w:rFonts w:ascii="Times New Roman" w:eastAsia="Times New Roman" w:hAnsi="Times New Roman" w:cs="Times New Roman"/>
            <w:sz w:val="24"/>
            <w:szCs w:val="24"/>
            <w:u w:val="single"/>
            <w:rPrChange w:id="3413" w:author="SHAHZAIB KHAN" w:date="2026-10-07T20:45:00Z" w16du:dateUtc="2026-10-07T15:45:00Z">
              <w:rPr>
                <w:rFonts w:ascii="Times New Roman" w:eastAsia="Times New Roman" w:hAnsi="Times New Roman" w:cs="Times New Roman"/>
                <w:b/>
                <w:bCs/>
                <w:sz w:val="36"/>
                <w:szCs w:val="36"/>
                <w:u w:val="single"/>
              </w:rPr>
            </w:rPrChange>
          </w:rPr>
          <w:t>4.1. Invalid Payment Details</w:t>
        </w:r>
      </w:ins>
    </w:p>
    <w:p w14:paraId="097A8887" w14:textId="77777777" w:rsidR="00C526BA" w:rsidRPr="002413B4" w:rsidRDefault="00C526BA" w:rsidP="00C526BA">
      <w:pPr>
        <w:numPr>
          <w:ilvl w:val="0"/>
          <w:numId w:val="49"/>
        </w:numPr>
        <w:spacing w:before="100" w:beforeAutospacing="1" w:after="100" w:afterAutospacing="1" w:line="240" w:lineRule="auto"/>
        <w:rPr>
          <w:ins w:id="3414" w:author="SHAHZAIB KHAN" w:date="2026-10-07T20:44:00Z"/>
          <w:rFonts w:ascii="Times New Roman" w:eastAsia="Times New Roman" w:hAnsi="Times New Roman" w:cs="Times New Roman"/>
          <w:sz w:val="24"/>
          <w:szCs w:val="24"/>
          <w:u w:val="single"/>
          <w:rPrChange w:id="3415" w:author="SHAHZAIB KHAN" w:date="2026-10-07T20:45:00Z" w16du:dateUtc="2026-10-07T15:45:00Z">
            <w:rPr>
              <w:ins w:id="3416" w:author="SHAHZAIB KHAN" w:date="2026-10-07T20:44:00Z"/>
              <w:rFonts w:ascii="Times New Roman" w:eastAsia="Times New Roman" w:hAnsi="Times New Roman" w:cs="Times New Roman"/>
              <w:b/>
              <w:bCs/>
              <w:sz w:val="36"/>
              <w:szCs w:val="36"/>
              <w:u w:val="single"/>
            </w:rPr>
          </w:rPrChange>
        </w:rPr>
      </w:pPr>
      <w:ins w:id="3417" w:author="SHAHZAIB KHAN" w:date="2026-10-07T20:44:00Z">
        <w:r w:rsidRPr="002413B4">
          <w:rPr>
            <w:rFonts w:ascii="Times New Roman" w:eastAsia="Times New Roman" w:hAnsi="Times New Roman" w:cs="Times New Roman"/>
            <w:sz w:val="24"/>
            <w:szCs w:val="24"/>
            <w:u w:val="single"/>
            <w:rPrChange w:id="3418" w:author="SHAHZAIB KHAN" w:date="2026-10-07T20:45:00Z" w16du:dateUtc="2026-10-07T15:45:00Z">
              <w:rPr>
                <w:rFonts w:ascii="Times New Roman" w:eastAsia="Times New Roman" w:hAnsi="Times New Roman" w:cs="Times New Roman"/>
                <w:b/>
                <w:bCs/>
                <w:sz w:val="36"/>
                <w:szCs w:val="36"/>
                <w:u w:val="single"/>
              </w:rPr>
            </w:rPrChange>
          </w:rPr>
          <w:t xml:space="preserve">At the step 7 of the main success scenario, the system must </w:t>
        </w:r>
        <w:proofErr w:type="gramStart"/>
        <w:r w:rsidRPr="002413B4">
          <w:rPr>
            <w:rFonts w:ascii="Times New Roman" w:eastAsia="Times New Roman" w:hAnsi="Times New Roman" w:cs="Times New Roman"/>
            <w:sz w:val="24"/>
            <w:szCs w:val="24"/>
            <w:u w:val="single"/>
            <w:rPrChange w:id="3419" w:author="SHAHZAIB KHAN" w:date="2026-10-07T20:45:00Z" w16du:dateUtc="2026-10-07T15:45:00Z">
              <w:rPr>
                <w:rFonts w:ascii="Times New Roman" w:eastAsia="Times New Roman" w:hAnsi="Times New Roman" w:cs="Times New Roman"/>
                <w:b/>
                <w:bCs/>
                <w:sz w:val="36"/>
                <w:szCs w:val="36"/>
                <w:u w:val="single"/>
              </w:rPr>
            </w:rPrChange>
          </w:rPr>
          <w:t>checks</w:t>
        </w:r>
        <w:proofErr w:type="gramEnd"/>
        <w:r w:rsidRPr="002413B4">
          <w:rPr>
            <w:rFonts w:ascii="Times New Roman" w:eastAsia="Times New Roman" w:hAnsi="Times New Roman" w:cs="Times New Roman"/>
            <w:sz w:val="24"/>
            <w:szCs w:val="24"/>
            <w:u w:val="single"/>
            <w:rPrChange w:id="3420" w:author="SHAHZAIB KHAN" w:date="2026-10-07T20:45:00Z" w16du:dateUtc="2026-10-07T15:45:00Z">
              <w:rPr>
                <w:rFonts w:ascii="Times New Roman" w:eastAsia="Times New Roman" w:hAnsi="Times New Roman" w:cs="Times New Roman"/>
                <w:b/>
                <w:bCs/>
                <w:sz w:val="36"/>
                <w:szCs w:val="36"/>
                <w:u w:val="single"/>
              </w:rPr>
            </w:rPrChange>
          </w:rPr>
          <w:t xml:space="preserve"> the payment details that is entered by the Customer.</w:t>
        </w:r>
      </w:ins>
    </w:p>
    <w:p w14:paraId="3CD45B77" w14:textId="77777777" w:rsidR="00C526BA" w:rsidRPr="002413B4" w:rsidRDefault="00C526BA" w:rsidP="00C526BA">
      <w:pPr>
        <w:numPr>
          <w:ilvl w:val="0"/>
          <w:numId w:val="49"/>
        </w:numPr>
        <w:spacing w:before="100" w:beforeAutospacing="1" w:after="100" w:afterAutospacing="1" w:line="240" w:lineRule="auto"/>
        <w:rPr>
          <w:ins w:id="3421" w:author="SHAHZAIB KHAN" w:date="2026-10-07T20:44:00Z"/>
          <w:rFonts w:ascii="Times New Roman" w:eastAsia="Times New Roman" w:hAnsi="Times New Roman" w:cs="Times New Roman"/>
          <w:sz w:val="24"/>
          <w:szCs w:val="24"/>
          <w:u w:val="single"/>
          <w:rPrChange w:id="3422" w:author="SHAHZAIB KHAN" w:date="2026-10-07T20:45:00Z" w16du:dateUtc="2026-10-07T15:45:00Z">
            <w:rPr>
              <w:ins w:id="3423" w:author="SHAHZAIB KHAN" w:date="2026-10-07T20:44:00Z"/>
              <w:rFonts w:ascii="Times New Roman" w:eastAsia="Times New Roman" w:hAnsi="Times New Roman" w:cs="Times New Roman"/>
              <w:b/>
              <w:bCs/>
              <w:sz w:val="36"/>
              <w:szCs w:val="36"/>
              <w:u w:val="single"/>
            </w:rPr>
          </w:rPrChange>
        </w:rPr>
      </w:pPr>
      <w:ins w:id="3424" w:author="SHAHZAIB KHAN" w:date="2026-10-07T20:44:00Z">
        <w:r w:rsidRPr="002413B4">
          <w:rPr>
            <w:rFonts w:ascii="Times New Roman" w:eastAsia="Times New Roman" w:hAnsi="Times New Roman" w:cs="Times New Roman"/>
            <w:sz w:val="24"/>
            <w:szCs w:val="24"/>
            <w:u w:val="single"/>
            <w:rPrChange w:id="3425" w:author="SHAHZAIB KHAN" w:date="2026-10-07T20:45:00Z" w16du:dateUtc="2026-10-07T15:45:00Z">
              <w:rPr>
                <w:rFonts w:ascii="Times New Roman" w:eastAsia="Times New Roman" w:hAnsi="Times New Roman" w:cs="Times New Roman"/>
                <w:b/>
                <w:bCs/>
                <w:sz w:val="36"/>
                <w:szCs w:val="36"/>
                <w:u w:val="single"/>
              </w:rPr>
            </w:rPrChange>
          </w:rPr>
          <w:t xml:space="preserve">The system finds that </w:t>
        </w:r>
        <w:proofErr w:type="gramStart"/>
        <w:r w:rsidRPr="002413B4">
          <w:rPr>
            <w:rFonts w:ascii="Times New Roman" w:eastAsia="Times New Roman" w:hAnsi="Times New Roman" w:cs="Times New Roman"/>
            <w:sz w:val="24"/>
            <w:szCs w:val="24"/>
            <w:u w:val="single"/>
            <w:rPrChange w:id="3426" w:author="SHAHZAIB KHAN" w:date="2026-10-07T20:45:00Z" w16du:dateUtc="2026-10-07T15:45:00Z">
              <w:rPr>
                <w:rFonts w:ascii="Times New Roman" w:eastAsia="Times New Roman" w:hAnsi="Times New Roman" w:cs="Times New Roman"/>
                <w:b/>
                <w:bCs/>
                <w:sz w:val="36"/>
                <w:szCs w:val="36"/>
                <w:u w:val="single"/>
              </w:rPr>
            </w:rPrChange>
          </w:rPr>
          <w:t>the  some</w:t>
        </w:r>
        <w:proofErr w:type="gramEnd"/>
        <w:r w:rsidRPr="002413B4">
          <w:rPr>
            <w:rFonts w:ascii="Times New Roman" w:eastAsia="Times New Roman" w:hAnsi="Times New Roman" w:cs="Times New Roman"/>
            <w:sz w:val="24"/>
            <w:szCs w:val="24"/>
            <w:u w:val="single"/>
            <w:rPrChange w:id="3427" w:author="SHAHZAIB KHAN" w:date="2026-10-07T20:45:00Z" w16du:dateUtc="2026-10-07T15:45:00Z">
              <w:rPr>
                <w:rFonts w:ascii="Times New Roman" w:eastAsia="Times New Roman" w:hAnsi="Times New Roman" w:cs="Times New Roman"/>
                <w:b/>
                <w:bCs/>
                <w:sz w:val="36"/>
                <w:szCs w:val="36"/>
                <w:u w:val="single"/>
              </w:rPr>
            </w:rPrChange>
          </w:rPr>
          <w:t xml:space="preserve"> detail is wrong or </w:t>
        </w:r>
        <w:proofErr w:type="gramStart"/>
        <w:r w:rsidRPr="002413B4">
          <w:rPr>
            <w:rFonts w:ascii="Times New Roman" w:eastAsia="Times New Roman" w:hAnsi="Times New Roman" w:cs="Times New Roman"/>
            <w:sz w:val="24"/>
            <w:szCs w:val="24"/>
            <w:u w:val="single"/>
            <w:rPrChange w:id="3428" w:author="SHAHZAIB KHAN" w:date="2026-10-07T20:45:00Z" w16du:dateUtc="2026-10-07T15:45:00Z">
              <w:rPr>
                <w:rFonts w:ascii="Times New Roman" w:eastAsia="Times New Roman" w:hAnsi="Times New Roman" w:cs="Times New Roman"/>
                <w:b/>
                <w:bCs/>
                <w:sz w:val="36"/>
                <w:szCs w:val="36"/>
                <w:u w:val="single"/>
              </w:rPr>
            </w:rPrChange>
          </w:rPr>
          <w:t>the some</w:t>
        </w:r>
        <w:proofErr w:type="gramEnd"/>
        <w:r w:rsidRPr="002413B4">
          <w:rPr>
            <w:rFonts w:ascii="Times New Roman" w:eastAsia="Times New Roman" w:hAnsi="Times New Roman" w:cs="Times New Roman"/>
            <w:sz w:val="24"/>
            <w:szCs w:val="24"/>
            <w:u w:val="single"/>
            <w:rPrChange w:id="3429" w:author="SHAHZAIB KHAN" w:date="2026-10-07T20:45:00Z" w16du:dateUtc="2026-10-07T15:45:00Z">
              <w:rPr>
                <w:rFonts w:ascii="Times New Roman" w:eastAsia="Times New Roman" w:hAnsi="Times New Roman" w:cs="Times New Roman"/>
                <w:b/>
                <w:bCs/>
                <w:sz w:val="36"/>
                <w:szCs w:val="36"/>
                <w:u w:val="single"/>
              </w:rPr>
            </w:rPrChange>
          </w:rPr>
          <w:t xml:space="preserve"> detail is missing.</w:t>
        </w:r>
      </w:ins>
    </w:p>
    <w:p w14:paraId="39C5B574" w14:textId="77777777" w:rsidR="00C526BA" w:rsidRPr="002413B4" w:rsidRDefault="00C526BA" w:rsidP="00C526BA">
      <w:pPr>
        <w:numPr>
          <w:ilvl w:val="0"/>
          <w:numId w:val="49"/>
        </w:numPr>
        <w:spacing w:before="100" w:beforeAutospacing="1" w:after="100" w:afterAutospacing="1" w:line="240" w:lineRule="auto"/>
        <w:rPr>
          <w:ins w:id="3430" w:author="SHAHZAIB KHAN" w:date="2026-10-07T20:44:00Z"/>
          <w:rFonts w:ascii="Times New Roman" w:eastAsia="Times New Roman" w:hAnsi="Times New Roman" w:cs="Times New Roman"/>
          <w:sz w:val="24"/>
          <w:szCs w:val="24"/>
          <w:u w:val="single"/>
          <w:rPrChange w:id="3431" w:author="SHAHZAIB KHAN" w:date="2026-10-07T20:45:00Z" w16du:dateUtc="2026-10-07T15:45:00Z">
            <w:rPr>
              <w:ins w:id="3432" w:author="SHAHZAIB KHAN" w:date="2026-10-07T20:44:00Z"/>
              <w:rFonts w:ascii="Times New Roman" w:eastAsia="Times New Roman" w:hAnsi="Times New Roman" w:cs="Times New Roman"/>
              <w:b/>
              <w:bCs/>
              <w:sz w:val="36"/>
              <w:szCs w:val="36"/>
              <w:u w:val="single"/>
            </w:rPr>
          </w:rPrChange>
        </w:rPr>
      </w:pPr>
      <w:ins w:id="3433" w:author="SHAHZAIB KHAN" w:date="2026-10-07T20:44:00Z">
        <w:r w:rsidRPr="002413B4">
          <w:rPr>
            <w:rFonts w:ascii="Times New Roman" w:eastAsia="Times New Roman" w:hAnsi="Times New Roman" w:cs="Times New Roman"/>
            <w:sz w:val="24"/>
            <w:szCs w:val="24"/>
            <w:u w:val="single"/>
            <w:rPrChange w:id="3434" w:author="SHAHZAIB KHAN" w:date="2026-10-07T20:45:00Z" w16du:dateUtc="2026-10-07T15:45:00Z">
              <w:rPr>
                <w:rFonts w:ascii="Times New Roman" w:eastAsia="Times New Roman" w:hAnsi="Times New Roman" w:cs="Times New Roman"/>
                <w:b/>
                <w:bCs/>
                <w:sz w:val="36"/>
                <w:szCs w:val="36"/>
                <w:u w:val="single"/>
              </w:rPr>
            </w:rPrChange>
          </w:rPr>
          <w:t>The system shows an error message to the customer and asks the Customer to enter the details again.</w:t>
        </w:r>
      </w:ins>
    </w:p>
    <w:p w14:paraId="70CEF915" w14:textId="77777777" w:rsidR="00C526BA" w:rsidRPr="002413B4" w:rsidRDefault="00C526BA" w:rsidP="00C526BA">
      <w:pPr>
        <w:numPr>
          <w:ilvl w:val="0"/>
          <w:numId w:val="49"/>
        </w:numPr>
        <w:spacing w:before="100" w:beforeAutospacing="1" w:after="100" w:afterAutospacing="1" w:line="240" w:lineRule="auto"/>
        <w:rPr>
          <w:ins w:id="3435" w:author="SHAHZAIB KHAN" w:date="2026-10-07T20:44:00Z"/>
          <w:rFonts w:ascii="Times New Roman" w:eastAsia="Times New Roman" w:hAnsi="Times New Roman" w:cs="Times New Roman"/>
          <w:sz w:val="24"/>
          <w:szCs w:val="24"/>
          <w:u w:val="single"/>
          <w:rPrChange w:id="3436" w:author="SHAHZAIB KHAN" w:date="2026-10-07T20:45:00Z" w16du:dateUtc="2026-10-07T15:45:00Z">
            <w:rPr>
              <w:ins w:id="3437" w:author="SHAHZAIB KHAN" w:date="2026-10-07T20:44:00Z"/>
              <w:rFonts w:ascii="Times New Roman" w:eastAsia="Times New Roman" w:hAnsi="Times New Roman" w:cs="Times New Roman"/>
              <w:b/>
              <w:bCs/>
              <w:sz w:val="36"/>
              <w:szCs w:val="36"/>
              <w:u w:val="single"/>
            </w:rPr>
          </w:rPrChange>
        </w:rPr>
      </w:pPr>
      <w:ins w:id="3438" w:author="SHAHZAIB KHAN" w:date="2026-10-07T20:44:00Z">
        <w:r w:rsidRPr="002413B4">
          <w:rPr>
            <w:rFonts w:ascii="Times New Roman" w:eastAsia="Times New Roman" w:hAnsi="Times New Roman" w:cs="Times New Roman"/>
            <w:sz w:val="24"/>
            <w:szCs w:val="24"/>
            <w:u w:val="single"/>
            <w:rPrChange w:id="3439" w:author="SHAHZAIB KHAN" w:date="2026-10-07T20:45:00Z" w16du:dateUtc="2026-10-07T15:45:00Z">
              <w:rPr>
                <w:rFonts w:ascii="Times New Roman" w:eastAsia="Times New Roman" w:hAnsi="Times New Roman" w:cs="Times New Roman"/>
                <w:b/>
                <w:bCs/>
                <w:sz w:val="36"/>
                <w:szCs w:val="36"/>
                <w:u w:val="single"/>
              </w:rPr>
            </w:rPrChange>
          </w:rPr>
          <w:t xml:space="preserve">The Customer corrects the </w:t>
        </w:r>
        <w:proofErr w:type="gramStart"/>
        <w:r w:rsidRPr="002413B4">
          <w:rPr>
            <w:rFonts w:ascii="Times New Roman" w:eastAsia="Times New Roman" w:hAnsi="Times New Roman" w:cs="Times New Roman"/>
            <w:sz w:val="24"/>
            <w:szCs w:val="24"/>
            <w:u w:val="single"/>
            <w:rPrChange w:id="3440" w:author="SHAHZAIB KHAN" w:date="2026-10-07T20:45:00Z" w16du:dateUtc="2026-10-07T15:45:00Z">
              <w:rPr>
                <w:rFonts w:ascii="Times New Roman" w:eastAsia="Times New Roman" w:hAnsi="Times New Roman" w:cs="Times New Roman"/>
                <w:b/>
                <w:bCs/>
                <w:sz w:val="36"/>
                <w:szCs w:val="36"/>
                <w:u w:val="single"/>
              </w:rPr>
            </w:rPrChange>
          </w:rPr>
          <w:t>details</w:t>
        </w:r>
        <w:proofErr w:type="gramEnd"/>
        <w:r w:rsidRPr="002413B4">
          <w:rPr>
            <w:rFonts w:ascii="Times New Roman" w:eastAsia="Times New Roman" w:hAnsi="Times New Roman" w:cs="Times New Roman"/>
            <w:sz w:val="24"/>
            <w:szCs w:val="24"/>
            <w:u w:val="single"/>
            <w:rPrChange w:id="3441" w:author="SHAHZAIB KHAN" w:date="2026-10-07T20:45:00Z" w16du:dateUtc="2026-10-07T15:45:00Z">
              <w:rPr>
                <w:rFonts w:ascii="Times New Roman" w:eastAsia="Times New Roman" w:hAnsi="Times New Roman" w:cs="Times New Roman"/>
                <w:b/>
                <w:bCs/>
                <w:sz w:val="36"/>
                <w:szCs w:val="36"/>
                <w:u w:val="single"/>
              </w:rPr>
            </w:rPrChange>
          </w:rPr>
          <w:t xml:space="preserve"> and the flow continues from step 6 of the main success scenario.</w:t>
        </w:r>
      </w:ins>
    </w:p>
    <w:p w14:paraId="4F368194" w14:textId="77777777" w:rsidR="00C526BA" w:rsidRPr="002413B4" w:rsidRDefault="00C526BA" w:rsidP="00C526BA">
      <w:pPr>
        <w:spacing w:before="100" w:beforeAutospacing="1" w:after="100" w:afterAutospacing="1" w:line="240" w:lineRule="auto"/>
        <w:ind w:left="720"/>
        <w:rPr>
          <w:ins w:id="3442" w:author="SHAHZAIB KHAN" w:date="2026-10-07T20:44:00Z"/>
          <w:rFonts w:ascii="Times New Roman" w:eastAsia="Times New Roman" w:hAnsi="Times New Roman" w:cs="Times New Roman"/>
          <w:sz w:val="24"/>
          <w:szCs w:val="24"/>
          <w:u w:val="single"/>
          <w:rPrChange w:id="3443" w:author="SHAHZAIB KHAN" w:date="2026-10-07T20:45:00Z" w16du:dateUtc="2026-10-07T15:45:00Z">
            <w:rPr>
              <w:ins w:id="3444" w:author="SHAHZAIB KHAN" w:date="2026-10-07T20:44:00Z"/>
              <w:rFonts w:ascii="Times New Roman" w:eastAsia="Times New Roman" w:hAnsi="Times New Roman" w:cs="Times New Roman"/>
              <w:b/>
              <w:bCs/>
              <w:sz w:val="36"/>
              <w:szCs w:val="36"/>
              <w:u w:val="single"/>
            </w:rPr>
          </w:rPrChange>
        </w:rPr>
      </w:pPr>
      <w:ins w:id="3445" w:author="SHAHZAIB KHAN" w:date="2026-10-07T20:44:00Z">
        <w:r w:rsidRPr="002413B4">
          <w:rPr>
            <w:rFonts w:ascii="Times New Roman" w:eastAsia="Times New Roman" w:hAnsi="Times New Roman" w:cs="Times New Roman"/>
            <w:sz w:val="24"/>
            <w:szCs w:val="24"/>
            <w:u w:val="single"/>
            <w:rPrChange w:id="3446" w:author="SHAHZAIB KHAN" w:date="2026-10-07T20:45:00Z" w16du:dateUtc="2026-10-07T15:45:00Z">
              <w:rPr>
                <w:rFonts w:ascii="Times New Roman" w:eastAsia="Times New Roman" w:hAnsi="Times New Roman" w:cs="Times New Roman"/>
                <w:b/>
                <w:bCs/>
                <w:sz w:val="36"/>
                <w:szCs w:val="36"/>
                <w:u w:val="single"/>
              </w:rPr>
            </w:rPrChange>
          </w:rPr>
          <w:t>4.1. Payment Failed</w:t>
        </w:r>
      </w:ins>
    </w:p>
    <w:p w14:paraId="7915FAC8" w14:textId="77777777" w:rsidR="00C526BA" w:rsidRPr="002413B4" w:rsidRDefault="00C526BA" w:rsidP="00C526BA">
      <w:pPr>
        <w:numPr>
          <w:ilvl w:val="0"/>
          <w:numId w:val="50"/>
        </w:numPr>
        <w:spacing w:before="100" w:beforeAutospacing="1" w:after="100" w:afterAutospacing="1" w:line="240" w:lineRule="auto"/>
        <w:rPr>
          <w:ins w:id="3447" w:author="SHAHZAIB KHAN" w:date="2026-10-07T20:44:00Z"/>
          <w:rFonts w:ascii="Times New Roman" w:eastAsia="Times New Roman" w:hAnsi="Times New Roman" w:cs="Times New Roman"/>
          <w:sz w:val="24"/>
          <w:szCs w:val="24"/>
          <w:u w:val="single"/>
          <w:rPrChange w:id="3448" w:author="SHAHZAIB KHAN" w:date="2026-10-07T20:45:00Z" w16du:dateUtc="2026-10-07T15:45:00Z">
            <w:rPr>
              <w:ins w:id="3449" w:author="SHAHZAIB KHAN" w:date="2026-10-07T20:44:00Z"/>
              <w:rFonts w:ascii="Times New Roman" w:eastAsia="Times New Roman" w:hAnsi="Times New Roman" w:cs="Times New Roman"/>
              <w:b/>
              <w:bCs/>
              <w:sz w:val="36"/>
              <w:szCs w:val="36"/>
              <w:u w:val="single"/>
            </w:rPr>
          </w:rPrChange>
        </w:rPr>
      </w:pPr>
      <w:ins w:id="3450" w:author="SHAHZAIB KHAN" w:date="2026-10-07T20:44:00Z">
        <w:r w:rsidRPr="002413B4">
          <w:rPr>
            <w:rFonts w:ascii="Times New Roman" w:eastAsia="Times New Roman" w:hAnsi="Times New Roman" w:cs="Times New Roman"/>
            <w:sz w:val="24"/>
            <w:szCs w:val="24"/>
            <w:u w:val="single"/>
            <w:rPrChange w:id="3451" w:author="SHAHZAIB KHAN" w:date="2026-10-07T20:45:00Z" w16du:dateUtc="2026-10-07T15:45:00Z">
              <w:rPr>
                <w:rFonts w:ascii="Times New Roman" w:eastAsia="Times New Roman" w:hAnsi="Times New Roman" w:cs="Times New Roman"/>
                <w:b/>
                <w:bCs/>
                <w:sz w:val="36"/>
                <w:szCs w:val="36"/>
                <w:u w:val="single"/>
              </w:rPr>
            </w:rPrChange>
          </w:rPr>
          <w:t>At step 8 of the main success scenario, the payment is not accepted (for example, the account has not enough balance or the connection breaks).</w:t>
        </w:r>
      </w:ins>
    </w:p>
    <w:p w14:paraId="5B42B9B3" w14:textId="77777777" w:rsidR="00C526BA" w:rsidRPr="002413B4" w:rsidRDefault="00C526BA" w:rsidP="00C526BA">
      <w:pPr>
        <w:numPr>
          <w:ilvl w:val="0"/>
          <w:numId w:val="50"/>
        </w:numPr>
        <w:spacing w:before="100" w:beforeAutospacing="1" w:after="100" w:afterAutospacing="1" w:line="240" w:lineRule="auto"/>
        <w:rPr>
          <w:ins w:id="3452" w:author="SHAHZAIB KHAN" w:date="2026-10-07T20:44:00Z"/>
          <w:rFonts w:ascii="Times New Roman" w:eastAsia="Times New Roman" w:hAnsi="Times New Roman" w:cs="Times New Roman"/>
          <w:sz w:val="24"/>
          <w:szCs w:val="24"/>
          <w:u w:val="single"/>
          <w:rPrChange w:id="3453" w:author="SHAHZAIB KHAN" w:date="2026-10-07T20:45:00Z" w16du:dateUtc="2026-10-07T15:45:00Z">
            <w:rPr>
              <w:ins w:id="3454" w:author="SHAHZAIB KHAN" w:date="2026-10-07T20:44:00Z"/>
              <w:rFonts w:ascii="Times New Roman" w:eastAsia="Times New Roman" w:hAnsi="Times New Roman" w:cs="Times New Roman"/>
              <w:b/>
              <w:bCs/>
              <w:sz w:val="36"/>
              <w:szCs w:val="36"/>
              <w:u w:val="single"/>
            </w:rPr>
          </w:rPrChange>
        </w:rPr>
      </w:pPr>
      <w:ins w:id="3455" w:author="SHAHZAIB KHAN" w:date="2026-10-07T20:44:00Z">
        <w:r w:rsidRPr="002413B4">
          <w:rPr>
            <w:rFonts w:ascii="Times New Roman" w:eastAsia="Times New Roman" w:hAnsi="Times New Roman" w:cs="Times New Roman"/>
            <w:sz w:val="24"/>
            <w:szCs w:val="24"/>
            <w:u w:val="single"/>
            <w:rPrChange w:id="3456" w:author="SHAHZAIB KHAN" w:date="2026-10-07T20:45:00Z" w16du:dateUtc="2026-10-07T15:45:00Z">
              <w:rPr>
                <w:rFonts w:ascii="Times New Roman" w:eastAsia="Times New Roman" w:hAnsi="Times New Roman" w:cs="Times New Roman"/>
                <w:b/>
                <w:bCs/>
                <w:sz w:val="36"/>
                <w:szCs w:val="36"/>
                <w:u w:val="single"/>
              </w:rPr>
            </w:rPrChange>
          </w:rPr>
          <w:t>The system sets the Payment Status as Failed and does not save the payment as done.</w:t>
        </w:r>
      </w:ins>
    </w:p>
    <w:p w14:paraId="29DAE95C" w14:textId="77777777" w:rsidR="00C526BA" w:rsidRPr="002413B4" w:rsidRDefault="00C526BA" w:rsidP="00C526BA">
      <w:pPr>
        <w:numPr>
          <w:ilvl w:val="0"/>
          <w:numId w:val="50"/>
        </w:numPr>
        <w:spacing w:before="100" w:beforeAutospacing="1" w:after="100" w:afterAutospacing="1" w:line="240" w:lineRule="auto"/>
        <w:rPr>
          <w:ins w:id="3457" w:author="SHAHZAIB KHAN" w:date="2026-10-07T20:44:00Z"/>
          <w:rFonts w:ascii="Times New Roman" w:eastAsia="Times New Roman" w:hAnsi="Times New Roman" w:cs="Times New Roman"/>
          <w:sz w:val="24"/>
          <w:szCs w:val="24"/>
          <w:u w:val="single"/>
          <w:rPrChange w:id="3458" w:author="SHAHZAIB KHAN" w:date="2026-10-07T20:45:00Z" w16du:dateUtc="2026-10-07T15:45:00Z">
            <w:rPr>
              <w:ins w:id="3459" w:author="SHAHZAIB KHAN" w:date="2026-10-07T20:44:00Z"/>
              <w:rFonts w:ascii="Times New Roman" w:eastAsia="Times New Roman" w:hAnsi="Times New Roman" w:cs="Times New Roman"/>
              <w:b/>
              <w:bCs/>
              <w:sz w:val="36"/>
              <w:szCs w:val="36"/>
              <w:u w:val="single"/>
            </w:rPr>
          </w:rPrChange>
        </w:rPr>
      </w:pPr>
      <w:ins w:id="3460" w:author="SHAHZAIB KHAN" w:date="2026-10-07T20:44:00Z">
        <w:r w:rsidRPr="002413B4">
          <w:rPr>
            <w:rFonts w:ascii="Times New Roman" w:eastAsia="Times New Roman" w:hAnsi="Times New Roman" w:cs="Times New Roman"/>
            <w:sz w:val="24"/>
            <w:szCs w:val="24"/>
            <w:u w:val="single"/>
            <w:rPrChange w:id="3461" w:author="SHAHZAIB KHAN" w:date="2026-10-07T20:45:00Z" w16du:dateUtc="2026-10-07T15:45:00Z">
              <w:rPr>
                <w:rFonts w:ascii="Times New Roman" w:eastAsia="Times New Roman" w:hAnsi="Times New Roman" w:cs="Times New Roman"/>
                <w:b/>
                <w:bCs/>
                <w:sz w:val="36"/>
                <w:szCs w:val="36"/>
                <w:u w:val="single"/>
              </w:rPr>
            </w:rPrChange>
          </w:rPr>
          <w:t>The system shows a message that the payment was not successful and offers to try again or choose another payment method.</w:t>
        </w:r>
      </w:ins>
    </w:p>
    <w:p w14:paraId="4E374663" w14:textId="77777777" w:rsidR="00C526BA" w:rsidRPr="002413B4" w:rsidRDefault="00C526BA" w:rsidP="00C526BA">
      <w:pPr>
        <w:numPr>
          <w:ilvl w:val="0"/>
          <w:numId w:val="50"/>
        </w:numPr>
        <w:spacing w:before="100" w:beforeAutospacing="1" w:after="100" w:afterAutospacing="1" w:line="240" w:lineRule="auto"/>
        <w:rPr>
          <w:ins w:id="3462" w:author="SHAHZAIB KHAN" w:date="2026-10-07T20:44:00Z"/>
          <w:rFonts w:ascii="Times New Roman" w:eastAsia="Times New Roman" w:hAnsi="Times New Roman" w:cs="Times New Roman"/>
          <w:sz w:val="24"/>
          <w:szCs w:val="24"/>
          <w:u w:val="single"/>
          <w:rPrChange w:id="3463" w:author="SHAHZAIB KHAN" w:date="2026-10-07T20:45:00Z" w16du:dateUtc="2026-10-07T15:45:00Z">
            <w:rPr>
              <w:ins w:id="3464" w:author="SHAHZAIB KHAN" w:date="2026-10-07T20:44:00Z"/>
              <w:rFonts w:ascii="Times New Roman" w:eastAsia="Times New Roman" w:hAnsi="Times New Roman" w:cs="Times New Roman"/>
              <w:b/>
              <w:bCs/>
              <w:sz w:val="36"/>
              <w:szCs w:val="36"/>
              <w:u w:val="single"/>
            </w:rPr>
          </w:rPrChange>
        </w:rPr>
      </w:pPr>
      <w:ins w:id="3465" w:author="SHAHZAIB KHAN" w:date="2026-10-07T20:44:00Z">
        <w:r w:rsidRPr="002413B4">
          <w:rPr>
            <w:rFonts w:ascii="Times New Roman" w:eastAsia="Times New Roman" w:hAnsi="Times New Roman" w:cs="Times New Roman"/>
            <w:sz w:val="24"/>
            <w:szCs w:val="24"/>
            <w:u w:val="single"/>
            <w:rPrChange w:id="3466" w:author="SHAHZAIB KHAN" w:date="2026-10-07T20:45:00Z" w16du:dateUtc="2026-10-07T15:45:00Z">
              <w:rPr>
                <w:rFonts w:ascii="Times New Roman" w:eastAsia="Times New Roman" w:hAnsi="Times New Roman" w:cs="Times New Roman"/>
                <w:b/>
                <w:bCs/>
                <w:sz w:val="36"/>
                <w:szCs w:val="36"/>
                <w:u w:val="single"/>
              </w:rPr>
            </w:rPrChange>
          </w:rPr>
          <w:lastRenderedPageBreak/>
          <w:t xml:space="preserve">The Customer chooses a </w:t>
        </w:r>
        <w:proofErr w:type="gramStart"/>
        <w:r w:rsidRPr="002413B4">
          <w:rPr>
            <w:rFonts w:ascii="Times New Roman" w:eastAsia="Times New Roman" w:hAnsi="Times New Roman" w:cs="Times New Roman"/>
            <w:sz w:val="24"/>
            <w:szCs w:val="24"/>
            <w:u w:val="single"/>
            <w:rPrChange w:id="3467" w:author="SHAHZAIB KHAN" w:date="2026-10-07T20:45:00Z" w16du:dateUtc="2026-10-07T15:45:00Z">
              <w:rPr>
                <w:rFonts w:ascii="Times New Roman" w:eastAsia="Times New Roman" w:hAnsi="Times New Roman" w:cs="Times New Roman"/>
                <w:b/>
                <w:bCs/>
                <w:sz w:val="36"/>
                <w:szCs w:val="36"/>
                <w:u w:val="single"/>
              </w:rPr>
            </w:rPrChange>
          </w:rPr>
          <w:t>method</w:t>
        </w:r>
        <w:proofErr w:type="gramEnd"/>
        <w:r w:rsidRPr="002413B4">
          <w:rPr>
            <w:rFonts w:ascii="Times New Roman" w:eastAsia="Times New Roman" w:hAnsi="Times New Roman" w:cs="Times New Roman"/>
            <w:sz w:val="24"/>
            <w:szCs w:val="24"/>
            <w:u w:val="single"/>
            <w:rPrChange w:id="3468" w:author="SHAHZAIB KHAN" w:date="2026-10-07T20:45:00Z" w16du:dateUtc="2026-10-07T15:45:00Z">
              <w:rPr>
                <w:rFonts w:ascii="Times New Roman" w:eastAsia="Times New Roman" w:hAnsi="Times New Roman" w:cs="Times New Roman"/>
                <w:b/>
                <w:bCs/>
                <w:sz w:val="36"/>
                <w:szCs w:val="36"/>
                <w:u w:val="single"/>
              </w:rPr>
            </w:rPrChange>
          </w:rPr>
          <w:t xml:space="preserve"> and the flow continues from step 4 of the main success scenario.</w:t>
        </w:r>
      </w:ins>
    </w:p>
    <w:p w14:paraId="3994273F" w14:textId="77777777" w:rsidR="00C526BA" w:rsidRPr="002413B4" w:rsidRDefault="00C526BA" w:rsidP="00C526BA">
      <w:pPr>
        <w:spacing w:before="100" w:beforeAutospacing="1" w:after="100" w:afterAutospacing="1" w:line="240" w:lineRule="auto"/>
        <w:ind w:left="720"/>
        <w:rPr>
          <w:ins w:id="3469" w:author="SHAHZAIB KHAN" w:date="2026-10-07T20:44:00Z"/>
          <w:rFonts w:ascii="Times New Roman" w:eastAsia="Times New Roman" w:hAnsi="Times New Roman" w:cs="Times New Roman"/>
          <w:sz w:val="24"/>
          <w:szCs w:val="24"/>
          <w:u w:val="single"/>
          <w:rPrChange w:id="3470" w:author="SHAHZAIB KHAN" w:date="2026-10-07T20:45:00Z" w16du:dateUtc="2026-10-07T15:45:00Z">
            <w:rPr>
              <w:ins w:id="3471" w:author="SHAHZAIB KHAN" w:date="2026-10-07T20:44:00Z"/>
              <w:rFonts w:ascii="Times New Roman" w:eastAsia="Times New Roman" w:hAnsi="Times New Roman" w:cs="Times New Roman"/>
              <w:b/>
              <w:bCs/>
              <w:sz w:val="36"/>
              <w:szCs w:val="36"/>
              <w:u w:val="single"/>
            </w:rPr>
          </w:rPrChange>
        </w:rPr>
      </w:pPr>
      <w:ins w:id="3472" w:author="SHAHZAIB KHAN" w:date="2026-10-07T20:44:00Z">
        <w:r w:rsidRPr="002413B4">
          <w:rPr>
            <w:rFonts w:ascii="Times New Roman" w:eastAsia="Times New Roman" w:hAnsi="Times New Roman" w:cs="Times New Roman"/>
            <w:sz w:val="24"/>
            <w:szCs w:val="24"/>
            <w:u w:val="single"/>
            <w:rPrChange w:id="3473" w:author="SHAHZAIB KHAN" w:date="2026-10-07T20:45:00Z" w16du:dateUtc="2026-10-07T15:45:00Z">
              <w:rPr>
                <w:rFonts w:ascii="Times New Roman" w:eastAsia="Times New Roman" w:hAnsi="Times New Roman" w:cs="Times New Roman"/>
                <w:b/>
                <w:bCs/>
                <w:sz w:val="36"/>
                <w:szCs w:val="36"/>
                <w:u w:val="single"/>
              </w:rPr>
            </w:rPrChange>
          </w:rPr>
          <w:t>4.3. Customer Cancels the Payment</w:t>
        </w:r>
      </w:ins>
    </w:p>
    <w:p w14:paraId="03B26937" w14:textId="77777777" w:rsidR="00C526BA" w:rsidRPr="002413B4" w:rsidRDefault="00C526BA" w:rsidP="00C526BA">
      <w:pPr>
        <w:numPr>
          <w:ilvl w:val="0"/>
          <w:numId w:val="51"/>
        </w:numPr>
        <w:spacing w:before="100" w:beforeAutospacing="1" w:after="100" w:afterAutospacing="1" w:line="240" w:lineRule="auto"/>
        <w:rPr>
          <w:ins w:id="3474" w:author="SHAHZAIB KHAN" w:date="2026-10-07T20:44:00Z"/>
          <w:rFonts w:ascii="Times New Roman" w:eastAsia="Times New Roman" w:hAnsi="Times New Roman" w:cs="Times New Roman"/>
          <w:sz w:val="24"/>
          <w:szCs w:val="24"/>
          <w:u w:val="single"/>
          <w:rPrChange w:id="3475" w:author="SHAHZAIB KHAN" w:date="2026-10-07T20:45:00Z" w16du:dateUtc="2026-10-07T15:45:00Z">
            <w:rPr>
              <w:ins w:id="3476" w:author="SHAHZAIB KHAN" w:date="2026-10-07T20:44:00Z"/>
              <w:rFonts w:ascii="Times New Roman" w:eastAsia="Times New Roman" w:hAnsi="Times New Roman" w:cs="Times New Roman"/>
              <w:b/>
              <w:bCs/>
              <w:sz w:val="36"/>
              <w:szCs w:val="36"/>
              <w:u w:val="single"/>
            </w:rPr>
          </w:rPrChange>
        </w:rPr>
      </w:pPr>
      <w:ins w:id="3477" w:author="SHAHZAIB KHAN" w:date="2026-10-07T20:44:00Z">
        <w:r w:rsidRPr="002413B4">
          <w:rPr>
            <w:rFonts w:ascii="Times New Roman" w:eastAsia="Times New Roman" w:hAnsi="Times New Roman" w:cs="Times New Roman"/>
            <w:sz w:val="24"/>
            <w:szCs w:val="24"/>
            <w:u w:val="single"/>
            <w:rPrChange w:id="3478" w:author="SHAHZAIB KHAN" w:date="2026-10-07T20:45:00Z" w16du:dateUtc="2026-10-07T15:45:00Z">
              <w:rPr>
                <w:rFonts w:ascii="Times New Roman" w:eastAsia="Times New Roman" w:hAnsi="Times New Roman" w:cs="Times New Roman"/>
                <w:b/>
                <w:bCs/>
                <w:sz w:val="36"/>
                <w:szCs w:val="36"/>
                <w:u w:val="single"/>
              </w:rPr>
            </w:rPrChange>
          </w:rPr>
          <w:t>Before step 8 of the main success scenario, the Customer presses the cancel button.</w:t>
        </w:r>
      </w:ins>
    </w:p>
    <w:p w14:paraId="6E7B27D6" w14:textId="77777777" w:rsidR="00C526BA" w:rsidRPr="002413B4" w:rsidRDefault="00C526BA" w:rsidP="00C526BA">
      <w:pPr>
        <w:numPr>
          <w:ilvl w:val="0"/>
          <w:numId w:val="51"/>
        </w:numPr>
        <w:spacing w:before="100" w:beforeAutospacing="1" w:after="100" w:afterAutospacing="1" w:line="240" w:lineRule="auto"/>
        <w:rPr>
          <w:ins w:id="3479" w:author="SHAHZAIB KHAN" w:date="2026-10-07T20:44:00Z"/>
          <w:rFonts w:ascii="Times New Roman" w:eastAsia="Times New Roman" w:hAnsi="Times New Roman" w:cs="Times New Roman"/>
          <w:sz w:val="24"/>
          <w:szCs w:val="24"/>
          <w:u w:val="single"/>
          <w:rPrChange w:id="3480" w:author="SHAHZAIB KHAN" w:date="2026-10-07T20:45:00Z" w16du:dateUtc="2026-10-07T15:45:00Z">
            <w:rPr>
              <w:ins w:id="3481" w:author="SHAHZAIB KHAN" w:date="2026-10-07T20:44:00Z"/>
              <w:rFonts w:ascii="Times New Roman" w:eastAsia="Times New Roman" w:hAnsi="Times New Roman" w:cs="Times New Roman"/>
              <w:b/>
              <w:bCs/>
              <w:sz w:val="36"/>
              <w:szCs w:val="36"/>
              <w:u w:val="single"/>
            </w:rPr>
          </w:rPrChange>
        </w:rPr>
      </w:pPr>
      <w:ins w:id="3482" w:author="SHAHZAIB KHAN" w:date="2026-10-07T20:44:00Z">
        <w:r w:rsidRPr="002413B4">
          <w:rPr>
            <w:rFonts w:ascii="Times New Roman" w:eastAsia="Times New Roman" w:hAnsi="Times New Roman" w:cs="Times New Roman"/>
            <w:sz w:val="24"/>
            <w:szCs w:val="24"/>
            <w:u w:val="single"/>
            <w:rPrChange w:id="3483" w:author="SHAHZAIB KHAN" w:date="2026-10-07T20:45:00Z" w16du:dateUtc="2026-10-07T15:45:00Z">
              <w:rPr>
                <w:rFonts w:ascii="Times New Roman" w:eastAsia="Times New Roman" w:hAnsi="Times New Roman" w:cs="Times New Roman"/>
                <w:b/>
                <w:bCs/>
                <w:sz w:val="36"/>
                <w:szCs w:val="36"/>
                <w:u w:val="single"/>
              </w:rPr>
            </w:rPrChange>
          </w:rPr>
          <w:t>The system asks the Customer to confirm that he or she wants to cancel the payment.</w:t>
        </w:r>
      </w:ins>
    </w:p>
    <w:p w14:paraId="05B43A2D" w14:textId="77777777" w:rsidR="00C526BA" w:rsidRPr="002413B4" w:rsidRDefault="00C526BA" w:rsidP="00C526BA">
      <w:pPr>
        <w:numPr>
          <w:ilvl w:val="0"/>
          <w:numId w:val="51"/>
        </w:numPr>
        <w:spacing w:before="100" w:beforeAutospacing="1" w:after="100" w:afterAutospacing="1" w:line="240" w:lineRule="auto"/>
        <w:rPr>
          <w:ins w:id="3484" w:author="SHAHZAIB KHAN" w:date="2026-10-07T20:44:00Z"/>
          <w:rFonts w:ascii="Times New Roman" w:eastAsia="Times New Roman" w:hAnsi="Times New Roman" w:cs="Times New Roman"/>
          <w:sz w:val="24"/>
          <w:szCs w:val="24"/>
          <w:u w:val="single"/>
          <w:rPrChange w:id="3485" w:author="SHAHZAIB KHAN" w:date="2026-10-07T20:45:00Z" w16du:dateUtc="2026-10-07T15:45:00Z">
            <w:rPr>
              <w:ins w:id="3486" w:author="SHAHZAIB KHAN" w:date="2026-10-07T20:44:00Z"/>
              <w:rFonts w:ascii="Times New Roman" w:eastAsia="Times New Roman" w:hAnsi="Times New Roman" w:cs="Times New Roman"/>
              <w:b/>
              <w:bCs/>
              <w:sz w:val="36"/>
              <w:szCs w:val="36"/>
              <w:u w:val="single"/>
            </w:rPr>
          </w:rPrChange>
        </w:rPr>
      </w:pPr>
      <w:ins w:id="3487" w:author="SHAHZAIB KHAN" w:date="2026-10-07T20:44:00Z">
        <w:r w:rsidRPr="002413B4">
          <w:rPr>
            <w:rFonts w:ascii="Times New Roman" w:eastAsia="Times New Roman" w:hAnsi="Times New Roman" w:cs="Times New Roman"/>
            <w:sz w:val="24"/>
            <w:szCs w:val="24"/>
            <w:u w:val="single"/>
            <w:rPrChange w:id="3488" w:author="SHAHZAIB KHAN" w:date="2026-10-07T20:45:00Z" w16du:dateUtc="2026-10-07T15:45:00Z">
              <w:rPr>
                <w:rFonts w:ascii="Times New Roman" w:eastAsia="Times New Roman" w:hAnsi="Times New Roman" w:cs="Times New Roman"/>
                <w:b/>
                <w:bCs/>
                <w:sz w:val="36"/>
                <w:szCs w:val="36"/>
                <w:u w:val="single"/>
              </w:rPr>
            </w:rPrChange>
          </w:rPr>
          <w:t>The Customer confirms the cancellation.</w:t>
        </w:r>
      </w:ins>
    </w:p>
    <w:p w14:paraId="6E288685" w14:textId="77777777" w:rsidR="00C526BA" w:rsidRPr="002413B4" w:rsidRDefault="00C526BA" w:rsidP="00C526BA">
      <w:pPr>
        <w:numPr>
          <w:ilvl w:val="0"/>
          <w:numId w:val="51"/>
        </w:numPr>
        <w:spacing w:before="100" w:beforeAutospacing="1" w:after="100" w:afterAutospacing="1" w:line="240" w:lineRule="auto"/>
        <w:rPr>
          <w:ins w:id="3489" w:author="SHAHZAIB KHAN" w:date="2026-10-07T20:44:00Z"/>
          <w:rFonts w:ascii="Times New Roman" w:eastAsia="Times New Roman" w:hAnsi="Times New Roman" w:cs="Times New Roman"/>
          <w:sz w:val="24"/>
          <w:szCs w:val="24"/>
          <w:u w:val="single"/>
          <w:rPrChange w:id="3490" w:author="SHAHZAIB KHAN" w:date="2026-10-07T20:45:00Z" w16du:dateUtc="2026-10-07T15:45:00Z">
            <w:rPr>
              <w:ins w:id="3491" w:author="SHAHZAIB KHAN" w:date="2026-10-07T20:44:00Z"/>
              <w:rFonts w:ascii="Times New Roman" w:eastAsia="Times New Roman" w:hAnsi="Times New Roman" w:cs="Times New Roman"/>
              <w:b/>
              <w:bCs/>
              <w:sz w:val="36"/>
              <w:szCs w:val="36"/>
              <w:u w:val="single"/>
            </w:rPr>
          </w:rPrChange>
        </w:rPr>
      </w:pPr>
      <w:ins w:id="3492" w:author="SHAHZAIB KHAN" w:date="2026-10-07T20:44:00Z">
        <w:r w:rsidRPr="002413B4">
          <w:rPr>
            <w:rFonts w:ascii="Times New Roman" w:eastAsia="Times New Roman" w:hAnsi="Times New Roman" w:cs="Times New Roman"/>
            <w:sz w:val="24"/>
            <w:szCs w:val="24"/>
            <w:u w:val="single"/>
            <w:rPrChange w:id="3493" w:author="SHAHZAIB KHAN" w:date="2026-10-07T20:45:00Z" w16du:dateUtc="2026-10-07T15:45:00Z">
              <w:rPr>
                <w:rFonts w:ascii="Times New Roman" w:eastAsia="Times New Roman" w:hAnsi="Times New Roman" w:cs="Times New Roman"/>
                <w:b/>
                <w:bCs/>
                <w:sz w:val="36"/>
                <w:szCs w:val="36"/>
                <w:u w:val="single"/>
              </w:rPr>
            </w:rPrChange>
          </w:rPr>
          <w:t>The system stops the payment, keeps the order as unpaid and takes the Customer back to the order page.</w:t>
        </w:r>
      </w:ins>
    </w:p>
    <w:p w14:paraId="23BD82AC" w14:textId="77777777" w:rsidR="00C526BA" w:rsidRPr="002413B4" w:rsidRDefault="00C526BA" w:rsidP="00C526BA">
      <w:pPr>
        <w:spacing w:before="100" w:beforeAutospacing="1" w:after="100" w:afterAutospacing="1" w:line="240" w:lineRule="auto"/>
        <w:ind w:left="720"/>
        <w:rPr>
          <w:ins w:id="3494" w:author="SHAHZAIB KHAN" w:date="2026-10-07T20:44:00Z"/>
          <w:rFonts w:ascii="Times New Roman" w:eastAsia="Times New Roman" w:hAnsi="Times New Roman" w:cs="Times New Roman"/>
          <w:sz w:val="24"/>
          <w:szCs w:val="24"/>
          <w:u w:val="single"/>
          <w:rPrChange w:id="3495" w:author="SHAHZAIB KHAN" w:date="2026-10-07T20:45:00Z" w16du:dateUtc="2026-10-07T15:45:00Z">
            <w:rPr>
              <w:ins w:id="3496" w:author="SHAHZAIB KHAN" w:date="2026-10-07T20:44:00Z"/>
              <w:rFonts w:ascii="Times New Roman" w:eastAsia="Times New Roman" w:hAnsi="Times New Roman" w:cs="Times New Roman"/>
              <w:b/>
              <w:bCs/>
              <w:sz w:val="36"/>
              <w:szCs w:val="36"/>
              <w:u w:val="single"/>
            </w:rPr>
          </w:rPrChange>
        </w:rPr>
      </w:pPr>
      <w:ins w:id="3497" w:author="SHAHZAIB KHAN" w:date="2026-10-07T20:44:00Z">
        <w:r w:rsidRPr="002413B4">
          <w:rPr>
            <w:rFonts w:ascii="Times New Roman" w:eastAsia="Times New Roman" w:hAnsi="Times New Roman" w:cs="Times New Roman"/>
            <w:sz w:val="24"/>
            <w:szCs w:val="24"/>
            <w:u w:val="single"/>
            <w:rPrChange w:id="3498" w:author="SHAHZAIB KHAN" w:date="2026-10-07T20:45:00Z" w16du:dateUtc="2026-10-07T15:45:00Z">
              <w:rPr>
                <w:rFonts w:ascii="Times New Roman" w:eastAsia="Times New Roman" w:hAnsi="Times New Roman" w:cs="Times New Roman"/>
                <w:b/>
                <w:bCs/>
                <w:sz w:val="36"/>
                <w:szCs w:val="36"/>
                <w:u w:val="single"/>
              </w:rPr>
            </w:rPrChange>
          </w:rPr>
          <w:t>4.</w:t>
        </w:r>
        <w:proofErr w:type="gramStart"/>
        <w:r w:rsidRPr="002413B4">
          <w:rPr>
            <w:rFonts w:ascii="Times New Roman" w:eastAsia="Times New Roman" w:hAnsi="Times New Roman" w:cs="Times New Roman"/>
            <w:sz w:val="24"/>
            <w:szCs w:val="24"/>
            <w:u w:val="single"/>
            <w:rPrChange w:id="3499" w:author="SHAHZAIB KHAN" w:date="2026-10-07T20:45:00Z" w16du:dateUtc="2026-10-07T15:45:00Z">
              <w:rPr>
                <w:rFonts w:ascii="Times New Roman" w:eastAsia="Times New Roman" w:hAnsi="Times New Roman" w:cs="Times New Roman"/>
                <w:b/>
                <w:bCs/>
                <w:sz w:val="36"/>
                <w:szCs w:val="36"/>
                <w:u w:val="single"/>
              </w:rPr>
            </w:rPrChange>
          </w:rPr>
          <w:t>3..</w:t>
        </w:r>
        <w:proofErr w:type="gramEnd"/>
        <w:r w:rsidRPr="002413B4">
          <w:rPr>
            <w:rFonts w:ascii="Times New Roman" w:eastAsia="Times New Roman" w:hAnsi="Times New Roman" w:cs="Times New Roman"/>
            <w:sz w:val="24"/>
            <w:szCs w:val="24"/>
            <w:u w:val="single"/>
            <w:rPrChange w:id="3500" w:author="SHAHZAIB KHAN" w:date="2026-10-07T20:45:00Z" w16du:dateUtc="2026-10-07T15:45:00Z">
              <w:rPr>
                <w:rFonts w:ascii="Times New Roman" w:eastAsia="Times New Roman" w:hAnsi="Times New Roman" w:cs="Times New Roman"/>
                <w:b/>
                <w:bCs/>
                <w:sz w:val="36"/>
                <w:szCs w:val="36"/>
                <w:u w:val="single"/>
              </w:rPr>
            </w:rPrChange>
          </w:rPr>
          <w:t xml:space="preserve"> No Salesman Available</w:t>
        </w:r>
      </w:ins>
    </w:p>
    <w:p w14:paraId="384AB8C2" w14:textId="77777777" w:rsidR="00C526BA" w:rsidRPr="002413B4" w:rsidRDefault="00C526BA" w:rsidP="00C526BA">
      <w:pPr>
        <w:numPr>
          <w:ilvl w:val="0"/>
          <w:numId w:val="52"/>
        </w:numPr>
        <w:spacing w:before="100" w:beforeAutospacing="1" w:after="100" w:afterAutospacing="1" w:line="240" w:lineRule="auto"/>
        <w:rPr>
          <w:ins w:id="3501" w:author="SHAHZAIB KHAN" w:date="2026-10-07T20:44:00Z"/>
          <w:rFonts w:ascii="Times New Roman" w:eastAsia="Times New Roman" w:hAnsi="Times New Roman" w:cs="Times New Roman"/>
          <w:sz w:val="24"/>
          <w:szCs w:val="24"/>
          <w:u w:val="single"/>
          <w:rPrChange w:id="3502" w:author="SHAHZAIB KHAN" w:date="2026-10-07T20:45:00Z" w16du:dateUtc="2026-10-07T15:45:00Z">
            <w:rPr>
              <w:ins w:id="3503" w:author="SHAHZAIB KHAN" w:date="2026-10-07T20:44:00Z"/>
              <w:rFonts w:ascii="Times New Roman" w:eastAsia="Times New Roman" w:hAnsi="Times New Roman" w:cs="Times New Roman"/>
              <w:b/>
              <w:bCs/>
              <w:sz w:val="36"/>
              <w:szCs w:val="36"/>
              <w:u w:val="single"/>
            </w:rPr>
          </w:rPrChange>
        </w:rPr>
      </w:pPr>
      <w:ins w:id="3504" w:author="SHAHZAIB KHAN" w:date="2026-10-07T20:44:00Z">
        <w:r w:rsidRPr="002413B4">
          <w:rPr>
            <w:rFonts w:ascii="Times New Roman" w:eastAsia="Times New Roman" w:hAnsi="Times New Roman" w:cs="Times New Roman"/>
            <w:sz w:val="24"/>
            <w:szCs w:val="24"/>
            <w:u w:val="single"/>
            <w:rPrChange w:id="3505" w:author="SHAHZAIB KHAN" w:date="2026-10-07T20:45:00Z" w16du:dateUtc="2026-10-07T15:45:00Z">
              <w:rPr>
                <w:rFonts w:ascii="Times New Roman" w:eastAsia="Times New Roman" w:hAnsi="Times New Roman" w:cs="Times New Roman"/>
                <w:b/>
                <w:bCs/>
                <w:sz w:val="36"/>
                <w:szCs w:val="36"/>
                <w:u w:val="single"/>
              </w:rPr>
            </w:rPrChange>
          </w:rPr>
          <w:t>At step 9 of the main success scenario, the system finds that no salesman is free for the delivery.</w:t>
        </w:r>
      </w:ins>
    </w:p>
    <w:p w14:paraId="259EADC4" w14:textId="77777777" w:rsidR="00C526BA" w:rsidRPr="002413B4" w:rsidRDefault="00C526BA" w:rsidP="00C526BA">
      <w:pPr>
        <w:numPr>
          <w:ilvl w:val="0"/>
          <w:numId w:val="52"/>
        </w:numPr>
        <w:spacing w:before="100" w:beforeAutospacing="1" w:after="100" w:afterAutospacing="1" w:line="240" w:lineRule="auto"/>
        <w:rPr>
          <w:ins w:id="3506" w:author="SHAHZAIB KHAN" w:date="2026-10-07T20:44:00Z"/>
          <w:rFonts w:ascii="Times New Roman" w:eastAsia="Times New Roman" w:hAnsi="Times New Roman" w:cs="Times New Roman"/>
          <w:sz w:val="24"/>
          <w:szCs w:val="24"/>
          <w:u w:val="single"/>
          <w:rPrChange w:id="3507" w:author="SHAHZAIB KHAN" w:date="2026-10-07T20:45:00Z" w16du:dateUtc="2026-10-07T15:45:00Z">
            <w:rPr>
              <w:ins w:id="3508" w:author="SHAHZAIB KHAN" w:date="2026-10-07T20:44:00Z"/>
              <w:rFonts w:ascii="Times New Roman" w:eastAsia="Times New Roman" w:hAnsi="Times New Roman" w:cs="Times New Roman"/>
              <w:b/>
              <w:bCs/>
              <w:sz w:val="36"/>
              <w:szCs w:val="36"/>
              <w:u w:val="single"/>
            </w:rPr>
          </w:rPrChange>
        </w:rPr>
      </w:pPr>
      <w:ins w:id="3509" w:author="SHAHZAIB KHAN" w:date="2026-10-07T20:44:00Z">
        <w:r w:rsidRPr="002413B4">
          <w:rPr>
            <w:rFonts w:ascii="Times New Roman" w:eastAsia="Times New Roman" w:hAnsi="Times New Roman" w:cs="Times New Roman"/>
            <w:sz w:val="24"/>
            <w:szCs w:val="24"/>
            <w:u w:val="single"/>
            <w:rPrChange w:id="3510" w:author="SHAHZAIB KHAN" w:date="2026-10-07T20:45:00Z" w16du:dateUtc="2026-10-07T15:45:00Z">
              <w:rPr>
                <w:rFonts w:ascii="Times New Roman" w:eastAsia="Times New Roman" w:hAnsi="Times New Roman" w:cs="Times New Roman"/>
                <w:b/>
                <w:bCs/>
                <w:sz w:val="36"/>
                <w:szCs w:val="36"/>
                <w:u w:val="single"/>
              </w:rPr>
            </w:rPrChange>
          </w:rPr>
          <w:t>The system keeps the payment record and puts the order in a waiting list for salesman assignment.</w:t>
        </w:r>
      </w:ins>
    </w:p>
    <w:p w14:paraId="537CF006" w14:textId="77777777" w:rsidR="00C526BA" w:rsidRPr="002413B4" w:rsidRDefault="00C526BA" w:rsidP="00C526BA">
      <w:pPr>
        <w:numPr>
          <w:ilvl w:val="0"/>
          <w:numId w:val="52"/>
        </w:numPr>
        <w:spacing w:before="100" w:beforeAutospacing="1" w:after="100" w:afterAutospacing="1" w:line="240" w:lineRule="auto"/>
        <w:rPr>
          <w:ins w:id="3511" w:author="SHAHZAIB KHAN" w:date="2026-10-07T20:44:00Z"/>
          <w:rFonts w:ascii="Times New Roman" w:eastAsia="Times New Roman" w:hAnsi="Times New Roman" w:cs="Times New Roman"/>
          <w:sz w:val="24"/>
          <w:szCs w:val="24"/>
          <w:u w:val="single"/>
          <w:rPrChange w:id="3512" w:author="SHAHZAIB KHAN" w:date="2026-10-07T20:45:00Z" w16du:dateUtc="2026-10-07T15:45:00Z">
            <w:rPr>
              <w:ins w:id="3513" w:author="SHAHZAIB KHAN" w:date="2026-10-07T20:44:00Z"/>
              <w:rFonts w:ascii="Times New Roman" w:eastAsia="Times New Roman" w:hAnsi="Times New Roman" w:cs="Times New Roman"/>
              <w:b/>
              <w:bCs/>
              <w:sz w:val="36"/>
              <w:szCs w:val="36"/>
              <w:u w:val="single"/>
            </w:rPr>
          </w:rPrChange>
        </w:rPr>
      </w:pPr>
      <w:ins w:id="3514" w:author="SHAHZAIB KHAN" w:date="2026-10-07T20:44:00Z">
        <w:r w:rsidRPr="002413B4">
          <w:rPr>
            <w:rFonts w:ascii="Times New Roman" w:eastAsia="Times New Roman" w:hAnsi="Times New Roman" w:cs="Times New Roman"/>
            <w:sz w:val="24"/>
            <w:szCs w:val="24"/>
            <w:u w:val="single"/>
            <w:rPrChange w:id="3515" w:author="SHAHZAIB KHAN" w:date="2026-10-07T20:45:00Z" w16du:dateUtc="2026-10-07T15:45:00Z">
              <w:rPr>
                <w:rFonts w:ascii="Times New Roman" w:eastAsia="Times New Roman" w:hAnsi="Times New Roman" w:cs="Times New Roman"/>
                <w:b/>
                <w:bCs/>
                <w:sz w:val="36"/>
                <w:szCs w:val="36"/>
                <w:u w:val="single"/>
              </w:rPr>
            </w:rPrChange>
          </w:rPr>
          <w:t>The system shows the Payment ID, Payment Status and Receipt Number and tells the Customer that a salesman will be assigned soon.</w:t>
        </w:r>
      </w:ins>
    </w:p>
    <w:p w14:paraId="7B10FC61" w14:textId="77777777" w:rsidR="00C526BA" w:rsidRPr="002413B4" w:rsidRDefault="00C526BA" w:rsidP="00C526BA">
      <w:pPr>
        <w:spacing w:before="100" w:beforeAutospacing="1" w:after="100" w:afterAutospacing="1" w:line="240" w:lineRule="auto"/>
        <w:ind w:left="720"/>
        <w:rPr>
          <w:ins w:id="3516" w:author="SHAHZAIB KHAN" w:date="2026-10-07T20:44:00Z"/>
          <w:rFonts w:ascii="Times New Roman" w:eastAsia="Times New Roman" w:hAnsi="Times New Roman" w:cs="Times New Roman"/>
          <w:sz w:val="24"/>
          <w:szCs w:val="24"/>
          <w:u w:val="single"/>
          <w:rPrChange w:id="3517" w:author="SHAHZAIB KHAN" w:date="2026-10-07T20:45:00Z" w16du:dateUtc="2026-10-07T15:45:00Z">
            <w:rPr>
              <w:ins w:id="3518" w:author="SHAHZAIB KHAN" w:date="2026-10-07T20:44:00Z"/>
              <w:rFonts w:ascii="Times New Roman" w:eastAsia="Times New Roman" w:hAnsi="Times New Roman" w:cs="Times New Roman"/>
              <w:b/>
              <w:bCs/>
              <w:sz w:val="36"/>
              <w:szCs w:val="36"/>
              <w:u w:val="single"/>
            </w:rPr>
          </w:rPrChange>
        </w:rPr>
      </w:pPr>
      <w:ins w:id="3519" w:author="SHAHZAIB KHAN" w:date="2026-10-07T20:44:00Z">
        <w:r w:rsidRPr="002413B4">
          <w:rPr>
            <w:rFonts w:ascii="Times New Roman" w:eastAsia="Times New Roman" w:hAnsi="Times New Roman" w:cs="Times New Roman"/>
            <w:sz w:val="24"/>
            <w:szCs w:val="24"/>
            <w:u w:val="single"/>
            <w:rPrChange w:id="3520" w:author="SHAHZAIB KHAN" w:date="2026-10-07T20:45:00Z" w16du:dateUtc="2026-10-07T15:45:00Z">
              <w:rPr>
                <w:rFonts w:ascii="Times New Roman" w:eastAsia="Times New Roman" w:hAnsi="Times New Roman" w:cs="Times New Roman"/>
                <w:b/>
                <w:bCs/>
                <w:sz w:val="36"/>
                <w:szCs w:val="36"/>
                <w:u w:val="single"/>
              </w:rPr>
            </w:rPrChange>
          </w:rPr>
          <w:t>5. Post conditions</w:t>
        </w:r>
      </w:ins>
    </w:p>
    <w:p w14:paraId="55AF0C26" w14:textId="77777777" w:rsidR="00C526BA" w:rsidRPr="002413B4" w:rsidRDefault="00C526BA" w:rsidP="00C526BA">
      <w:pPr>
        <w:numPr>
          <w:ilvl w:val="0"/>
          <w:numId w:val="47"/>
        </w:numPr>
        <w:spacing w:before="100" w:beforeAutospacing="1" w:after="100" w:afterAutospacing="1" w:line="240" w:lineRule="auto"/>
        <w:rPr>
          <w:ins w:id="3521" w:author="SHAHZAIB KHAN" w:date="2026-10-07T20:44:00Z"/>
          <w:rFonts w:ascii="Times New Roman" w:eastAsia="Times New Roman" w:hAnsi="Times New Roman" w:cs="Times New Roman"/>
          <w:sz w:val="24"/>
          <w:szCs w:val="24"/>
          <w:u w:val="single"/>
          <w:rPrChange w:id="3522" w:author="SHAHZAIB KHAN" w:date="2026-10-07T20:45:00Z" w16du:dateUtc="2026-10-07T15:45:00Z">
            <w:rPr>
              <w:ins w:id="3523" w:author="SHAHZAIB KHAN" w:date="2026-10-07T20:44:00Z"/>
              <w:rFonts w:ascii="Times New Roman" w:eastAsia="Times New Roman" w:hAnsi="Times New Roman" w:cs="Times New Roman"/>
              <w:b/>
              <w:bCs/>
              <w:sz w:val="36"/>
              <w:szCs w:val="36"/>
              <w:u w:val="single"/>
            </w:rPr>
          </w:rPrChange>
        </w:rPr>
      </w:pPr>
      <w:ins w:id="3524" w:author="SHAHZAIB KHAN" w:date="2026-10-07T20:44:00Z">
        <w:r w:rsidRPr="002413B4">
          <w:rPr>
            <w:rFonts w:ascii="Times New Roman" w:eastAsia="Times New Roman" w:hAnsi="Times New Roman" w:cs="Times New Roman"/>
            <w:sz w:val="24"/>
            <w:szCs w:val="24"/>
            <w:u w:val="single"/>
            <w:rPrChange w:id="3525" w:author="SHAHZAIB KHAN" w:date="2026-10-07T20:45:00Z" w16du:dateUtc="2026-10-07T15:45:00Z">
              <w:rPr>
                <w:rFonts w:ascii="Times New Roman" w:eastAsia="Times New Roman" w:hAnsi="Times New Roman" w:cs="Times New Roman"/>
                <w:b/>
                <w:bCs/>
                <w:sz w:val="36"/>
                <w:szCs w:val="36"/>
                <w:u w:val="single"/>
              </w:rPr>
            </w:rPrChange>
          </w:rPr>
          <w:t>The payment is saved in the database and linked with the Order ID of the Customer.</w:t>
        </w:r>
      </w:ins>
    </w:p>
    <w:p w14:paraId="3771F1D6" w14:textId="77777777" w:rsidR="00C526BA" w:rsidRPr="002413B4" w:rsidRDefault="00C526BA" w:rsidP="00C526BA">
      <w:pPr>
        <w:numPr>
          <w:ilvl w:val="0"/>
          <w:numId w:val="47"/>
        </w:numPr>
        <w:spacing w:before="100" w:beforeAutospacing="1" w:after="100" w:afterAutospacing="1" w:line="240" w:lineRule="auto"/>
        <w:rPr>
          <w:ins w:id="3526" w:author="SHAHZAIB KHAN" w:date="2026-10-07T20:44:00Z"/>
          <w:rFonts w:ascii="Times New Roman" w:eastAsia="Times New Roman" w:hAnsi="Times New Roman" w:cs="Times New Roman"/>
          <w:sz w:val="24"/>
          <w:szCs w:val="24"/>
          <w:u w:val="single"/>
          <w:rPrChange w:id="3527" w:author="SHAHZAIB KHAN" w:date="2026-10-07T20:45:00Z" w16du:dateUtc="2026-10-07T15:45:00Z">
            <w:rPr>
              <w:ins w:id="3528" w:author="SHAHZAIB KHAN" w:date="2026-10-07T20:44:00Z"/>
              <w:rFonts w:ascii="Times New Roman" w:eastAsia="Times New Roman" w:hAnsi="Times New Roman" w:cs="Times New Roman"/>
              <w:b/>
              <w:bCs/>
              <w:sz w:val="36"/>
              <w:szCs w:val="36"/>
              <w:u w:val="single"/>
            </w:rPr>
          </w:rPrChange>
        </w:rPr>
      </w:pPr>
      <w:ins w:id="3529" w:author="SHAHZAIB KHAN" w:date="2026-10-07T20:44:00Z">
        <w:r w:rsidRPr="002413B4">
          <w:rPr>
            <w:rFonts w:ascii="Times New Roman" w:eastAsia="Times New Roman" w:hAnsi="Times New Roman" w:cs="Times New Roman"/>
            <w:sz w:val="24"/>
            <w:szCs w:val="24"/>
            <w:u w:val="single"/>
            <w:rPrChange w:id="3530" w:author="SHAHZAIB KHAN" w:date="2026-10-07T20:45:00Z" w16du:dateUtc="2026-10-07T15:45:00Z">
              <w:rPr>
                <w:rFonts w:ascii="Times New Roman" w:eastAsia="Times New Roman" w:hAnsi="Times New Roman" w:cs="Times New Roman"/>
                <w:b/>
                <w:bCs/>
                <w:sz w:val="36"/>
                <w:szCs w:val="36"/>
                <w:u w:val="single"/>
              </w:rPr>
            </w:rPrChange>
          </w:rPr>
          <w:t>The order is marked as paid and a receipt number is created.</w:t>
        </w:r>
      </w:ins>
    </w:p>
    <w:p w14:paraId="29576507" w14:textId="77777777" w:rsidR="00C526BA" w:rsidRPr="002413B4" w:rsidRDefault="00C526BA" w:rsidP="00C526BA">
      <w:pPr>
        <w:numPr>
          <w:ilvl w:val="0"/>
          <w:numId w:val="47"/>
        </w:numPr>
        <w:spacing w:before="100" w:beforeAutospacing="1" w:after="100" w:afterAutospacing="1" w:line="240" w:lineRule="auto"/>
        <w:rPr>
          <w:ins w:id="3531" w:author="SHAHZAIB KHAN" w:date="2026-10-07T20:44:00Z"/>
          <w:rFonts w:ascii="Times New Roman" w:eastAsia="Times New Roman" w:hAnsi="Times New Roman" w:cs="Times New Roman"/>
          <w:sz w:val="24"/>
          <w:szCs w:val="24"/>
          <w:u w:val="single"/>
          <w:rPrChange w:id="3532" w:author="SHAHZAIB KHAN" w:date="2026-10-07T20:45:00Z" w16du:dateUtc="2026-10-07T15:45:00Z">
            <w:rPr>
              <w:ins w:id="3533" w:author="SHAHZAIB KHAN" w:date="2026-10-07T20:44:00Z"/>
              <w:rFonts w:ascii="Times New Roman" w:eastAsia="Times New Roman" w:hAnsi="Times New Roman" w:cs="Times New Roman"/>
              <w:b/>
              <w:bCs/>
              <w:sz w:val="36"/>
              <w:szCs w:val="36"/>
              <w:u w:val="single"/>
            </w:rPr>
          </w:rPrChange>
        </w:rPr>
      </w:pPr>
      <w:ins w:id="3534" w:author="SHAHZAIB KHAN" w:date="2026-10-07T20:44:00Z">
        <w:r w:rsidRPr="002413B4">
          <w:rPr>
            <w:rFonts w:ascii="Times New Roman" w:eastAsia="Times New Roman" w:hAnsi="Times New Roman" w:cs="Times New Roman"/>
            <w:sz w:val="24"/>
            <w:szCs w:val="24"/>
            <w:u w:val="single"/>
            <w:rPrChange w:id="3535" w:author="SHAHZAIB KHAN" w:date="2026-10-07T20:45:00Z" w16du:dateUtc="2026-10-07T15:45:00Z">
              <w:rPr>
                <w:rFonts w:ascii="Times New Roman" w:eastAsia="Times New Roman" w:hAnsi="Times New Roman" w:cs="Times New Roman"/>
                <w:b/>
                <w:bCs/>
                <w:sz w:val="36"/>
                <w:szCs w:val="36"/>
                <w:u w:val="single"/>
              </w:rPr>
            </w:rPrChange>
          </w:rPr>
          <w:t>A salesman is assigned to the order and can start the delivery.</w:t>
        </w:r>
      </w:ins>
    </w:p>
    <w:p w14:paraId="18CB7F8F" w14:textId="77777777" w:rsidR="00C526BA" w:rsidRPr="002413B4" w:rsidRDefault="00C526BA" w:rsidP="00C526BA">
      <w:pPr>
        <w:spacing w:before="100" w:beforeAutospacing="1" w:after="100" w:afterAutospacing="1" w:line="240" w:lineRule="auto"/>
        <w:ind w:left="720"/>
        <w:rPr>
          <w:ins w:id="3536" w:author="SHAHZAIB KHAN" w:date="2026-10-07T20:44:00Z"/>
          <w:rFonts w:ascii="Times New Roman" w:eastAsia="Times New Roman" w:hAnsi="Times New Roman" w:cs="Times New Roman"/>
          <w:sz w:val="24"/>
          <w:szCs w:val="24"/>
          <w:u w:val="single"/>
          <w:rPrChange w:id="3537" w:author="SHAHZAIB KHAN" w:date="2026-10-07T20:45:00Z" w16du:dateUtc="2026-10-07T15:45:00Z">
            <w:rPr>
              <w:ins w:id="3538" w:author="SHAHZAIB KHAN" w:date="2026-10-07T20:44:00Z"/>
              <w:rFonts w:ascii="Times New Roman" w:eastAsia="Times New Roman" w:hAnsi="Times New Roman" w:cs="Times New Roman"/>
              <w:b/>
              <w:bCs/>
              <w:sz w:val="36"/>
              <w:szCs w:val="36"/>
              <w:u w:val="single"/>
            </w:rPr>
          </w:rPrChange>
        </w:rPr>
      </w:pPr>
      <w:ins w:id="3539" w:author="SHAHZAIB KHAN" w:date="2026-10-07T20:44:00Z">
        <w:r w:rsidRPr="002413B4">
          <w:rPr>
            <w:rFonts w:ascii="Times New Roman" w:eastAsia="Times New Roman" w:hAnsi="Times New Roman" w:cs="Times New Roman"/>
            <w:sz w:val="24"/>
            <w:szCs w:val="24"/>
            <w:u w:val="single"/>
            <w:rPrChange w:id="3540" w:author="SHAHZAIB KHAN" w:date="2026-10-07T20:45:00Z" w16du:dateUtc="2026-10-07T15:45:00Z">
              <w:rPr>
                <w:rFonts w:ascii="Times New Roman" w:eastAsia="Times New Roman" w:hAnsi="Times New Roman" w:cs="Times New Roman"/>
                <w:b/>
                <w:bCs/>
                <w:sz w:val="36"/>
                <w:szCs w:val="36"/>
                <w:u w:val="single"/>
              </w:rPr>
            </w:rPrChange>
          </w:rPr>
          <w:t>User Stories</w:t>
        </w:r>
      </w:ins>
    </w:p>
    <w:p w14:paraId="51E94566" w14:textId="77777777" w:rsidR="00C526BA" w:rsidRPr="002413B4" w:rsidRDefault="00C526BA" w:rsidP="00C526BA">
      <w:pPr>
        <w:spacing w:before="100" w:beforeAutospacing="1" w:after="100" w:afterAutospacing="1" w:line="240" w:lineRule="auto"/>
        <w:ind w:left="720"/>
        <w:rPr>
          <w:ins w:id="3541" w:author="SHAHZAIB KHAN" w:date="2026-10-07T20:44:00Z"/>
          <w:rFonts w:ascii="Times New Roman" w:eastAsia="Times New Roman" w:hAnsi="Times New Roman" w:cs="Times New Roman"/>
          <w:sz w:val="24"/>
          <w:szCs w:val="24"/>
          <w:u w:val="single"/>
          <w:rPrChange w:id="3542" w:author="SHAHZAIB KHAN" w:date="2026-10-07T20:45:00Z" w16du:dateUtc="2026-10-07T15:45:00Z">
            <w:rPr>
              <w:ins w:id="3543" w:author="SHAHZAIB KHAN" w:date="2026-10-07T20:44:00Z"/>
              <w:rFonts w:ascii="Times New Roman" w:eastAsia="Times New Roman" w:hAnsi="Times New Roman" w:cs="Times New Roman"/>
              <w:b/>
              <w:bCs/>
              <w:sz w:val="36"/>
              <w:szCs w:val="36"/>
              <w:u w:val="single"/>
            </w:rPr>
          </w:rPrChange>
        </w:rPr>
      </w:pPr>
      <w:ins w:id="3544" w:author="SHAHZAIB KHAN" w:date="2026-10-07T20:44:00Z">
        <w:r w:rsidRPr="002413B4">
          <w:rPr>
            <w:rFonts w:ascii="Times New Roman" w:eastAsia="Times New Roman" w:hAnsi="Times New Roman" w:cs="Times New Roman"/>
            <w:sz w:val="24"/>
            <w:szCs w:val="24"/>
            <w:u w:val="single"/>
            <w:rPrChange w:id="3545" w:author="SHAHZAIB KHAN" w:date="2026-10-07T20:45:00Z" w16du:dateUtc="2026-10-07T15:45:00Z">
              <w:rPr>
                <w:rFonts w:ascii="Times New Roman" w:eastAsia="Times New Roman" w:hAnsi="Times New Roman" w:cs="Times New Roman"/>
                <w:b/>
                <w:bCs/>
                <w:sz w:val="36"/>
                <w:szCs w:val="36"/>
                <w:u w:val="single"/>
              </w:rPr>
            </w:rPrChange>
          </w:rPr>
          <w:t>User Story No.1: Paying for an order</w:t>
        </w:r>
      </w:ins>
    </w:p>
    <w:p w14:paraId="7D183996" w14:textId="77777777" w:rsidR="00C526BA" w:rsidRPr="002413B4" w:rsidRDefault="00C526BA" w:rsidP="00C526BA">
      <w:pPr>
        <w:numPr>
          <w:ilvl w:val="0"/>
          <w:numId w:val="47"/>
        </w:numPr>
        <w:spacing w:before="100" w:beforeAutospacing="1" w:after="100" w:afterAutospacing="1" w:line="240" w:lineRule="auto"/>
        <w:rPr>
          <w:ins w:id="3546" w:author="SHAHZAIB KHAN" w:date="2026-10-07T20:44:00Z"/>
          <w:rFonts w:ascii="Times New Roman" w:eastAsia="Times New Roman" w:hAnsi="Times New Roman" w:cs="Times New Roman"/>
          <w:sz w:val="24"/>
          <w:szCs w:val="24"/>
          <w:u w:val="single"/>
          <w:rPrChange w:id="3547" w:author="SHAHZAIB KHAN" w:date="2026-10-07T20:45:00Z" w16du:dateUtc="2026-10-07T15:45:00Z">
            <w:rPr>
              <w:ins w:id="3548" w:author="SHAHZAIB KHAN" w:date="2026-10-07T20:44:00Z"/>
              <w:rFonts w:ascii="Times New Roman" w:eastAsia="Times New Roman" w:hAnsi="Times New Roman" w:cs="Times New Roman"/>
              <w:b/>
              <w:bCs/>
              <w:sz w:val="36"/>
              <w:szCs w:val="36"/>
              <w:u w:val="single"/>
            </w:rPr>
          </w:rPrChange>
        </w:rPr>
      </w:pPr>
      <w:ins w:id="3549" w:author="SHAHZAIB KHAN" w:date="2026-10-07T20:44:00Z">
        <w:r w:rsidRPr="002413B4">
          <w:rPr>
            <w:rFonts w:ascii="Times New Roman" w:eastAsia="Times New Roman" w:hAnsi="Times New Roman" w:cs="Times New Roman"/>
            <w:sz w:val="24"/>
            <w:szCs w:val="24"/>
            <w:u w:val="single"/>
            <w:rPrChange w:id="3550" w:author="SHAHZAIB KHAN" w:date="2026-10-07T20:45:00Z" w16du:dateUtc="2026-10-07T15:45:00Z">
              <w:rPr>
                <w:rFonts w:ascii="Times New Roman" w:eastAsia="Times New Roman" w:hAnsi="Times New Roman" w:cs="Times New Roman"/>
                <w:b/>
                <w:bCs/>
                <w:sz w:val="36"/>
                <w:szCs w:val="36"/>
                <w:u w:val="single"/>
              </w:rPr>
            </w:rPrChange>
          </w:rPr>
          <w:t>Who: I am a customer of the Online Bakery system.</w:t>
        </w:r>
      </w:ins>
    </w:p>
    <w:p w14:paraId="25662009" w14:textId="77777777" w:rsidR="00C526BA" w:rsidRPr="002413B4" w:rsidRDefault="00C526BA" w:rsidP="00C526BA">
      <w:pPr>
        <w:numPr>
          <w:ilvl w:val="0"/>
          <w:numId w:val="47"/>
        </w:numPr>
        <w:spacing w:before="100" w:beforeAutospacing="1" w:after="100" w:afterAutospacing="1" w:line="240" w:lineRule="auto"/>
        <w:rPr>
          <w:ins w:id="3551" w:author="SHAHZAIB KHAN" w:date="2026-10-07T20:44:00Z"/>
          <w:rFonts w:ascii="Times New Roman" w:eastAsia="Times New Roman" w:hAnsi="Times New Roman" w:cs="Times New Roman"/>
          <w:sz w:val="24"/>
          <w:szCs w:val="24"/>
          <w:u w:val="single"/>
          <w:rPrChange w:id="3552" w:author="SHAHZAIB KHAN" w:date="2026-10-07T20:45:00Z" w16du:dateUtc="2026-10-07T15:45:00Z">
            <w:rPr>
              <w:ins w:id="3553" w:author="SHAHZAIB KHAN" w:date="2026-10-07T20:44:00Z"/>
              <w:rFonts w:ascii="Times New Roman" w:eastAsia="Times New Roman" w:hAnsi="Times New Roman" w:cs="Times New Roman"/>
              <w:b/>
              <w:bCs/>
              <w:sz w:val="36"/>
              <w:szCs w:val="36"/>
              <w:u w:val="single"/>
            </w:rPr>
          </w:rPrChange>
        </w:rPr>
      </w:pPr>
      <w:ins w:id="3554" w:author="SHAHZAIB KHAN" w:date="2026-10-07T20:44:00Z">
        <w:r w:rsidRPr="002413B4">
          <w:rPr>
            <w:rFonts w:ascii="Times New Roman" w:eastAsia="Times New Roman" w:hAnsi="Times New Roman" w:cs="Times New Roman"/>
            <w:sz w:val="24"/>
            <w:szCs w:val="24"/>
            <w:u w:val="single"/>
            <w:rPrChange w:id="3555" w:author="SHAHZAIB KHAN" w:date="2026-10-07T20:45:00Z" w16du:dateUtc="2026-10-07T15:45:00Z">
              <w:rPr>
                <w:rFonts w:ascii="Times New Roman" w:eastAsia="Times New Roman" w:hAnsi="Times New Roman" w:cs="Times New Roman"/>
                <w:b/>
                <w:bCs/>
                <w:sz w:val="36"/>
                <w:szCs w:val="36"/>
                <w:u w:val="single"/>
              </w:rPr>
            </w:rPrChange>
          </w:rPr>
          <w:t>What: I want to pay for my placed order by choosing a payment method.</w:t>
        </w:r>
      </w:ins>
    </w:p>
    <w:p w14:paraId="59E7CC83" w14:textId="77777777" w:rsidR="00C526BA" w:rsidRPr="002413B4" w:rsidRDefault="00C526BA" w:rsidP="00C526BA">
      <w:pPr>
        <w:numPr>
          <w:ilvl w:val="0"/>
          <w:numId w:val="47"/>
        </w:numPr>
        <w:spacing w:before="100" w:beforeAutospacing="1" w:after="100" w:afterAutospacing="1" w:line="240" w:lineRule="auto"/>
        <w:rPr>
          <w:ins w:id="3556" w:author="SHAHZAIB KHAN" w:date="2026-10-07T20:44:00Z"/>
          <w:rFonts w:ascii="Times New Roman" w:eastAsia="Times New Roman" w:hAnsi="Times New Roman" w:cs="Times New Roman"/>
          <w:sz w:val="24"/>
          <w:szCs w:val="24"/>
          <w:u w:val="single"/>
          <w:rPrChange w:id="3557" w:author="SHAHZAIB KHAN" w:date="2026-10-07T20:45:00Z" w16du:dateUtc="2026-10-07T15:45:00Z">
            <w:rPr>
              <w:ins w:id="3558" w:author="SHAHZAIB KHAN" w:date="2026-10-07T20:44:00Z"/>
              <w:rFonts w:ascii="Times New Roman" w:eastAsia="Times New Roman" w:hAnsi="Times New Roman" w:cs="Times New Roman"/>
              <w:b/>
              <w:bCs/>
              <w:sz w:val="36"/>
              <w:szCs w:val="36"/>
              <w:u w:val="single"/>
            </w:rPr>
          </w:rPrChange>
        </w:rPr>
      </w:pPr>
      <w:ins w:id="3559" w:author="SHAHZAIB KHAN" w:date="2026-10-07T20:44:00Z">
        <w:r w:rsidRPr="002413B4">
          <w:rPr>
            <w:rFonts w:ascii="Times New Roman" w:eastAsia="Times New Roman" w:hAnsi="Times New Roman" w:cs="Times New Roman"/>
            <w:sz w:val="24"/>
            <w:szCs w:val="24"/>
            <w:u w:val="single"/>
            <w:rPrChange w:id="3560" w:author="SHAHZAIB KHAN" w:date="2026-10-07T20:45:00Z" w16du:dateUtc="2026-10-07T15:45:00Z">
              <w:rPr>
                <w:rFonts w:ascii="Times New Roman" w:eastAsia="Times New Roman" w:hAnsi="Times New Roman" w:cs="Times New Roman"/>
                <w:b/>
                <w:bCs/>
                <w:sz w:val="36"/>
                <w:szCs w:val="36"/>
                <w:u w:val="single"/>
              </w:rPr>
            </w:rPrChange>
          </w:rPr>
          <w:t>Why: So that my order is confirmed and it can be delivered to me.</w:t>
        </w:r>
      </w:ins>
    </w:p>
    <w:p w14:paraId="2C9DB63A" w14:textId="77777777" w:rsidR="00C526BA" w:rsidRPr="002413B4" w:rsidRDefault="00C526BA" w:rsidP="00C526BA">
      <w:pPr>
        <w:spacing w:before="100" w:beforeAutospacing="1" w:after="100" w:afterAutospacing="1" w:line="240" w:lineRule="auto"/>
        <w:ind w:left="720"/>
        <w:rPr>
          <w:ins w:id="3561" w:author="SHAHZAIB KHAN" w:date="2026-10-07T20:44:00Z"/>
          <w:rFonts w:ascii="Times New Roman" w:eastAsia="Times New Roman" w:hAnsi="Times New Roman" w:cs="Times New Roman"/>
          <w:sz w:val="24"/>
          <w:szCs w:val="24"/>
          <w:u w:val="single"/>
          <w:rPrChange w:id="3562" w:author="SHAHZAIB KHAN" w:date="2026-10-07T20:45:00Z" w16du:dateUtc="2026-10-07T15:45:00Z">
            <w:rPr>
              <w:ins w:id="3563" w:author="SHAHZAIB KHAN" w:date="2026-10-07T20:44:00Z"/>
              <w:rFonts w:ascii="Times New Roman" w:eastAsia="Times New Roman" w:hAnsi="Times New Roman" w:cs="Times New Roman"/>
              <w:b/>
              <w:bCs/>
              <w:sz w:val="36"/>
              <w:szCs w:val="36"/>
              <w:u w:val="single"/>
            </w:rPr>
          </w:rPrChange>
        </w:rPr>
      </w:pPr>
      <w:ins w:id="3564" w:author="SHAHZAIB KHAN" w:date="2026-10-07T20:44:00Z">
        <w:r w:rsidRPr="002413B4">
          <w:rPr>
            <w:rFonts w:ascii="Times New Roman" w:eastAsia="Times New Roman" w:hAnsi="Times New Roman" w:cs="Times New Roman"/>
            <w:sz w:val="24"/>
            <w:szCs w:val="24"/>
            <w:u w:val="single"/>
            <w:rPrChange w:id="3565" w:author="SHAHZAIB KHAN" w:date="2026-10-07T20:45:00Z" w16du:dateUtc="2026-10-07T15:45:00Z">
              <w:rPr>
                <w:rFonts w:ascii="Times New Roman" w:eastAsia="Times New Roman" w:hAnsi="Times New Roman" w:cs="Times New Roman"/>
                <w:b/>
                <w:bCs/>
                <w:sz w:val="36"/>
                <w:szCs w:val="36"/>
                <w:u w:val="single"/>
              </w:rPr>
            </w:rPrChange>
          </w:rPr>
          <w:t xml:space="preserve">        Acceptance Criteria:</w:t>
        </w:r>
      </w:ins>
    </w:p>
    <w:p w14:paraId="3964937B" w14:textId="77777777" w:rsidR="00C526BA" w:rsidRPr="002413B4" w:rsidRDefault="00C526BA" w:rsidP="00C526BA">
      <w:pPr>
        <w:numPr>
          <w:ilvl w:val="0"/>
          <w:numId w:val="47"/>
        </w:numPr>
        <w:spacing w:before="100" w:beforeAutospacing="1" w:after="100" w:afterAutospacing="1" w:line="240" w:lineRule="auto"/>
        <w:rPr>
          <w:ins w:id="3566" w:author="SHAHZAIB KHAN" w:date="2026-10-07T20:44:00Z"/>
          <w:rFonts w:ascii="Times New Roman" w:eastAsia="Times New Roman" w:hAnsi="Times New Roman" w:cs="Times New Roman"/>
          <w:sz w:val="24"/>
          <w:szCs w:val="24"/>
          <w:u w:val="single"/>
          <w:rPrChange w:id="3567" w:author="SHAHZAIB KHAN" w:date="2026-10-07T20:45:00Z" w16du:dateUtc="2026-10-07T15:45:00Z">
            <w:rPr>
              <w:ins w:id="3568" w:author="SHAHZAIB KHAN" w:date="2026-10-07T20:44:00Z"/>
              <w:rFonts w:ascii="Times New Roman" w:eastAsia="Times New Roman" w:hAnsi="Times New Roman" w:cs="Times New Roman"/>
              <w:b/>
              <w:bCs/>
              <w:sz w:val="36"/>
              <w:szCs w:val="36"/>
              <w:u w:val="single"/>
            </w:rPr>
          </w:rPrChange>
        </w:rPr>
      </w:pPr>
      <w:ins w:id="3569" w:author="SHAHZAIB KHAN" w:date="2026-10-07T20:44:00Z">
        <w:r w:rsidRPr="002413B4">
          <w:rPr>
            <w:rFonts w:ascii="Times New Roman" w:eastAsia="Times New Roman" w:hAnsi="Times New Roman" w:cs="Times New Roman"/>
            <w:sz w:val="24"/>
            <w:szCs w:val="24"/>
            <w:u w:val="single"/>
            <w:rPrChange w:id="3570" w:author="SHAHZAIB KHAN" w:date="2026-10-07T20:45:00Z" w16du:dateUtc="2026-10-07T15:45:00Z">
              <w:rPr>
                <w:rFonts w:ascii="Times New Roman" w:eastAsia="Times New Roman" w:hAnsi="Times New Roman" w:cs="Times New Roman"/>
                <w:b/>
                <w:bCs/>
                <w:sz w:val="36"/>
                <w:szCs w:val="36"/>
                <w:u w:val="single"/>
              </w:rPr>
            </w:rPrChange>
          </w:rPr>
          <w:t>Scenario: Successful payment of an order</w:t>
        </w:r>
      </w:ins>
    </w:p>
    <w:p w14:paraId="627AA94D" w14:textId="77777777" w:rsidR="00C526BA" w:rsidRPr="002413B4" w:rsidRDefault="00C526BA" w:rsidP="00C526BA">
      <w:pPr>
        <w:numPr>
          <w:ilvl w:val="0"/>
          <w:numId w:val="47"/>
        </w:numPr>
        <w:spacing w:before="100" w:beforeAutospacing="1" w:after="100" w:afterAutospacing="1" w:line="240" w:lineRule="auto"/>
        <w:rPr>
          <w:ins w:id="3571" w:author="SHAHZAIB KHAN" w:date="2026-10-07T20:44:00Z"/>
          <w:rFonts w:ascii="Times New Roman" w:eastAsia="Times New Roman" w:hAnsi="Times New Roman" w:cs="Times New Roman"/>
          <w:sz w:val="24"/>
          <w:szCs w:val="24"/>
          <w:u w:val="single"/>
          <w:rPrChange w:id="3572" w:author="SHAHZAIB KHAN" w:date="2026-10-07T20:45:00Z" w16du:dateUtc="2026-10-07T15:45:00Z">
            <w:rPr>
              <w:ins w:id="3573" w:author="SHAHZAIB KHAN" w:date="2026-10-07T20:44:00Z"/>
              <w:rFonts w:ascii="Times New Roman" w:eastAsia="Times New Roman" w:hAnsi="Times New Roman" w:cs="Times New Roman"/>
              <w:b/>
              <w:bCs/>
              <w:sz w:val="36"/>
              <w:szCs w:val="36"/>
              <w:u w:val="single"/>
            </w:rPr>
          </w:rPrChange>
        </w:rPr>
      </w:pPr>
      <w:ins w:id="3574" w:author="SHAHZAIB KHAN" w:date="2026-10-07T20:44:00Z">
        <w:r w:rsidRPr="002413B4">
          <w:rPr>
            <w:rFonts w:ascii="Times New Roman" w:eastAsia="Times New Roman" w:hAnsi="Times New Roman" w:cs="Times New Roman"/>
            <w:sz w:val="24"/>
            <w:szCs w:val="24"/>
            <w:u w:val="single"/>
            <w:rPrChange w:id="3575" w:author="SHAHZAIB KHAN" w:date="2026-10-07T20:45:00Z" w16du:dateUtc="2026-10-07T15:45:00Z">
              <w:rPr>
                <w:rFonts w:ascii="Times New Roman" w:eastAsia="Times New Roman" w:hAnsi="Times New Roman" w:cs="Times New Roman"/>
                <w:b/>
                <w:bCs/>
                <w:sz w:val="36"/>
                <w:szCs w:val="36"/>
                <w:u w:val="single"/>
              </w:rPr>
            </w:rPrChange>
          </w:rPr>
          <w:t xml:space="preserve">Given: The customer has placed an </w:t>
        </w:r>
        <w:proofErr w:type="gramStart"/>
        <w:r w:rsidRPr="002413B4">
          <w:rPr>
            <w:rFonts w:ascii="Times New Roman" w:eastAsia="Times New Roman" w:hAnsi="Times New Roman" w:cs="Times New Roman"/>
            <w:sz w:val="24"/>
            <w:szCs w:val="24"/>
            <w:u w:val="single"/>
            <w:rPrChange w:id="3576" w:author="SHAHZAIB KHAN" w:date="2026-10-07T20:45:00Z" w16du:dateUtc="2026-10-07T15:45:00Z">
              <w:rPr>
                <w:rFonts w:ascii="Times New Roman" w:eastAsia="Times New Roman" w:hAnsi="Times New Roman" w:cs="Times New Roman"/>
                <w:b/>
                <w:bCs/>
                <w:sz w:val="36"/>
                <w:szCs w:val="36"/>
                <w:u w:val="single"/>
              </w:rPr>
            </w:rPrChange>
          </w:rPr>
          <w:t>order</w:t>
        </w:r>
        <w:proofErr w:type="gramEnd"/>
        <w:r w:rsidRPr="002413B4">
          <w:rPr>
            <w:rFonts w:ascii="Times New Roman" w:eastAsia="Times New Roman" w:hAnsi="Times New Roman" w:cs="Times New Roman"/>
            <w:sz w:val="24"/>
            <w:szCs w:val="24"/>
            <w:u w:val="single"/>
            <w:rPrChange w:id="3577" w:author="SHAHZAIB KHAN" w:date="2026-10-07T20:45:00Z" w16du:dateUtc="2026-10-07T15:45:00Z">
              <w:rPr>
                <w:rFonts w:ascii="Times New Roman" w:eastAsia="Times New Roman" w:hAnsi="Times New Roman" w:cs="Times New Roman"/>
                <w:b/>
                <w:bCs/>
                <w:sz w:val="36"/>
                <w:szCs w:val="36"/>
                <w:u w:val="single"/>
              </w:rPr>
            </w:rPrChange>
          </w:rPr>
          <w:t xml:space="preserve"> and the total amount is shown.</w:t>
        </w:r>
      </w:ins>
    </w:p>
    <w:p w14:paraId="16BDE417" w14:textId="77777777" w:rsidR="00C526BA" w:rsidRPr="002413B4" w:rsidRDefault="00C526BA" w:rsidP="00C526BA">
      <w:pPr>
        <w:numPr>
          <w:ilvl w:val="0"/>
          <w:numId w:val="47"/>
        </w:numPr>
        <w:spacing w:before="100" w:beforeAutospacing="1" w:after="100" w:afterAutospacing="1" w:line="240" w:lineRule="auto"/>
        <w:rPr>
          <w:ins w:id="3578" w:author="SHAHZAIB KHAN" w:date="2026-10-07T20:44:00Z"/>
          <w:rFonts w:ascii="Times New Roman" w:eastAsia="Times New Roman" w:hAnsi="Times New Roman" w:cs="Times New Roman"/>
          <w:sz w:val="24"/>
          <w:szCs w:val="24"/>
          <w:u w:val="single"/>
          <w:rPrChange w:id="3579" w:author="SHAHZAIB KHAN" w:date="2026-10-07T20:45:00Z" w16du:dateUtc="2026-10-07T15:45:00Z">
            <w:rPr>
              <w:ins w:id="3580" w:author="SHAHZAIB KHAN" w:date="2026-10-07T20:44:00Z"/>
              <w:rFonts w:ascii="Times New Roman" w:eastAsia="Times New Roman" w:hAnsi="Times New Roman" w:cs="Times New Roman"/>
              <w:b/>
              <w:bCs/>
              <w:sz w:val="36"/>
              <w:szCs w:val="36"/>
              <w:u w:val="single"/>
            </w:rPr>
          </w:rPrChange>
        </w:rPr>
      </w:pPr>
      <w:ins w:id="3581" w:author="SHAHZAIB KHAN" w:date="2026-10-07T20:44:00Z">
        <w:r w:rsidRPr="002413B4">
          <w:rPr>
            <w:rFonts w:ascii="Times New Roman" w:eastAsia="Times New Roman" w:hAnsi="Times New Roman" w:cs="Times New Roman"/>
            <w:sz w:val="24"/>
            <w:szCs w:val="24"/>
            <w:u w:val="single"/>
            <w:rPrChange w:id="3582" w:author="SHAHZAIB KHAN" w:date="2026-10-07T20:45:00Z" w16du:dateUtc="2026-10-07T15:45:00Z">
              <w:rPr>
                <w:rFonts w:ascii="Times New Roman" w:eastAsia="Times New Roman" w:hAnsi="Times New Roman" w:cs="Times New Roman"/>
                <w:b/>
                <w:bCs/>
                <w:sz w:val="36"/>
                <w:szCs w:val="36"/>
                <w:u w:val="single"/>
              </w:rPr>
            </w:rPrChange>
          </w:rPr>
          <w:t>And: The customer has selected a payment method and entered the correct payment details.</w:t>
        </w:r>
      </w:ins>
    </w:p>
    <w:p w14:paraId="0DE3F62A" w14:textId="77777777" w:rsidR="00C526BA" w:rsidRPr="002413B4" w:rsidRDefault="00C526BA" w:rsidP="00C526BA">
      <w:pPr>
        <w:numPr>
          <w:ilvl w:val="0"/>
          <w:numId w:val="47"/>
        </w:numPr>
        <w:spacing w:before="100" w:beforeAutospacing="1" w:after="100" w:afterAutospacing="1" w:line="240" w:lineRule="auto"/>
        <w:rPr>
          <w:ins w:id="3583" w:author="SHAHZAIB KHAN" w:date="2026-10-07T20:44:00Z"/>
          <w:rFonts w:ascii="Times New Roman" w:eastAsia="Times New Roman" w:hAnsi="Times New Roman" w:cs="Times New Roman"/>
          <w:sz w:val="24"/>
          <w:szCs w:val="24"/>
          <w:u w:val="single"/>
          <w:rPrChange w:id="3584" w:author="SHAHZAIB KHAN" w:date="2026-10-07T20:45:00Z" w16du:dateUtc="2026-10-07T15:45:00Z">
            <w:rPr>
              <w:ins w:id="3585" w:author="SHAHZAIB KHAN" w:date="2026-10-07T20:44:00Z"/>
              <w:rFonts w:ascii="Times New Roman" w:eastAsia="Times New Roman" w:hAnsi="Times New Roman" w:cs="Times New Roman"/>
              <w:b/>
              <w:bCs/>
              <w:sz w:val="36"/>
              <w:szCs w:val="36"/>
              <w:u w:val="single"/>
            </w:rPr>
          </w:rPrChange>
        </w:rPr>
      </w:pPr>
      <w:ins w:id="3586" w:author="SHAHZAIB KHAN" w:date="2026-10-07T20:44:00Z">
        <w:r w:rsidRPr="002413B4">
          <w:rPr>
            <w:rFonts w:ascii="Times New Roman" w:eastAsia="Times New Roman" w:hAnsi="Times New Roman" w:cs="Times New Roman"/>
            <w:sz w:val="24"/>
            <w:szCs w:val="24"/>
            <w:u w:val="single"/>
            <w:rPrChange w:id="3587" w:author="SHAHZAIB KHAN" w:date="2026-10-07T20:45:00Z" w16du:dateUtc="2026-10-07T15:45:00Z">
              <w:rPr>
                <w:rFonts w:ascii="Times New Roman" w:eastAsia="Times New Roman" w:hAnsi="Times New Roman" w:cs="Times New Roman"/>
                <w:b/>
                <w:bCs/>
                <w:sz w:val="36"/>
                <w:szCs w:val="36"/>
                <w:u w:val="single"/>
              </w:rPr>
            </w:rPrChange>
          </w:rPr>
          <w:t>When: The customer submits the payment details.</w:t>
        </w:r>
      </w:ins>
    </w:p>
    <w:p w14:paraId="7D675862" w14:textId="77777777" w:rsidR="00C526BA" w:rsidRPr="002413B4" w:rsidRDefault="00C526BA" w:rsidP="00C526BA">
      <w:pPr>
        <w:numPr>
          <w:ilvl w:val="0"/>
          <w:numId w:val="47"/>
        </w:numPr>
        <w:spacing w:before="100" w:beforeAutospacing="1" w:after="100" w:afterAutospacing="1" w:line="240" w:lineRule="auto"/>
        <w:rPr>
          <w:ins w:id="3588" w:author="SHAHZAIB KHAN" w:date="2026-10-07T20:44:00Z"/>
          <w:rFonts w:ascii="Times New Roman" w:eastAsia="Times New Roman" w:hAnsi="Times New Roman" w:cs="Times New Roman"/>
          <w:sz w:val="24"/>
          <w:szCs w:val="24"/>
          <w:u w:val="single"/>
          <w:rPrChange w:id="3589" w:author="SHAHZAIB KHAN" w:date="2026-10-07T20:45:00Z" w16du:dateUtc="2026-10-07T15:45:00Z">
            <w:rPr>
              <w:ins w:id="3590" w:author="SHAHZAIB KHAN" w:date="2026-10-07T20:44:00Z"/>
              <w:rFonts w:ascii="Times New Roman" w:eastAsia="Times New Roman" w:hAnsi="Times New Roman" w:cs="Times New Roman"/>
              <w:b/>
              <w:bCs/>
              <w:sz w:val="36"/>
              <w:szCs w:val="36"/>
              <w:u w:val="single"/>
            </w:rPr>
          </w:rPrChange>
        </w:rPr>
      </w:pPr>
      <w:ins w:id="3591" w:author="SHAHZAIB KHAN" w:date="2026-10-07T20:44:00Z">
        <w:r w:rsidRPr="002413B4">
          <w:rPr>
            <w:rFonts w:ascii="Times New Roman" w:eastAsia="Times New Roman" w:hAnsi="Times New Roman" w:cs="Times New Roman"/>
            <w:sz w:val="24"/>
            <w:szCs w:val="24"/>
            <w:u w:val="single"/>
            <w:rPrChange w:id="3592" w:author="SHAHZAIB KHAN" w:date="2026-10-07T20:45:00Z" w16du:dateUtc="2026-10-07T15:45:00Z">
              <w:rPr>
                <w:rFonts w:ascii="Times New Roman" w:eastAsia="Times New Roman" w:hAnsi="Times New Roman" w:cs="Times New Roman"/>
                <w:b/>
                <w:bCs/>
                <w:sz w:val="36"/>
                <w:szCs w:val="36"/>
                <w:u w:val="single"/>
              </w:rPr>
            </w:rPrChange>
          </w:rPr>
          <w:t xml:space="preserve">Then: The system accepts the payment, saves it in the database and </w:t>
        </w:r>
        <w:proofErr w:type="spellStart"/>
        <w:r w:rsidRPr="002413B4">
          <w:rPr>
            <w:rFonts w:ascii="Times New Roman" w:eastAsia="Times New Roman" w:hAnsi="Times New Roman" w:cs="Times New Roman"/>
            <w:sz w:val="24"/>
            <w:szCs w:val="24"/>
            <w:u w:val="single"/>
            <w:rPrChange w:id="3593" w:author="SHAHZAIB KHAN" w:date="2026-10-07T20:45:00Z" w16du:dateUtc="2026-10-07T15:45:00Z">
              <w:rPr>
                <w:rFonts w:ascii="Times New Roman" w:eastAsia="Times New Roman" w:hAnsi="Times New Roman" w:cs="Times New Roman"/>
                <w:b/>
                <w:bCs/>
                <w:sz w:val="36"/>
                <w:szCs w:val="36"/>
                <w:u w:val="single"/>
              </w:rPr>
            </w:rPrChange>
          </w:rPr>
          <w:t>asigns</w:t>
        </w:r>
        <w:proofErr w:type="spellEnd"/>
        <w:r w:rsidRPr="002413B4">
          <w:rPr>
            <w:rFonts w:ascii="Times New Roman" w:eastAsia="Times New Roman" w:hAnsi="Times New Roman" w:cs="Times New Roman"/>
            <w:sz w:val="24"/>
            <w:szCs w:val="24"/>
            <w:u w:val="single"/>
            <w:rPrChange w:id="3594" w:author="SHAHZAIB KHAN" w:date="2026-10-07T20:45:00Z" w16du:dateUtc="2026-10-07T15:45:00Z">
              <w:rPr>
                <w:rFonts w:ascii="Times New Roman" w:eastAsia="Times New Roman" w:hAnsi="Times New Roman" w:cs="Times New Roman"/>
                <w:b/>
                <w:bCs/>
                <w:sz w:val="36"/>
                <w:szCs w:val="36"/>
                <w:u w:val="single"/>
              </w:rPr>
            </w:rPrChange>
          </w:rPr>
          <w:t xml:space="preserve"> a salesman to the order.</w:t>
        </w:r>
      </w:ins>
    </w:p>
    <w:p w14:paraId="00B6B179" w14:textId="77777777" w:rsidR="00C526BA" w:rsidRPr="002413B4" w:rsidRDefault="00C526BA" w:rsidP="00C526BA">
      <w:pPr>
        <w:numPr>
          <w:ilvl w:val="0"/>
          <w:numId w:val="47"/>
        </w:numPr>
        <w:spacing w:before="100" w:beforeAutospacing="1" w:after="100" w:afterAutospacing="1" w:line="240" w:lineRule="auto"/>
        <w:rPr>
          <w:ins w:id="3595" w:author="SHAHZAIB KHAN" w:date="2026-10-07T20:44:00Z"/>
          <w:rFonts w:ascii="Times New Roman" w:eastAsia="Times New Roman" w:hAnsi="Times New Roman" w:cs="Times New Roman"/>
          <w:sz w:val="24"/>
          <w:szCs w:val="24"/>
          <w:u w:val="single"/>
          <w:rPrChange w:id="3596" w:author="SHAHZAIB KHAN" w:date="2026-10-07T20:45:00Z" w16du:dateUtc="2026-10-07T15:45:00Z">
            <w:rPr>
              <w:ins w:id="3597" w:author="SHAHZAIB KHAN" w:date="2026-10-07T20:44:00Z"/>
              <w:rFonts w:ascii="Times New Roman" w:eastAsia="Times New Roman" w:hAnsi="Times New Roman" w:cs="Times New Roman"/>
              <w:b/>
              <w:bCs/>
              <w:sz w:val="36"/>
              <w:szCs w:val="36"/>
              <w:u w:val="single"/>
            </w:rPr>
          </w:rPrChange>
        </w:rPr>
      </w:pPr>
      <w:ins w:id="3598" w:author="SHAHZAIB KHAN" w:date="2026-10-07T20:44:00Z">
        <w:r w:rsidRPr="002413B4">
          <w:rPr>
            <w:rFonts w:ascii="Times New Roman" w:eastAsia="Times New Roman" w:hAnsi="Times New Roman" w:cs="Times New Roman"/>
            <w:sz w:val="24"/>
            <w:szCs w:val="24"/>
            <w:u w:val="single"/>
            <w:rPrChange w:id="3599" w:author="SHAHZAIB KHAN" w:date="2026-10-07T20:45:00Z" w16du:dateUtc="2026-10-07T15:45:00Z">
              <w:rPr>
                <w:rFonts w:ascii="Times New Roman" w:eastAsia="Times New Roman" w:hAnsi="Times New Roman" w:cs="Times New Roman"/>
                <w:b/>
                <w:bCs/>
                <w:sz w:val="36"/>
                <w:szCs w:val="36"/>
                <w:u w:val="single"/>
              </w:rPr>
            </w:rPrChange>
          </w:rPr>
          <w:t>And: The system shows the Payment ID, Payment Status and Receipt Number.</w:t>
        </w:r>
      </w:ins>
    </w:p>
    <w:p w14:paraId="7BC32AD2" w14:textId="77777777" w:rsidR="00C526BA" w:rsidRPr="002413B4" w:rsidRDefault="00C526BA" w:rsidP="00C526BA">
      <w:pPr>
        <w:spacing w:before="100" w:beforeAutospacing="1" w:after="100" w:afterAutospacing="1" w:line="240" w:lineRule="auto"/>
        <w:ind w:left="720"/>
        <w:rPr>
          <w:ins w:id="3600" w:author="SHAHZAIB KHAN" w:date="2026-10-07T20:44:00Z"/>
          <w:rFonts w:ascii="Times New Roman" w:eastAsia="Times New Roman" w:hAnsi="Times New Roman" w:cs="Times New Roman"/>
          <w:sz w:val="24"/>
          <w:szCs w:val="24"/>
          <w:u w:val="single"/>
          <w:rPrChange w:id="3601" w:author="SHAHZAIB KHAN" w:date="2026-10-07T20:45:00Z" w16du:dateUtc="2026-10-07T15:45:00Z">
            <w:rPr>
              <w:ins w:id="3602" w:author="SHAHZAIB KHAN" w:date="2026-10-07T20:44:00Z"/>
              <w:rFonts w:ascii="Times New Roman" w:eastAsia="Times New Roman" w:hAnsi="Times New Roman" w:cs="Times New Roman"/>
              <w:b/>
              <w:bCs/>
              <w:sz w:val="36"/>
              <w:szCs w:val="36"/>
              <w:u w:val="single"/>
            </w:rPr>
          </w:rPrChange>
        </w:rPr>
      </w:pPr>
      <w:ins w:id="3603" w:author="SHAHZAIB KHAN" w:date="2026-10-07T20:44:00Z">
        <w:r w:rsidRPr="002413B4">
          <w:rPr>
            <w:rFonts w:ascii="Times New Roman" w:eastAsia="Times New Roman" w:hAnsi="Times New Roman" w:cs="Times New Roman"/>
            <w:sz w:val="24"/>
            <w:szCs w:val="24"/>
            <w:u w:val="single"/>
            <w:rPrChange w:id="3604" w:author="SHAHZAIB KHAN" w:date="2026-10-07T20:45:00Z" w16du:dateUtc="2026-10-07T15:45:00Z">
              <w:rPr>
                <w:rFonts w:ascii="Times New Roman" w:eastAsia="Times New Roman" w:hAnsi="Times New Roman" w:cs="Times New Roman"/>
                <w:b/>
                <w:bCs/>
                <w:sz w:val="36"/>
                <w:szCs w:val="36"/>
                <w:u w:val="single"/>
              </w:rPr>
            </w:rPrChange>
          </w:rPr>
          <w:t>User Story No.2: Payment fails or wrong details</w:t>
        </w:r>
      </w:ins>
    </w:p>
    <w:p w14:paraId="094EBF84" w14:textId="77777777" w:rsidR="00C526BA" w:rsidRPr="002413B4" w:rsidRDefault="00C526BA" w:rsidP="00C526BA">
      <w:pPr>
        <w:numPr>
          <w:ilvl w:val="0"/>
          <w:numId w:val="47"/>
        </w:numPr>
        <w:spacing w:before="100" w:beforeAutospacing="1" w:after="100" w:afterAutospacing="1" w:line="240" w:lineRule="auto"/>
        <w:rPr>
          <w:ins w:id="3605" w:author="SHAHZAIB KHAN" w:date="2026-10-07T20:44:00Z"/>
          <w:rFonts w:ascii="Times New Roman" w:eastAsia="Times New Roman" w:hAnsi="Times New Roman" w:cs="Times New Roman"/>
          <w:sz w:val="24"/>
          <w:szCs w:val="24"/>
          <w:u w:val="single"/>
          <w:rPrChange w:id="3606" w:author="SHAHZAIB KHAN" w:date="2026-10-07T20:45:00Z" w16du:dateUtc="2026-10-07T15:45:00Z">
            <w:rPr>
              <w:ins w:id="3607" w:author="SHAHZAIB KHAN" w:date="2026-10-07T20:44:00Z"/>
              <w:rFonts w:ascii="Times New Roman" w:eastAsia="Times New Roman" w:hAnsi="Times New Roman" w:cs="Times New Roman"/>
              <w:b/>
              <w:bCs/>
              <w:sz w:val="36"/>
              <w:szCs w:val="36"/>
              <w:u w:val="single"/>
            </w:rPr>
          </w:rPrChange>
        </w:rPr>
      </w:pPr>
      <w:ins w:id="3608" w:author="SHAHZAIB KHAN" w:date="2026-10-07T20:44:00Z">
        <w:r w:rsidRPr="002413B4">
          <w:rPr>
            <w:rFonts w:ascii="Times New Roman" w:eastAsia="Times New Roman" w:hAnsi="Times New Roman" w:cs="Times New Roman"/>
            <w:sz w:val="24"/>
            <w:szCs w:val="24"/>
            <w:u w:val="single"/>
            <w:rPrChange w:id="3609" w:author="SHAHZAIB KHAN" w:date="2026-10-07T20:45:00Z" w16du:dateUtc="2026-10-07T15:45:00Z">
              <w:rPr>
                <w:rFonts w:ascii="Times New Roman" w:eastAsia="Times New Roman" w:hAnsi="Times New Roman" w:cs="Times New Roman"/>
                <w:b/>
                <w:bCs/>
                <w:sz w:val="36"/>
                <w:szCs w:val="36"/>
                <w:u w:val="single"/>
              </w:rPr>
            </w:rPrChange>
          </w:rPr>
          <w:lastRenderedPageBreak/>
          <w:t>Who: I am a customer of the Online Bakery system.</w:t>
        </w:r>
      </w:ins>
    </w:p>
    <w:p w14:paraId="2D15E852" w14:textId="77777777" w:rsidR="00C526BA" w:rsidRPr="002413B4" w:rsidRDefault="00C526BA" w:rsidP="00C526BA">
      <w:pPr>
        <w:numPr>
          <w:ilvl w:val="0"/>
          <w:numId w:val="47"/>
        </w:numPr>
        <w:spacing w:before="100" w:beforeAutospacing="1" w:after="100" w:afterAutospacing="1" w:line="240" w:lineRule="auto"/>
        <w:rPr>
          <w:ins w:id="3610" w:author="SHAHZAIB KHAN" w:date="2026-10-07T20:44:00Z"/>
          <w:rFonts w:ascii="Times New Roman" w:eastAsia="Times New Roman" w:hAnsi="Times New Roman" w:cs="Times New Roman"/>
          <w:sz w:val="24"/>
          <w:szCs w:val="24"/>
          <w:u w:val="single"/>
          <w:rPrChange w:id="3611" w:author="SHAHZAIB KHAN" w:date="2026-10-07T20:45:00Z" w16du:dateUtc="2026-10-07T15:45:00Z">
            <w:rPr>
              <w:ins w:id="3612" w:author="SHAHZAIB KHAN" w:date="2026-10-07T20:44:00Z"/>
              <w:rFonts w:ascii="Times New Roman" w:eastAsia="Times New Roman" w:hAnsi="Times New Roman" w:cs="Times New Roman"/>
              <w:b/>
              <w:bCs/>
              <w:sz w:val="36"/>
              <w:szCs w:val="36"/>
              <w:u w:val="single"/>
            </w:rPr>
          </w:rPrChange>
        </w:rPr>
      </w:pPr>
      <w:ins w:id="3613" w:author="SHAHZAIB KHAN" w:date="2026-10-07T20:44:00Z">
        <w:r w:rsidRPr="002413B4">
          <w:rPr>
            <w:rFonts w:ascii="Times New Roman" w:eastAsia="Times New Roman" w:hAnsi="Times New Roman" w:cs="Times New Roman"/>
            <w:sz w:val="24"/>
            <w:szCs w:val="24"/>
            <w:u w:val="single"/>
            <w:rPrChange w:id="3614" w:author="SHAHZAIB KHAN" w:date="2026-10-07T20:45:00Z" w16du:dateUtc="2026-10-07T15:45:00Z">
              <w:rPr>
                <w:rFonts w:ascii="Times New Roman" w:eastAsia="Times New Roman" w:hAnsi="Times New Roman" w:cs="Times New Roman"/>
                <w:b/>
                <w:bCs/>
                <w:sz w:val="36"/>
                <w:szCs w:val="36"/>
                <w:u w:val="single"/>
              </w:rPr>
            </w:rPrChange>
          </w:rPr>
          <w:t xml:space="preserve">What: I want to </w:t>
        </w:r>
        <w:proofErr w:type="gramStart"/>
        <w:r w:rsidRPr="002413B4">
          <w:rPr>
            <w:rFonts w:ascii="Times New Roman" w:eastAsia="Times New Roman" w:hAnsi="Times New Roman" w:cs="Times New Roman"/>
            <w:sz w:val="24"/>
            <w:szCs w:val="24"/>
            <w:u w:val="single"/>
            <w:rPrChange w:id="3615" w:author="SHAHZAIB KHAN" w:date="2026-10-07T20:45:00Z" w16du:dateUtc="2026-10-07T15:45:00Z">
              <w:rPr>
                <w:rFonts w:ascii="Times New Roman" w:eastAsia="Times New Roman" w:hAnsi="Times New Roman" w:cs="Times New Roman"/>
                <w:b/>
                <w:bCs/>
                <w:sz w:val="36"/>
                <w:szCs w:val="36"/>
                <w:u w:val="single"/>
              </w:rPr>
            </w:rPrChange>
          </w:rPr>
          <w:t>know about the</w:t>
        </w:r>
        <w:proofErr w:type="gramEnd"/>
        <w:r w:rsidRPr="002413B4">
          <w:rPr>
            <w:rFonts w:ascii="Times New Roman" w:eastAsia="Times New Roman" w:hAnsi="Times New Roman" w:cs="Times New Roman"/>
            <w:sz w:val="24"/>
            <w:szCs w:val="24"/>
            <w:u w:val="single"/>
            <w:rPrChange w:id="3616" w:author="SHAHZAIB KHAN" w:date="2026-10-07T20:45:00Z" w16du:dateUtc="2026-10-07T15:45:00Z">
              <w:rPr>
                <w:rFonts w:ascii="Times New Roman" w:eastAsia="Times New Roman" w:hAnsi="Times New Roman" w:cs="Times New Roman"/>
                <w:b/>
                <w:bCs/>
                <w:sz w:val="36"/>
                <w:szCs w:val="36"/>
                <w:u w:val="single"/>
              </w:rPr>
            </w:rPrChange>
          </w:rPr>
          <w:t xml:space="preserve"> when my payment details are wrong </w:t>
        </w:r>
        <w:proofErr w:type="gramStart"/>
        <w:r w:rsidRPr="002413B4">
          <w:rPr>
            <w:rFonts w:ascii="Times New Roman" w:eastAsia="Times New Roman" w:hAnsi="Times New Roman" w:cs="Times New Roman"/>
            <w:sz w:val="24"/>
            <w:szCs w:val="24"/>
            <w:u w:val="single"/>
            <w:rPrChange w:id="3617" w:author="SHAHZAIB KHAN" w:date="2026-10-07T20:45:00Z" w16du:dateUtc="2026-10-07T15:45:00Z">
              <w:rPr>
                <w:rFonts w:ascii="Times New Roman" w:eastAsia="Times New Roman" w:hAnsi="Times New Roman" w:cs="Times New Roman"/>
                <w:b/>
                <w:bCs/>
                <w:sz w:val="36"/>
                <w:szCs w:val="36"/>
                <w:u w:val="single"/>
              </w:rPr>
            </w:rPrChange>
          </w:rPr>
          <w:t>or</w:t>
        </w:r>
        <w:proofErr w:type="gramEnd"/>
        <w:r w:rsidRPr="002413B4">
          <w:rPr>
            <w:rFonts w:ascii="Times New Roman" w:eastAsia="Times New Roman" w:hAnsi="Times New Roman" w:cs="Times New Roman"/>
            <w:sz w:val="24"/>
            <w:szCs w:val="24"/>
            <w:u w:val="single"/>
            <w:rPrChange w:id="3618" w:author="SHAHZAIB KHAN" w:date="2026-10-07T20:45:00Z" w16du:dateUtc="2026-10-07T15:45:00Z">
              <w:rPr>
                <w:rFonts w:ascii="Times New Roman" w:eastAsia="Times New Roman" w:hAnsi="Times New Roman" w:cs="Times New Roman"/>
                <w:b/>
                <w:bCs/>
                <w:sz w:val="36"/>
                <w:szCs w:val="36"/>
                <w:u w:val="single"/>
              </w:rPr>
            </w:rPrChange>
          </w:rPr>
          <w:t xml:space="preserve"> the payment fails.</w:t>
        </w:r>
      </w:ins>
    </w:p>
    <w:p w14:paraId="3C7E6290" w14:textId="77777777" w:rsidR="00C526BA" w:rsidRPr="002413B4" w:rsidRDefault="00C526BA" w:rsidP="00C526BA">
      <w:pPr>
        <w:numPr>
          <w:ilvl w:val="0"/>
          <w:numId w:val="47"/>
        </w:numPr>
        <w:spacing w:before="100" w:beforeAutospacing="1" w:after="100" w:afterAutospacing="1" w:line="240" w:lineRule="auto"/>
        <w:rPr>
          <w:ins w:id="3619" w:author="SHAHZAIB KHAN" w:date="2026-10-07T20:44:00Z"/>
          <w:rFonts w:ascii="Times New Roman" w:eastAsia="Times New Roman" w:hAnsi="Times New Roman" w:cs="Times New Roman"/>
          <w:sz w:val="24"/>
          <w:szCs w:val="24"/>
          <w:u w:val="single"/>
          <w:rPrChange w:id="3620" w:author="SHAHZAIB KHAN" w:date="2026-10-07T20:45:00Z" w16du:dateUtc="2026-10-07T15:45:00Z">
            <w:rPr>
              <w:ins w:id="3621" w:author="SHAHZAIB KHAN" w:date="2026-10-07T20:44:00Z"/>
              <w:rFonts w:ascii="Times New Roman" w:eastAsia="Times New Roman" w:hAnsi="Times New Roman" w:cs="Times New Roman"/>
              <w:b/>
              <w:bCs/>
              <w:sz w:val="36"/>
              <w:szCs w:val="36"/>
              <w:u w:val="single"/>
            </w:rPr>
          </w:rPrChange>
        </w:rPr>
      </w:pPr>
      <w:ins w:id="3622" w:author="SHAHZAIB KHAN" w:date="2026-10-07T20:44:00Z">
        <w:r w:rsidRPr="002413B4">
          <w:rPr>
            <w:rFonts w:ascii="Times New Roman" w:eastAsia="Times New Roman" w:hAnsi="Times New Roman" w:cs="Times New Roman"/>
            <w:sz w:val="24"/>
            <w:szCs w:val="24"/>
            <w:u w:val="single"/>
            <w:rPrChange w:id="3623" w:author="SHAHZAIB KHAN" w:date="2026-10-07T20:45:00Z" w16du:dateUtc="2026-10-07T15:45:00Z">
              <w:rPr>
                <w:rFonts w:ascii="Times New Roman" w:eastAsia="Times New Roman" w:hAnsi="Times New Roman" w:cs="Times New Roman"/>
                <w:b/>
                <w:bCs/>
                <w:sz w:val="36"/>
                <w:szCs w:val="36"/>
                <w:u w:val="single"/>
              </w:rPr>
            </w:rPrChange>
          </w:rPr>
          <w:t xml:space="preserve">Why: So that I can correct the details </w:t>
        </w:r>
        <w:proofErr w:type="gramStart"/>
        <w:r w:rsidRPr="002413B4">
          <w:rPr>
            <w:rFonts w:ascii="Times New Roman" w:eastAsia="Times New Roman" w:hAnsi="Times New Roman" w:cs="Times New Roman"/>
            <w:sz w:val="24"/>
            <w:szCs w:val="24"/>
            <w:u w:val="single"/>
            <w:rPrChange w:id="3624" w:author="SHAHZAIB KHAN" w:date="2026-10-07T20:45:00Z" w16du:dateUtc="2026-10-07T15:45:00Z">
              <w:rPr>
                <w:rFonts w:ascii="Times New Roman" w:eastAsia="Times New Roman" w:hAnsi="Times New Roman" w:cs="Times New Roman"/>
                <w:b/>
                <w:bCs/>
                <w:sz w:val="36"/>
                <w:szCs w:val="36"/>
                <w:u w:val="single"/>
              </w:rPr>
            </w:rPrChange>
          </w:rPr>
          <w:t>and  or</w:t>
        </w:r>
        <w:proofErr w:type="gramEnd"/>
        <w:r w:rsidRPr="002413B4">
          <w:rPr>
            <w:rFonts w:ascii="Times New Roman" w:eastAsia="Times New Roman" w:hAnsi="Times New Roman" w:cs="Times New Roman"/>
            <w:sz w:val="24"/>
            <w:szCs w:val="24"/>
            <w:u w:val="single"/>
            <w:rPrChange w:id="3625" w:author="SHAHZAIB KHAN" w:date="2026-10-07T20:45:00Z" w16du:dateUtc="2026-10-07T15:45:00Z">
              <w:rPr>
                <w:rFonts w:ascii="Times New Roman" w:eastAsia="Times New Roman" w:hAnsi="Times New Roman" w:cs="Times New Roman"/>
                <w:b/>
                <w:bCs/>
                <w:sz w:val="36"/>
                <w:szCs w:val="36"/>
                <w:u w:val="single"/>
              </w:rPr>
            </w:rPrChange>
          </w:rPr>
          <w:t xml:space="preserve"> choose another payment method and not </w:t>
        </w:r>
        <w:proofErr w:type="gramStart"/>
        <w:r w:rsidRPr="002413B4">
          <w:rPr>
            <w:rFonts w:ascii="Times New Roman" w:eastAsia="Times New Roman" w:hAnsi="Times New Roman" w:cs="Times New Roman"/>
            <w:sz w:val="24"/>
            <w:szCs w:val="24"/>
            <w:u w:val="single"/>
            <w:rPrChange w:id="3626" w:author="SHAHZAIB KHAN" w:date="2026-10-07T20:45:00Z" w16du:dateUtc="2026-10-07T15:45:00Z">
              <w:rPr>
                <w:rFonts w:ascii="Times New Roman" w:eastAsia="Times New Roman" w:hAnsi="Times New Roman" w:cs="Times New Roman"/>
                <w:b/>
                <w:bCs/>
                <w:sz w:val="36"/>
                <w:szCs w:val="36"/>
                <w:u w:val="single"/>
              </w:rPr>
            </w:rPrChange>
          </w:rPr>
          <w:t>to lose</w:t>
        </w:r>
        <w:proofErr w:type="gramEnd"/>
        <w:r w:rsidRPr="002413B4">
          <w:rPr>
            <w:rFonts w:ascii="Times New Roman" w:eastAsia="Times New Roman" w:hAnsi="Times New Roman" w:cs="Times New Roman"/>
            <w:sz w:val="24"/>
            <w:szCs w:val="24"/>
            <w:u w:val="single"/>
            <w:rPrChange w:id="3627" w:author="SHAHZAIB KHAN" w:date="2026-10-07T20:45:00Z" w16du:dateUtc="2026-10-07T15:45:00Z">
              <w:rPr>
                <w:rFonts w:ascii="Times New Roman" w:eastAsia="Times New Roman" w:hAnsi="Times New Roman" w:cs="Times New Roman"/>
                <w:b/>
                <w:bCs/>
                <w:sz w:val="36"/>
                <w:szCs w:val="36"/>
                <w:u w:val="single"/>
              </w:rPr>
            </w:rPrChange>
          </w:rPr>
          <w:t xml:space="preserve"> my order.</w:t>
        </w:r>
      </w:ins>
    </w:p>
    <w:p w14:paraId="579800CF" w14:textId="77777777" w:rsidR="00C526BA" w:rsidRPr="002413B4" w:rsidRDefault="00C526BA" w:rsidP="00C526BA">
      <w:pPr>
        <w:spacing w:before="100" w:beforeAutospacing="1" w:after="100" w:afterAutospacing="1" w:line="240" w:lineRule="auto"/>
        <w:ind w:left="720"/>
        <w:rPr>
          <w:ins w:id="3628" w:author="SHAHZAIB KHAN" w:date="2026-10-07T20:44:00Z"/>
          <w:rFonts w:ascii="Times New Roman" w:eastAsia="Times New Roman" w:hAnsi="Times New Roman" w:cs="Times New Roman"/>
          <w:sz w:val="24"/>
          <w:szCs w:val="24"/>
          <w:u w:val="single"/>
          <w:rPrChange w:id="3629" w:author="SHAHZAIB KHAN" w:date="2026-10-07T20:45:00Z" w16du:dateUtc="2026-10-07T15:45:00Z">
            <w:rPr>
              <w:ins w:id="3630" w:author="SHAHZAIB KHAN" w:date="2026-10-07T20:44:00Z"/>
              <w:rFonts w:ascii="Times New Roman" w:eastAsia="Times New Roman" w:hAnsi="Times New Roman" w:cs="Times New Roman"/>
              <w:b/>
              <w:bCs/>
              <w:sz w:val="36"/>
              <w:szCs w:val="36"/>
              <w:u w:val="single"/>
            </w:rPr>
          </w:rPrChange>
        </w:rPr>
      </w:pPr>
      <w:ins w:id="3631" w:author="SHAHZAIB KHAN" w:date="2026-10-07T20:44:00Z">
        <w:r w:rsidRPr="002413B4">
          <w:rPr>
            <w:rFonts w:ascii="Times New Roman" w:eastAsia="Times New Roman" w:hAnsi="Times New Roman" w:cs="Times New Roman"/>
            <w:sz w:val="24"/>
            <w:szCs w:val="24"/>
            <w:u w:val="single"/>
            <w:rPrChange w:id="3632" w:author="SHAHZAIB KHAN" w:date="2026-10-07T20:45:00Z" w16du:dateUtc="2026-10-07T15:45:00Z">
              <w:rPr>
                <w:rFonts w:ascii="Times New Roman" w:eastAsia="Times New Roman" w:hAnsi="Times New Roman" w:cs="Times New Roman"/>
                <w:b/>
                <w:bCs/>
                <w:sz w:val="36"/>
                <w:szCs w:val="36"/>
                <w:u w:val="single"/>
              </w:rPr>
            </w:rPrChange>
          </w:rPr>
          <w:t>Acceptance Criteria:</w:t>
        </w:r>
      </w:ins>
    </w:p>
    <w:p w14:paraId="7D63DE83" w14:textId="77777777" w:rsidR="00C526BA" w:rsidRPr="002413B4" w:rsidRDefault="00C526BA" w:rsidP="00C526BA">
      <w:pPr>
        <w:numPr>
          <w:ilvl w:val="0"/>
          <w:numId w:val="47"/>
        </w:numPr>
        <w:spacing w:before="100" w:beforeAutospacing="1" w:after="100" w:afterAutospacing="1" w:line="240" w:lineRule="auto"/>
        <w:rPr>
          <w:ins w:id="3633" w:author="SHAHZAIB KHAN" w:date="2026-10-07T20:44:00Z"/>
          <w:rFonts w:ascii="Times New Roman" w:eastAsia="Times New Roman" w:hAnsi="Times New Roman" w:cs="Times New Roman"/>
          <w:sz w:val="24"/>
          <w:szCs w:val="24"/>
          <w:u w:val="single"/>
          <w:rPrChange w:id="3634" w:author="SHAHZAIB KHAN" w:date="2026-10-07T20:45:00Z" w16du:dateUtc="2026-10-07T15:45:00Z">
            <w:rPr>
              <w:ins w:id="3635" w:author="SHAHZAIB KHAN" w:date="2026-10-07T20:44:00Z"/>
              <w:rFonts w:ascii="Times New Roman" w:eastAsia="Times New Roman" w:hAnsi="Times New Roman" w:cs="Times New Roman"/>
              <w:b/>
              <w:bCs/>
              <w:sz w:val="36"/>
              <w:szCs w:val="36"/>
              <w:u w:val="single"/>
            </w:rPr>
          </w:rPrChange>
        </w:rPr>
      </w:pPr>
      <w:ins w:id="3636" w:author="SHAHZAIB KHAN" w:date="2026-10-07T20:44:00Z">
        <w:r w:rsidRPr="002413B4">
          <w:rPr>
            <w:rFonts w:ascii="Times New Roman" w:eastAsia="Times New Roman" w:hAnsi="Times New Roman" w:cs="Times New Roman"/>
            <w:sz w:val="24"/>
            <w:szCs w:val="24"/>
            <w:u w:val="single"/>
            <w:rPrChange w:id="3637" w:author="SHAHZAIB KHAN" w:date="2026-10-07T20:45:00Z" w16du:dateUtc="2026-10-07T15:45:00Z">
              <w:rPr>
                <w:rFonts w:ascii="Times New Roman" w:eastAsia="Times New Roman" w:hAnsi="Times New Roman" w:cs="Times New Roman"/>
                <w:b/>
                <w:bCs/>
                <w:sz w:val="36"/>
                <w:szCs w:val="36"/>
                <w:u w:val="single"/>
              </w:rPr>
            </w:rPrChange>
          </w:rPr>
          <w:t>Scenario: Payment is not successful</w:t>
        </w:r>
      </w:ins>
    </w:p>
    <w:p w14:paraId="7B5C3535" w14:textId="77777777" w:rsidR="00C526BA" w:rsidRPr="002413B4" w:rsidRDefault="00C526BA" w:rsidP="00C526BA">
      <w:pPr>
        <w:numPr>
          <w:ilvl w:val="0"/>
          <w:numId w:val="47"/>
        </w:numPr>
        <w:spacing w:before="100" w:beforeAutospacing="1" w:after="100" w:afterAutospacing="1" w:line="240" w:lineRule="auto"/>
        <w:rPr>
          <w:ins w:id="3638" w:author="SHAHZAIB KHAN" w:date="2026-10-07T20:44:00Z"/>
          <w:rFonts w:ascii="Times New Roman" w:eastAsia="Times New Roman" w:hAnsi="Times New Roman" w:cs="Times New Roman"/>
          <w:sz w:val="24"/>
          <w:szCs w:val="24"/>
          <w:u w:val="single"/>
          <w:rPrChange w:id="3639" w:author="SHAHZAIB KHAN" w:date="2026-10-07T20:45:00Z" w16du:dateUtc="2026-10-07T15:45:00Z">
            <w:rPr>
              <w:ins w:id="3640" w:author="SHAHZAIB KHAN" w:date="2026-10-07T20:44:00Z"/>
              <w:rFonts w:ascii="Times New Roman" w:eastAsia="Times New Roman" w:hAnsi="Times New Roman" w:cs="Times New Roman"/>
              <w:b/>
              <w:bCs/>
              <w:sz w:val="36"/>
              <w:szCs w:val="36"/>
              <w:u w:val="single"/>
            </w:rPr>
          </w:rPrChange>
        </w:rPr>
      </w:pPr>
      <w:ins w:id="3641" w:author="SHAHZAIB KHAN" w:date="2026-10-07T20:44:00Z">
        <w:r w:rsidRPr="002413B4">
          <w:rPr>
            <w:rFonts w:ascii="Times New Roman" w:eastAsia="Times New Roman" w:hAnsi="Times New Roman" w:cs="Times New Roman"/>
            <w:sz w:val="24"/>
            <w:szCs w:val="24"/>
            <w:u w:val="single"/>
            <w:rPrChange w:id="3642" w:author="SHAHZAIB KHAN" w:date="2026-10-07T20:45:00Z" w16du:dateUtc="2026-10-07T15:45:00Z">
              <w:rPr>
                <w:rFonts w:ascii="Times New Roman" w:eastAsia="Times New Roman" w:hAnsi="Times New Roman" w:cs="Times New Roman"/>
                <w:b/>
                <w:bCs/>
                <w:sz w:val="36"/>
                <w:szCs w:val="36"/>
                <w:u w:val="single"/>
              </w:rPr>
            </w:rPrChange>
          </w:rPr>
          <w:t>Given: The customer is on the payment page with an unpaid order.</w:t>
        </w:r>
      </w:ins>
    </w:p>
    <w:p w14:paraId="1B722891" w14:textId="77777777" w:rsidR="00C526BA" w:rsidRPr="002413B4" w:rsidRDefault="00C526BA" w:rsidP="00C526BA">
      <w:pPr>
        <w:numPr>
          <w:ilvl w:val="0"/>
          <w:numId w:val="47"/>
        </w:numPr>
        <w:spacing w:before="100" w:beforeAutospacing="1" w:after="100" w:afterAutospacing="1" w:line="240" w:lineRule="auto"/>
        <w:rPr>
          <w:ins w:id="3643" w:author="SHAHZAIB KHAN" w:date="2026-10-07T20:44:00Z"/>
          <w:rFonts w:ascii="Times New Roman" w:eastAsia="Times New Roman" w:hAnsi="Times New Roman" w:cs="Times New Roman"/>
          <w:sz w:val="24"/>
          <w:szCs w:val="24"/>
          <w:u w:val="single"/>
          <w:rPrChange w:id="3644" w:author="SHAHZAIB KHAN" w:date="2026-10-07T20:45:00Z" w16du:dateUtc="2026-10-07T15:45:00Z">
            <w:rPr>
              <w:ins w:id="3645" w:author="SHAHZAIB KHAN" w:date="2026-10-07T20:44:00Z"/>
              <w:rFonts w:ascii="Times New Roman" w:eastAsia="Times New Roman" w:hAnsi="Times New Roman" w:cs="Times New Roman"/>
              <w:b/>
              <w:bCs/>
              <w:sz w:val="36"/>
              <w:szCs w:val="36"/>
              <w:u w:val="single"/>
            </w:rPr>
          </w:rPrChange>
        </w:rPr>
      </w:pPr>
      <w:ins w:id="3646" w:author="SHAHZAIB KHAN" w:date="2026-10-07T20:44:00Z">
        <w:r w:rsidRPr="002413B4">
          <w:rPr>
            <w:rFonts w:ascii="Times New Roman" w:eastAsia="Times New Roman" w:hAnsi="Times New Roman" w:cs="Times New Roman"/>
            <w:sz w:val="24"/>
            <w:szCs w:val="24"/>
            <w:u w:val="single"/>
            <w:rPrChange w:id="3647" w:author="SHAHZAIB KHAN" w:date="2026-10-07T20:45:00Z" w16du:dateUtc="2026-10-07T15:45:00Z">
              <w:rPr>
                <w:rFonts w:ascii="Times New Roman" w:eastAsia="Times New Roman" w:hAnsi="Times New Roman" w:cs="Times New Roman"/>
                <w:b/>
                <w:bCs/>
                <w:sz w:val="36"/>
                <w:szCs w:val="36"/>
                <w:u w:val="single"/>
              </w:rPr>
            </w:rPrChange>
          </w:rPr>
          <w:t xml:space="preserve">And: The customer enters wrong the details of the </w:t>
        </w:r>
        <w:proofErr w:type="gramStart"/>
        <w:r w:rsidRPr="002413B4">
          <w:rPr>
            <w:rFonts w:ascii="Times New Roman" w:eastAsia="Times New Roman" w:hAnsi="Times New Roman" w:cs="Times New Roman"/>
            <w:sz w:val="24"/>
            <w:szCs w:val="24"/>
            <w:u w:val="single"/>
            <w:rPrChange w:id="3648" w:author="SHAHZAIB KHAN" w:date="2026-10-07T20:45:00Z" w16du:dateUtc="2026-10-07T15:45:00Z">
              <w:rPr>
                <w:rFonts w:ascii="Times New Roman" w:eastAsia="Times New Roman" w:hAnsi="Times New Roman" w:cs="Times New Roman"/>
                <w:b/>
                <w:bCs/>
                <w:sz w:val="36"/>
                <w:szCs w:val="36"/>
                <w:u w:val="single"/>
              </w:rPr>
            </w:rPrChange>
          </w:rPr>
          <w:t>payment ,</w:t>
        </w:r>
        <w:proofErr w:type="gramEnd"/>
        <w:r w:rsidRPr="002413B4">
          <w:rPr>
            <w:rFonts w:ascii="Times New Roman" w:eastAsia="Times New Roman" w:hAnsi="Times New Roman" w:cs="Times New Roman"/>
            <w:sz w:val="24"/>
            <w:szCs w:val="24"/>
            <w:u w:val="single"/>
            <w:rPrChange w:id="3649" w:author="SHAHZAIB KHAN" w:date="2026-10-07T20:45:00Z" w16du:dateUtc="2026-10-07T15:45:00Z">
              <w:rPr>
                <w:rFonts w:ascii="Times New Roman" w:eastAsia="Times New Roman" w:hAnsi="Times New Roman" w:cs="Times New Roman"/>
                <w:b/>
                <w:bCs/>
                <w:sz w:val="36"/>
                <w:szCs w:val="36"/>
                <w:u w:val="single"/>
              </w:rPr>
            </w:rPrChange>
          </w:rPr>
          <w:t xml:space="preserve"> or the payment is not accepted by the system.</w:t>
        </w:r>
      </w:ins>
    </w:p>
    <w:p w14:paraId="058B1553" w14:textId="77777777" w:rsidR="00C526BA" w:rsidRPr="002413B4" w:rsidRDefault="00C526BA" w:rsidP="00C526BA">
      <w:pPr>
        <w:numPr>
          <w:ilvl w:val="0"/>
          <w:numId w:val="47"/>
        </w:numPr>
        <w:spacing w:before="100" w:beforeAutospacing="1" w:after="100" w:afterAutospacing="1" w:line="240" w:lineRule="auto"/>
        <w:rPr>
          <w:ins w:id="3650" w:author="SHAHZAIB KHAN" w:date="2026-10-07T20:44:00Z"/>
          <w:rFonts w:ascii="Times New Roman" w:eastAsia="Times New Roman" w:hAnsi="Times New Roman" w:cs="Times New Roman"/>
          <w:sz w:val="24"/>
          <w:szCs w:val="24"/>
          <w:u w:val="single"/>
          <w:rPrChange w:id="3651" w:author="SHAHZAIB KHAN" w:date="2026-10-07T20:45:00Z" w16du:dateUtc="2026-10-07T15:45:00Z">
            <w:rPr>
              <w:ins w:id="3652" w:author="SHAHZAIB KHAN" w:date="2026-10-07T20:44:00Z"/>
              <w:rFonts w:ascii="Times New Roman" w:eastAsia="Times New Roman" w:hAnsi="Times New Roman" w:cs="Times New Roman"/>
              <w:b/>
              <w:bCs/>
              <w:sz w:val="36"/>
              <w:szCs w:val="36"/>
              <w:u w:val="single"/>
            </w:rPr>
          </w:rPrChange>
        </w:rPr>
      </w:pPr>
      <w:ins w:id="3653" w:author="SHAHZAIB KHAN" w:date="2026-10-07T20:44:00Z">
        <w:r w:rsidRPr="002413B4">
          <w:rPr>
            <w:rFonts w:ascii="Times New Roman" w:eastAsia="Times New Roman" w:hAnsi="Times New Roman" w:cs="Times New Roman"/>
            <w:sz w:val="24"/>
            <w:szCs w:val="24"/>
            <w:u w:val="single"/>
            <w:rPrChange w:id="3654" w:author="SHAHZAIB KHAN" w:date="2026-10-07T20:45:00Z" w16du:dateUtc="2026-10-07T15:45:00Z">
              <w:rPr>
                <w:rFonts w:ascii="Times New Roman" w:eastAsia="Times New Roman" w:hAnsi="Times New Roman" w:cs="Times New Roman"/>
                <w:b/>
                <w:bCs/>
                <w:sz w:val="36"/>
                <w:szCs w:val="36"/>
                <w:u w:val="single"/>
              </w:rPr>
            </w:rPrChange>
          </w:rPr>
          <w:t>When: The customer submits the payment details.</w:t>
        </w:r>
      </w:ins>
    </w:p>
    <w:p w14:paraId="43BDD20A" w14:textId="77777777" w:rsidR="00C526BA" w:rsidRPr="002413B4" w:rsidRDefault="00C526BA" w:rsidP="00C526BA">
      <w:pPr>
        <w:numPr>
          <w:ilvl w:val="0"/>
          <w:numId w:val="47"/>
        </w:numPr>
        <w:spacing w:before="100" w:beforeAutospacing="1" w:after="100" w:afterAutospacing="1" w:line="240" w:lineRule="auto"/>
        <w:rPr>
          <w:ins w:id="3655" w:author="SHAHZAIB KHAN" w:date="2026-10-07T20:44:00Z"/>
          <w:rFonts w:ascii="Times New Roman" w:eastAsia="Times New Roman" w:hAnsi="Times New Roman" w:cs="Times New Roman"/>
          <w:sz w:val="24"/>
          <w:szCs w:val="24"/>
          <w:u w:val="single"/>
          <w:rPrChange w:id="3656" w:author="SHAHZAIB KHAN" w:date="2026-10-07T20:45:00Z" w16du:dateUtc="2026-10-07T15:45:00Z">
            <w:rPr>
              <w:ins w:id="3657" w:author="SHAHZAIB KHAN" w:date="2026-10-07T20:44:00Z"/>
              <w:rFonts w:ascii="Times New Roman" w:eastAsia="Times New Roman" w:hAnsi="Times New Roman" w:cs="Times New Roman"/>
              <w:b/>
              <w:bCs/>
              <w:sz w:val="36"/>
              <w:szCs w:val="36"/>
              <w:u w:val="single"/>
            </w:rPr>
          </w:rPrChange>
        </w:rPr>
      </w:pPr>
      <w:ins w:id="3658" w:author="SHAHZAIB KHAN" w:date="2026-10-07T20:44:00Z">
        <w:r w:rsidRPr="002413B4">
          <w:rPr>
            <w:rFonts w:ascii="Times New Roman" w:eastAsia="Times New Roman" w:hAnsi="Times New Roman" w:cs="Times New Roman"/>
            <w:sz w:val="24"/>
            <w:szCs w:val="24"/>
            <w:u w:val="single"/>
            <w:rPrChange w:id="3659" w:author="SHAHZAIB KHAN" w:date="2026-10-07T20:45:00Z" w16du:dateUtc="2026-10-07T15:45:00Z">
              <w:rPr>
                <w:rFonts w:ascii="Times New Roman" w:eastAsia="Times New Roman" w:hAnsi="Times New Roman" w:cs="Times New Roman"/>
                <w:b/>
                <w:bCs/>
                <w:sz w:val="36"/>
                <w:szCs w:val="36"/>
                <w:u w:val="single"/>
              </w:rPr>
            </w:rPrChange>
          </w:rPr>
          <w:t xml:space="preserve">Then: The system shows an error message to the </w:t>
        </w:r>
        <w:proofErr w:type="gramStart"/>
        <w:r w:rsidRPr="002413B4">
          <w:rPr>
            <w:rFonts w:ascii="Times New Roman" w:eastAsia="Times New Roman" w:hAnsi="Times New Roman" w:cs="Times New Roman"/>
            <w:sz w:val="24"/>
            <w:szCs w:val="24"/>
            <w:u w:val="single"/>
            <w:rPrChange w:id="3660" w:author="SHAHZAIB KHAN" w:date="2026-10-07T20:45:00Z" w16du:dateUtc="2026-10-07T15:45:00Z">
              <w:rPr>
                <w:rFonts w:ascii="Times New Roman" w:eastAsia="Times New Roman" w:hAnsi="Times New Roman" w:cs="Times New Roman"/>
                <w:b/>
                <w:bCs/>
                <w:sz w:val="36"/>
                <w:szCs w:val="36"/>
                <w:u w:val="single"/>
              </w:rPr>
            </w:rPrChange>
          </w:rPr>
          <w:t>customer ,</w:t>
        </w:r>
        <w:proofErr w:type="gramEnd"/>
        <w:r w:rsidRPr="002413B4">
          <w:rPr>
            <w:rFonts w:ascii="Times New Roman" w:eastAsia="Times New Roman" w:hAnsi="Times New Roman" w:cs="Times New Roman"/>
            <w:sz w:val="24"/>
            <w:szCs w:val="24"/>
            <w:u w:val="single"/>
            <w:rPrChange w:id="3661" w:author="SHAHZAIB KHAN" w:date="2026-10-07T20:45:00Z" w16du:dateUtc="2026-10-07T15:45:00Z">
              <w:rPr>
                <w:rFonts w:ascii="Times New Roman" w:eastAsia="Times New Roman" w:hAnsi="Times New Roman" w:cs="Times New Roman"/>
                <w:b/>
                <w:bCs/>
                <w:sz w:val="36"/>
                <w:szCs w:val="36"/>
                <w:u w:val="single"/>
              </w:rPr>
            </w:rPrChange>
          </w:rPr>
          <w:t xml:space="preserve"> keeps the order as unpaid and does not create a receipt.</w:t>
        </w:r>
      </w:ins>
    </w:p>
    <w:p w14:paraId="642FAF02" w14:textId="77777777" w:rsidR="00C526BA" w:rsidRPr="002413B4" w:rsidRDefault="00C526BA" w:rsidP="00C526BA">
      <w:pPr>
        <w:numPr>
          <w:ilvl w:val="0"/>
          <w:numId w:val="47"/>
        </w:numPr>
        <w:spacing w:before="100" w:beforeAutospacing="1" w:after="100" w:afterAutospacing="1" w:line="240" w:lineRule="auto"/>
        <w:rPr>
          <w:ins w:id="3662" w:author="SHAHZAIB KHAN" w:date="2026-10-07T20:44:00Z"/>
          <w:rFonts w:ascii="Times New Roman" w:eastAsia="Times New Roman" w:hAnsi="Times New Roman" w:cs="Times New Roman"/>
          <w:sz w:val="24"/>
          <w:szCs w:val="24"/>
          <w:u w:val="single"/>
          <w:rPrChange w:id="3663" w:author="SHAHZAIB KHAN" w:date="2026-10-07T20:45:00Z" w16du:dateUtc="2026-10-07T15:45:00Z">
            <w:rPr>
              <w:ins w:id="3664" w:author="SHAHZAIB KHAN" w:date="2026-10-07T20:44:00Z"/>
              <w:rFonts w:ascii="Times New Roman" w:eastAsia="Times New Roman" w:hAnsi="Times New Roman" w:cs="Times New Roman"/>
              <w:b/>
              <w:bCs/>
              <w:sz w:val="36"/>
              <w:szCs w:val="36"/>
              <w:u w:val="single"/>
            </w:rPr>
          </w:rPrChange>
        </w:rPr>
      </w:pPr>
      <w:ins w:id="3665" w:author="SHAHZAIB KHAN" w:date="2026-10-07T20:44:00Z">
        <w:r w:rsidRPr="002413B4">
          <w:rPr>
            <w:rFonts w:ascii="Times New Roman" w:eastAsia="Times New Roman" w:hAnsi="Times New Roman" w:cs="Times New Roman"/>
            <w:sz w:val="24"/>
            <w:szCs w:val="24"/>
            <w:u w:val="single"/>
            <w:rPrChange w:id="3666" w:author="SHAHZAIB KHAN" w:date="2026-10-07T20:45:00Z" w16du:dateUtc="2026-10-07T15:45:00Z">
              <w:rPr>
                <w:rFonts w:ascii="Times New Roman" w:eastAsia="Times New Roman" w:hAnsi="Times New Roman" w:cs="Times New Roman"/>
                <w:b/>
                <w:bCs/>
                <w:sz w:val="36"/>
                <w:szCs w:val="36"/>
                <w:u w:val="single"/>
              </w:rPr>
            </w:rPrChange>
          </w:rPr>
          <w:t>And: The system lets the customer enter the details again or choose another payment method.</w:t>
        </w:r>
      </w:ins>
    </w:p>
    <w:p w14:paraId="1459D6B7" w14:textId="77777777" w:rsidR="00C526BA" w:rsidRPr="00C526BA" w:rsidRDefault="00C526BA" w:rsidP="00C526BA">
      <w:pPr>
        <w:spacing w:before="100" w:beforeAutospacing="1" w:after="100" w:afterAutospacing="1" w:line="240" w:lineRule="auto"/>
        <w:ind w:left="720"/>
        <w:rPr>
          <w:ins w:id="3667" w:author="SHAHZAIB KHAN" w:date="2026-10-07T20:44:00Z"/>
          <w:rFonts w:ascii="Times New Roman" w:eastAsia="Times New Roman" w:hAnsi="Times New Roman" w:cs="Times New Roman"/>
          <w:b/>
          <w:bCs/>
          <w:sz w:val="36"/>
          <w:szCs w:val="36"/>
          <w:u w:val="single"/>
        </w:rPr>
      </w:pPr>
    </w:p>
    <w:p w14:paraId="558EEF0A" w14:textId="19C86DAF" w:rsidR="00C526BA" w:rsidRDefault="00C526BA" w:rsidP="00C526BA">
      <w:pPr>
        <w:spacing w:before="100" w:beforeAutospacing="1" w:after="100" w:afterAutospacing="1" w:line="240" w:lineRule="auto"/>
        <w:ind w:left="720"/>
        <w:rPr>
          <w:ins w:id="3668" w:author="SHAHZAIB KHAN" w:date="2026-10-07T20:46:00Z" w16du:dateUtc="2026-10-07T15:46:00Z"/>
          <w:rFonts w:ascii="Times New Roman" w:eastAsia="Times New Roman" w:hAnsi="Times New Roman" w:cs="Times New Roman"/>
          <w:b/>
          <w:bCs/>
          <w:sz w:val="36"/>
          <w:szCs w:val="36"/>
          <w:u w:val="single"/>
        </w:rPr>
      </w:pPr>
      <w:ins w:id="3669" w:author="SHAHZAIB KHAN" w:date="2026-10-07T20:46:00Z" w16du:dateUtc="2026-10-07T15:46:00Z">
        <w:r>
          <w:rPr>
            <w:rFonts w:ascii="Times New Roman" w:eastAsia="Times New Roman" w:hAnsi="Times New Roman" w:cs="Times New Roman"/>
            <w:b/>
            <w:bCs/>
            <w:sz w:val="36"/>
            <w:szCs w:val="36"/>
            <w:u w:val="single"/>
          </w:rPr>
          <w:t>Use Case :02</w:t>
        </w:r>
      </w:ins>
    </w:p>
    <w:p w14:paraId="086776DD" w14:textId="77777777" w:rsidR="00C526BA" w:rsidRPr="00C526BA" w:rsidRDefault="00C526BA" w:rsidP="00C526BA">
      <w:pPr>
        <w:spacing w:before="100" w:beforeAutospacing="1" w:after="100" w:afterAutospacing="1" w:line="240" w:lineRule="auto"/>
        <w:ind w:left="720"/>
        <w:rPr>
          <w:ins w:id="3670" w:author="SHAHZAIB KHAN" w:date="2026-10-07T20:47:00Z"/>
          <w:rFonts w:ascii="Times New Roman" w:eastAsia="Times New Roman" w:hAnsi="Times New Roman" w:cs="Times New Roman"/>
          <w:b/>
          <w:bCs/>
          <w:sz w:val="24"/>
          <w:szCs w:val="24"/>
          <w:u w:val="single"/>
        </w:rPr>
      </w:pPr>
      <w:ins w:id="3671" w:author="SHAHZAIB KHAN" w:date="2026-10-07T20:47:00Z">
        <w:r w:rsidRPr="00C526BA">
          <w:rPr>
            <w:rFonts w:ascii="Times New Roman" w:eastAsia="Times New Roman" w:hAnsi="Times New Roman" w:cs="Times New Roman"/>
            <w:b/>
            <w:bCs/>
            <w:sz w:val="24"/>
            <w:szCs w:val="24"/>
            <w:u w:val="single"/>
          </w:rPr>
          <w:t>USE CASE: Deliver Order</w:t>
        </w:r>
      </w:ins>
    </w:p>
    <w:p w14:paraId="0447AD11" w14:textId="77777777" w:rsidR="00C526BA" w:rsidRPr="00C526BA" w:rsidRDefault="00C526BA" w:rsidP="00C526BA">
      <w:pPr>
        <w:spacing w:before="100" w:beforeAutospacing="1" w:after="100" w:afterAutospacing="1" w:line="240" w:lineRule="auto"/>
        <w:ind w:left="720"/>
        <w:rPr>
          <w:ins w:id="3672" w:author="SHAHZAIB KHAN" w:date="2026-10-07T20:47:00Z"/>
          <w:rFonts w:ascii="Times New Roman" w:eastAsia="Times New Roman" w:hAnsi="Times New Roman" w:cs="Times New Roman"/>
          <w:b/>
          <w:bCs/>
          <w:sz w:val="24"/>
          <w:szCs w:val="24"/>
          <w:u w:val="single"/>
        </w:rPr>
      </w:pPr>
      <w:ins w:id="3673" w:author="SHAHZAIB KHAN" w:date="2026-10-07T20:47:00Z">
        <w:r w:rsidRPr="00C526BA">
          <w:rPr>
            <w:rFonts w:ascii="Times New Roman" w:eastAsia="Times New Roman" w:hAnsi="Times New Roman" w:cs="Times New Roman"/>
            <w:b/>
            <w:bCs/>
            <w:sz w:val="24"/>
            <w:szCs w:val="24"/>
            <w:u w:val="single"/>
          </w:rPr>
          <w:t xml:space="preserve">Name: Shahzaib Khan </w:t>
        </w:r>
      </w:ins>
    </w:p>
    <w:p w14:paraId="4CC7222B" w14:textId="77777777" w:rsidR="00C526BA" w:rsidRPr="00C526BA" w:rsidRDefault="00C526BA" w:rsidP="00C526BA">
      <w:pPr>
        <w:spacing w:before="100" w:beforeAutospacing="1" w:after="100" w:afterAutospacing="1" w:line="240" w:lineRule="auto"/>
        <w:ind w:left="720"/>
        <w:rPr>
          <w:ins w:id="3674" w:author="SHAHZAIB KHAN" w:date="2026-10-07T20:47:00Z"/>
          <w:rFonts w:ascii="Times New Roman" w:eastAsia="Times New Roman" w:hAnsi="Times New Roman" w:cs="Times New Roman"/>
          <w:b/>
          <w:bCs/>
          <w:sz w:val="24"/>
          <w:szCs w:val="24"/>
          <w:u w:val="single"/>
        </w:rPr>
      </w:pPr>
      <w:ins w:id="3675" w:author="SHAHZAIB KHAN" w:date="2026-10-07T20:47:00Z">
        <w:r w:rsidRPr="00C526BA">
          <w:rPr>
            <w:rFonts w:ascii="Times New Roman" w:eastAsia="Times New Roman" w:hAnsi="Times New Roman" w:cs="Times New Roman"/>
            <w:b/>
            <w:bCs/>
            <w:sz w:val="24"/>
            <w:szCs w:val="24"/>
            <w:u w:val="single"/>
          </w:rPr>
          <w:t>Scope</w:t>
        </w:r>
      </w:ins>
    </w:p>
    <w:p w14:paraId="0E769FEB" w14:textId="77777777" w:rsidR="00C526BA" w:rsidRPr="00C526BA" w:rsidRDefault="00C526BA" w:rsidP="00C526BA">
      <w:pPr>
        <w:spacing w:before="100" w:beforeAutospacing="1" w:after="100" w:afterAutospacing="1" w:line="240" w:lineRule="auto"/>
        <w:ind w:left="720"/>
        <w:rPr>
          <w:ins w:id="3676" w:author="SHAHZAIB KHAN" w:date="2026-10-07T20:47:00Z"/>
          <w:rFonts w:ascii="Times New Roman" w:eastAsia="Times New Roman" w:hAnsi="Times New Roman" w:cs="Times New Roman"/>
          <w:sz w:val="24"/>
          <w:szCs w:val="24"/>
          <w:u w:val="single"/>
        </w:rPr>
      </w:pPr>
      <w:ins w:id="3677" w:author="SHAHZAIB KHAN" w:date="2026-10-07T20:47:00Z">
        <w:r w:rsidRPr="00C526BA">
          <w:rPr>
            <w:rFonts w:ascii="Times New Roman" w:eastAsia="Times New Roman" w:hAnsi="Times New Roman" w:cs="Times New Roman"/>
            <w:sz w:val="24"/>
            <w:szCs w:val="24"/>
            <w:u w:val="single"/>
          </w:rPr>
          <w:t xml:space="preserve">The salesman delivers the booked and paid order to the delivery area provided by </w:t>
        </w:r>
        <w:proofErr w:type="gramStart"/>
        <w:r w:rsidRPr="00C526BA">
          <w:rPr>
            <w:rFonts w:ascii="Times New Roman" w:eastAsia="Times New Roman" w:hAnsi="Times New Roman" w:cs="Times New Roman"/>
            <w:sz w:val="24"/>
            <w:szCs w:val="24"/>
            <w:u w:val="single"/>
          </w:rPr>
          <w:t>the  customer</w:t>
        </w:r>
        <w:proofErr w:type="gramEnd"/>
        <w:r w:rsidRPr="00C526BA">
          <w:rPr>
            <w:rFonts w:ascii="Times New Roman" w:eastAsia="Times New Roman" w:hAnsi="Times New Roman" w:cs="Times New Roman"/>
            <w:sz w:val="24"/>
            <w:szCs w:val="24"/>
            <w:u w:val="single"/>
          </w:rPr>
          <w:t xml:space="preserve"> and updates the order status after successful delivery.</w:t>
        </w:r>
      </w:ins>
    </w:p>
    <w:p w14:paraId="77E1BB1B" w14:textId="77777777" w:rsidR="00C526BA" w:rsidRPr="00C526BA" w:rsidRDefault="00C526BA" w:rsidP="00C526BA">
      <w:pPr>
        <w:spacing w:before="100" w:beforeAutospacing="1" w:after="100" w:afterAutospacing="1" w:line="240" w:lineRule="auto"/>
        <w:ind w:left="720"/>
        <w:rPr>
          <w:ins w:id="3678" w:author="SHAHZAIB KHAN" w:date="2026-10-07T20:47:00Z"/>
          <w:rFonts w:ascii="Times New Roman" w:eastAsia="Times New Roman" w:hAnsi="Times New Roman" w:cs="Times New Roman"/>
          <w:b/>
          <w:bCs/>
          <w:sz w:val="24"/>
          <w:szCs w:val="24"/>
          <w:u w:val="single"/>
        </w:rPr>
      </w:pPr>
      <w:proofErr w:type="gramStart"/>
      <w:ins w:id="3679" w:author="SHAHZAIB KHAN" w:date="2026-10-07T20:47:00Z">
        <w:r w:rsidRPr="00C526BA">
          <w:rPr>
            <w:rFonts w:ascii="Times New Roman" w:eastAsia="Times New Roman" w:hAnsi="Times New Roman" w:cs="Times New Roman"/>
            <w:b/>
            <w:bCs/>
            <w:sz w:val="24"/>
            <w:szCs w:val="24"/>
            <w:u w:val="single"/>
          </w:rPr>
          <w:t>Inputs</w:t>
        </w:r>
        <w:proofErr w:type="gramEnd"/>
      </w:ins>
    </w:p>
    <w:p w14:paraId="29D3F89D" w14:textId="77777777" w:rsidR="00C526BA" w:rsidRPr="00C526BA" w:rsidRDefault="00C526BA" w:rsidP="00C526BA">
      <w:pPr>
        <w:numPr>
          <w:ilvl w:val="0"/>
          <w:numId w:val="53"/>
        </w:numPr>
        <w:spacing w:before="100" w:beforeAutospacing="1" w:after="100" w:afterAutospacing="1" w:line="240" w:lineRule="auto"/>
        <w:rPr>
          <w:ins w:id="3680" w:author="SHAHZAIB KHAN" w:date="2026-10-07T20:47:00Z"/>
          <w:rFonts w:ascii="Times New Roman" w:eastAsia="Times New Roman" w:hAnsi="Times New Roman" w:cs="Times New Roman"/>
          <w:sz w:val="24"/>
          <w:szCs w:val="24"/>
          <w:u w:val="single"/>
        </w:rPr>
      </w:pPr>
      <w:ins w:id="3681" w:author="SHAHZAIB KHAN" w:date="2026-10-07T20:47:00Z">
        <w:r w:rsidRPr="00C526BA">
          <w:rPr>
            <w:rFonts w:ascii="Times New Roman" w:eastAsia="Times New Roman" w:hAnsi="Times New Roman" w:cs="Times New Roman"/>
            <w:sz w:val="24"/>
            <w:szCs w:val="24"/>
            <w:u w:val="single"/>
          </w:rPr>
          <w:t>Order ID and order details</w:t>
        </w:r>
      </w:ins>
    </w:p>
    <w:p w14:paraId="43F577FA" w14:textId="77777777" w:rsidR="00C526BA" w:rsidRPr="00C526BA" w:rsidRDefault="00C526BA" w:rsidP="00C526BA">
      <w:pPr>
        <w:numPr>
          <w:ilvl w:val="0"/>
          <w:numId w:val="53"/>
        </w:numPr>
        <w:spacing w:before="100" w:beforeAutospacing="1" w:after="100" w:afterAutospacing="1" w:line="240" w:lineRule="auto"/>
        <w:rPr>
          <w:ins w:id="3682" w:author="SHAHZAIB KHAN" w:date="2026-10-07T20:47:00Z"/>
          <w:rFonts w:ascii="Times New Roman" w:eastAsia="Times New Roman" w:hAnsi="Times New Roman" w:cs="Times New Roman"/>
          <w:sz w:val="24"/>
          <w:szCs w:val="24"/>
          <w:u w:val="single"/>
        </w:rPr>
      </w:pPr>
      <w:ins w:id="3683" w:author="SHAHZAIB KHAN" w:date="2026-10-07T20:47:00Z">
        <w:r w:rsidRPr="00C526BA">
          <w:rPr>
            <w:rFonts w:ascii="Times New Roman" w:eastAsia="Times New Roman" w:hAnsi="Times New Roman" w:cs="Times New Roman"/>
            <w:sz w:val="24"/>
            <w:szCs w:val="24"/>
            <w:u w:val="single"/>
          </w:rPr>
          <w:t>Payment status</w:t>
        </w:r>
      </w:ins>
    </w:p>
    <w:p w14:paraId="3B087C99" w14:textId="77777777" w:rsidR="00C526BA" w:rsidRPr="00C526BA" w:rsidRDefault="00C526BA" w:rsidP="00C526BA">
      <w:pPr>
        <w:numPr>
          <w:ilvl w:val="0"/>
          <w:numId w:val="53"/>
        </w:numPr>
        <w:spacing w:before="100" w:beforeAutospacing="1" w:after="100" w:afterAutospacing="1" w:line="240" w:lineRule="auto"/>
        <w:rPr>
          <w:ins w:id="3684" w:author="SHAHZAIB KHAN" w:date="2026-10-07T20:47:00Z"/>
          <w:rFonts w:ascii="Times New Roman" w:eastAsia="Times New Roman" w:hAnsi="Times New Roman" w:cs="Times New Roman"/>
          <w:sz w:val="24"/>
          <w:szCs w:val="24"/>
          <w:u w:val="single"/>
        </w:rPr>
      </w:pPr>
      <w:ins w:id="3685" w:author="SHAHZAIB KHAN" w:date="2026-10-07T20:47:00Z">
        <w:r w:rsidRPr="00C526BA">
          <w:rPr>
            <w:rFonts w:ascii="Times New Roman" w:eastAsia="Times New Roman" w:hAnsi="Times New Roman" w:cs="Times New Roman"/>
            <w:sz w:val="24"/>
            <w:szCs w:val="24"/>
            <w:u w:val="single"/>
          </w:rPr>
          <w:t>Customer delivery address</w:t>
        </w:r>
      </w:ins>
    </w:p>
    <w:p w14:paraId="4FA0DE0F" w14:textId="77777777" w:rsidR="00C526BA" w:rsidRPr="00C526BA" w:rsidRDefault="00C526BA" w:rsidP="00C526BA">
      <w:pPr>
        <w:numPr>
          <w:ilvl w:val="0"/>
          <w:numId w:val="53"/>
        </w:numPr>
        <w:spacing w:before="100" w:beforeAutospacing="1" w:after="100" w:afterAutospacing="1" w:line="240" w:lineRule="auto"/>
        <w:rPr>
          <w:ins w:id="3686" w:author="SHAHZAIB KHAN" w:date="2026-10-07T20:47:00Z"/>
          <w:rFonts w:ascii="Times New Roman" w:eastAsia="Times New Roman" w:hAnsi="Times New Roman" w:cs="Times New Roman"/>
          <w:sz w:val="24"/>
          <w:szCs w:val="24"/>
          <w:u w:val="single"/>
        </w:rPr>
      </w:pPr>
      <w:ins w:id="3687" w:author="SHAHZAIB KHAN" w:date="2026-10-07T20:47:00Z">
        <w:r w:rsidRPr="00C526BA">
          <w:rPr>
            <w:rFonts w:ascii="Times New Roman" w:eastAsia="Times New Roman" w:hAnsi="Times New Roman" w:cs="Times New Roman"/>
            <w:sz w:val="24"/>
            <w:szCs w:val="24"/>
            <w:u w:val="single"/>
          </w:rPr>
          <w:t>Delivery area</w:t>
        </w:r>
      </w:ins>
    </w:p>
    <w:p w14:paraId="6973D58A" w14:textId="77777777" w:rsidR="00C526BA" w:rsidRPr="00C526BA" w:rsidRDefault="00C526BA" w:rsidP="00C526BA">
      <w:pPr>
        <w:spacing w:before="100" w:beforeAutospacing="1" w:after="100" w:afterAutospacing="1" w:line="240" w:lineRule="auto"/>
        <w:ind w:left="720"/>
        <w:rPr>
          <w:ins w:id="3688" w:author="SHAHZAIB KHAN" w:date="2026-10-07T20:47:00Z"/>
          <w:rFonts w:ascii="Times New Roman" w:eastAsia="Times New Roman" w:hAnsi="Times New Roman" w:cs="Times New Roman"/>
          <w:b/>
          <w:bCs/>
          <w:sz w:val="24"/>
          <w:szCs w:val="24"/>
          <w:u w:val="single"/>
        </w:rPr>
      </w:pPr>
      <w:proofErr w:type="gramStart"/>
      <w:ins w:id="3689" w:author="SHAHZAIB KHAN" w:date="2026-10-07T20:47:00Z">
        <w:r w:rsidRPr="00C526BA">
          <w:rPr>
            <w:rFonts w:ascii="Times New Roman" w:eastAsia="Times New Roman" w:hAnsi="Times New Roman" w:cs="Times New Roman"/>
            <w:b/>
            <w:bCs/>
            <w:sz w:val="24"/>
            <w:szCs w:val="24"/>
            <w:u w:val="single"/>
          </w:rPr>
          <w:t>Outputs</w:t>
        </w:r>
        <w:proofErr w:type="gramEnd"/>
      </w:ins>
    </w:p>
    <w:p w14:paraId="1BD40526" w14:textId="77777777" w:rsidR="00C526BA" w:rsidRPr="00C526BA" w:rsidRDefault="00C526BA" w:rsidP="00C526BA">
      <w:pPr>
        <w:numPr>
          <w:ilvl w:val="0"/>
          <w:numId w:val="54"/>
        </w:numPr>
        <w:spacing w:before="100" w:beforeAutospacing="1" w:after="100" w:afterAutospacing="1" w:line="240" w:lineRule="auto"/>
        <w:rPr>
          <w:ins w:id="3690" w:author="SHAHZAIB KHAN" w:date="2026-10-07T20:47:00Z"/>
          <w:rFonts w:ascii="Times New Roman" w:eastAsia="Times New Roman" w:hAnsi="Times New Roman" w:cs="Times New Roman"/>
          <w:sz w:val="24"/>
          <w:szCs w:val="24"/>
          <w:u w:val="single"/>
        </w:rPr>
      </w:pPr>
      <w:ins w:id="3691" w:author="SHAHZAIB KHAN" w:date="2026-10-07T20:47:00Z">
        <w:r w:rsidRPr="00C526BA">
          <w:rPr>
            <w:rFonts w:ascii="Times New Roman" w:eastAsia="Times New Roman" w:hAnsi="Times New Roman" w:cs="Times New Roman"/>
            <w:sz w:val="24"/>
            <w:szCs w:val="24"/>
            <w:u w:val="single"/>
          </w:rPr>
          <w:t>Delivery confirmation</w:t>
        </w:r>
      </w:ins>
    </w:p>
    <w:p w14:paraId="2FD63981" w14:textId="77777777" w:rsidR="00C526BA" w:rsidRPr="00C526BA" w:rsidRDefault="00C526BA" w:rsidP="00C526BA">
      <w:pPr>
        <w:numPr>
          <w:ilvl w:val="0"/>
          <w:numId w:val="54"/>
        </w:numPr>
        <w:spacing w:before="100" w:beforeAutospacing="1" w:after="100" w:afterAutospacing="1" w:line="240" w:lineRule="auto"/>
        <w:rPr>
          <w:ins w:id="3692" w:author="SHAHZAIB KHAN" w:date="2026-10-07T20:47:00Z"/>
          <w:rFonts w:ascii="Times New Roman" w:eastAsia="Times New Roman" w:hAnsi="Times New Roman" w:cs="Times New Roman"/>
          <w:sz w:val="24"/>
          <w:szCs w:val="24"/>
          <w:u w:val="single"/>
        </w:rPr>
      </w:pPr>
      <w:ins w:id="3693" w:author="SHAHZAIB KHAN" w:date="2026-10-07T20:47:00Z">
        <w:r w:rsidRPr="00C526BA">
          <w:rPr>
            <w:rFonts w:ascii="Times New Roman" w:eastAsia="Times New Roman" w:hAnsi="Times New Roman" w:cs="Times New Roman"/>
            <w:sz w:val="24"/>
            <w:szCs w:val="24"/>
            <w:u w:val="single"/>
          </w:rPr>
          <w:t>Updated order status</w:t>
        </w:r>
      </w:ins>
    </w:p>
    <w:p w14:paraId="4868D444" w14:textId="77777777" w:rsidR="00C526BA" w:rsidRPr="00C526BA" w:rsidRDefault="00C526BA" w:rsidP="00C526BA">
      <w:pPr>
        <w:numPr>
          <w:ilvl w:val="0"/>
          <w:numId w:val="54"/>
        </w:numPr>
        <w:spacing w:before="100" w:beforeAutospacing="1" w:after="100" w:afterAutospacing="1" w:line="240" w:lineRule="auto"/>
        <w:rPr>
          <w:ins w:id="3694" w:author="SHAHZAIB KHAN" w:date="2026-10-07T20:47:00Z"/>
          <w:rFonts w:ascii="Times New Roman" w:eastAsia="Times New Roman" w:hAnsi="Times New Roman" w:cs="Times New Roman"/>
          <w:sz w:val="24"/>
          <w:szCs w:val="24"/>
          <w:u w:val="single"/>
        </w:rPr>
      </w:pPr>
      <w:ins w:id="3695" w:author="SHAHZAIB KHAN" w:date="2026-10-07T20:47:00Z">
        <w:r w:rsidRPr="00C526BA">
          <w:rPr>
            <w:rFonts w:ascii="Times New Roman" w:eastAsia="Times New Roman" w:hAnsi="Times New Roman" w:cs="Times New Roman"/>
            <w:sz w:val="24"/>
            <w:szCs w:val="24"/>
            <w:u w:val="single"/>
          </w:rPr>
          <w:t>Delivery completion information</w:t>
        </w:r>
      </w:ins>
    </w:p>
    <w:p w14:paraId="78A41CB3" w14:textId="77777777" w:rsidR="00C526BA" w:rsidRPr="00C526BA" w:rsidRDefault="00C526BA" w:rsidP="00C526BA">
      <w:pPr>
        <w:spacing w:before="100" w:beforeAutospacing="1" w:after="100" w:afterAutospacing="1" w:line="240" w:lineRule="auto"/>
        <w:ind w:left="720"/>
        <w:rPr>
          <w:ins w:id="3696" w:author="SHAHZAIB KHAN" w:date="2026-10-07T20:47:00Z"/>
          <w:rFonts w:ascii="Times New Roman" w:eastAsia="Times New Roman" w:hAnsi="Times New Roman" w:cs="Times New Roman"/>
          <w:b/>
          <w:bCs/>
          <w:sz w:val="24"/>
          <w:szCs w:val="24"/>
          <w:u w:val="single"/>
        </w:rPr>
      </w:pPr>
      <w:ins w:id="3697" w:author="SHAHZAIB KHAN" w:date="2026-10-07T20:47:00Z">
        <w:r w:rsidRPr="00C526BA">
          <w:rPr>
            <w:rFonts w:ascii="Times New Roman" w:eastAsia="Times New Roman" w:hAnsi="Times New Roman" w:cs="Times New Roman"/>
            <w:b/>
            <w:bCs/>
            <w:sz w:val="24"/>
            <w:szCs w:val="24"/>
            <w:u w:val="single"/>
          </w:rPr>
          <w:t>Description</w:t>
        </w:r>
      </w:ins>
    </w:p>
    <w:p w14:paraId="4AEE03BA" w14:textId="77777777" w:rsidR="00C526BA" w:rsidRPr="00C526BA" w:rsidRDefault="00C526BA" w:rsidP="00C526BA">
      <w:pPr>
        <w:spacing w:before="100" w:beforeAutospacing="1" w:after="100" w:afterAutospacing="1" w:line="240" w:lineRule="auto"/>
        <w:ind w:left="720"/>
        <w:rPr>
          <w:ins w:id="3698" w:author="SHAHZAIB KHAN" w:date="2026-10-07T20:47:00Z"/>
          <w:rFonts w:ascii="Times New Roman" w:eastAsia="Times New Roman" w:hAnsi="Times New Roman" w:cs="Times New Roman"/>
          <w:sz w:val="24"/>
          <w:szCs w:val="24"/>
          <w:u w:val="single"/>
        </w:rPr>
      </w:pPr>
      <w:ins w:id="3699" w:author="SHAHZAIB KHAN" w:date="2026-10-07T20:47:00Z">
        <w:r w:rsidRPr="00C526BA">
          <w:rPr>
            <w:rFonts w:ascii="Times New Roman" w:eastAsia="Times New Roman" w:hAnsi="Times New Roman" w:cs="Times New Roman"/>
            <w:sz w:val="24"/>
            <w:szCs w:val="24"/>
            <w:u w:val="single"/>
          </w:rPr>
          <w:lastRenderedPageBreak/>
          <w:t xml:space="preserve"> The </w:t>
        </w:r>
        <w:r w:rsidRPr="00C526BA">
          <w:rPr>
            <w:rFonts w:ascii="Times New Roman" w:eastAsia="Times New Roman" w:hAnsi="Times New Roman" w:cs="Times New Roman"/>
            <w:b/>
            <w:bCs/>
            <w:sz w:val="24"/>
            <w:szCs w:val="24"/>
            <w:u w:val="single"/>
          </w:rPr>
          <w:t>Deliver Order</w:t>
        </w:r>
        <w:r w:rsidRPr="00C526BA">
          <w:rPr>
            <w:rFonts w:ascii="Times New Roman" w:eastAsia="Times New Roman" w:hAnsi="Times New Roman" w:cs="Times New Roman"/>
            <w:sz w:val="24"/>
            <w:szCs w:val="24"/>
            <w:u w:val="single"/>
          </w:rPr>
          <w:t xml:space="preserve"> use case describes how the salesman delivers a booked and paid bakery order to the customer's specified delivery address. The salesman checks the order and payment details before delivering it. After successful delivery, the salesman updates the order status to </w:t>
        </w:r>
        <w:r w:rsidRPr="00C526BA">
          <w:rPr>
            <w:rFonts w:ascii="Times New Roman" w:eastAsia="Times New Roman" w:hAnsi="Times New Roman" w:cs="Times New Roman"/>
            <w:b/>
            <w:bCs/>
            <w:sz w:val="24"/>
            <w:szCs w:val="24"/>
            <w:u w:val="single"/>
          </w:rPr>
          <w:t>Delivered</w:t>
        </w:r>
        <w:r w:rsidRPr="00C526BA">
          <w:rPr>
            <w:rFonts w:ascii="Times New Roman" w:eastAsia="Times New Roman" w:hAnsi="Times New Roman" w:cs="Times New Roman"/>
            <w:sz w:val="24"/>
            <w:szCs w:val="24"/>
            <w:u w:val="single"/>
          </w:rPr>
          <w:t>. The customer can then view the updated delivery status.</w:t>
        </w:r>
      </w:ins>
    </w:p>
    <w:p w14:paraId="2811C46C" w14:textId="77777777" w:rsidR="00C526BA" w:rsidRPr="00C526BA" w:rsidRDefault="00C526BA" w:rsidP="00C526BA">
      <w:pPr>
        <w:spacing w:before="100" w:beforeAutospacing="1" w:after="100" w:afterAutospacing="1" w:line="240" w:lineRule="auto"/>
        <w:ind w:left="720"/>
        <w:rPr>
          <w:ins w:id="3700" w:author="SHAHZAIB KHAN" w:date="2026-10-07T20:47:00Z"/>
          <w:rFonts w:ascii="Times New Roman" w:eastAsia="Times New Roman" w:hAnsi="Times New Roman" w:cs="Times New Roman"/>
          <w:sz w:val="24"/>
          <w:szCs w:val="24"/>
          <w:u w:val="single"/>
        </w:rPr>
      </w:pPr>
    </w:p>
    <w:p w14:paraId="4CA93282" w14:textId="77777777" w:rsidR="00C526BA" w:rsidRPr="00C526BA" w:rsidRDefault="00C526BA" w:rsidP="00C526BA">
      <w:pPr>
        <w:spacing w:before="100" w:beforeAutospacing="1" w:after="100" w:afterAutospacing="1" w:line="240" w:lineRule="auto"/>
        <w:ind w:left="720"/>
        <w:rPr>
          <w:ins w:id="3701" w:author="SHAHZAIB KHAN" w:date="2026-10-07T20:47:00Z"/>
          <w:rFonts w:ascii="Times New Roman" w:eastAsia="Times New Roman" w:hAnsi="Times New Roman" w:cs="Times New Roman"/>
          <w:b/>
          <w:bCs/>
          <w:sz w:val="24"/>
          <w:szCs w:val="24"/>
          <w:u w:val="single"/>
        </w:rPr>
      </w:pPr>
      <w:ins w:id="3702" w:author="SHAHZAIB KHAN" w:date="2026-10-07T20:47:00Z">
        <w:r w:rsidRPr="00C526BA">
          <w:rPr>
            <w:rFonts w:ascii="Times New Roman" w:eastAsia="Times New Roman" w:hAnsi="Times New Roman" w:cs="Times New Roman"/>
            <w:b/>
            <w:bCs/>
            <w:sz w:val="24"/>
            <w:szCs w:val="24"/>
            <w:u w:val="single"/>
          </w:rPr>
          <w:t xml:space="preserve">1. Primary </w:t>
        </w:r>
        <w:proofErr w:type="gramStart"/>
        <w:r w:rsidRPr="00C526BA">
          <w:rPr>
            <w:rFonts w:ascii="Times New Roman" w:eastAsia="Times New Roman" w:hAnsi="Times New Roman" w:cs="Times New Roman"/>
            <w:b/>
            <w:bCs/>
            <w:sz w:val="24"/>
            <w:szCs w:val="24"/>
            <w:u w:val="single"/>
          </w:rPr>
          <w:t>Actor :</w:t>
        </w:r>
        <w:proofErr w:type="gramEnd"/>
        <w:r w:rsidRPr="00C526BA">
          <w:rPr>
            <w:rFonts w:ascii="Times New Roman" w:eastAsia="Times New Roman" w:hAnsi="Times New Roman" w:cs="Times New Roman"/>
            <w:b/>
            <w:bCs/>
            <w:sz w:val="24"/>
            <w:szCs w:val="24"/>
            <w:u w:val="single"/>
          </w:rPr>
          <w:t xml:space="preserve"> </w:t>
        </w:r>
        <w:r w:rsidRPr="00C526BA">
          <w:rPr>
            <w:rFonts w:ascii="Times New Roman" w:eastAsia="Times New Roman" w:hAnsi="Times New Roman" w:cs="Times New Roman"/>
            <w:sz w:val="24"/>
            <w:szCs w:val="24"/>
            <w:u w:val="single"/>
          </w:rPr>
          <w:t>Salesman</w:t>
        </w:r>
      </w:ins>
    </w:p>
    <w:p w14:paraId="120385D0" w14:textId="77777777" w:rsidR="00C526BA" w:rsidRPr="00C526BA" w:rsidRDefault="00C526BA" w:rsidP="00C526BA">
      <w:pPr>
        <w:spacing w:before="100" w:beforeAutospacing="1" w:after="100" w:afterAutospacing="1" w:line="240" w:lineRule="auto"/>
        <w:ind w:left="720"/>
        <w:rPr>
          <w:ins w:id="3703" w:author="SHAHZAIB KHAN" w:date="2026-10-07T20:47:00Z"/>
          <w:rFonts w:ascii="Times New Roman" w:eastAsia="Times New Roman" w:hAnsi="Times New Roman" w:cs="Times New Roman"/>
          <w:b/>
          <w:bCs/>
          <w:sz w:val="24"/>
          <w:szCs w:val="24"/>
          <w:u w:val="single"/>
        </w:rPr>
      </w:pPr>
      <w:ins w:id="3704" w:author="SHAHZAIB KHAN" w:date="2026-10-07T20:47:00Z">
        <w:r w:rsidRPr="00C526BA">
          <w:rPr>
            <w:rFonts w:ascii="Times New Roman" w:eastAsia="Times New Roman" w:hAnsi="Times New Roman" w:cs="Times New Roman"/>
            <w:b/>
            <w:bCs/>
            <w:sz w:val="24"/>
            <w:szCs w:val="24"/>
            <w:u w:val="single"/>
          </w:rPr>
          <w:t>2. Preconditions</w:t>
        </w:r>
      </w:ins>
    </w:p>
    <w:p w14:paraId="2C313536" w14:textId="77777777" w:rsidR="00C526BA" w:rsidRPr="00C526BA" w:rsidRDefault="00C526BA" w:rsidP="00C526BA">
      <w:pPr>
        <w:numPr>
          <w:ilvl w:val="0"/>
          <w:numId w:val="55"/>
        </w:numPr>
        <w:spacing w:before="100" w:beforeAutospacing="1" w:after="100" w:afterAutospacing="1" w:line="240" w:lineRule="auto"/>
        <w:rPr>
          <w:ins w:id="3705" w:author="SHAHZAIB KHAN" w:date="2026-10-07T20:47:00Z"/>
          <w:rFonts w:ascii="Times New Roman" w:eastAsia="Times New Roman" w:hAnsi="Times New Roman" w:cs="Times New Roman"/>
          <w:sz w:val="24"/>
          <w:szCs w:val="24"/>
          <w:u w:val="single"/>
        </w:rPr>
      </w:pPr>
      <w:ins w:id="3706" w:author="SHAHZAIB KHAN" w:date="2026-10-07T20:47:00Z">
        <w:r w:rsidRPr="00C526BA">
          <w:rPr>
            <w:rFonts w:ascii="Times New Roman" w:eastAsia="Times New Roman" w:hAnsi="Times New Roman" w:cs="Times New Roman"/>
            <w:sz w:val="24"/>
            <w:szCs w:val="24"/>
            <w:u w:val="single"/>
          </w:rPr>
          <w:t>The order has been successfully booked.</w:t>
        </w:r>
      </w:ins>
    </w:p>
    <w:p w14:paraId="76D31861" w14:textId="77777777" w:rsidR="00C526BA" w:rsidRPr="00C526BA" w:rsidRDefault="00C526BA" w:rsidP="00C526BA">
      <w:pPr>
        <w:numPr>
          <w:ilvl w:val="0"/>
          <w:numId w:val="55"/>
        </w:numPr>
        <w:spacing w:before="100" w:beforeAutospacing="1" w:after="100" w:afterAutospacing="1" w:line="240" w:lineRule="auto"/>
        <w:rPr>
          <w:ins w:id="3707" w:author="SHAHZAIB KHAN" w:date="2026-10-07T20:47:00Z"/>
          <w:rFonts w:ascii="Times New Roman" w:eastAsia="Times New Roman" w:hAnsi="Times New Roman" w:cs="Times New Roman"/>
          <w:sz w:val="24"/>
          <w:szCs w:val="24"/>
          <w:u w:val="single"/>
        </w:rPr>
      </w:pPr>
      <w:ins w:id="3708" w:author="SHAHZAIB KHAN" w:date="2026-10-07T20:47:00Z">
        <w:r w:rsidRPr="00C526BA">
          <w:rPr>
            <w:rFonts w:ascii="Times New Roman" w:eastAsia="Times New Roman" w:hAnsi="Times New Roman" w:cs="Times New Roman"/>
            <w:sz w:val="24"/>
            <w:szCs w:val="24"/>
            <w:u w:val="single"/>
          </w:rPr>
          <w:t>Payment has been completed or verified.</w:t>
        </w:r>
      </w:ins>
    </w:p>
    <w:p w14:paraId="1B5B312F" w14:textId="77777777" w:rsidR="00C526BA" w:rsidRPr="00C526BA" w:rsidRDefault="00C526BA" w:rsidP="00C526BA">
      <w:pPr>
        <w:numPr>
          <w:ilvl w:val="0"/>
          <w:numId w:val="55"/>
        </w:numPr>
        <w:spacing w:before="100" w:beforeAutospacing="1" w:after="100" w:afterAutospacing="1" w:line="240" w:lineRule="auto"/>
        <w:rPr>
          <w:ins w:id="3709" w:author="SHAHZAIB KHAN" w:date="2026-10-07T20:47:00Z"/>
          <w:rFonts w:ascii="Times New Roman" w:eastAsia="Times New Roman" w:hAnsi="Times New Roman" w:cs="Times New Roman"/>
          <w:sz w:val="24"/>
          <w:szCs w:val="24"/>
          <w:u w:val="single"/>
        </w:rPr>
      </w:pPr>
      <w:ins w:id="3710" w:author="SHAHZAIB KHAN" w:date="2026-10-07T20:47:00Z">
        <w:r w:rsidRPr="00C526BA">
          <w:rPr>
            <w:rFonts w:ascii="Times New Roman" w:eastAsia="Times New Roman" w:hAnsi="Times New Roman" w:cs="Times New Roman"/>
            <w:sz w:val="24"/>
            <w:szCs w:val="24"/>
            <w:u w:val="single"/>
          </w:rPr>
          <w:t>A salesman has been assigned to the order.</w:t>
        </w:r>
      </w:ins>
    </w:p>
    <w:p w14:paraId="147A99F0" w14:textId="77777777" w:rsidR="00C526BA" w:rsidRPr="00C526BA" w:rsidRDefault="00C526BA" w:rsidP="00C526BA">
      <w:pPr>
        <w:numPr>
          <w:ilvl w:val="0"/>
          <w:numId w:val="55"/>
        </w:numPr>
        <w:spacing w:before="100" w:beforeAutospacing="1" w:after="100" w:afterAutospacing="1" w:line="240" w:lineRule="auto"/>
        <w:rPr>
          <w:ins w:id="3711" w:author="SHAHZAIB KHAN" w:date="2026-10-07T20:47:00Z"/>
          <w:rFonts w:ascii="Times New Roman" w:eastAsia="Times New Roman" w:hAnsi="Times New Roman" w:cs="Times New Roman"/>
          <w:sz w:val="24"/>
          <w:szCs w:val="24"/>
          <w:u w:val="single"/>
        </w:rPr>
      </w:pPr>
      <w:ins w:id="3712" w:author="SHAHZAIB KHAN" w:date="2026-10-07T20:47:00Z">
        <w:r w:rsidRPr="00C526BA">
          <w:rPr>
            <w:rFonts w:ascii="Times New Roman" w:eastAsia="Times New Roman" w:hAnsi="Times New Roman" w:cs="Times New Roman"/>
            <w:sz w:val="24"/>
            <w:szCs w:val="24"/>
            <w:u w:val="single"/>
          </w:rPr>
          <w:t>The customer's delivery address and area are available.</w:t>
        </w:r>
      </w:ins>
    </w:p>
    <w:p w14:paraId="3E705910" w14:textId="77777777" w:rsidR="00C526BA" w:rsidRPr="00C526BA" w:rsidRDefault="00C526BA" w:rsidP="00C526BA">
      <w:pPr>
        <w:numPr>
          <w:ilvl w:val="0"/>
          <w:numId w:val="55"/>
        </w:numPr>
        <w:spacing w:before="100" w:beforeAutospacing="1" w:after="100" w:afterAutospacing="1" w:line="240" w:lineRule="auto"/>
        <w:rPr>
          <w:ins w:id="3713" w:author="SHAHZAIB KHAN" w:date="2026-10-07T20:47:00Z"/>
          <w:rFonts w:ascii="Times New Roman" w:eastAsia="Times New Roman" w:hAnsi="Times New Roman" w:cs="Times New Roman"/>
          <w:sz w:val="24"/>
          <w:szCs w:val="24"/>
          <w:u w:val="single"/>
        </w:rPr>
      </w:pPr>
      <w:ins w:id="3714" w:author="SHAHZAIB KHAN" w:date="2026-10-07T20:47:00Z">
        <w:r w:rsidRPr="00C526BA">
          <w:rPr>
            <w:rFonts w:ascii="Times New Roman" w:eastAsia="Times New Roman" w:hAnsi="Times New Roman" w:cs="Times New Roman"/>
            <w:sz w:val="24"/>
            <w:szCs w:val="24"/>
            <w:u w:val="single"/>
          </w:rPr>
          <w:t>The order is ready for delivery.</w:t>
        </w:r>
      </w:ins>
    </w:p>
    <w:p w14:paraId="7715A296" w14:textId="77777777" w:rsidR="00C526BA" w:rsidRPr="00C526BA" w:rsidRDefault="00C526BA" w:rsidP="00C526BA">
      <w:pPr>
        <w:spacing w:before="100" w:beforeAutospacing="1" w:after="100" w:afterAutospacing="1" w:line="240" w:lineRule="auto"/>
        <w:ind w:left="720"/>
        <w:rPr>
          <w:ins w:id="3715" w:author="SHAHZAIB KHAN" w:date="2026-10-07T20:47:00Z"/>
          <w:rFonts w:ascii="Times New Roman" w:eastAsia="Times New Roman" w:hAnsi="Times New Roman" w:cs="Times New Roman"/>
          <w:b/>
          <w:bCs/>
          <w:sz w:val="24"/>
          <w:szCs w:val="24"/>
          <w:u w:val="single"/>
        </w:rPr>
      </w:pPr>
      <w:ins w:id="3716" w:author="SHAHZAIB KHAN" w:date="2026-10-07T20:47:00Z">
        <w:r w:rsidRPr="00C526BA">
          <w:rPr>
            <w:rFonts w:ascii="Times New Roman" w:eastAsia="Times New Roman" w:hAnsi="Times New Roman" w:cs="Times New Roman"/>
            <w:b/>
            <w:bCs/>
            <w:sz w:val="24"/>
            <w:szCs w:val="24"/>
            <w:u w:val="single"/>
          </w:rPr>
          <w:t>3. Success Scenario</w:t>
        </w:r>
      </w:ins>
    </w:p>
    <w:p w14:paraId="140B444A" w14:textId="77777777" w:rsidR="00C526BA" w:rsidRPr="00C526BA" w:rsidRDefault="00C526BA" w:rsidP="00C526BA">
      <w:pPr>
        <w:numPr>
          <w:ilvl w:val="0"/>
          <w:numId w:val="56"/>
        </w:numPr>
        <w:spacing w:before="100" w:beforeAutospacing="1" w:after="100" w:afterAutospacing="1" w:line="240" w:lineRule="auto"/>
        <w:rPr>
          <w:ins w:id="3717" w:author="SHAHZAIB KHAN" w:date="2026-10-07T20:47:00Z"/>
          <w:rFonts w:ascii="Times New Roman" w:eastAsia="Times New Roman" w:hAnsi="Times New Roman" w:cs="Times New Roman"/>
          <w:sz w:val="24"/>
          <w:szCs w:val="24"/>
          <w:u w:val="single"/>
        </w:rPr>
      </w:pPr>
      <w:ins w:id="3718" w:author="SHAHZAIB KHAN" w:date="2026-10-07T20:47:00Z">
        <w:r w:rsidRPr="00C526BA">
          <w:rPr>
            <w:rFonts w:ascii="Times New Roman" w:eastAsia="Times New Roman" w:hAnsi="Times New Roman" w:cs="Times New Roman"/>
            <w:sz w:val="24"/>
            <w:szCs w:val="24"/>
            <w:u w:val="single"/>
          </w:rPr>
          <w:t>The salesman views the list of orders assigned for delivery.</w:t>
        </w:r>
      </w:ins>
    </w:p>
    <w:p w14:paraId="0F477EA9" w14:textId="77777777" w:rsidR="00C526BA" w:rsidRPr="00C526BA" w:rsidRDefault="00C526BA" w:rsidP="00C526BA">
      <w:pPr>
        <w:numPr>
          <w:ilvl w:val="0"/>
          <w:numId w:val="56"/>
        </w:numPr>
        <w:spacing w:before="100" w:beforeAutospacing="1" w:after="100" w:afterAutospacing="1" w:line="240" w:lineRule="auto"/>
        <w:rPr>
          <w:ins w:id="3719" w:author="SHAHZAIB KHAN" w:date="2026-10-07T20:47:00Z"/>
          <w:rFonts w:ascii="Times New Roman" w:eastAsia="Times New Roman" w:hAnsi="Times New Roman" w:cs="Times New Roman"/>
          <w:sz w:val="24"/>
          <w:szCs w:val="24"/>
          <w:u w:val="single"/>
        </w:rPr>
      </w:pPr>
      <w:ins w:id="3720" w:author="SHAHZAIB KHAN" w:date="2026-10-07T20:47:00Z">
        <w:r w:rsidRPr="00C526BA">
          <w:rPr>
            <w:rFonts w:ascii="Times New Roman" w:eastAsia="Times New Roman" w:hAnsi="Times New Roman" w:cs="Times New Roman"/>
            <w:sz w:val="24"/>
            <w:szCs w:val="24"/>
            <w:u w:val="single"/>
          </w:rPr>
          <w:t>The system displays the order details and customer delivery address.</w:t>
        </w:r>
      </w:ins>
    </w:p>
    <w:p w14:paraId="44D2E094" w14:textId="77777777" w:rsidR="00C526BA" w:rsidRPr="00C526BA" w:rsidRDefault="00C526BA" w:rsidP="00C526BA">
      <w:pPr>
        <w:numPr>
          <w:ilvl w:val="0"/>
          <w:numId w:val="56"/>
        </w:numPr>
        <w:spacing w:before="100" w:beforeAutospacing="1" w:after="100" w:afterAutospacing="1" w:line="240" w:lineRule="auto"/>
        <w:rPr>
          <w:ins w:id="3721" w:author="SHAHZAIB KHAN" w:date="2026-10-07T20:47:00Z"/>
          <w:rFonts w:ascii="Times New Roman" w:eastAsia="Times New Roman" w:hAnsi="Times New Roman" w:cs="Times New Roman"/>
          <w:sz w:val="24"/>
          <w:szCs w:val="24"/>
          <w:u w:val="single"/>
        </w:rPr>
      </w:pPr>
      <w:ins w:id="3722" w:author="SHAHZAIB KHAN" w:date="2026-10-07T20:47:00Z">
        <w:r w:rsidRPr="00C526BA">
          <w:rPr>
            <w:rFonts w:ascii="Times New Roman" w:eastAsia="Times New Roman" w:hAnsi="Times New Roman" w:cs="Times New Roman"/>
            <w:sz w:val="24"/>
            <w:szCs w:val="24"/>
            <w:u w:val="single"/>
          </w:rPr>
          <w:t>The salesman verifies the payment status.</w:t>
        </w:r>
      </w:ins>
    </w:p>
    <w:p w14:paraId="68FE56AB" w14:textId="77777777" w:rsidR="00C526BA" w:rsidRPr="00C526BA" w:rsidRDefault="00C526BA" w:rsidP="00C526BA">
      <w:pPr>
        <w:numPr>
          <w:ilvl w:val="0"/>
          <w:numId w:val="56"/>
        </w:numPr>
        <w:spacing w:before="100" w:beforeAutospacing="1" w:after="100" w:afterAutospacing="1" w:line="240" w:lineRule="auto"/>
        <w:rPr>
          <w:ins w:id="3723" w:author="SHAHZAIB KHAN" w:date="2026-10-07T20:47:00Z"/>
          <w:rFonts w:ascii="Times New Roman" w:eastAsia="Times New Roman" w:hAnsi="Times New Roman" w:cs="Times New Roman"/>
          <w:sz w:val="24"/>
          <w:szCs w:val="24"/>
          <w:u w:val="single"/>
        </w:rPr>
      </w:pPr>
      <w:ins w:id="3724" w:author="SHAHZAIB KHAN" w:date="2026-10-07T20:47:00Z">
        <w:r w:rsidRPr="00C526BA">
          <w:rPr>
            <w:rFonts w:ascii="Times New Roman" w:eastAsia="Times New Roman" w:hAnsi="Times New Roman" w:cs="Times New Roman"/>
            <w:sz w:val="24"/>
            <w:szCs w:val="24"/>
            <w:u w:val="single"/>
          </w:rPr>
          <w:t>The salesman goes to the customer's specified delivery area.</w:t>
        </w:r>
      </w:ins>
    </w:p>
    <w:p w14:paraId="004FD436" w14:textId="77777777" w:rsidR="00C526BA" w:rsidRPr="00C526BA" w:rsidRDefault="00C526BA" w:rsidP="00C526BA">
      <w:pPr>
        <w:numPr>
          <w:ilvl w:val="0"/>
          <w:numId w:val="56"/>
        </w:numPr>
        <w:spacing w:before="100" w:beforeAutospacing="1" w:after="100" w:afterAutospacing="1" w:line="240" w:lineRule="auto"/>
        <w:rPr>
          <w:ins w:id="3725" w:author="SHAHZAIB KHAN" w:date="2026-10-07T20:47:00Z"/>
          <w:rFonts w:ascii="Times New Roman" w:eastAsia="Times New Roman" w:hAnsi="Times New Roman" w:cs="Times New Roman"/>
          <w:sz w:val="24"/>
          <w:szCs w:val="24"/>
          <w:u w:val="single"/>
        </w:rPr>
      </w:pPr>
      <w:ins w:id="3726" w:author="SHAHZAIB KHAN" w:date="2026-10-07T20:47:00Z">
        <w:r w:rsidRPr="00C526BA">
          <w:rPr>
            <w:rFonts w:ascii="Times New Roman" w:eastAsia="Times New Roman" w:hAnsi="Times New Roman" w:cs="Times New Roman"/>
            <w:sz w:val="24"/>
            <w:szCs w:val="24"/>
            <w:u w:val="single"/>
          </w:rPr>
          <w:t>The salesman delivers the order to the customer.</w:t>
        </w:r>
      </w:ins>
    </w:p>
    <w:p w14:paraId="118CD949" w14:textId="77777777" w:rsidR="00C526BA" w:rsidRPr="00C526BA" w:rsidRDefault="00C526BA" w:rsidP="00C526BA">
      <w:pPr>
        <w:numPr>
          <w:ilvl w:val="0"/>
          <w:numId w:val="56"/>
        </w:numPr>
        <w:spacing w:before="100" w:beforeAutospacing="1" w:after="100" w:afterAutospacing="1" w:line="240" w:lineRule="auto"/>
        <w:rPr>
          <w:ins w:id="3727" w:author="SHAHZAIB KHAN" w:date="2026-10-07T20:47:00Z"/>
          <w:rFonts w:ascii="Times New Roman" w:eastAsia="Times New Roman" w:hAnsi="Times New Roman" w:cs="Times New Roman"/>
          <w:sz w:val="24"/>
          <w:szCs w:val="24"/>
          <w:u w:val="single"/>
        </w:rPr>
      </w:pPr>
      <w:ins w:id="3728" w:author="SHAHZAIB KHAN" w:date="2026-10-07T20:47:00Z">
        <w:r w:rsidRPr="00C526BA">
          <w:rPr>
            <w:rFonts w:ascii="Times New Roman" w:eastAsia="Times New Roman" w:hAnsi="Times New Roman" w:cs="Times New Roman"/>
            <w:sz w:val="24"/>
            <w:szCs w:val="24"/>
            <w:u w:val="single"/>
          </w:rPr>
          <w:t>The salesman confirms that the order has been delivered.</w:t>
        </w:r>
      </w:ins>
    </w:p>
    <w:p w14:paraId="63788BCD" w14:textId="77777777" w:rsidR="00C526BA" w:rsidRPr="00C526BA" w:rsidRDefault="00C526BA" w:rsidP="00C526BA">
      <w:pPr>
        <w:numPr>
          <w:ilvl w:val="0"/>
          <w:numId w:val="56"/>
        </w:numPr>
        <w:spacing w:before="100" w:beforeAutospacing="1" w:after="100" w:afterAutospacing="1" w:line="240" w:lineRule="auto"/>
        <w:rPr>
          <w:ins w:id="3729" w:author="SHAHZAIB KHAN" w:date="2026-10-07T20:47:00Z"/>
          <w:rFonts w:ascii="Times New Roman" w:eastAsia="Times New Roman" w:hAnsi="Times New Roman" w:cs="Times New Roman"/>
          <w:sz w:val="24"/>
          <w:szCs w:val="24"/>
          <w:u w:val="single"/>
        </w:rPr>
      </w:pPr>
      <w:ins w:id="3730" w:author="SHAHZAIB KHAN" w:date="2026-10-07T20:47:00Z">
        <w:r w:rsidRPr="00C526BA">
          <w:rPr>
            <w:rFonts w:ascii="Times New Roman" w:eastAsia="Times New Roman" w:hAnsi="Times New Roman" w:cs="Times New Roman"/>
            <w:sz w:val="24"/>
            <w:szCs w:val="24"/>
            <w:u w:val="single"/>
          </w:rPr>
          <w:t>The system updates the order status to Delivered.</w:t>
        </w:r>
      </w:ins>
    </w:p>
    <w:p w14:paraId="22982E38" w14:textId="77777777" w:rsidR="00C526BA" w:rsidRPr="00C526BA" w:rsidRDefault="00C526BA" w:rsidP="00C526BA">
      <w:pPr>
        <w:numPr>
          <w:ilvl w:val="0"/>
          <w:numId w:val="56"/>
        </w:numPr>
        <w:spacing w:before="100" w:beforeAutospacing="1" w:after="100" w:afterAutospacing="1" w:line="240" w:lineRule="auto"/>
        <w:rPr>
          <w:ins w:id="3731" w:author="SHAHZAIB KHAN" w:date="2026-10-07T20:47:00Z"/>
          <w:rFonts w:ascii="Times New Roman" w:eastAsia="Times New Roman" w:hAnsi="Times New Roman" w:cs="Times New Roman"/>
          <w:sz w:val="24"/>
          <w:szCs w:val="24"/>
          <w:u w:val="single"/>
        </w:rPr>
      </w:pPr>
      <w:ins w:id="3732" w:author="SHAHZAIB KHAN" w:date="2026-10-07T20:47:00Z">
        <w:r w:rsidRPr="00C526BA">
          <w:rPr>
            <w:rFonts w:ascii="Times New Roman" w:eastAsia="Times New Roman" w:hAnsi="Times New Roman" w:cs="Times New Roman"/>
            <w:sz w:val="24"/>
            <w:szCs w:val="24"/>
            <w:u w:val="single"/>
          </w:rPr>
          <w:t>The system records the delivery information.</w:t>
        </w:r>
      </w:ins>
    </w:p>
    <w:p w14:paraId="4331D1DE" w14:textId="77777777" w:rsidR="00C526BA" w:rsidRPr="00C526BA" w:rsidRDefault="00C526BA" w:rsidP="00C526BA">
      <w:pPr>
        <w:numPr>
          <w:ilvl w:val="0"/>
          <w:numId w:val="56"/>
        </w:numPr>
        <w:spacing w:before="100" w:beforeAutospacing="1" w:after="100" w:afterAutospacing="1" w:line="240" w:lineRule="auto"/>
        <w:rPr>
          <w:ins w:id="3733" w:author="SHAHZAIB KHAN" w:date="2026-10-07T20:47:00Z"/>
          <w:rFonts w:ascii="Times New Roman" w:eastAsia="Times New Roman" w:hAnsi="Times New Roman" w:cs="Times New Roman"/>
          <w:sz w:val="24"/>
          <w:szCs w:val="24"/>
          <w:u w:val="single"/>
        </w:rPr>
      </w:pPr>
      <w:ins w:id="3734" w:author="SHAHZAIB KHAN" w:date="2026-10-07T20:47:00Z">
        <w:r w:rsidRPr="00C526BA">
          <w:rPr>
            <w:rFonts w:ascii="Times New Roman" w:eastAsia="Times New Roman" w:hAnsi="Times New Roman" w:cs="Times New Roman"/>
            <w:sz w:val="24"/>
            <w:szCs w:val="24"/>
            <w:u w:val="single"/>
          </w:rPr>
          <w:t>The customer can view the updated order status.</w:t>
        </w:r>
      </w:ins>
    </w:p>
    <w:p w14:paraId="694CFBFA" w14:textId="77777777" w:rsidR="00C526BA" w:rsidRPr="00C526BA" w:rsidRDefault="00C526BA" w:rsidP="00C526BA">
      <w:pPr>
        <w:spacing w:before="100" w:beforeAutospacing="1" w:after="100" w:afterAutospacing="1" w:line="240" w:lineRule="auto"/>
        <w:ind w:left="720"/>
        <w:rPr>
          <w:ins w:id="3735" w:author="SHAHZAIB KHAN" w:date="2026-10-07T20:47:00Z"/>
          <w:rFonts w:ascii="Times New Roman" w:eastAsia="Times New Roman" w:hAnsi="Times New Roman" w:cs="Times New Roman"/>
          <w:b/>
          <w:bCs/>
          <w:sz w:val="24"/>
          <w:szCs w:val="24"/>
          <w:u w:val="single"/>
        </w:rPr>
      </w:pPr>
      <w:ins w:id="3736" w:author="SHAHZAIB KHAN" w:date="2026-10-07T20:47:00Z">
        <w:r w:rsidRPr="00C526BA">
          <w:rPr>
            <w:rFonts w:ascii="Times New Roman" w:eastAsia="Times New Roman" w:hAnsi="Times New Roman" w:cs="Times New Roman"/>
            <w:b/>
            <w:bCs/>
            <w:sz w:val="24"/>
            <w:szCs w:val="24"/>
            <w:u w:val="single"/>
          </w:rPr>
          <w:t>4. Alternative Flows</w:t>
        </w:r>
      </w:ins>
    </w:p>
    <w:p w14:paraId="496B86DA" w14:textId="77777777" w:rsidR="00C526BA" w:rsidRPr="00C526BA" w:rsidRDefault="00C526BA" w:rsidP="00C526BA">
      <w:pPr>
        <w:spacing w:before="100" w:beforeAutospacing="1" w:after="100" w:afterAutospacing="1" w:line="240" w:lineRule="auto"/>
        <w:ind w:left="720"/>
        <w:rPr>
          <w:ins w:id="3737" w:author="SHAHZAIB KHAN" w:date="2026-10-07T20:47:00Z"/>
          <w:rFonts w:ascii="Times New Roman" w:eastAsia="Times New Roman" w:hAnsi="Times New Roman" w:cs="Times New Roman"/>
          <w:b/>
          <w:bCs/>
          <w:sz w:val="24"/>
          <w:szCs w:val="24"/>
          <w:u w:val="single"/>
        </w:rPr>
      </w:pPr>
      <w:ins w:id="3738" w:author="SHAHZAIB KHAN" w:date="2026-10-07T20:47:00Z">
        <w:r w:rsidRPr="00C526BA">
          <w:rPr>
            <w:rFonts w:ascii="Times New Roman" w:eastAsia="Times New Roman" w:hAnsi="Times New Roman" w:cs="Times New Roman"/>
            <w:b/>
            <w:bCs/>
            <w:sz w:val="24"/>
            <w:szCs w:val="24"/>
            <w:u w:val="single"/>
          </w:rPr>
          <w:t>4.1 Customer Cancels Order Before Delivery</w:t>
        </w:r>
      </w:ins>
    </w:p>
    <w:p w14:paraId="3D213BA7" w14:textId="77777777" w:rsidR="00C526BA" w:rsidRPr="00C526BA" w:rsidRDefault="00C526BA" w:rsidP="00C526BA">
      <w:pPr>
        <w:numPr>
          <w:ilvl w:val="0"/>
          <w:numId w:val="57"/>
        </w:numPr>
        <w:spacing w:before="100" w:beforeAutospacing="1" w:after="100" w:afterAutospacing="1" w:line="240" w:lineRule="auto"/>
        <w:rPr>
          <w:ins w:id="3739" w:author="SHAHZAIB KHAN" w:date="2026-10-07T20:47:00Z"/>
          <w:rFonts w:ascii="Times New Roman" w:eastAsia="Times New Roman" w:hAnsi="Times New Roman" w:cs="Times New Roman"/>
          <w:sz w:val="24"/>
          <w:szCs w:val="24"/>
          <w:u w:val="single"/>
        </w:rPr>
      </w:pPr>
      <w:ins w:id="3740" w:author="SHAHZAIB KHAN" w:date="2026-10-07T20:47:00Z">
        <w:r w:rsidRPr="00C526BA">
          <w:rPr>
            <w:rFonts w:ascii="Times New Roman" w:eastAsia="Times New Roman" w:hAnsi="Times New Roman" w:cs="Times New Roman"/>
            <w:sz w:val="24"/>
            <w:szCs w:val="24"/>
            <w:u w:val="single"/>
          </w:rPr>
          <w:t>The customer requests cancellation before delivery.</w:t>
        </w:r>
      </w:ins>
    </w:p>
    <w:p w14:paraId="3EFA4312" w14:textId="77777777" w:rsidR="00C526BA" w:rsidRPr="00C526BA" w:rsidRDefault="00C526BA" w:rsidP="00C526BA">
      <w:pPr>
        <w:numPr>
          <w:ilvl w:val="0"/>
          <w:numId w:val="57"/>
        </w:numPr>
        <w:spacing w:before="100" w:beforeAutospacing="1" w:after="100" w:afterAutospacing="1" w:line="240" w:lineRule="auto"/>
        <w:rPr>
          <w:ins w:id="3741" w:author="SHAHZAIB KHAN" w:date="2026-10-07T20:47:00Z"/>
          <w:rFonts w:ascii="Times New Roman" w:eastAsia="Times New Roman" w:hAnsi="Times New Roman" w:cs="Times New Roman"/>
          <w:sz w:val="24"/>
          <w:szCs w:val="24"/>
          <w:u w:val="single"/>
        </w:rPr>
      </w:pPr>
      <w:ins w:id="3742" w:author="SHAHZAIB KHAN" w:date="2026-10-07T20:47:00Z">
        <w:r w:rsidRPr="00C526BA">
          <w:rPr>
            <w:rFonts w:ascii="Times New Roman" w:eastAsia="Times New Roman" w:hAnsi="Times New Roman" w:cs="Times New Roman"/>
            <w:sz w:val="24"/>
            <w:szCs w:val="24"/>
            <w:u w:val="single"/>
          </w:rPr>
          <w:t>The system asks the customer to confirm the cancellation.</w:t>
        </w:r>
      </w:ins>
    </w:p>
    <w:p w14:paraId="21EBD55E" w14:textId="77777777" w:rsidR="00C526BA" w:rsidRPr="00C526BA" w:rsidRDefault="00C526BA" w:rsidP="00C526BA">
      <w:pPr>
        <w:numPr>
          <w:ilvl w:val="0"/>
          <w:numId w:val="57"/>
        </w:numPr>
        <w:spacing w:before="100" w:beforeAutospacing="1" w:after="100" w:afterAutospacing="1" w:line="240" w:lineRule="auto"/>
        <w:rPr>
          <w:ins w:id="3743" w:author="SHAHZAIB KHAN" w:date="2026-10-07T20:47:00Z"/>
          <w:rFonts w:ascii="Times New Roman" w:eastAsia="Times New Roman" w:hAnsi="Times New Roman" w:cs="Times New Roman"/>
          <w:sz w:val="24"/>
          <w:szCs w:val="24"/>
          <w:u w:val="single"/>
        </w:rPr>
      </w:pPr>
      <w:ins w:id="3744" w:author="SHAHZAIB KHAN" w:date="2026-10-07T20:47:00Z">
        <w:r w:rsidRPr="00C526BA">
          <w:rPr>
            <w:rFonts w:ascii="Times New Roman" w:eastAsia="Times New Roman" w:hAnsi="Times New Roman" w:cs="Times New Roman"/>
            <w:sz w:val="24"/>
            <w:szCs w:val="24"/>
            <w:u w:val="single"/>
          </w:rPr>
          <w:t>The customer confirms the cancellation.</w:t>
        </w:r>
      </w:ins>
    </w:p>
    <w:p w14:paraId="6F654A17" w14:textId="77777777" w:rsidR="00C526BA" w:rsidRPr="00C526BA" w:rsidRDefault="00C526BA" w:rsidP="00C526BA">
      <w:pPr>
        <w:numPr>
          <w:ilvl w:val="0"/>
          <w:numId w:val="57"/>
        </w:numPr>
        <w:spacing w:before="100" w:beforeAutospacing="1" w:after="100" w:afterAutospacing="1" w:line="240" w:lineRule="auto"/>
        <w:rPr>
          <w:ins w:id="3745" w:author="SHAHZAIB KHAN" w:date="2026-10-07T20:47:00Z"/>
          <w:rFonts w:ascii="Times New Roman" w:eastAsia="Times New Roman" w:hAnsi="Times New Roman" w:cs="Times New Roman"/>
          <w:sz w:val="24"/>
          <w:szCs w:val="24"/>
          <w:u w:val="single"/>
        </w:rPr>
      </w:pPr>
      <w:ins w:id="3746" w:author="SHAHZAIB KHAN" w:date="2026-10-07T20:47:00Z">
        <w:r w:rsidRPr="00C526BA">
          <w:rPr>
            <w:rFonts w:ascii="Times New Roman" w:eastAsia="Times New Roman" w:hAnsi="Times New Roman" w:cs="Times New Roman"/>
            <w:sz w:val="24"/>
            <w:szCs w:val="24"/>
            <w:u w:val="single"/>
          </w:rPr>
          <w:t>The system changes the order status to Cancelled.</w:t>
        </w:r>
      </w:ins>
    </w:p>
    <w:p w14:paraId="1BD8577C" w14:textId="77777777" w:rsidR="00C526BA" w:rsidRPr="00C526BA" w:rsidRDefault="00C526BA" w:rsidP="00C526BA">
      <w:pPr>
        <w:numPr>
          <w:ilvl w:val="0"/>
          <w:numId w:val="57"/>
        </w:numPr>
        <w:spacing w:before="100" w:beforeAutospacing="1" w:after="100" w:afterAutospacing="1" w:line="240" w:lineRule="auto"/>
        <w:rPr>
          <w:ins w:id="3747" w:author="SHAHZAIB KHAN" w:date="2026-10-07T20:47:00Z"/>
          <w:rFonts w:ascii="Times New Roman" w:eastAsia="Times New Roman" w:hAnsi="Times New Roman" w:cs="Times New Roman"/>
          <w:sz w:val="24"/>
          <w:szCs w:val="24"/>
          <w:u w:val="single"/>
        </w:rPr>
      </w:pPr>
      <w:ins w:id="3748" w:author="SHAHZAIB KHAN" w:date="2026-10-07T20:47:00Z">
        <w:r w:rsidRPr="00C526BA">
          <w:rPr>
            <w:rFonts w:ascii="Times New Roman" w:eastAsia="Times New Roman" w:hAnsi="Times New Roman" w:cs="Times New Roman"/>
            <w:sz w:val="24"/>
            <w:szCs w:val="24"/>
            <w:u w:val="single"/>
          </w:rPr>
          <w:t>The system informs the salesman not to deliver the order.</w:t>
        </w:r>
      </w:ins>
    </w:p>
    <w:p w14:paraId="55A0DEBA" w14:textId="77777777" w:rsidR="00C526BA" w:rsidRPr="00C526BA" w:rsidRDefault="00C526BA" w:rsidP="00C526BA">
      <w:pPr>
        <w:spacing w:before="100" w:beforeAutospacing="1" w:after="100" w:afterAutospacing="1" w:line="240" w:lineRule="auto"/>
        <w:ind w:left="720"/>
        <w:rPr>
          <w:ins w:id="3749" w:author="SHAHZAIB KHAN" w:date="2026-10-07T20:47:00Z"/>
          <w:rFonts w:ascii="Times New Roman" w:eastAsia="Times New Roman" w:hAnsi="Times New Roman" w:cs="Times New Roman"/>
          <w:b/>
          <w:bCs/>
          <w:sz w:val="24"/>
          <w:szCs w:val="24"/>
          <w:u w:val="single"/>
        </w:rPr>
      </w:pPr>
      <w:ins w:id="3750" w:author="SHAHZAIB KHAN" w:date="2026-10-07T20:47:00Z">
        <w:r w:rsidRPr="00C526BA">
          <w:rPr>
            <w:rFonts w:ascii="Times New Roman" w:eastAsia="Times New Roman" w:hAnsi="Times New Roman" w:cs="Times New Roman"/>
            <w:b/>
            <w:bCs/>
            <w:sz w:val="24"/>
            <w:szCs w:val="24"/>
            <w:u w:val="single"/>
          </w:rPr>
          <w:t>4.2 Customer Is Not Available</w:t>
        </w:r>
      </w:ins>
    </w:p>
    <w:p w14:paraId="178D65A2" w14:textId="77777777" w:rsidR="00C526BA" w:rsidRPr="00C526BA" w:rsidRDefault="00C526BA" w:rsidP="00C526BA">
      <w:pPr>
        <w:numPr>
          <w:ilvl w:val="0"/>
          <w:numId w:val="58"/>
        </w:numPr>
        <w:spacing w:before="100" w:beforeAutospacing="1" w:after="100" w:afterAutospacing="1" w:line="240" w:lineRule="auto"/>
        <w:rPr>
          <w:ins w:id="3751" w:author="SHAHZAIB KHAN" w:date="2026-10-07T20:47:00Z"/>
          <w:rFonts w:ascii="Times New Roman" w:eastAsia="Times New Roman" w:hAnsi="Times New Roman" w:cs="Times New Roman"/>
          <w:sz w:val="24"/>
          <w:szCs w:val="24"/>
          <w:u w:val="single"/>
        </w:rPr>
      </w:pPr>
      <w:ins w:id="3752" w:author="SHAHZAIB KHAN" w:date="2026-10-07T20:47:00Z">
        <w:r w:rsidRPr="00C526BA">
          <w:rPr>
            <w:rFonts w:ascii="Times New Roman" w:eastAsia="Times New Roman" w:hAnsi="Times New Roman" w:cs="Times New Roman"/>
            <w:sz w:val="24"/>
            <w:szCs w:val="24"/>
            <w:u w:val="single"/>
          </w:rPr>
          <w:t>The salesman reaches the delivery location.</w:t>
        </w:r>
      </w:ins>
    </w:p>
    <w:p w14:paraId="2680A616" w14:textId="77777777" w:rsidR="00C526BA" w:rsidRPr="00C526BA" w:rsidRDefault="00C526BA" w:rsidP="00C526BA">
      <w:pPr>
        <w:numPr>
          <w:ilvl w:val="0"/>
          <w:numId w:val="58"/>
        </w:numPr>
        <w:spacing w:before="100" w:beforeAutospacing="1" w:after="100" w:afterAutospacing="1" w:line="240" w:lineRule="auto"/>
        <w:rPr>
          <w:ins w:id="3753" w:author="SHAHZAIB KHAN" w:date="2026-10-07T20:47:00Z"/>
          <w:rFonts w:ascii="Times New Roman" w:eastAsia="Times New Roman" w:hAnsi="Times New Roman" w:cs="Times New Roman"/>
          <w:sz w:val="24"/>
          <w:szCs w:val="24"/>
          <w:u w:val="single"/>
        </w:rPr>
      </w:pPr>
      <w:ins w:id="3754" w:author="SHAHZAIB KHAN" w:date="2026-10-07T20:47:00Z">
        <w:r w:rsidRPr="00C526BA">
          <w:rPr>
            <w:rFonts w:ascii="Times New Roman" w:eastAsia="Times New Roman" w:hAnsi="Times New Roman" w:cs="Times New Roman"/>
            <w:sz w:val="24"/>
            <w:szCs w:val="24"/>
            <w:u w:val="single"/>
          </w:rPr>
          <w:t>The customer is not available to receive the order.</w:t>
        </w:r>
      </w:ins>
    </w:p>
    <w:p w14:paraId="3070503E" w14:textId="77777777" w:rsidR="00C526BA" w:rsidRPr="00C526BA" w:rsidRDefault="00C526BA" w:rsidP="00C526BA">
      <w:pPr>
        <w:numPr>
          <w:ilvl w:val="0"/>
          <w:numId w:val="58"/>
        </w:numPr>
        <w:spacing w:before="100" w:beforeAutospacing="1" w:after="100" w:afterAutospacing="1" w:line="240" w:lineRule="auto"/>
        <w:rPr>
          <w:ins w:id="3755" w:author="SHAHZAIB KHAN" w:date="2026-10-07T20:47:00Z"/>
          <w:rFonts w:ascii="Times New Roman" w:eastAsia="Times New Roman" w:hAnsi="Times New Roman" w:cs="Times New Roman"/>
          <w:sz w:val="24"/>
          <w:szCs w:val="24"/>
          <w:u w:val="single"/>
        </w:rPr>
      </w:pPr>
      <w:ins w:id="3756" w:author="SHAHZAIB KHAN" w:date="2026-10-07T20:47:00Z">
        <w:r w:rsidRPr="00C526BA">
          <w:rPr>
            <w:rFonts w:ascii="Times New Roman" w:eastAsia="Times New Roman" w:hAnsi="Times New Roman" w:cs="Times New Roman"/>
            <w:sz w:val="24"/>
            <w:szCs w:val="24"/>
            <w:u w:val="single"/>
          </w:rPr>
          <w:t>The salesman informs the system about the unsuccessful delivery attempt.</w:t>
        </w:r>
      </w:ins>
    </w:p>
    <w:p w14:paraId="5FC3217B" w14:textId="77777777" w:rsidR="00C526BA" w:rsidRPr="00C526BA" w:rsidRDefault="00C526BA" w:rsidP="00C526BA">
      <w:pPr>
        <w:numPr>
          <w:ilvl w:val="0"/>
          <w:numId w:val="58"/>
        </w:numPr>
        <w:spacing w:before="100" w:beforeAutospacing="1" w:after="100" w:afterAutospacing="1" w:line="240" w:lineRule="auto"/>
        <w:rPr>
          <w:ins w:id="3757" w:author="SHAHZAIB KHAN" w:date="2026-10-07T20:47:00Z"/>
          <w:rFonts w:ascii="Times New Roman" w:eastAsia="Times New Roman" w:hAnsi="Times New Roman" w:cs="Times New Roman"/>
          <w:sz w:val="24"/>
          <w:szCs w:val="24"/>
          <w:u w:val="single"/>
        </w:rPr>
      </w:pPr>
      <w:ins w:id="3758" w:author="SHAHZAIB KHAN" w:date="2026-10-07T20:47:00Z">
        <w:r w:rsidRPr="00C526BA">
          <w:rPr>
            <w:rFonts w:ascii="Times New Roman" w:eastAsia="Times New Roman" w:hAnsi="Times New Roman" w:cs="Times New Roman"/>
            <w:sz w:val="24"/>
            <w:szCs w:val="24"/>
            <w:u w:val="single"/>
          </w:rPr>
          <w:t>The system keeps the order status as Pending Delivery.</w:t>
        </w:r>
      </w:ins>
    </w:p>
    <w:p w14:paraId="5BE8460C" w14:textId="77777777" w:rsidR="00C526BA" w:rsidRPr="00C526BA" w:rsidRDefault="00C526BA" w:rsidP="00C526BA">
      <w:pPr>
        <w:numPr>
          <w:ilvl w:val="0"/>
          <w:numId w:val="58"/>
        </w:numPr>
        <w:spacing w:before="100" w:beforeAutospacing="1" w:after="100" w:afterAutospacing="1" w:line="240" w:lineRule="auto"/>
        <w:rPr>
          <w:ins w:id="3759" w:author="SHAHZAIB KHAN" w:date="2026-10-07T20:47:00Z"/>
          <w:rFonts w:ascii="Times New Roman" w:eastAsia="Times New Roman" w:hAnsi="Times New Roman" w:cs="Times New Roman"/>
          <w:sz w:val="24"/>
          <w:szCs w:val="24"/>
          <w:u w:val="single"/>
        </w:rPr>
      </w:pPr>
      <w:ins w:id="3760" w:author="SHAHZAIB KHAN" w:date="2026-10-07T20:47:00Z">
        <w:r w:rsidRPr="00C526BA">
          <w:rPr>
            <w:rFonts w:ascii="Times New Roman" w:eastAsia="Times New Roman" w:hAnsi="Times New Roman" w:cs="Times New Roman"/>
            <w:sz w:val="24"/>
            <w:szCs w:val="24"/>
            <w:u w:val="single"/>
          </w:rPr>
          <w:t xml:space="preserve">The delivery can be </w:t>
        </w:r>
        <w:proofErr w:type="gramStart"/>
        <w:r w:rsidRPr="00C526BA">
          <w:rPr>
            <w:rFonts w:ascii="Times New Roman" w:eastAsia="Times New Roman" w:hAnsi="Times New Roman" w:cs="Times New Roman"/>
            <w:sz w:val="24"/>
            <w:szCs w:val="24"/>
            <w:u w:val="single"/>
          </w:rPr>
          <w:t>attempted</w:t>
        </w:r>
        <w:proofErr w:type="gramEnd"/>
        <w:r w:rsidRPr="00C526BA">
          <w:rPr>
            <w:rFonts w:ascii="Times New Roman" w:eastAsia="Times New Roman" w:hAnsi="Times New Roman" w:cs="Times New Roman"/>
            <w:sz w:val="24"/>
            <w:szCs w:val="24"/>
            <w:u w:val="single"/>
          </w:rPr>
          <w:t xml:space="preserve"> again.</w:t>
        </w:r>
      </w:ins>
    </w:p>
    <w:p w14:paraId="78D41671" w14:textId="77777777" w:rsidR="00C526BA" w:rsidRPr="00C526BA" w:rsidRDefault="00C526BA" w:rsidP="00C526BA">
      <w:pPr>
        <w:spacing w:before="100" w:beforeAutospacing="1" w:after="100" w:afterAutospacing="1" w:line="240" w:lineRule="auto"/>
        <w:ind w:left="720"/>
        <w:rPr>
          <w:ins w:id="3761" w:author="SHAHZAIB KHAN" w:date="2026-10-07T20:47:00Z"/>
          <w:rFonts w:ascii="Times New Roman" w:eastAsia="Times New Roman" w:hAnsi="Times New Roman" w:cs="Times New Roman"/>
          <w:b/>
          <w:bCs/>
          <w:sz w:val="24"/>
          <w:szCs w:val="24"/>
          <w:u w:val="single"/>
        </w:rPr>
      </w:pPr>
      <w:ins w:id="3762" w:author="SHAHZAIB KHAN" w:date="2026-10-07T20:47:00Z">
        <w:r w:rsidRPr="00C526BA">
          <w:rPr>
            <w:rFonts w:ascii="Times New Roman" w:eastAsia="Times New Roman" w:hAnsi="Times New Roman" w:cs="Times New Roman"/>
            <w:b/>
            <w:bCs/>
            <w:sz w:val="24"/>
            <w:szCs w:val="24"/>
            <w:u w:val="single"/>
          </w:rPr>
          <w:lastRenderedPageBreak/>
          <w:t>5. Exception Flows</w:t>
        </w:r>
      </w:ins>
    </w:p>
    <w:p w14:paraId="7B6DF651" w14:textId="77777777" w:rsidR="00C526BA" w:rsidRPr="00C526BA" w:rsidRDefault="00C526BA" w:rsidP="00C526BA">
      <w:pPr>
        <w:spacing w:before="100" w:beforeAutospacing="1" w:after="100" w:afterAutospacing="1" w:line="240" w:lineRule="auto"/>
        <w:ind w:left="720"/>
        <w:rPr>
          <w:ins w:id="3763" w:author="SHAHZAIB KHAN" w:date="2026-10-07T20:47:00Z"/>
          <w:rFonts w:ascii="Times New Roman" w:eastAsia="Times New Roman" w:hAnsi="Times New Roman" w:cs="Times New Roman"/>
          <w:b/>
          <w:bCs/>
          <w:sz w:val="24"/>
          <w:szCs w:val="24"/>
          <w:u w:val="single"/>
        </w:rPr>
      </w:pPr>
      <w:ins w:id="3764" w:author="SHAHZAIB KHAN" w:date="2026-10-07T20:47:00Z">
        <w:r w:rsidRPr="00C526BA">
          <w:rPr>
            <w:rFonts w:ascii="Times New Roman" w:eastAsia="Times New Roman" w:hAnsi="Times New Roman" w:cs="Times New Roman"/>
            <w:b/>
            <w:bCs/>
            <w:sz w:val="24"/>
            <w:szCs w:val="24"/>
            <w:u w:val="single"/>
          </w:rPr>
          <w:t>5.1 Invalid Delivery Details</w:t>
        </w:r>
      </w:ins>
    </w:p>
    <w:p w14:paraId="448F78A3" w14:textId="77777777" w:rsidR="00C526BA" w:rsidRPr="00C526BA" w:rsidRDefault="00C526BA" w:rsidP="00C526BA">
      <w:pPr>
        <w:numPr>
          <w:ilvl w:val="0"/>
          <w:numId w:val="59"/>
        </w:numPr>
        <w:spacing w:before="100" w:beforeAutospacing="1" w:after="100" w:afterAutospacing="1" w:line="240" w:lineRule="auto"/>
        <w:rPr>
          <w:ins w:id="3765" w:author="SHAHZAIB KHAN" w:date="2026-10-07T20:47:00Z"/>
          <w:rFonts w:ascii="Times New Roman" w:eastAsia="Times New Roman" w:hAnsi="Times New Roman" w:cs="Times New Roman"/>
          <w:sz w:val="24"/>
          <w:szCs w:val="24"/>
          <w:u w:val="single"/>
        </w:rPr>
      </w:pPr>
      <w:ins w:id="3766" w:author="SHAHZAIB KHAN" w:date="2026-10-07T20:47:00Z">
        <w:r w:rsidRPr="00C526BA">
          <w:rPr>
            <w:rFonts w:ascii="Times New Roman" w:eastAsia="Times New Roman" w:hAnsi="Times New Roman" w:cs="Times New Roman"/>
            <w:sz w:val="24"/>
            <w:szCs w:val="24"/>
            <w:u w:val="single"/>
          </w:rPr>
          <w:t>The system detects incorrect or incomplete delivery details.</w:t>
        </w:r>
      </w:ins>
    </w:p>
    <w:p w14:paraId="4F13DEC1" w14:textId="77777777" w:rsidR="00C526BA" w:rsidRPr="00C526BA" w:rsidRDefault="00C526BA" w:rsidP="00C526BA">
      <w:pPr>
        <w:numPr>
          <w:ilvl w:val="0"/>
          <w:numId w:val="59"/>
        </w:numPr>
        <w:spacing w:before="100" w:beforeAutospacing="1" w:after="100" w:afterAutospacing="1" w:line="240" w:lineRule="auto"/>
        <w:rPr>
          <w:ins w:id="3767" w:author="SHAHZAIB KHAN" w:date="2026-10-07T20:47:00Z"/>
          <w:rFonts w:ascii="Times New Roman" w:eastAsia="Times New Roman" w:hAnsi="Times New Roman" w:cs="Times New Roman"/>
          <w:sz w:val="24"/>
          <w:szCs w:val="24"/>
          <w:u w:val="single"/>
        </w:rPr>
      </w:pPr>
      <w:ins w:id="3768" w:author="SHAHZAIB KHAN" w:date="2026-10-07T20:47:00Z">
        <w:r w:rsidRPr="00C526BA">
          <w:rPr>
            <w:rFonts w:ascii="Times New Roman" w:eastAsia="Times New Roman" w:hAnsi="Times New Roman" w:cs="Times New Roman"/>
            <w:sz w:val="24"/>
            <w:szCs w:val="24"/>
            <w:u w:val="single"/>
          </w:rPr>
          <w:t>The system displays an error message.</w:t>
        </w:r>
      </w:ins>
    </w:p>
    <w:p w14:paraId="48556E46" w14:textId="77777777" w:rsidR="00C526BA" w:rsidRPr="00C526BA" w:rsidRDefault="00C526BA" w:rsidP="00C526BA">
      <w:pPr>
        <w:numPr>
          <w:ilvl w:val="0"/>
          <w:numId w:val="59"/>
        </w:numPr>
        <w:spacing w:before="100" w:beforeAutospacing="1" w:after="100" w:afterAutospacing="1" w:line="240" w:lineRule="auto"/>
        <w:rPr>
          <w:ins w:id="3769" w:author="SHAHZAIB KHAN" w:date="2026-10-07T20:47:00Z"/>
          <w:rFonts w:ascii="Times New Roman" w:eastAsia="Times New Roman" w:hAnsi="Times New Roman" w:cs="Times New Roman"/>
          <w:sz w:val="24"/>
          <w:szCs w:val="24"/>
          <w:u w:val="single"/>
        </w:rPr>
      </w:pPr>
      <w:ins w:id="3770" w:author="SHAHZAIB KHAN" w:date="2026-10-07T20:47:00Z">
        <w:r w:rsidRPr="00C526BA">
          <w:rPr>
            <w:rFonts w:ascii="Times New Roman" w:eastAsia="Times New Roman" w:hAnsi="Times New Roman" w:cs="Times New Roman"/>
            <w:sz w:val="24"/>
            <w:szCs w:val="24"/>
            <w:u w:val="single"/>
          </w:rPr>
          <w:t>The customer provides the correct delivery details.</w:t>
        </w:r>
      </w:ins>
    </w:p>
    <w:p w14:paraId="10745D4E" w14:textId="77777777" w:rsidR="00C526BA" w:rsidRPr="00C526BA" w:rsidRDefault="00C526BA" w:rsidP="00C526BA">
      <w:pPr>
        <w:numPr>
          <w:ilvl w:val="0"/>
          <w:numId w:val="59"/>
        </w:numPr>
        <w:spacing w:before="100" w:beforeAutospacing="1" w:after="100" w:afterAutospacing="1" w:line="240" w:lineRule="auto"/>
        <w:rPr>
          <w:ins w:id="3771" w:author="SHAHZAIB KHAN" w:date="2026-10-07T20:47:00Z"/>
          <w:rFonts w:ascii="Times New Roman" w:eastAsia="Times New Roman" w:hAnsi="Times New Roman" w:cs="Times New Roman"/>
          <w:sz w:val="24"/>
          <w:szCs w:val="24"/>
          <w:u w:val="single"/>
        </w:rPr>
      </w:pPr>
      <w:ins w:id="3772" w:author="SHAHZAIB KHAN" w:date="2026-10-07T20:47:00Z">
        <w:r w:rsidRPr="00C526BA">
          <w:rPr>
            <w:rFonts w:ascii="Times New Roman" w:eastAsia="Times New Roman" w:hAnsi="Times New Roman" w:cs="Times New Roman"/>
            <w:sz w:val="24"/>
            <w:szCs w:val="24"/>
            <w:u w:val="single"/>
          </w:rPr>
          <w:t>The system updates the delivery information.</w:t>
        </w:r>
      </w:ins>
    </w:p>
    <w:p w14:paraId="5B2C4610" w14:textId="77777777" w:rsidR="00C526BA" w:rsidRPr="00C526BA" w:rsidRDefault="00C526BA" w:rsidP="00C526BA">
      <w:pPr>
        <w:spacing w:before="100" w:beforeAutospacing="1" w:after="100" w:afterAutospacing="1" w:line="240" w:lineRule="auto"/>
        <w:ind w:left="720"/>
        <w:rPr>
          <w:ins w:id="3773" w:author="SHAHZAIB KHAN" w:date="2026-10-07T20:47:00Z"/>
          <w:rFonts w:ascii="Times New Roman" w:eastAsia="Times New Roman" w:hAnsi="Times New Roman" w:cs="Times New Roman"/>
          <w:b/>
          <w:bCs/>
          <w:sz w:val="24"/>
          <w:szCs w:val="24"/>
          <w:u w:val="single"/>
        </w:rPr>
      </w:pPr>
      <w:ins w:id="3774" w:author="SHAHZAIB KHAN" w:date="2026-10-07T20:47:00Z">
        <w:r w:rsidRPr="00C526BA">
          <w:rPr>
            <w:rFonts w:ascii="Times New Roman" w:eastAsia="Times New Roman" w:hAnsi="Times New Roman" w:cs="Times New Roman"/>
            <w:b/>
            <w:bCs/>
            <w:sz w:val="24"/>
            <w:szCs w:val="24"/>
            <w:u w:val="single"/>
          </w:rPr>
          <w:t>5.2 Payment Not Verified</w:t>
        </w:r>
      </w:ins>
    </w:p>
    <w:p w14:paraId="4C88ADA7" w14:textId="77777777" w:rsidR="00C526BA" w:rsidRPr="00C526BA" w:rsidRDefault="00C526BA" w:rsidP="00C526BA">
      <w:pPr>
        <w:numPr>
          <w:ilvl w:val="0"/>
          <w:numId w:val="60"/>
        </w:numPr>
        <w:spacing w:before="100" w:beforeAutospacing="1" w:after="100" w:afterAutospacing="1" w:line="240" w:lineRule="auto"/>
        <w:rPr>
          <w:ins w:id="3775" w:author="SHAHZAIB KHAN" w:date="2026-10-07T20:47:00Z"/>
          <w:rFonts w:ascii="Times New Roman" w:eastAsia="Times New Roman" w:hAnsi="Times New Roman" w:cs="Times New Roman"/>
          <w:sz w:val="24"/>
          <w:szCs w:val="24"/>
          <w:u w:val="single"/>
        </w:rPr>
      </w:pPr>
      <w:ins w:id="3776" w:author="SHAHZAIB KHAN" w:date="2026-10-07T20:47:00Z">
        <w:r w:rsidRPr="00C526BA">
          <w:rPr>
            <w:rFonts w:ascii="Times New Roman" w:eastAsia="Times New Roman" w:hAnsi="Times New Roman" w:cs="Times New Roman"/>
            <w:sz w:val="24"/>
            <w:szCs w:val="24"/>
            <w:u w:val="single"/>
          </w:rPr>
          <w:t>The salesman checks the payment status.</w:t>
        </w:r>
      </w:ins>
    </w:p>
    <w:p w14:paraId="327AB157" w14:textId="77777777" w:rsidR="00C526BA" w:rsidRPr="00C526BA" w:rsidRDefault="00C526BA" w:rsidP="00C526BA">
      <w:pPr>
        <w:numPr>
          <w:ilvl w:val="0"/>
          <w:numId w:val="60"/>
        </w:numPr>
        <w:spacing w:before="100" w:beforeAutospacing="1" w:after="100" w:afterAutospacing="1" w:line="240" w:lineRule="auto"/>
        <w:rPr>
          <w:ins w:id="3777" w:author="SHAHZAIB KHAN" w:date="2026-10-07T20:47:00Z"/>
          <w:rFonts w:ascii="Times New Roman" w:eastAsia="Times New Roman" w:hAnsi="Times New Roman" w:cs="Times New Roman"/>
          <w:sz w:val="24"/>
          <w:szCs w:val="24"/>
          <w:u w:val="single"/>
        </w:rPr>
      </w:pPr>
      <w:ins w:id="3778" w:author="SHAHZAIB KHAN" w:date="2026-10-07T20:47:00Z">
        <w:r w:rsidRPr="00C526BA">
          <w:rPr>
            <w:rFonts w:ascii="Times New Roman" w:eastAsia="Times New Roman" w:hAnsi="Times New Roman" w:cs="Times New Roman"/>
            <w:sz w:val="24"/>
            <w:szCs w:val="24"/>
            <w:u w:val="single"/>
          </w:rPr>
          <w:t>The system shows that payment has not been completed or verified.</w:t>
        </w:r>
      </w:ins>
    </w:p>
    <w:p w14:paraId="27F22FFF" w14:textId="77777777" w:rsidR="00C526BA" w:rsidRPr="00C526BA" w:rsidRDefault="00C526BA" w:rsidP="00C526BA">
      <w:pPr>
        <w:numPr>
          <w:ilvl w:val="0"/>
          <w:numId w:val="60"/>
        </w:numPr>
        <w:spacing w:before="100" w:beforeAutospacing="1" w:after="100" w:afterAutospacing="1" w:line="240" w:lineRule="auto"/>
        <w:rPr>
          <w:ins w:id="3779" w:author="SHAHZAIB KHAN" w:date="2026-10-07T20:47:00Z"/>
          <w:rFonts w:ascii="Times New Roman" w:eastAsia="Times New Roman" w:hAnsi="Times New Roman" w:cs="Times New Roman"/>
          <w:sz w:val="24"/>
          <w:szCs w:val="24"/>
          <w:u w:val="single"/>
        </w:rPr>
      </w:pPr>
      <w:ins w:id="3780" w:author="SHAHZAIB KHAN" w:date="2026-10-07T20:47:00Z">
        <w:r w:rsidRPr="00C526BA">
          <w:rPr>
            <w:rFonts w:ascii="Times New Roman" w:eastAsia="Times New Roman" w:hAnsi="Times New Roman" w:cs="Times New Roman"/>
            <w:sz w:val="24"/>
            <w:szCs w:val="24"/>
            <w:u w:val="single"/>
          </w:rPr>
          <w:t>The salesman does not deliver the order.</w:t>
        </w:r>
      </w:ins>
    </w:p>
    <w:p w14:paraId="112817DD" w14:textId="77777777" w:rsidR="00C526BA" w:rsidRPr="00C526BA" w:rsidRDefault="00C526BA" w:rsidP="00C526BA">
      <w:pPr>
        <w:numPr>
          <w:ilvl w:val="0"/>
          <w:numId w:val="60"/>
        </w:numPr>
        <w:spacing w:before="100" w:beforeAutospacing="1" w:after="100" w:afterAutospacing="1" w:line="240" w:lineRule="auto"/>
        <w:rPr>
          <w:ins w:id="3781" w:author="SHAHZAIB KHAN" w:date="2026-10-07T20:47:00Z"/>
          <w:rFonts w:ascii="Times New Roman" w:eastAsia="Times New Roman" w:hAnsi="Times New Roman" w:cs="Times New Roman"/>
          <w:sz w:val="24"/>
          <w:szCs w:val="24"/>
          <w:u w:val="single"/>
        </w:rPr>
      </w:pPr>
      <w:ins w:id="3782" w:author="SHAHZAIB KHAN" w:date="2026-10-07T20:47:00Z">
        <w:r w:rsidRPr="00C526BA">
          <w:rPr>
            <w:rFonts w:ascii="Times New Roman" w:eastAsia="Times New Roman" w:hAnsi="Times New Roman" w:cs="Times New Roman"/>
            <w:sz w:val="24"/>
            <w:szCs w:val="24"/>
            <w:u w:val="single"/>
          </w:rPr>
          <w:t>The system keeps the order status as Payment Pending.</w:t>
        </w:r>
      </w:ins>
    </w:p>
    <w:p w14:paraId="4A28450A" w14:textId="77777777" w:rsidR="00C526BA" w:rsidRPr="00C526BA" w:rsidRDefault="00C526BA" w:rsidP="00C526BA">
      <w:pPr>
        <w:spacing w:before="100" w:beforeAutospacing="1" w:after="100" w:afterAutospacing="1" w:line="240" w:lineRule="auto"/>
        <w:ind w:left="720"/>
        <w:rPr>
          <w:ins w:id="3783" w:author="SHAHZAIB KHAN" w:date="2026-10-07T20:47:00Z"/>
          <w:rFonts w:ascii="Times New Roman" w:eastAsia="Times New Roman" w:hAnsi="Times New Roman" w:cs="Times New Roman"/>
          <w:b/>
          <w:bCs/>
          <w:sz w:val="24"/>
          <w:szCs w:val="24"/>
          <w:u w:val="single"/>
        </w:rPr>
      </w:pPr>
      <w:ins w:id="3784" w:author="SHAHZAIB KHAN" w:date="2026-10-07T20:47:00Z">
        <w:r w:rsidRPr="00C526BA">
          <w:rPr>
            <w:rFonts w:ascii="Times New Roman" w:eastAsia="Times New Roman" w:hAnsi="Times New Roman" w:cs="Times New Roman"/>
            <w:b/>
            <w:bCs/>
            <w:sz w:val="24"/>
            <w:szCs w:val="24"/>
            <w:u w:val="single"/>
          </w:rPr>
          <w:t>5.3 Delivery Area Not Supported</w:t>
        </w:r>
      </w:ins>
    </w:p>
    <w:p w14:paraId="05ED5C9D" w14:textId="77777777" w:rsidR="00C526BA" w:rsidRPr="00C526BA" w:rsidRDefault="00C526BA" w:rsidP="00C526BA">
      <w:pPr>
        <w:numPr>
          <w:ilvl w:val="0"/>
          <w:numId w:val="61"/>
        </w:numPr>
        <w:spacing w:before="100" w:beforeAutospacing="1" w:after="100" w:afterAutospacing="1" w:line="240" w:lineRule="auto"/>
        <w:rPr>
          <w:ins w:id="3785" w:author="SHAHZAIB KHAN" w:date="2026-10-07T20:47:00Z"/>
          <w:rFonts w:ascii="Times New Roman" w:eastAsia="Times New Roman" w:hAnsi="Times New Roman" w:cs="Times New Roman"/>
          <w:sz w:val="24"/>
          <w:szCs w:val="24"/>
          <w:u w:val="single"/>
        </w:rPr>
      </w:pPr>
      <w:ins w:id="3786" w:author="SHAHZAIB KHAN" w:date="2026-10-07T20:47:00Z">
        <w:r w:rsidRPr="00C526BA">
          <w:rPr>
            <w:rFonts w:ascii="Times New Roman" w:eastAsia="Times New Roman" w:hAnsi="Times New Roman" w:cs="Times New Roman"/>
            <w:sz w:val="24"/>
            <w:szCs w:val="24"/>
            <w:u w:val="single"/>
          </w:rPr>
          <w:t>The system finds that the specified area is not included in the allowed delivery areas.</w:t>
        </w:r>
      </w:ins>
    </w:p>
    <w:p w14:paraId="7E06AD8D" w14:textId="77777777" w:rsidR="00C526BA" w:rsidRPr="00C526BA" w:rsidRDefault="00C526BA" w:rsidP="00C526BA">
      <w:pPr>
        <w:numPr>
          <w:ilvl w:val="0"/>
          <w:numId w:val="61"/>
        </w:numPr>
        <w:spacing w:before="100" w:beforeAutospacing="1" w:after="100" w:afterAutospacing="1" w:line="240" w:lineRule="auto"/>
        <w:rPr>
          <w:ins w:id="3787" w:author="SHAHZAIB KHAN" w:date="2026-10-07T20:47:00Z"/>
          <w:rFonts w:ascii="Times New Roman" w:eastAsia="Times New Roman" w:hAnsi="Times New Roman" w:cs="Times New Roman"/>
          <w:sz w:val="24"/>
          <w:szCs w:val="24"/>
          <w:u w:val="single"/>
        </w:rPr>
      </w:pPr>
      <w:ins w:id="3788" w:author="SHAHZAIB KHAN" w:date="2026-10-07T20:47:00Z">
        <w:r w:rsidRPr="00C526BA">
          <w:rPr>
            <w:rFonts w:ascii="Times New Roman" w:eastAsia="Times New Roman" w:hAnsi="Times New Roman" w:cs="Times New Roman"/>
            <w:sz w:val="24"/>
            <w:szCs w:val="24"/>
            <w:u w:val="single"/>
          </w:rPr>
          <w:t>The system informs the customer and salesman.</w:t>
        </w:r>
      </w:ins>
    </w:p>
    <w:p w14:paraId="613CF51A" w14:textId="77777777" w:rsidR="00C526BA" w:rsidRPr="00C526BA" w:rsidRDefault="00C526BA" w:rsidP="00C526BA">
      <w:pPr>
        <w:numPr>
          <w:ilvl w:val="0"/>
          <w:numId w:val="61"/>
        </w:numPr>
        <w:spacing w:before="100" w:beforeAutospacing="1" w:after="100" w:afterAutospacing="1" w:line="240" w:lineRule="auto"/>
        <w:rPr>
          <w:ins w:id="3789" w:author="SHAHZAIB KHAN" w:date="2026-10-07T20:47:00Z"/>
          <w:rFonts w:ascii="Times New Roman" w:eastAsia="Times New Roman" w:hAnsi="Times New Roman" w:cs="Times New Roman"/>
          <w:sz w:val="24"/>
          <w:szCs w:val="24"/>
          <w:u w:val="single"/>
        </w:rPr>
      </w:pPr>
      <w:ins w:id="3790" w:author="SHAHZAIB KHAN" w:date="2026-10-07T20:47:00Z">
        <w:r w:rsidRPr="00C526BA">
          <w:rPr>
            <w:rFonts w:ascii="Times New Roman" w:eastAsia="Times New Roman" w:hAnsi="Times New Roman" w:cs="Times New Roman"/>
            <w:sz w:val="24"/>
            <w:szCs w:val="24"/>
            <w:u w:val="single"/>
          </w:rPr>
          <w:t>The order is not sent for delivery until a valid delivery area is provided.</w:t>
        </w:r>
      </w:ins>
    </w:p>
    <w:p w14:paraId="7A93E273" w14:textId="77777777" w:rsidR="00C526BA" w:rsidRPr="00C526BA" w:rsidRDefault="00C526BA" w:rsidP="00C526BA">
      <w:pPr>
        <w:spacing w:before="100" w:beforeAutospacing="1" w:after="100" w:afterAutospacing="1" w:line="240" w:lineRule="auto"/>
        <w:ind w:left="720"/>
        <w:rPr>
          <w:ins w:id="3791" w:author="SHAHZAIB KHAN" w:date="2026-10-07T20:47:00Z"/>
          <w:rFonts w:ascii="Times New Roman" w:eastAsia="Times New Roman" w:hAnsi="Times New Roman" w:cs="Times New Roman"/>
          <w:b/>
          <w:bCs/>
          <w:sz w:val="24"/>
          <w:szCs w:val="24"/>
          <w:u w:val="single"/>
        </w:rPr>
      </w:pPr>
      <w:ins w:id="3792" w:author="SHAHZAIB KHAN" w:date="2026-10-07T20:47:00Z">
        <w:r w:rsidRPr="00C526BA">
          <w:rPr>
            <w:rFonts w:ascii="Times New Roman" w:eastAsia="Times New Roman" w:hAnsi="Times New Roman" w:cs="Times New Roman"/>
            <w:b/>
            <w:bCs/>
            <w:sz w:val="24"/>
            <w:szCs w:val="24"/>
            <w:u w:val="single"/>
          </w:rPr>
          <w:t>5.4 Order Already Cancelled</w:t>
        </w:r>
      </w:ins>
    </w:p>
    <w:p w14:paraId="16634739" w14:textId="77777777" w:rsidR="00C526BA" w:rsidRPr="00C526BA" w:rsidRDefault="00C526BA" w:rsidP="00C526BA">
      <w:pPr>
        <w:numPr>
          <w:ilvl w:val="0"/>
          <w:numId w:val="62"/>
        </w:numPr>
        <w:spacing w:before="100" w:beforeAutospacing="1" w:after="100" w:afterAutospacing="1" w:line="240" w:lineRule="auto"/>
        <w:rPr>
          <w:ins w:id="3793" w:author="SHAHZAIB KHAN" w:date="2026-10-07T20:47:00Z"/>
          <w:rFonts w:ascii="Times New Roman" w:eastAsia="Times New Roman" w:hAnsi="Times New Roman" w:cs="Times New Roman"/>
          <w:sz w:val="24"/>
          <w:szCs w:val="24"/>
          <w:u w:val="single"/>
        </w:rPr>
      </w:pPr>
      <w:ins w:id="3794" w:author="SHAHZAIB KHAN" w:date="2026-10-07T20:47:00Z">
        <w:r w:rsidRPr="00C526BA">
          <w:rPr>
            <w:rFonts w:ascii="Times New Roman" w:eastAsia="Times New Roman" w:hAnsi="Times New Roman" w:cs="Times New Roman"/>
            <w:sz w:val="24"/>
            <w:szCs w:val="24"/>
            <w:u w:val="single"/>
          </w:rPr>
          <w:t>The salesman checks the order status.</w:t>
        </w:r>
      </w:ins>
    </w:p>
    <w:p w14:paraId="79B0097B" w14:textId="77777777" w:rsidR="00C526BA" w:rsidRPr="00C526BA" w:rsidRDefault="00C526BA" w:rsidP="00C526BA">
      <w:pPr>
        <w:numPr>
          <w:ilvl w:val="0"/>
          <w:numId w:val="62"/>
        </w:numPr>
        <w:spacing w:before="100" w:beforeAutospacing="1" w:after="100" w:afterAutospacing="1" w:line="240" w:lineRule="auto"/>
        <w:rPr>
          <w:ins w:id="3795" w:author="SHAHZAIB KHAN" w:date="2026-10-07T20:47:00Z"/>
          <w:rFonts w:ascii="Times New Roman" w:eastAsia="Times New Roman" w:hAnsi="Times New Roman" w:cs="Times New Roman"/>
          <w:sz w:val="24"/>
          <w:szCs w:val="24"/>
          <w:u w:val="single"/>
        </w:rPr>
      </w:pPr>
      <w:ins w:id="3796" w:author="SHAHZAIB KHAN" w:date="2026-10-07T20:47:00Z">
        <w:r w:rsidRPr="00C526BA">
          <w:rPr>
            <w:rFonts w:ascii="Times New Roman" w:eastAsia="Times New Roman" w:hAnsi="Times New Roman" w:cs="Times New Roman"/>
            <w:sz w:val="24"/>
            <w:szCs w:val="24"/>
            <w:u w:val="single"/>
          </w:rPr>
          <w:t>The system shows that the order has already been cancelled.</w:t>
        </w:r>
      </w:ins>
    </w:p>
    <w:p w14:paraId="7168A13A" w14:textId="77777777" w:rsidR="00C526BA" w:rsidRPr="00C526BA" w:rsidRDefault="00C526BA" w:rsidP="00C526BA">
      <w:pPr>
        <w:numPr>
          <w:ilvl w:val="0"/>
          <w:numId w:val="62"/>
        </w:numPr>
        <w:spacing w:before="100" w:beforeAutospacing="1" w:after="100" w:afterAutospacing="1" w:line="240" w:lineRule="auto"/>
        <w:rPr>
          <w:ins w:id="3797" w:author="SHAHZAIB KHAN" w:date="2026-10-07T20:47:00Z"/>
          <w:rFonts w:ascii="Times New Roman" w:eastAsia="Times New Roman" w:hAnsi="Times New Roman" w:cs="Times New Roman"/>
          <w:sz w:val="24"/>
          <w:szCs w:val="24"/>
          <w:u w:val="single"/>
        </w:rPr>
      </w:pPr>
      <w:ins w:id="3798" w:author="SHAHZAIB KHAN" w:date="2026-10-07T20:47:00Z">
        <w:r w:rsidRPr="00C526BA">
          <w:rPr>
            <w:rFonts w:ascii="Times New Roman" w:eastAsia="Times New Roman" w:hAnsi="Times New Roman" w:cs="Times New Roman"/>
            <w:sz w:val="24"/>
            <w:szCs w:val="24"/>
            <w:u w:val="single"/>
          </w:rPr>
          <w:t>The salesman does not deliver the order.</w:t>
        </w:r>
      </w:ins>
    </w:p>
    <w:p w14:paraId="55FE1D7D" w14:textId="77777777" w:rsidR="00C526BA" w:rsidRPr="00C526BA" w:rsidRDefault="00C526BA" w:rsidP="00C526BA">
      <w:pPr>
        <w:numPr>
          <w:ilvl w:val="0"/>
          <w:numId w:val="62"/>
        </w:numPr>
        <w:spacing w:before="100" w:beforeAutospacing="1" w:after="100" w:afterAutospacing="1" w:line="240" w:lineRule="auto"/>
        <w:rPr>
          <w:ins w:id="3799" w:author="SHAHZAIB KHAN" w:date="2026-10-07T20:47:00Z"/>
          <w:rFonts w:ascii="Times New Roman" w:eastAsia="Times New Roman" w:hAnsi="Times New Roman" w:cs="Times New Roman"/>
          <w:sz w:val="24"/>
          <w:szCs w:val="24"/>
          <w:u w:val="single"/>
        </w:rPr>
      </w:pPr>
      <w:ins w:id="3800" w:author="SHAHZAIB KHAN" w:date="2026-10-07T20:47:00Z">
        <w:r w:rsidRPr="00C526BA">
          <w:rPr>
            <w:rFonts w:ascii="Times New Roman" w:eastAsia="Times New Roman" w:hAnsi="Times New Roman" w:cs="Times New Roman"/>
            <w:sz w:val="24"/>
            <w:szCs w:val="24"/>
            <w:u w:val="single"/>
          </w:rPr>
          <w:t>The system keeps the status as Cancelled.</w:t>
        </w:r>
      </w:ins>
    </w:p>
    <w:p w14:paraId="10BE2226" w14:textId="77777777" w:rsidR="00C526BA" w:rsidRPr="00C526BA" w:rsidRDefault="00C526BA" w:rsidP="00C526BA">
      <w:pPr>
        <w:spacing w:before="100" w:beforeAutospacing="1" w:after="100" w:afterAutospacing="1" w:line="240" w:lineRule="auto"/>
        <w:ind w:left="720"/>
        <w:rPr>
          <w:ins w:id="3801" w:author="SHAHZAIB KHAN" w:date="2026-10-07T20:47:00Z"/>
          <w:rFonts w:ascii="Times New Roman" w:eastAsia="Times New Roman" w:hAnsi="Times New Roman" w:cs="Times New Roman"/>
          <w:b/>
          <w:bCs/>
          <w:sz w:val="24"/>
          <w:szCs w:val="24"/>
          <w:u w:val="single"/>
        </w:rPr>
      </w:pPr>
      <w:ins w:id="3802" w:author="SHAHZAIB KHAN" w:date="2026-10-07T20:47:00Z">
        <w:r w:rsidRPr="00C526BA">
          <w:rPr>
            <w:rFonts w:ascii="Times New Roman" w:eastAsia="Times New Roman" w:hAnsi="Times New Roman" w:cs="Times New Roman"/>
            <w:b/>
            <w:bCs/>
            <w:sz w:val="24"/>
            <w:szCs w:val="24"/>
            <w:u w:val="single"/>
          </w:rPr>
          <w:t>6. Postconditions</w:t>
        </w:r>
      </w:ins>
    </w:p>
    <w:p w14:paraId="6930C832" w14:textId="77777777" w:rsidR="00C526BA" w:rsidRPr="00C526BA" w:rsidRDefault="00C526BA" w:rsidP="00C526BA">
      <w:pPr>
        <w:numPr>
          <w:ilvl w:val="0"/>
          <w:numId w:val="63"/>
        </w:numPr>
        <w:spacing w:before="100" w:beforeAutospacing="1" w:after="100" w:afterAutospacing="1" w:line="240" w:lineRule="auto"/>
        <w:rPr>
          <w:ins w:id="3803" w:author="SHAHZAIB KHAN" w:date="2026-10-07T20:47:00Z"/>
          <w:rFonts w:ascii="Times New Roman" w:eastAsia="Times New Roman" w:hAnsi="Times New Roman" w:cs="Times New Roman"/>
          <w:sz w:val="24"/>
          <w:szCs w:val="24"/>
          <w:u w:val="single"/>
        </w:rPr>
      </w:pPr>
      <w:ins w:id="3804" w:author="SHAHZAIB KHAN" w:date="2026-10-07T20:47:00Z">
        <w:r w:rsidRPr="00C526BA">
          <w:rPr>
            <w:rFonts w:ascii="Times New Roman" w:eastAsia="Times New Roman" w:hAnsi="Times New Roman" w:cs="Times New Roman"/>
            <w:sz w:val="24"/>
            <w:szCs w:val="24"/>
            <w:u w:val="single"/>
          </w:rPr>
          <w:t>The order is delivered to the customer's specified location.</w:t>
        </w:r>
      </w:ins>
    </w:p>
    <w:p w14:paraId="0F7D0F71" w14:textId="77777777" w:rsidR="00C526BA" w:rsidRPr="00C526BA" w:rsidRDefault="00C526BA" w:rsidP="00C526BA">
      <w:pPr>
        <w:numPr>
          <w:ilvl w:val="0"/>
          <w:numId w:val="63"/>
        </w:numPr>
        <w:spacing w:before="100" w:beforeAutospacing="1" w:after="100" w:afterAutospacing="1" w:line="240" w:lineRule="auto"/>
        <w:rPr>
          <w:ins w:id="3805" w:author="SHAHZAIB KHAN" w:date="2026-10-07T20:47:00Z"/>
          <w:rFonts w:ascii="Times New Roman" w:eastAsia="Times New Roman" w:hAnsi="Times New Roman" w:cs="Times New Roman"/>
          <w:sz w:val="24"/>
          <w:szCs w:val="24"/>
          <w:u w:val="single"/>
        </w:rPr>
      </w:pPr>
      <w:ins w:id="3806" w:author="SHAHZAIB KHAN" w:date="2026-10-07T20:47:00Z">
        <w:r w:rsidRPr="00C526BA">
          <w:rPr>
            <w:rFonts w:ascii="Times New Roman" w:eastAsia="Times New Roman" w:hAnsi="Times New Roman" w:cs="Times New Roman"/>
            <w:sz w:val="24"/>
            <w:szCs w:val="24"/>
            <w:u w:val="single"/>
          </w:rPr>
          <w:t>The order status is updated to Delivered.</w:t>
        </w:r>
      </w:ins>
    </w:p>
    <w:p w14:paraId="4BC61D65" w14:textId="77777777" w:rsidR="00C526BA" w:rsidRPr="00C526BA" w:rsidRDefault="00C526BA" w:rsidP="00C526BA">
      <w:pPr>
        <w:numPr>
          <w:ilvl w:val="0"/>
          <w:numId w:val="63"/>
        </w:numPr>
        <w:spacing w:before="100" w:beforeAutospacing="1" w:after="100" w:afterAutospacing="1" w:line="240" w:lineRule="auto"/>
        <w:rPr>
          <w:ins w:id="3807" w:author="SHAHZAIB KHAN" w:date="2026-10-07T20:47:00Z"/>
          <w:rFonts w:ascii="Times New Roman" w:eastAsia="Times New Roman" w:hAnsi="Times New Roman" w:cs="Times New Roman"/>
          <w:sz w:val="24"/>
          <w:szCs w:val="24"/>
          <w:u w:val="single"/>
        </w:rPr>
      </w:pPr>
      <w:ins w:id="3808" w:author="SHAHZAIB KHAN" w:date="2026-10-07T20:47:00Z">
        <w:r w:rsidRPr="00C526BA">
          <w:rPr>
            <w:rFonts w:ascii="Times New Roman" w:eastAsia="Times New Roman" w:hAnsi="Times New Roman" w:cs="Times New Roman"/>
            <w:sz w:val="24"/>
            <w:szCs w:val="24"/>
            <w:u w:val="single"/>
          </w:rPr>
          <w:t>The delivery information is recorded in the system.</w:t>
        </w:r>
      </w:ins>
    </w:p>
    <w:p w14:paraId="0A628024" w14:textId="77777777" w:rsidR="00C526BA" w:rsidRPr="00C526BA" w:rsidRDefault="00C526BA" w:rsidP="00C526BA">
      <w:pPr>
        <w:numPr>
          <w:ilvl w:val="0"/>
          <w:numId w:val="63"/>
        </w:numPr>
        <w:spacing w:before="100" w:beforeAutospacing="1" w:after="100" w:afterAutospacing="1" w:line="240" w:lineRule="auto"/>
        <w:rPr>
          <w:ins w:id="3809" w:author="SHAHZAIB KHAN" w:date="2026-10-07T20:47:00Z"/>
          <w:rFonts w:ascii="Times New Roman" w:eastAsia="Times New Roman" w:hAnsi="Times New Roman" w:cs="Times New Roman"/>
          <w:sz w:val="24"/>
          <w:szCs w:val="24"/>
          <w:u w:val="single"/>
        </w:rPr>
      </w:pPr>
      <w:ins w:id="3810" w:author="SHAHZAIB KHAN" w:date="2026-10-07T20:47:00Z">
        <w:r w:rsidRPr="00C526BA">
          <w:rPr>
            <w:rFonts w:ascii="Times New Roman" w:eastAsia="Times New Roman" w:hAnsi="Times New Roman" w:cs="Times New Roman"/>
            <w:sz w:val="24"/>
            <w:szCs w:val="24"/>
            <w:u w:val="single"/>
          </w:rPr>
          <w:t>The customer can view the updated delivery status.</w:t>
        </w:r>
      </w:ins>
    </w:p>
    <w:p w14:paraId="7FDA8D63" w14:textId="77777777" w:rsidR="00C526BA" w:rsidRDefault="00C526BA" w:rsidP="00C526BA">
      <w:pPr>
        <w:spacing w:before="100" w:beforeAutospacing="1" w:after="100" w:afterAutospacing="1" w:line="240" w:lineRule="auto"/>
        <w:ind w:left="720"/>
        <w:rPr>
          <w:ins w:id="3811" w:author="SHAHZAIB KHAN" w:date="2026-10-07T20:48:00Z" w16du:dateUtc="2026-10-07T15:48:00Z"/>
          <w:rFonts w:ascii="Times New Roman" w:eastAsia="Times New Roman" w:hAnsi="Times New Roman" w:cs="Times New Roman"/>
          <w:sz w:val="24"/>
          <w:szCs w:val="24"/>
          <w:u w:val="single"/>
        </w:rPr>
      </w:pPr>
    </w:p>
    <w:p w14:paraId="1E224F6A" w14:textId="0D8997CA" w:rsidR="00C526BA" w:rsidRPr="007F709E" w:rsidRDefault="00C526BA" w:rsidP="00C526BA">
      <w:pPr>
        <w:spacing w:before="100" w:beforeAutospacing="1" w:after="100" w:afterAutospacing="1" w:line="240" w:lineRule="auto"/>
        <w:ind w:left="720"/>
        <w:rPr>
          <w:ins w:id="3812" w:author="SHAHZAIB KHAN" w:date="2026-10-07T20:48:00Z" w16du:dateUtc="2026-10-07T15:48:00Z"/>
          <w:rFonts w:ascii="Times New Roman" w:eastAsia="Times New Roman" w:hAnsi="Times New Roman" w:cs="Times New Roman"/>
          <w:sz w:val="24"/>
          <w:szCs w:val="24"/>
          <w:u w:val="single"/>
          <w:rPrChange w:id="3813" w:author="SHAHZAIB KHAN" w:date="2026-10-07T21:11:00Z" w16du:dateUtc="2026-10-07T16:11:00Z">
            <w:rPr>
              <w:ins w:id="3814" w:author="SHAHZAIB KHAN" w:date="2026-10-07T20:48:00Z" w16du:dateUtc="2026-10-07T15:48:00Z"/>
              <w:rFonts w:ascii="Times New Roman" w:eastAsia="Times New Roman" w:hAnsi="Times New Roman" w:cs="Times New Roman"/>
              <w:b/>
              <w:bCs/>
              <w:sz w:val="24"/>
              <w:szCs w:val="24"/>
              <w:u w:val="single"/>
            </w:rPr>
          </w:rPrChange>
        </w:rPr>
      </w:pPr>
      <w:ins w:id="3815" w:author="SHAHZAIB KHAN" w:date="2026-10-07T20:48:00Z" w16du:dateUtc="2026-10-07T15:48:00Z">
        <w:r w:rsidRPr="007F709E">
          <w:rPr>
            <w:rFonts w:ascii="Times New Roman" w:eastAsia="Times New Roman" w:hAnsi="Times New Roman" w:cs="Times New Roman"/>
            <w:sz w:val="24"/>
            <w:szCs w:val="24"/>
            <w:u w:val="single"/>
            <w:rPrChange w:id="3816" w:author="SHAHZAIB KHAN" w:date="2026-10-07T21:11:00Z" w16du:dateUtc="2026-10-07T16:11:00Z">
              <w:rPr>
                <w:rFonts w:ascii="Times New Roman" w:eastAsia="Times New Roman" w:hAnsi="Times New Roman" w:cs="Times New Roman"/>
                <w:b/>
                <w:bCs/>
                <w:sz w:val="24"/>
                <w:szCs w:val="24"/>
                <w:u w:val="single"/>
              </w:rPr>
            </w:rPrChange>
          </w:rPr>
          <w:t xml:space="preserve">Use </w:t>
        </w:r>
        <w:proofErr w:type="gramStart"/>
        <w:r w:rsidRPr="007F709E">
          <w:rPr>
            <w:rFonts w:ascii="Times New Roman" w:eastAsia="Times New Roman" w:hAnsi="Times New Roman" w:cs="Times New Roman"/>
            <w:sz w:val="24"/>
            <w:szCs w:val="24"/>
            <w:u w:val="single"/>
            <w:rPrChange w:id="3817" w:author="SHAHZAIB KHAN" w:date="2026-10-07T21:11:00Z" w16du:dateUtc="2026-10-07T16:11:00Z">
              <w:rPr>
                <w:rFonts w:ascii="Times New Roman" w:eastAsia="Times New Roman" w:hAnsi="Times New Roman" w:cs="Times New Roman"/>
                <w:b/>
                <w:bCs/>
                <w:sz w:val="24"/>
                <w:szCs w:val="24"/>
                <w:u w:val="single"/>
              </w:rPr>
            </w:rPrChange>
          </w:rPr>
          <w:t>Case :</w:t>
        </w:r>
        <w:proofErr w:type="gramEnd"/>
        <w:r w:rsidRPr="007F709E">
          <w:rPr>
            <w:rFonts w:ascii="Times New Roman" w:eastAsia="Times New Roman" w:hAnsi="Times New Roman" w:cs="Times New Roman"/>
            <w:sz w:val="24"/>
            <w:szCs w:val="24"/>
            <w:u w:val="single"/>
            <w:rPrChange w:id="3818" w:author="SHAHZAIB KHAN" w:date="2026-10-07T21:11:00Z" w16du:dateUtc="2026-10-07T16:11:00Z">
              <w:rPr>
                <w:rFonts w:ascii="Times New Roman" w:eastAsia="Times New Roman" w:hAnsi="Times New Roman" w:cs="Times New Roman"/>
                <w:b/>
                <w:bCs/>
                <w:sz w:val="24"/>
                <w:szCs w:val="24"/>
                <w:u w:val="single"/>
              </w:rPr>
            </w:rPrChange>
          </w:rPr>
          <w:t xml:space="preserve"> 03</w:t>
        </w:r>
      </w:ins>
    </w:p>
    <w:p w14:paraId="35A77A5C" w14:textId="77777777" w:rsidR="00C526BA" w:rsidRPr="007F709E" w:rsidRDefault="00C526BA" w:rsidP="00C526BA">
      <w:pPr>
        <w:spacing w:before="100" w:beforeAutospacing="1" w:after="100" w:afterAutospacing="1" w:line="240" w:lineRule="auto"/>
        <w:ind w:left="720"/>
        <w:rPr>
          <w:ins w:id="3819" w:author="SHAHZAIB KHAN" w:date="2026-10-07T20:48:00Z"/>
          <w:rFonts w:ascii="Times New Roman" w:eastAsia="Times New Roman" w:hAnsi="Times New Roman" w:cs="Times New Roman"/>
          <w:sz w:val="24"/>
          <w:szCs w:val="24"/>
          <w:u w:val="single"/>
          <w:rPrChange w:id="3820" w:author="SHAHZAIB KHAN" w:date="2026-10-07T21:11:00Z" w16du:dateUtc="2026-10-07T16:11:00Z">
            <w:rPr>
              <w:ins w:id="3821" w:author="SHAHZAIB KHAN" w:date="2026-10-07T20:48:00Z"/>
              <w:rFonts w:ascii="Times New Roman" w:eastAsia="Times New Roman" w:hAnsi="Times New Roman" w:cs="Times New Roman"/>
              <w:b/>
              <w:bCs/>
              <w:sz w:val="24"/>
              <w:szCs w:val="24"/>
              <w:u w:val="single"/>
            </w:rPr>
          </w:rPrChange>
        </w:rPr>
      </w:pPr>
    </w:p>
    <w:p w14:paraId="750DEB25" w14:textId="77777777" w:rsidR="00C526BA" w:rsidRPr="007F709E" w:rsidRDefault="00C526BA" w:rsidP="00C526BA">
      <w:pPr>
        <w:spacing w:before="100" w:beforeAutospacing="1" w:after="100" w:afterAutospacing="1" w:line="240" w:lineRule="auto"/>
        <w:ind w:left="720"/>
        <w:rPr>
          <w:ins w:id="3822" w:author="SHAHZAIB KHAN" w:date="2026-10-07T20:48:00Z"/>
          <w:rFonts w:ascii="Times New Roman" w:eastAsia="Times New Roman" w:hAnsi="Times New Roman" w:cs="Times New Roman"/>
          <w:sz w:val="24"/>
          <w:szCs w:val="24"/>
          <w:u w:val="single"/>
          <w:rPrChange w:id="3823" w:author="SHAHZAIB KHAN" w:date="2026-10-07T21:11:00Z" w16du:dateUtc="2026-10-07T16:11:00Z">
            <w:rPr>
              <w:ins w:id="3824" w:author="SHAHZAIB KHAN" w:date="2026-10-07T20:48:00Z"/>
              <w:rFonts w:ascii="Times New Roman" w:eastAsia="Times New Roman" w:hAnsi="Times New Roman" w:cs="Times New Roman"/>
              <w:b/>
              <w:bCs/>
              <w:sz w:val="24"/>
              <w:szCs w:val="24"/>
              <w:u w:val="single"/>
            </w:rPr>
          </w:rPrChange>
        </w:rPr>
      </w:pPr>
      <w:ins w:id="3825" w:author="SHAHZAIB KHAN" w:date="2026-10-07T20:48:00Z">
        <w:r w:rsidRPr="007F709E">
          <w:rPr>
            <w:rFonts w:ascii="Times New Roman" w:eastAsia="Times New Roman" w:hAnsi="Times New Roman" w:cs="Times New Roman"/>
            <w:sz w:val="24"/>
            <w:szCs w:val="24"/>
            <w:u w:val="single"/>
            <w:rPrChange w:id="3826" w:author="SHAHZAIB KHAN" w:date="2026-10-07T21:11:00Z" w16du:dateUtc="2026-10-07T16:11:00Z">
              <w:rPr>
                <w:rFonts w:ascii="Times New Roman" w:eastAsia="Times New Roman" w:hAnsi="Times New Roman" w:cs="Times New Roman"/>
                <w:b/>
                <w:bCs/>
                <w:sz w:val="24"/>
                <w:szCs w:val="24"/>
                <w:u w:val="single"/>
              </w:rPr>
            </w:rPrChange>
          </w:rPr>
          <w:t>USE CASE: Book Order</w:t>
        </w:r>
      </w:ins>
    </w:p>
    <w:p w14:paraId="3202CE79" w14:textId="77777777" w:rsidR="00C526BA" w:rsidRPr="007F709E" w:rsidRDefault="00C526BA" w:rsidP="00C526BA">
      <w:pPr>
        <w:spacing w:before="100" w:beforeAutospacing="1" w:after="100" w:afterAutospacing="1" w:line="240" w:lineRule="auto"/>
        <w:ind w:left="720"/>
        <w:rPr>
          <w:ins w:id="3827" w:author="SHAHZAIB KHAN" w:date="2026-10-07T20:48:00Z"/>
          <w:rFonts w:ascii="Times New Roman" w:eastAsia="Times New Roman" w:hAnsi="Times New Roman" w:cs="Times New Roman"/>
          <w:sz w:val="24"/>
          <w:szCs w:val="24"/>
          <w:u w:val="single"/>
          <w:rPrChange w:id="3828" w:author="SHAHZAIB KHAN" w:date="2026-10-07T21:11:00Z" w16du:dateUtc="2026-10-07T16:11:00Z">
            <w:rPr>
              <w:ins w:id="3829" w:author="SHAHZAIB KHAN" w:date="2026-10-07T20:48:00Z"/>
              <w:rFonts w:ascii="Times New Roman" w:eastAsia="Times New Roman" w:hAnsi="Times New Roman" w:cs="Times New Roman"/>
              <w:b/>
              <w:bCs/>
              <w:sz w:val="24"/>
              <w:szCs w:val="24"/>
              <w:u w:val="single"/>
            </w:rPr>
          </w:rPrChange>
        </w:rPr>
      </w:pPr>
      <w:ins w:id="3830" w:author="SHAHZAIB KHAN" w:date="2026-10-07T20:48:00Z">
        <w:r w:rsidRPr="007F709E">
          <w:rPr>
            <w:rFonts w:ascii="Times New Roman" w:eastAsia="Times New Roman" w:hAnsi="Times New Roman" w:cs="Times New Roman"/>
            <w:sz w:val="24"/>
            <w:szCs w:val="24"/>
            <w:u w:val="single"/>
            <w:rPrChange w:id="3831" w:author="SHAHZAIB KHAN" w:date="2026-10-07T21:11:00Z" w16du:dateUtc="2026-10-07T16:11:00Z">
              <w:rPr>
                <w:rFonts w:ascii="Times New Roman" w:eastAsia="Times New Roman" w:hAnsi="Times New Roman" w:cs="Times New Roman"/>
                <w:b/>
                <w:bCs/>
                <w:sz w:val="24"/>
                <w:szCs w:val="24"/>
                <w:u w:val="single"/>
              </w:rPr>
            </w:rPrChange>
          </w:rPr>
          <w:t>Name: Shahzaib Khan</w:t>
        </w:r>
      </w:ins>
    </w:p>
    <w:p w14:paraId="30B7BE51" w14:textId="77777777" w:rsidR="00C526BA" w:rsidRPr="007F709E" w:rsidRDefault="00C526BA" w:rsidP="00C526BA">
      <w:pPr>
        <w:spacing w:before="100" w:beforeAutospacing="1" w:after="100" w:afterAutospacing="1" w:line="240" w:lineRule="auto"/>
        <w:ind w:left="720"/>
        <w:rPr>
          <w:ins w:id="3832" w:author="SHAHZAIB KHAN" w:date="2026-10-07T20:48:00Z"/>
          <w:rFonts w:ascii="Times New Roman" w:eastAsia="Times New Roman" w:hAnsi="Times New Roman" w:cs="Times New Roman"/>
          <w:sz w:val="24"/>
          <w:szCs w:val="24"/>
          <w:u w:val="single"/>
          <w:rPrChange w:id="3833" w:author="SHAHZAIB KHAN" w:date="2026-10-07T21:11:00Z" w16du:dateUtc="2026-10-07T16:11:00Z">
            <w:rPr>
              <w:ins w:id="3834" w:author="SHAHZAIB KHAN" w:date="2026-10-07T20:48:00Z"/>
              <w:rFonts w:ascii="Times New Roman" w:eastAsia="Times New Roman" w:hAnsi="Times New Roman" w:cs="Times New Roman"/>
              <w:b/>
              <w:bCs/>
              <w:sz w:val="24"/>
              <w:szCs w:val="24"/>
              <w:u w:val="single"/>
            </w:rPr>
          </w:rPrChange>
        </w:rPr>
      </w:pPr>
      <w:proofErr w:type="gramStart"/>
      <w:ins w:id="3835" w:author="SHAHZAIB KHAN" w:date="2026-10-07T20:48:00Z">
        <w:r w:rsidRPr="007F709E">
          <w:rPr>
            <w:rFonts w:ascii="Times New Roman" w:eastAsia="Times New Roman" w:hAnsi="Times New Roman" w:cs="Times New Roman"/>
            <w:sz w:val="24"/>
            <w:szCs w:val="24"/>
            <w:u w:val="single"/>
            <w:rPrChange w:id="3836" w:author="SHAHZAIB KHAN" w:date="2026-10-07T21:11:00Z" w16du:dateUtc="2026-10-07T16:11:00Z">
              <w:rPr>
                <w:rFonts w:ascii="Times New Roman" w:eastAsia="Times New Roman" w:hAnsi="Times New Roman" w:cs="Times New Roman"/>
                <w:b/>
                <w:bCs/>
                <w:sz w:val="24"/>
                <w:szCs w:val="24"/>
                <w:u w:val="single"/>
              </w:rPr>
            </w:rPrChange>
          </w:rPr>
          <w:lastRenderedPageBreak/>
          <w:t>Inputs</w:t>
        </w:r>
        <w:proofErr w:type="gramEnd"/>
      </w:ins>
    </w:p>
    <w:p w14:paraId="140CF269" w14:textId="77777777" w:rsidR="00C526BA" w:rsidRPr="007F709E" w:rsidRDefault="00C526BA" w:rsidP="00C526BA">
      <w:pPr>
        <w:numPr>
          <w:ilvl w:val="0"/>
          <w:numId w:val="64"/>
        </w:numPr>
        <w:spacing w:before="100" w:beforeAutospacing="1" w:after="100" w:afterAutospacing="1" w:line="240" w:lineRule="auto"/>
        <w:rPr>
          <w:ins w:id="3837" w:author="SHAHZAIB KHAN" w:date="2026-10-07T20:48:00Z"/>
          <w:rFonts w:ascii="Times New Roman" w:eastAsia="Times New Roman" w:hAnsi="Times New Roman" w:cs="Times New Roman"/>
          <w:sz w:val="24"/>
          <w:szCs w:val="24"/>
          <w:u w:val="single"/>
          <w:rPrChange w:id="3838" w:author="SHAHZAIB KHAN" w:date="2026-10-07T21:11:00Z" w16du:dateUtc="2026-10-07T16:11:00Z">
            <w:rPr>
              <w:ins w:id="3839" w:author="SHAHZAIB KHAN" w:date="2026-10-07T20:48:00Z"/>
              <w:rFonts w:ascii="Times New Roman" w:eastAsia="Times New Roman" w:hAnsi="Times New Roman" w:cs="Times New Roman"/>
              <w:b/>
              <w:bCs/>
              <w:sz w:val="24"/>
              <w:szCs w:val="24"/>
              <w:u w:val="single"/>
            </w:rPr>
          </w:rPrChange>
        </w:rPr>
      </w:pPr>
      <w:ins w:id="3840" w:author="SHAHZAIB KHAN" w:date="2026-10-07T20:48:00Z">
        <w:r w:rsidRPr="007F709E">
          <w:rPr>
            <w:rFonts w:ascii="Times New Roman" w:eastAsia="Times New Roman" w:hAnsi="Times New Roman" w:cs="Times New Roman"/>
            <w:sz w:val="24"/>
            <w:szCs w:val="24"/>
            <w:u w:val="single"/>
            <w:rPrChange w:id="3841" w:author="SHAHZAIB KHAN" w:date="2026-10-07T21:11:00Z" w16du:dateUtc="2026-10-07T16:11:00Z">
              <w:rPr>
                <w:rFonts w:ascii="Times New Roman" w:eastAsia="Times New Roman" w:hAnsi="Times New Roman" w:cs="Times New Roman"/>
                <w:b/>
                <w:bCs/>
                <w:sz w:val="24"/>
                <w:szCs w:val="24"/>
                <w:u w:val="single"/>
              </w:rPr>
            </w:rPrChange>
          </w:rPr>
          <w:t>Order details</w:t>
        </w:r>
      </w:ins>
    </w:p>
    <w:p w14:paraId="4FBC5679" w14:textId="77777777" w:rsidR="00C526BA" w:rsidRPr="007F709E" w:rsidRDefault="00C526BA" w:rsidP="00C526BA">
      <w:pPr>
        <w:numPr>
          <w:ilvl w:val="0"/>
          <w:numId w:val="64"/>
        </w:numPr>
        <w:spacing w:before="100" w:beforeAutospacing="1" w:after="100" w:afterAutospacing="1" w:line="240" w:lineRule="auto"/>
        <w:rPr>
          <w:ins w:id="3842" w:author="SHAHZAIB KHAN" w:date="2026-10-07T20:48:00Z"/>
          <w:rFonts w:ascii="Times New Roman" w:eastAsia="Times New Roman" w:hAnsi="Times New Roman" w:cs="Times New Roman"/>
          <w:sz w:val="24"/>
          <w:szCs w:val="24"/>
          <w:u w:val="single"/>
          <w:rPrChange w:id="3843" w:author="SHAHZAIB KHAN" w:date="2026-10-07T21:11:00Z" w16du:dateUtc="2026-10-07T16:11:00Z">
            <w:rPr>
              <w:ins w:id="3844" w:author="SHAHZAIB KHAN" w:date="2026-10-07T20:48:00Z"/>
              <w:rFonts w:ascii="Times New Roman" w:eastAsia="Times New Roman" w:hAnsi="Times New Roman" w:cs="Times New Roman"/>
              <w:b/>
              <w:bCs/>
              <w:sz w:val="24"/>
              <w:szCs w:val="24"/>
              <w:u w:val="single"/>
            </w:rPr>
          </w:rPrChange>
        </w:rPr>
      </w:pPr>
      <w:ins w:id="3845" w:author="SHAHZAIB KHAN" w:date="2026-10-07T20:48:00Z">
        <w:r w:rsidRPr="007F709E">
          <w:rPr>
            <w:rFonts w:ascii="Times New Roman" w:eastAsia="Times New Roman" w:hAnsi="Times New Roman" w:cs="Times New Roman"/>
            <w:sz w:val="24"/>
            <w:szCs w:val="24"/>
            <w:u w:val="single"/>
            <w:rPrChange w:id="3846" w:author="SHAHZAIB KHAN" w:date="2026-10-07T21:11:00Z" w16du:dateUtc="2026-10-07T16:11:00Z">
              <w:rPr>
                <w:rFonts w:ascii="Times New Roman" w:eastAsia="Times New Roman" w:hAnsi="Times New Roman" w:cs="Times New Roman"/>
                <w:b/>
                <w:bCs/>
                <w:sz w:val="24"/>
                <w:szCs w:val="24"/>
                <w:u w:val="single"/>
              </w:rPr>
            </w:rPrChange>
          </w:rPr>
          <w:t>Selected bakery items</w:t>
        </w:r>
      </w:ins>
    </w:p>
    <w:p w14:paraId="074E3FDE" w14:textId="77777777" w:rsidR="00C526BA" w:rsidRPr="007F709E" w:rsidRDefault="00C526BA" w:rsidP="00C526BA">
      <w:pPr>
        <w:numPr>
          <w:ilvl w:val="0"/>
          <w:numId w:val="64"/>
        </w:numPr>
        <w:spacing w:before="100" w:beforeAutospacing="1" w:after="100" w:afterAutospacing="1" w:line="240" w:lineRule="auto"/>
        <w:rPr>
          <w:ins w:id="3847" w:author="SHAHZAIB KHAN" w:date="2026-10-07T20:48:00Z"/>
          <w:rFonts w:ascii="Times New Roman" w:eastAsia="Times New Roman" w:hAnsi="Times New Roman" w:cs="Times New Roman"/>
          <w:sz w:val="24"/>
          <w:szCs w:val="24"/>
          <w:u w:val="single"/>
          <w:rPrChange w:id="3848" w:author="SHAHZAIB KHAN" w:date="2026-10-07T21:11:00Z" w16du:dateUtc="2026-10-07T16:11:00Z">
            <w:rPr>
              <w:ins w:id="3849" w:author="SHAHZAIB KHAN" w:date="2026-10-07T20:48:00Z"/>
              <w:rFonts w:ascii="Times New Roman" w:eastAsia="Times New Roman" w:hAnsi="Times New Roman" w:cs="Times New Roman"/>
              <w:b/>
              <w:bCs/>
              <w:sz w:val="24"/>
              <w:szCs w:val="24"/>
              <w:u w:val="single"/>
            </w:rPr>
          </w:rPrChange>
        </w:rPr>
      </w:pPr>
      <w:ins w:id="3850" w:author="SHAHZAIB KHAN" w:date="2026-10-07T20:48:00Z">
        <w:r w:rsidRPr="007F709E">
          <w:rPr>
            <w:rFonts w:ascii="Times New Roman" w:eastAsia="Times New Roman" w:hAnsi="Times New Roman" w:cs="Times New Roman"/>
            <w:sz w:val="24"/>
            <w:szCs w:val="24"/>
            <w:u w:val="single"/>
            <w:rPrChange w:id="3851" w:author="SHAHZAIB KHAN" w:date="2026-10-07T21:11:00Z" w16du:dateUtc="2026-10-07T16:11:00Z">
              <w:rPr>
                <w:rFonts w:ascii="Times New Roman" w:eastAsia="Times New Roman" w:hAnsi="Times New Roman" w:cs="Times New Roman"/>
                <w:b/>
                <w:bCs/>
                <w:sz w:val="24"/>
                <w:szCs w:val="24"/>
                <w:u w:val="single"/>
              </w:rPr>
            </w:rPrChange>
          </w:rPr>
          <w:t>Customer delivery details</w:t>
        </w:r>
      </w:ins>
    </w:p>
    <w:p w14:paraId="5FF4EE4E" w14:textId="77777777" w:rsidR="00C526BA" w:rsidRPr="007F709E" w:rsidRDefault="00C526BA" w:rsidP="00C526BA">
      <w:pPr>
        <w:numPr>
          <w:ilvl w:val="0"/>
          <w:numId w:val="64"/>
        </w:numPr>
        <w:spacing w:before="100" w:beforeAutospacing="1" w:after="100" w:afterAutospacing="1" w:line="240" w:lineRule="auto"/>
        <w:rPr>
          <w:ins w:id="3852" w:author="SHAHZAIB KHAN" w:date="2026-10-07T20:48:00Z"/>
          <w:rFonts w:ascii="Times New Roman" w:eastAsia="Times New Roman" w:hAnsi="Times New Roman" w:cs="Times New Roman"/>
          <w:sz w:val="24"/>
          <w:szCs w:val="24"/>
          <w:u w:val="single"/>
          <w:rPrChange w:id="3853" w:author="SHAHZAIB KHAN" w:date="2026-10-07T21:11:00Z" w16du:dateUtc="2026-10-07T16:11:00Z">
            <w:rPr>
              <w:ins w:id="3854" w:author="SHAHZAIB KHAN" w:date="2026-10-07T20:48:00Z"/>
              <w:rFonts w:ascii="Times New Roman" w:eastAsia="Times New Roman" w:hAnsi="Times New Roman" w:cs="Times New Roman"/>
              <w:b/>
              <w:bCs/>
              <w:sz w:val="24"/>
              <w:szCs w:val="24"/>
              <w:u w:val="single"/>
            </w:rPr>
          </w:rPrChange>
        </w:rPr>
      </w:pPr>
      <w:ins w:id="3855" w:author="SHAHZAIB KHAN" w:date="2026-10-07T20:48:00Z">
        <w:r w:rsidRPr="007F709E">
          <w:rPr>
            <w:rFonts w:ascii="Times New Roman" w:eastAsia="Times New Roman" w:hAnsi="Times New Roman" w:cs="Times New Roman"/>
            <w:sz w:val="24"/>
            <w:szCs w:val="24"/>
            <w:u w:val="single"/>
            <w:rPrChange w:id="3856" w:author="SHAHZAIB KHAN" w:date="2026-10-07T21:11:00Z" w16du:dateUtc="2026-10-07T16:11:00Z">
              <w:rPr>
                <w:rFonts w:ascii="Times New Roman" w:eastAsia="Times New Roman" w:hAnsi="Times New Roman" w:cs="Times New Roman"/>
                <w:b/>
                <w:bCs/>
                <w:sz w:val="24"/>
                <w:szCs w:val="24"/>
                <w:u w:val="single"/>
              </w:rPr>
            </w:rPrChange>
          </w:rPr>
          <w:t>Order deadline</w:t>
        </w:r>
      </w:ins>
    </w:p>
    <w:p w14:paraId="52670B30" w14:textId="77777777" w:rsidR="00C526BA" w:rsidRPr="007F709E" w:rsidRDefault="00C526BA" w:rsidP="00C526BA">
      <w:pPr>
        <w:spacing w:before="100" w:beforeAutospacing="1" w:after="100" w:afterAutospacing="1" w:line="240" w:lineRule="auto"/>
        <w:ind w:left="720"/>
        <w:rPr>
          <w:ins w:id="3857" w:author="SHAHZAIB KHAN" w:date="2026-10-07T20:48:00Z"/>
          <w:rFonts w:ascii="Times New Roman" w:eastAsia="Times New Roman" w:hAnsi="Times New Roman" w:cs="Times New Roman"/>
          <w:sz w:val="24"/>
          <w:szCs w:val="24"/>
          <w:u w:val="single"/>
          <w:rPrChange w:id="3858" w:author="SHAHZAIB KHAN" w:date="2026-10-07T21:11:00Z" w16du:dateUtc="2026-10-07T16:11:00Z">
            <w:rPr>
              <w:ins w:id="3859" w:author="SHAHZAIB KHAN" w:date="2026-10-07T20:48:00Z"/>
              <w:rFonts w:ascii="Times New Roman" w:eastAsia="Times New Roman" w:hAnsi="Times New Roman" w:cs="Times New Roman"/>
              <w:b/>
              <w:bCs/>
              <w:sz w:val="24"/>
              <w:szCs w:val="24"/>
              <w:u w:val="single"/>
            </w:rPr>
          </w:rPrChange>
        </w:rPr>
      </w:pPr>
      <w:proofErr w:type="gramStart"/>
      <w:ins w:id="3860" w:author="SHAHZAIB KHAN" w:date="2026-10-07T20:48:00Z">
        <w:r w:rsidRPr="007F709E">
          <w:rPr>
            <w:rFonts w:ascii="Times New Roman" w:eastAsia="Times New Roman" w:hAnsi="Times New Roman" w:cs="Times New Roman"/>
            <w:sz w:val="24"/>
            <w:szCs w:val="24"/>
            <w:u w:val="single"/>
            <w:rPrChange w:id="3861" w:author="SHAHZAIB KHAN" w:date="2026-10-07T21:11:00Z" w16du:dateUtc="2026-10-07T16:11:00Z">
              <w:rPr>
                <w:rFonts w:ascii="Times New Roman" w:eastAsia="Times New Roman" w:hAnsi="Times New Roman" w:cs="Times New Roman"/>
                <w:b/>
                <w:bCs/>
                <w:sz w:val="24"/>
                <w:szCs w:val="24"/>
                <w:u w:val="single"/>
              </w:rPr>
            </w:rPrChange>
          </w:rPr>
          <w:t>Outputs</w:t>
        </w:r>
        <w:proofErr w:type="gramEnd"/>
      </w:ins>
    </w:p>
    <w:p w14:paraId="56251D02" w14:textId="77777777" w:rsidR="00C526BA" w:rsidRPr="007F709E" w:rsidRDefault="00C526BA" w:rsidP="00C526BA">
      <w:pPr>
        <w:numPr>
          <w:ilvl w:val="0"/>
          <w:numId w:val="65"/>
        </w:numPr>
        <w:spacing w:before="100" w:beforeAutospacing="1" w:after="100" w:afterAutospacing="1" w:line="240" w:lineRule="auto"/>
        <w:rPr>
          <w:ins w:id="3862" w:author="SHAHZAIB KHAN" w:date="2026-10-07T20:48:00Z"/>
          <w:rFonts w:ascii="Times New Roman" w:eastAsia="Times New Roman" w:hAnsi="Times New Roman" w:cs="Times New Roman"/>
          <w:sz w:val="24"/>
          <w:szCs w:val="24"/>
          <w:u w:val="single"/>
          <w:rPrChange w:id="3863" w:author="SHAHZAIB KHAN" w:date="2026-10-07T21:11:00Z" w16du:dateUtc="2026-10-07T16:11:00Z">
            <w:rPr>
              <w:ins w:id="3864" w:author="SHAHZAIB KHAN" w:date="2026-10-07T20:48:00Z"/>
              <w:rFonts w:ascii="Times New Roman" w:eastAsia="Times New Roman" w:hAnsi="Times New Roman" w:cs="Times New Roman"/>
              <w:b/>
              <w:bCs/>
              <w:sz w:val="24"/>
              <w:szCs w:val="24"/>
              <w:u w:val="single"/>
            </w:rPr>
          </w:rPrChange>
        </w:rPr>
      </w:pPr>
      <w:ins w:id="3865" w:author="SHAHZAIB KHAN" w:date="2026-10-07T20:48:00Z">
        <w:r w:rsidRPr="007F709E">
          <w:rPr>
            <w:rFonts w:ascii="Times New Roman" w:eastAsia="Times New Roman" w:hAnsi="Times New Roman" w:cs="Times New Roman"/>
            <w:sz w:val="24"/>
            <w:szCs w:val="24"/>
            <w:u w:val="single"/>
            <w:rPrChange w:id="3866" w:author="SHAHZAIB KHAN" w:date="2026-10-07T21:11:00Z" w16du:dateUtc="2026-10-07T16:11:00Z">
              <w:rPr>
                <w:rFonts w:ascii="Times New Roman" w:eastAsia="Times New Roman" w:hAnsi="Times New Roman" w:cs="Times New Roman"/>
                <w:b/>
                <w:bCs/>
                <w:sz w:val="24"/>
                <w:szCs w:val="24"/>
                <w:u w:val="single"/>
              </w:rPr>
            </w:rPrChange>
          </w:rPr>
          <w:t>Order ID</w:t>
        </w:r>
      </w:ins>
    </w:p>
    <w:p w14:paraId="68D6B722" w14:textId="77777777" w:rsidR="00C526BA" w:rsidRPr="007F709E" w:rsidRDefault="00C526BA" w:rsidP="00C526BA">
      <w:pPr>
        <w:numPr>
          <w:ilvl w:val="0"/>
          <w:numId w:val="65"/>
        </w:numPr>
        <w:spacing w:before="100" w:beforeAutospacing="1" w:after="100" w:afterAutospacing="1" w:line="240" w:lineRule="auto"/>
        <w:rPr>
          <w:ins w:id="3867" w:author="SHAHZAIB KHAN" w:date="2026-10-07T20:48:00Z"/>
          <w:rFonts w:ascii="Times New Roman" w:eastAsia="Times New Roman" w:hAnsi="Times New Roman" w:cs="Times New Roman"/>
          <w:sz w:val="24"/>
          <w:szCs w:val="24"/>
          <w:u w:val="single"/>
          <w:rPrChange w:id="3868" w:author="SHAHZAIB KHAN" w:date="2026-10-07T21:11:00Z" w16du:dateUtc="2026-10-07T16:11:00Z">
            <w:rPr>
              <w:ins w:id="3869" w:author="SHAHZAIB KHAN" w:date="2026-10-07T20:48:00Z"/>
              <w:rFonts w:ascii="Times New Roman" w:eastAsia="Times New Roman" w:hAnsi="Times New Roman" w:cs="Times New Roman"/>
              <w:b/>
              <w:bCs/>
              <w:sz w:val="24"/>
              <w:szCs w:val="24"/>
              <w:u w:val="single"/>
            </w:rPr>
          </w:rPrChange>
        </w:rPr>
      </w:pPr>
      <w:ins w:id="3870" w:author="SHAHZAIB KHAN" w:date="2026-10-07T20:48:00Z">
        <w:r w:rsidRPr="007F709E">
          <w:rPr>
            <w:rFonts w:ascii="Times New Roman" w:eastAsia="Times New Roman" w:hAnsi="Times New Roman" w:cs="Times New Roman"/>
            <w:sz w:val="24"/>
            <w:szCs w:val="24"/>
            <w:u w:val="single"/>
            <w:rPrChange w:id="3871" w:author="SHAHZAIB KHAN" w:date="2026-10-07T21:11:00Z" w16du:dateUtc="2026-10-07T16:11:00Z">
              <w:rPr>
                <w:rFonts w:ascii="Times New Roman" w:eastAsia="Times New Roman" w:hAnsi="Times New Roman" w:cs="Times New Roman"/>
                <w:b/>
                <w:bCs/>
                <w:sz w:val="24"/>
                <w:szCs w:val="24"/>
                <w:u w:val="single"/>
              </w:rPr>
            </w:rPrChange>
          </w:rPr>
          <w:t>Booking confirmation</w:t>
        </w:r>
      </w:ins>
    </w:p>
    <w:p w14:paraId="103C724A" w14:textId="77777777" w:rsidR="00C526BA" w:rsidRPr="007F709E" w:rsidRDefault="00C526BA" w:rsidP="00C526BA">
      <w:pPr>
        <w:numPr>
          <w:ilvl w:val="0"/>
          <w:numId w:val="65"/>
        </w:numPr>
        <w:spacing w:before="100" w:beforeAutospacing="1" w:after="100" w:afterAutospacing="1" w:line="240" w:lineRule="auto"/>
        <w:rPr>
          <w:ins w:id="3872" w:author="SHAHZAIB KHAN" w:date="2026-10-07T20:48:00Z"/>
          <w:rFonts w:ascii="Times New Roman" w:eastAsia="Times New Roman" w:hAnsi="Times New Roman" w:cs="Times New Roman"/>
          <w:sz w:val="24"/>
          <w:szCs w:val="24"/>
          <w:u w:val="single"/>
          <w:rPrChange w:id="3873" w:author="SHAHZAIB KHAN" w:date="2026-10-07T21:11:00Z" w16du:dateUtc="2026-10-07T16:11:00Z">
            <w:rPr>
              <w:ins w:id="3874" w:author="SHAHZAIB KHAN" w:date="2026-10-07T20:48:00Z"/>
              <w:rFonts w:ascii="Times New Roman" w:eastAsia="Times New Roman" w:hAnsi="Times New Roman" w:cs="Times New Roman"/>
              <w:b/>
              <w:bCs/>
              <w:sz w:val="24"/>
              <w:szCs w:val="24"/>
              <w:u w:val="single"/>
            </w:rPr>
          </w:rPrChange>
        </w:rPr>
      </w:pPr>
      <w:ins w:id="3875" w:author="SHAHZAIB KHAN" w:date="2026-10-07T20:48:00Z">
        <w:r w:rsidRPr="007F709E">
          <w:rPr>
            <w:rFonts w:ascii="Times New Roman" w:eastAsia="Times New Roman" w:hAnsi="Times New Roman" w:cs="Times New Roman"/>
            <w:sz w:val="24"/>
            <w:szCs w:val="24"/>
            <w:u w:val="single"/>
            <w:rPrChange w:id="3876" w:author="SHAHZAIB KHAN" w:date="2026-10-07T21:11:00Z" w16du:dateUtc="2026-10-07T16:11:00Z">
              <w:rPr>
                <w:rFonts w:ascii="Times New Roman" w:eastAsia="Times New Roman" w:hAnsi="Times New Roman" w:cs="Times New Roman"/>
                <w:b/>
                <w:bCs/>
                <w:sz w:val="24"/>
                <w:szCs w:val="24"/>
                <w:u w:val="single"/>
              </w:rPr>
            </w:rPrChange>
          </w:rPr>
          <w:t>Order status</w:t>
        </w:r>
      </w:ins>
    </w:p>
    <w:p w14:paraId="79F939AD" w14:textId="77777777" w:rsidR="00C526BA" w:rsidRPr="007F709E" w:rsidRDefault="00C526BA" w:rsidP="00C526BA">
      <w:pPr>
        <w:numPr>
          <w:ilvl w:val="0"/>
          <w:numId w:val="65"/>
        </w:numPr>
        <w:spacing w:before="100" w:beforeAutospacing="1" w:after="100" w:afterAutospacing="1" w:line="240" w:lineRule="auto"/>
        <w:rPr>
          <w:ins w:id="3877" w:author="SHAHZAIB KHAN" w:date="2026-10-07T20:48:00Z"/>
          <w:rFonts w:ascii="Times New Roman" w:eastAsia="Times New Roman" w:hAnsi="Times New Roman" w:cs="Times New Roman"/>
          <w:sz w:val="24"/>
          <w:szCs w:val="24"/>
          <w:u w:val="single"/>
          <w:rPrChange w:id="3878" w:author="SHAHZAIB KHAN" w:date="2026-10-07T21:11:00Z" w16du:dateUtc="2026-10-07T16:11:00Z">
            <w:rPr>
              <w:ins w:id="3879" w:author="SHAHZAIB KHAN" w:date="2026-10-07T20:48:00Z"/>
              <w:rFonts w:ascii="Times New Roman" w:eastAsia="Times New Roman" w:hAnsi="Times New Roman" w:cs="Times New Roman"/>
              <w:b/>
              <w:bCs/>
              <w:sz w:val="24"/>
              <w:szCs w:val="24"/>
              <w:u w:val="single"/>
            </w:rPr>
          </w:rPrChange>
        </w:rPr>
      </w:pPr>
      <w:ins w:id="3880" w:author="SHAHZAIB KHAN" w:date="2026-10-07T20:48:00Z">
        <w:r w:rsidRPr="007F709E">
          <w:rPr>
            <w:rFonts w:ascii="Times New Roman" w:eastAsia="Times New Roman" w:hAnsi="Times New Roman" w:cs="Times New Roman"/>
            <w:sz w:val="24"/>
            <w:szCs w:val="24"/>
            <w:u w:val="single"/>
            <w:rPrChange w:id="3881" w:author="SHAHZAIB KHAN" w:date="2026-10-07T21:11:00Z" w16du:dateUtc="2026-10-07T16:11:00Z">
              <w:rPr>
                <w:rFonts w:ascii="Times New Roman" w:eastAsia="Times New Roman" w:hAnsi="Times New Roman" w:cs="Times New Roman"/>
                <w:b/>
                <w:bCs/>
                <w:sz w:val="24"/>
                <w:szCs w:val="24"/>
                <w:u w:val="single"/>
              </w:rPr>
            </w:rPrChange>
          </w:rPr>
          <w:t>Order deadline</w:t>
        </w:r>
      </w:ins>
    </w:p>
    <w:p w14:paraId="692695E9" w14:textId="77777777" w:rsidR="00C526BA" w:rsidRPr="007F709E" w:rsidRDefault="00C526BA" w:rsidP="00C526BA">
      <w:pPr>
        <w:numPr>
          <w:ilvl w:val="0"/>
          <w:numId w:val="66"/>
        </w:numPr>
        <w:spacing w:before="100" w:beforeAutospacing="1" w:after="100" w:afterAutospacing="1" w:line="240" w:lineRule="auto"/>
        <w:rPr>
          <w:ins w:id="3882" w:author="SHAHZAIB KHAN" w:date="2026-10-07T20:48:00Z"/>
          <w:rFonts w:ascii="Times New Roman" w:eastAsia="Times New Roman" w:hAnsi="Times New Roman" w:cs="Times New Roman"/>
          <w:sz w:val="24"/>
          <w:szCs w:val="24"/>
          <w:u w:val="single"/>
          <w:rPrChange w:id="3883" w:author="SHAHZAIB KHAN" w:date="2026-10-07T21:11:00Z" w16du:dateUtc="2026-10-07T16:11:00Z">
            <w:rPr>
              <w:ins w:id="3884" w:author="SHAHZAIB KHAN" w:date="2026-10-07T20:48:00Z"/>
              <w:rFonts w:ascii="Times New Roman" w:eastAsia="Times New Roman" w:hAnsi="Times New Roman" w:cs="Times New Roman"/>
              <w:b/>
              <w:bCs/>
              <w:sz w:val="24"/>
              <w:szCs w:val="24"/>
              <w:u w:val="single"/>
            </w:rPr>
          </w:rPrChange>
        </w:rPr>
      </w:pPr>
      <w:ins w:id="3885" w:author="SHAHZAIB KHAN" w:date="2026-10-07T20:48:00Z">
        <w:r w:rsidRPr="007F709E">
          <w:rPr>
            <w:rFonts w:ascii="Times New Roman" w:eastAsia="Times New Roman" w:hAnsi="Times New Roman" w:cs="Times New Roman"/>
            <w:sz w:val="24"/>
            <w:szCs w:val="24"/>
            <w:u w:val="single"/>
            <w:rPrChange w:id="3886" w:author="SHAHZAIB KHAN" w:date="2026-10-07T21:11:00Z" w16du:dateUtc="2026-10-07T16:11:00Z">
              <w:rPr>
                <w:rFonts w:ascii="Times New Roman" w:eastAsia="Times New Roman" w:hAnsi="Times New Roman" w:cs="Times New Roman"/>
                <w:b/>
                <w:bCs/>
                <w:sz w:val="24"/>
                <w:szCs w:val="24"/>
                <w:u w:val="single"/>
              </w:rPr>
            </w:rPrChange>
          </w:rPr>
          <w:t xml:space="preserve">Primary </w:t>
        </w:r>
        <w:proofErr w:type="gramStart"/>
        <w:r w:rsidRPr="007F709E">
          <w:rPr>
            <w:rFonts w:ascii="Times New Roman" w:eastAsia="Times New Roman" w:hAnsi="Times New Roman" w:cs="Times New Roman"/>
            <w:sz w:val="24"/>
            <w:szCs w:val="24"/>
            <w:u w:val="single"/>
            <w:rPrChange w:id="3887" w:author="SHAHZAIB KHAN" w:date="2026-10-07T21:11:00Z" w16du:dateUtc="2026-10-07T16:11:00Z">
              <w:rPr>
                <w:rFonts w:ascii="Times New Roman" w:eastAsia="Times New Roman" w:hAnsi="Times New Roman" w:cs="Times New Roman"/>
                <w:b/>
                <w:bCs/>
                <w:sz w:val="24"/>
                <w:szCs w:val="24"/>
                <w:u w:val="single"/>
              </w:rPr>
            </w:rPrChange>
          </w:rPr>
          <w:t>Actor :</w:t>
        </w:r>
        <w:proofErr w:type="gramEnd"/>
        <w:r w:rsidRPr="007F709E">
          <w:rPr>
            <w:rFonts w:ascii="Times New Roman" w:eastAsia="Times New Roman" w:hAnsi="Times New Roman" w:cs="Times New Roman"/>
            <w:sz w:val="24"/>
            <w:szCs w:val="24"/>
            <w:u w:val="single"/>
            <w:rPrChange w:id="3888" w:author="SHAHZAIB KHAN" w:date="2026-10-07T21:11:00Z" w16du:dateUtc="2026-10-07T16:11:00Z">
              <w:rPr>
                <w:rFonts w:ascii="Times New Roman" w:eastAsia="Times New Roman" w:hAnsi="Times New Roman" w:cs="Times New Roman"/>
                <w:b/>
                <w:bCs/>
                <w:sz w:val="24"/>
                <w:szCs w:val="24"/>
                <w:u w:val="single"/>
              </w:rPr>
            </w:rPrChange>
          </w:rPr>
          <w:t xml:space="preserve"> Customer</w:t>
        </w:r>
      </w:ins>
    </w:p>
    <w:p w14:paraId="0851F36D" w14:textId="77777777" w:rsidR="00C526BA" w:rsidRPr="007F709E" w:rsidRDefault="00C526BA" w:rsidP="00C526BA">
      <w:pPr>
        <w:spacing w:before="100" w:beforeAutospacing="1" w:after="100" w:afterAutospacing="1" w:line="240" w:lineRule="auto"/>
        <w:ind w:left="720"/>
        <w:rPr>
          <w:ins w:id="3889" w:author="SHAHZAIB KHAN" w:date="2026-10-07T20:48:00Z"/>
          <w:rFonts w:ascii="Times New Roman" w:eastAsia="Times New Roman" w:hAnsi="Times New Roman" w:cs="Times New Roman"/>
          <w:sz w:val="24"/>
          <w:szCs w:val="24"/>
          <w:u w:val="single"/>
          <w:rPrChange w:id="3890" w:author="SHAHZAIB KHAN" w:date="2026-10-07T21:11:00Z" w16du:dateUtc="2026-10-07T16:11:00Z">
            <w:rPr>
              <w:ins w:id="3891" w:author="SHAHZAIB KHAN" w:date="2026-10-07T20:48:00Z"/>
              <w:rFonts w:ascii="Times New Roman" w:eastAsia="Times New Roman" w:hAnsi="Times New Roman" w:cs="Times New Roman"/>
              <w:b/>
              <w:bCs/>
              <w:sz w:val="24"/>
              <w:szCs w:val="24"/>
              <w:u w:val="single"/>
            </w:rPr>
          </w:rPrChange>
        </w:rPr>
      </w:pPr>
    </w:p>
    <w:p w14:paraId="4AF43FAA" w14:textId="77777777" w:rsidR="00C526BA" w:rsidRPr="007F709E" w:rsidRDefault="00C526BA" w:rsidP="00C526BA">
      <w:pPr>
        <w:spacing w:before="100" w:beforeAutospacing="1" w:after="100" w:afterAutospacing="1" w:line="240" w:lineRule="auto"/>
        <w:ind w:left="720"/>
        <w:rPr>
          <w:ins w:id="3892" w:author="SHAHZAIB KHAN" w:date="2026-10-07T20:48:00Z"/>
          <w:rFonts w:ascii="Times New Roman" w:eastAsia="Times New Roman" w:hAnsi="Times New Roman" w:cs="Times New Roman"/>
          <w:sz w:val="24"/>
          <w:szCs w:val="24"/>
          <w:u w:val="single"/>
          <w:rPrChange w:id="3893" w:author="SHAHZAIB KHAN" w:date="2026-10-07T21:11:00Z" w16du:dateUtc="2026-10-07T16:11:00Z">
            <w:rPr>
              <w:ins w:id="3894" w:author="SHAHZAIB KHAN" w:date="2026-10-07T20:48:00Z"/>
              <w:rFonts w:ascii="Times New Roman" w:eastAsia="Times New Roman" w:hAnsi="Times New Roman" w:cs="Times New Roman"/>
              <w:b/>
              <w:bCs/>
              <w:sz w:val="24"/>
              <w:szCs w:val="24"/>
              <w:u w:val="single"/>
            </w:rPr>
          </w:rPrChange>
        </w:rPr>
      </w:pPr>
      <w:ins w:id="3895" w:author="SHAHZAIB KHAN" w:date="2026-10-07T20:48:00Z">
        <w:r w:rsidRPr="007F709E">
          <w:rPr>
            <w:rFonts w:ascii="Times New Roman" w:eastAsia="Times New Roman" w:hAnsi="Times New Roman" w:cs="Times New Roman"/>
            <w:sz w:val="24"/>
            <w:szCs w:val="24"/>
            <w:u w:val="single"/>
            <w:rPrChange w:id="3896" w:author="SHAHZAIB KHAN" w:date="2026-10-07T21:11:00Z" w16du:dateUtc="2026-10-07T16:11:00Z">
              <w:rPr>
                <w:rFonts w:ascii="Times New Roman" w:eastAsia="Times New Roman" w:hAnsi="Times New Roman" w:cs="Times New Roman"/>
                <w:b/>
                <w:bCs/>
                <w:sz w:val="24"/>
                <w:szCs w:val="24"/>
                <w:u w:val="single"/>
              </w:rPr>
            </w:rPrChange>
          </w:rPr>
          <w:t xml:space="preserve">Description </w:t>
        </w:r>
      </w:ins>
    </w:p>
    <w:p w14:paraId="173B36E6" w14:textId="77777777" w:rsidR="00C526BA" w:rsidRPr="007F709E" w:rsidRDefault="00C526BA" w:rsidP="00C526BA">
      <w:pPr>
        <w:spacing w:before="100" w:beforeAutospacing="1" w:after="100" w:afterAutospacing="1" w:line="240" w:lineRule="auto"/>
        <w:ind w:left="720"/>
        <w:rPr>
          <w:ins w:id="3897" w:author="SHAHZAIB KHAN" w:date="2026-10-07T20:48:00Z"/>
          <w:rFonts w:ascii="Times New Roman" w:eastAsia="Times New Roman" w:hAnsi="Times New Roman" w:cs="Times New Roman"/>
          <w:sz w:val="24"/>
          <w:szCs w:val="24"/>
          <w:u w:val="single"/>
          <w:rPrChange w:id="3898" w:author="SHAHZAIB KHAN" w:date="2026-10-07T21:11:00Z" w16du:dateUtc="2026-10-07T16:11:00Z">
            <w:rPr>
              <w:ins w:id="3899" w:author="SHAHZAIB KHAN" w:date="2026-10-07T20:48:00Z"/>
              <w:rFonts w:ascii="Times New Roman" w:eastAsia="Times New Roman" w:hAnsi="Times New Roman" w:cs="Times New Roman"/>
              <w:b/>
              <w:bCs/>
              <w:sz w:val="24"/>
              <w:szCs w:val="24"/>
              <w:u w:val="single"/>
            </w:rPr>
          </w:rPrChange>
        </w:rPr>
      </w:pPr>
      <w:ins w:id="3900" w:author="SHAHZAIB KHAN" w:date="2026-10-07T20:48:00Z">
        <w:r w:rsidRPr="007F709E">
          <w:rPr>
            <w:rFonts w:ascii="Times New Roman" w:eastAsia="Times New Roman" w:hAnsi="Times New Roman" w:cs="Times New Roman"/>
            <w:sz w:val="24"/>
            <w:szCs w:val="24"/>
            <w:u w:val="single"/>
            <w:rPrChange w:id="3901" w:author="SHAHZAIB KHAN" w:date="2026-10-07T21:11:00Z" w16du:dateUtc="2026-10-07T16:11:00Z">
              <w:rPr>
                <w:rFonts w:ascii="Times New Roman" w:eastAsia="Times New Roman" w:hAnsi="Times New Roman" w:cs="Times New Roman"/>
                <w:b/>
                <w:bCs/>
                <w:sz w:val="24"/>
                <w:szCs w:val="24"/>
                <w:u w:val="single"/>
              </w:rPr>
            </w:rPrChange>
          </w:rPr>
          <w:t xml:space="preserve">The Book Order use case describes how a customer books a bakery order after selecting the required items and providing delivery details. The customer reviews the order and provides the required order deadline. The system validates the information, generates an Order ID, and saves the order. Finally, the order status is set to Booked, and the customer can proceed </w:t>
        </w:r>
        <w:proofErr w:type="gramStart"/>
        <w:r w:rsidRPr="007F709E">
          <w:rPr>
            <w:rFonts w:ascii="Times New Roman" w:eastAsia="Times New Roman" w:hAnsi="Times New Roman" w:cs="Times New Roman"/>
            <w:sz w:val="24"/>
            <w:szCs w:val="24"/>
            <w:u w:val="single"/>
            <w:rPrChange w:id="3902" w:author="SHAHZAIB KHAN" w:date="2026-10-07T21:11:00Z" w16du:dateUtc="2026-10-07T16:11:00Z">
              <w:rPr>
                <w:rFonts w:ascii="Times New Roman" w:eastAsia="Times New Roman" w:hAnsi="Times New Roman" w:cs="Times New Roman"/>
                <w:b/>
                <w:bCs/>
                <w:sz w:val="24"/>
                <w:szCs w:val="24"/>
                <w:u w:val="single"/>
              </w:rPr>
            </w:rPrChange>
          </w:rPr>
          <w:t>to</w:t>
        </w:r>
        <w:proofErr w:type="gramEnd"/>
        <w:r w:rsidRPr="007F709E">
          <w:rPr>
            <w:rFonts w:ascii="Times New Roman" w:eastAsia="Times New Roman" w:hAnsi="Times New Roman" w:cs="Times New Roman"/>
            <w:sz w:val="24"/>
            <w:szCs w:val="24"/>
            <w:u w:val="single"/>
            <w:rPrChange w:id="3903" w:author="SHAHZAIB KHAN" w:date="2026-10-07T21:11:00Z" w16du:dateUtc="2026-10-07T16:11:00Z">
              <w:rPr>
                <w:rFonts w:ascii="Times New Roman" w:eastAsia="Times New Roman" w:hAnsi="Times New Roman" w:cs="Times New Roman"/>
                <w:b/>
                <w:bCs/>
                <w:sz w:val="24"/>
                <w:szCs w:val="24"/>
                <w:u w:val="single"/>
              </w:rPr>
            </w:rPrChange>
          </w:rPr>
          <w:t xml:space="preserve"> payment.</w:t>
        </w:r>
      </w:ins>
    </w:p>
    <w:p w14:paraId="55B5DCBC" w14:textId="77777777" w:rsidR="00C526BA" w:rsidRPr="007F709E" w:rsidRDefault="00C526BA" w:rsidP="00C526BA">
      <w:pPr>
        <w:spacing w:before="100" w:beforeAutospacing="1" w:after="100" w:afterAutospacing="1" w:line="240" w:lineRule="auto"/>
        <w:ind w:left="720"/>
        <w:rPr>
          <w:ins w:id="3904" w:author="SHAHZAIB KHAN" w:date="2026-10-07T20:48:00Z"/>
          <w:rFonts w:ascii="Times New Roman" w:eastAsia="Times New Roman" w:hAnsi="Times New Roman" w:cs="Times New Roman"/>
          <w:sz w:val="24"/>
          <w:szCs w:val="24"/>
          <w:u w:val="single"/>
          <w:rPrChange w:id="3905" w:author="SHAHZAIB KHAN" w:date="2026-10-07T21:11:00Z" w16du:dateUtc="2026-10-07T16:11:00Z">
            <w:rPr>
              <w:ins w:id="3906" w:author="SHAHZAIB KHAN" w:date="2026-10-07T20:48:00Z"/>
              <w:rFonts w:ascii="Times New Roman" w:eastAsia="Times New Roman" w:hAnsi="Times New Roman" w:cs="Times New Roman"/>
              <w:b/>
              <w:bCs/>
              <w:sz w:val="24"/>
              <w:szCs w:val="24"/>
              <w:u w:val="single"/>
            </w:rPr>
          </w:rPrChange>
        </w:rPr>
      </w:pPr>
    </w:p>
    <w:p w14:paraId="3CE20791" w14:textId="77777777" w:rsidR="00C526BA" w:rsidRPr="007F709E" w:rsidRDefault="00C526BA" w:rsidP="00C526BA">
      <w:pPr>
        <w:spacing w:before="100" w:beforeAutospacing="1" w:after="100" w:afterAutospacing="1" w:line="240" w:lineRule="auto"/>
        <w:ind w:left="720"/>
        <w:rPr>
          <w:ins w:id="3907" w:author="SHAHZAIB KHAN" w:date="2026-10-07T20:48:00Z"/>
          <w:rFonts w:ascii="Times New Roman" w:eastAsia="Times New Roman" w:hAnsi="Times New Roman" w:cs="Times New Roman"/>
          <w:sz w:val="24"/>
          <w:szCs w:val="24"/>
          <w:u w:val="single"/>
          <w:rPrChange w:id="3908" w:author="SHAHZAIB KHAN" w:date="2026-10-07T21:11:00Z" w16du:dateUtc="2026-10-07T16:11:00Z">
            <w:rPr>
              <w:ins w:id="3909" w:author="SHAHZAIB KHAN" w:date="2026-10-07T20:48:00Z"/>
              <w:rFonts w:ascii="Times New Roman" w:eastAsia="Times New Roman" w:hAnsi="Times New Roman" w:cs="Times New Roman"/>
              <w:b/>
              <w:bCs/>
              <w:sz w:val="24"/>
              <w:szCs w:val="24"/>
              <w:u w:val="single"/>
            </w:rPr>
          </w:rPrChange>
        </w:rPr>
      </w:pPr>
      <w:ins w:id="3910" w:author="SHAHZAIB KHAN" w:date="2026-10-07T20:48:00Z">
        <w:r w:rsidRPr="007F709E">
          <w:rPr>
            <w:rFonts w:ascii="Times New Roman" w:eastAsia="Times New Roman" w:hAnsi="Times New Roman" w:cs="Times New Roman"/>
            <w:sz w:val="24"/>
            <w:szCs w:val="24"/>
            <w:u w:val="single"/>
            <w:rPrChange w:id="3911" w:author="SHAHZAIB KHAN" w:date="2026-10-07T21:11:00Z" w16du:dateUtc="2026-10-07T16:11:00Z">
              <w:rPr>
                <w:rFonts w:ascii="Times New Roman" w:eastAsia="Times New Roman" w:hAnsi="Times New Roman" w:cs="Times New Roman"/>
                <w:b/>
                <w:bCs/>
                <w:sz w:val="24"/>
                <w:szCs w:val="24"/>
                <w:u w:val="single"/>
              </w:rPr>
            </w:rPrChange>
          </w:rPr>
          <w:t>2. Preconditions</w:t>
        </w:r>
      </w:ins>
    </w:p>
    <w:p w14:paraId="46491566" w14:textId="77777777" w:rsidR="00C526BA" w:rsidRPr="007F709E" w:rsidRDefault="00C526BA" w:rsidP="00C526BA">
      <w:pPr>
        <w:numPr>
          <w:ilvl w:val="0"/>
          <w:numId w:val="67"/>
        </w:numPr>
        <w:spacing w:before="100" w:beforeAutospacing="1" w:after="100" w:afterAutospacing="1" w:line="240" w:lineRule="auto"/>
        <w:rPr>
          <w:ins w:id="3912" w:author="SHAHZAIB KHAN" w:date="2026-10-07T20:48:00Z"/>
          <w:rFonts w:ascii="Times New Roman" w:eastAsia="Times New Roman" w:hAnsi="Times New Roman" w:cs="Times New Roman"/>
          <w:sz w:val="24"/>
          <w:szCs w:val="24"/>
          <w:u w:val="single"/>
          <w:rPrChange w:id="3913" w:author="SHAHZAIB KHAN" w:date="2026-10-07T21:11:00Z" w16du:dateUtc="2026-10-07T16:11:00Z">
            <w:rPr>
              <w:ins w:id="3914" w:author="SHAHZAIB KHAN" w:date="2026-10-07T20:48:00Z"/>
              <w:rFonts w:ascii="Times New Roman" w:eastAsia="Times New Roman" w:hAnsi="Times New Roman" w:cs="Times New Roman"/>
              <w:b/>
              <w:bCs/>
              <w:sz w:val="24"/>
              <w:szCs w:val="24"/>
              <w:u w:val="single"/>
            </w:rPr>
          </w:rPrChange>
        </w:rPr>
      </w:pPr>
      <w:ins w:id="3915" w:author="SHAHZAIB KHAN" w:date="2026-10-07T20:48:00Z">
        <w:r w:rsidRPr="007F709E">
          <w:rPr>
            <w:rFonts w:ascii="Times New Roman" w:eastAsia="Times New Roman" w:hAnsi="Times New Roman" w:cs="Times New Roman"/>
            <w:sz w:val="24"/>
            <w:szCs w:val="24"/>
            <w:u w:val="single"/>
            <w:rPrChange w:id="3916" w:author="SHAHZAIB KHAN" w:date="2026-10-07T21:11:00Z" w16du:dateUtc="2026-10-07T16:11:00Z">
              <w:rPr>
                <w:rFonts w:ascii="Times New Roman" w:eastAsia="Times New Roman" w:hAnsi="Times New Roman" w:cs="Times New Roman"/>
                <w:b/>
                <w:bCs/>
                <w:sz w:val="24"/>
                <w:szCs w:val="24"/>
                <w:u w:val="single"/>
              </w:rPr>
            </w:rPrChange>
          </w:rPr>
          <w:t>The customer has selected the required bakery items.</w:t>
        </w:r>
      </w:ins>
    </w:p>
    <w:p w14:paraId="7CC6CE15" w14:textId="77777777" w:rsidR="00C526BA" w:rsidRPr="007F709E" w:rsidRDefault="00C526BA" w:rsidP="00C526BA">
      <w:pPr>
        <w:numPr>
          <w:ilvl w:val="0"/>
          <w:numId w:val="67"/>
        </w:numPr>
        <w:spacing w:before="100" w:beforeAutospacing="1" w:after="100" w:afterAutospacing="1" w:line="240" w:lineRule="auto"/>
        <w:rPr>
          <w:ins w:id="3917" w:author="SHAHZAIB KHAN" w:date="2026-10-07T20:48:00Z"/>
          <w:rFonts w:ascii="Times New Roman" w:eastAsia="Times New Roman" w:hAnsi="Times New Roman" w:cs="Times New Roman"/>
          <w:sz w:val="24"/>
          <w:szCs w:val="24"/>
          <w:u w:val="single"/>
          <w:rPrChange w:id="3918" w:author="SHAHZAIB KHAN" w:date="2026-10-07T21:11:00Z" w16du:dateUtc="2026-10-07T16:11:00Z">
            <w:rPr>
              <w:ins w:id="3919" w:author="SHAHZAIB KHAN" w:date="2026-10-07T20:48:00Z"/>
              <w:rFonts w:ascii="Times New Roman" w:eastAsia="Times New Roman" w:hAnsi="Times New Roman" w:cs="Times New Roman"/>
              <w:b/>
              <w:bCs/>
              <w:sz w:val="24"/>
              <w:szCs w:val="24"/>
              <w:u w:val="single"/>
            </w:rPr>
          </w:rPrChange>
        </w:rPr>
      </w:pPr>
      <w:ins w:id="3920" w:author="SHAHZAIB KHAN" w:date="2026-10-07T20:48:00Z">
        <w:r w:rsidRPr="007F709E">
          <w:rPr>
            <w:rFonts w:ascii="Times New Roman" w:eastAsia="Times New Roman" w:hAnsi="Times New Roman" w:cs="Times New Roman"/>
            <w:sz w:val="24"/>
            <w:szCs w:val="24"/>
            <w:u w:val="single"/>
            <w:rPrChange w:id="3921" w:author="SHAHZAIB KHAN" w:date="2026-10-07T21:11:00Z" w16du:dateUtc="2026-10-07T16:11:00Z">
              <w:rPr>
                <w:rFonts w:ascii="Times New Roman" w:eastAsia="Times New Roman" w:hAnsi="Times New Roman" w:cs="Times New Roman"/>
                <w:b/>
                <w:bCs/>
                <w:sz w:val="24"/>
                <w:szCs w:val="24"/>
                <w:u w:val="single"/>
              </w:rPr>
            </w:rPrChange>
          </w:rPr>
          <w:t>The customer has entered the required delivery details.</w:t>
        </w:r>
      </w:ins>
    </w:p>
    <w:p w14:paraId="71DCE846" w14:textId="77777777" w:rsidR="00C526BA" w:rsidRPr="007F709E" w:rsidRDefault="00C526BA" w:rsidP="00C526BA">
      <w:pPr>
        <w:numPr>
          <w:ilvl w:val="0"/>
          <w:numId w:val="67"/>
        </w:numPr>
        <w:spacing w:before="100" w:beforeAutospacing="1" w:after="100" w:afterAutospacing="1" w:line="240" w:lineRule="auto"/>
        <w:rPr>
          <w:ins w:id="3922" w:author="SHAHZAIB KHAN" w:date="2026-10-07T20:48:00Z"/>
          <w:rFonts w:ascii="Times New Roman" w:eastAsia="Times New Roman" w:hAnsi="Times New Roman" w:cs="Times New Roman"/>
          <w:sz w:val="24"/>
          <w:szCs w:val="24"/>
          <w:u w:val="single"/>
          <w:rPrChange w:id="3923" w:author="SHAHZAIB KHAN" w:date="2026-10-07T21:11:00Z" w16du:dateUtc="2026-10-07T16:11:00Z">
            <w:rPr>
              <w:ins w:id="3924" w:author="SHAHZAIB KHAN" w:date="2026-10-07T20:48:00Z"/>
              <w:rFonts w:ascii="Times New Roman" w:eastAsia="Times New Roman" w:hAnsi="Times New Roman" w:cs="Times New Roman"/>
              <w:b/>
              <w:bCs/>
              <w:sz w:val="24"/>
              <w:szCs w:val="24"/>
              <w:u w:val="single"/>
            </w:rPr>
          </w:rPrChange>
        </w:rPr>
      </w:pPr>
      <w:ins w:id="3925" w:author="SHAHZAIB KHAN" w:date="2026-10-07T20:48:00Z">
        <w:r w:rsidRPr="007F709E">
          <w:rPr>
            <w:rFonts w:ascii="Times New Roman" w:eastAsia="Times New Roman" w:hAnsi="Times New Roman" w:cs="Times New Roman"/>
            <w:sz w:val="24"/>
            <w:szCs w:val="24"/>
            <w:u w:val="single"/>
            <w:rPrChange w:id="3926" w:author="SHAHZAIB KHAN" w:date="2026-10-07T21:11:00Z" w16du:dateUtc="2026-10-07T16:11:00Z">
              <w:rPr>
                <w:rFonts w:ascii="Times New Roman" w:eastAsia="Times New Roman" w:hAnsi="Times New Roman" w:cs="Times New Roman"/>
                <w:b/>
                <w:bCs/>
                <w:sz w:val="24"/>
                <w:szCs w:val="24"/>
                <w:u w:val="single"/>
              </w:rPr>
            </w:rPrChange>
          </w:rPr>
          <w:t>The delivery area has been validated.</w:t>
        </w:r>
      </w:ins>
    </w:p>
    <w:p w14:paraId="42C7ADF4" w14:textId="77777777" w:rsidR="00C526BA" w:rsidRPr="007F709E" w:rsidRDefault="00C526BA" w:rsidP="00C526BA">
      <w:pPr>
        <w:numPr>
          <w:ilvl w:val="0"/>
          <w:numId w:val="67"/>
        </w:numPr>
        <w:spacing w:before="100" w:beforeAutospacing="1" w:after="100" w:afterAutospacing="1" w:line="240" w:lineRule="auto"/>
        <w:rPr>
          <w:ins w:id="3927" w:author="SHAHZAIB KHAN" w:date="2026-10-07T20:48:00Z"/>
          <w:rFonts w:ascii="Times New Roman" w:eastAsia="Times New Roman" w:hAnsi="Times New Roman" w:cs="Times New Roman"/>
          <w:sz w:val="24"/>
          <w:szCs w:val="24"/>
          <w:u w:val="single"/>
          <w:rPrChange w:id="3928" w:author="SHAHZAIB KHAN" w:date="2026-10-07T21:11:00Z" w16du:dateUtc="2026-10-07T16:11:00Z">
            <w:rPr>
              <w:ins w:id="3929" w:author="SHAHZAIB KHAN" w:date="2026-10-07T20:48:00Z"/>
              <w:rFonts w:ascii="Times New Roman" w:eastAsia="Times New Roman" w:hAnsi="Times New Roman" w:cs="Times New Roman"/>
              <w:b/>
              <w:bCs/>
              <w:sz w:val="24"/>
              <w:szCs w:val="24"/>
              <w:u w:val="single"/>
            </w:rPr>
          </w:rPrChange>
        </w:rPr>
      </w:pPr>
      <w:ins w:id="3930" w:author="SHAHZAIB KHAN" w:date="2026-10-07T20:48:00Z">
        <w:r w:rsidRPr="007F709E">
          <w:rPr>
            <w:rFonts w:ascii="Times New Roman" w:eastAsia="Times New Roman" w:hAnsi="Times New Roman" w:cs="Times New Roman"/>
            <w:sz w:val="24"/>
            <w:szCs w:val="24"/>
            <w:u w:val="single"/>
            <w:rPrChange w:id="3931" w:author="SHAHZAIB KHAN" w:date="2026-10-07T21:11:00Z" w16du:dateUtc="2026-10-07T16:11:00Z">
              <w:rPr>
                <w:rFonts w:ascii="Times New Roman" w:eastAsia="Times New Roman" w:hAnsi="Times New Roman" w:cs="Times New Roman"/>
                <w:b/>
                <w:bCs/>
                <w:sz w:val="24"/>
                <w:szCs w:val="24"/>
                <w:u w:val="single"/>
              </w:rPr>
            </w:rPrChange>
          </w:rPr>
          <w:t>The order information is available in the system.</w:t>
        </w:r>
      </w:ins>
    </w:p>
    <w:p w14:paraId="01695278" w14:textId="77777777" w:rsidR="00C526BA" w:rsidRPr="007F709E" w:rsidRDefault="00C526BA" w:rsidP="00C526BA">
      <w:pPr>
        <w:numPr>
          <w:ilvl w:val="0"/>
          <w:numId w:val="67"/>
        </w:numPr>
        <w:spacing w:before="100" w:beforeAutospacing="1" w:after="100" w:afterAutospacing="1" w:line="240" w:lineRule="auto"/>
        <w:rPr>
          <w:ins w:id="3932" w:author="SHAHZAIB KHAN" w:date="2026-10-07T20:48:00Z"/>
          <w:rFonts w:ascii="Times New Roman" w:eastAsia="Times New Roman" w:hAnsi="Times New Roman" w:cs="Times New Roman"/>
          <w:sz w:val="24"/>
          <w:szCs w:val="24"/>
          <w:u w:val="single"/>
          <w:rPrChange w:id="3933" w:author="SHAHZAIB KHAN" w:date="2026-10-07T21:11:00Z" w16du:dateUtc="2026-10-07T16:11:00Z">
            <w:rPr>
              <w:ins w:id="3934" w:author="SHAHZAIB KHAN" w:date="2026-10-07T20:48:00Z"/>
              <w:rFonts w:ascii="Times New Roman" w:eastAsia="Times New Roman" w:hAnsi="Times New Roman" w:cs="Times New Roman"/>
              <w:b/>
              <w:bCs/>
              <w:sz w:val="24"/>
              <w:szCs w:val="24"/>
              <w:u w:val="single"/>
            </w:rPr>
          </w:rPrChange>
        </w:rPr>
      </w:pPr>
      <w:ins w:id="3935" w:author="SHAHZAIB KHAN" w:date="2026-10-07T20:48:00Z">
        <w:r w:rsidRPr="007F709E">
          <w:rPr>
            <w:rFonts w:ascii="Times New Roman" w:eastAsia="Times New Roman" w:hAnsi="Times New Roman" w:cs="Times New Roman"/>
            <w:sz w:val="24"/>
            <w:szCs w:val="24"/>
            <w:u w:val="single"/>
            <w:rPrChange w:id="3936" w:author="SHAHZAIB KHAN" w:date="2026-10-07T21:11:00Z" w16du:dateUtc="2026-10-07T16:11:00Z">
              <w:rPr>
                <w:rFonts w:ascii="Times New Roman" w:eastAsia="Times New Roman" w:hAnsi="Times New Roman" w:cs="Times New Roman"/>
                <w:b/>
                <w:bCs/>
                <w:sz w:val="24"/>
                <w:szCs w:val="24"/>
                <w:u w:val="single"/>
              </w:rPr>
            </w:rPrChange>
          </w:rPr>
          <w:t>The customer has selected the Book Order option.</w:t>
        </w:r>
      </w:ins>
    </w:p>
    <w:p w14:paraId="408D7D7E" w14:textId="77777777" w:rsidR="00C526BA" w:rsidRPr="007F709E" w:rsidRDefault="00C526BA" w:rsidP="00C526BA">
      <w:pPr>
        <w:spacing w:before="100" w:beforeAutospacing="1" w:after="100" w:afterAutospacing="1" w:line="240" w:lineRule="auto"/>
        <w:ind w:left="720"/>
        <w:rPr>
          <w:ins w:id="3937" w:author="SHAHZAIB KHAN" w:date="2026-10-07T20:48:00Z"/>
          <w:rFonts w:ascii="Times New Roman" w:eastAsia="Times New Roman" w:hAnsi="Times New Roman" w:cs="Times New Roman"/>
          <w:sz w:val="24"/>
          <w:szCs w:val="24"/>
          <w:u w:val="single"/>
          <w:rPrChange w:id="3938" w:author="SHAHZAIB KHAN" w:date="2026-10-07T21:11:00Z" w16du:dateUtc="2026-10-07T16:11:00Z">
            <w:rPr>
              <w:ins w:id="3939" w:author="SHAHZAIB KHAN" w:date="2026-10-07T20:48:00Z"/>
              <w:rFonts w:ascii="Times New Roman" w:eastAsia="Times New Roman" w:hAnsi="Times New Roman" w:cs="Times New Roman"/>
              <w:b/>
              <w:bCs/>
              <w:sz w:val="24"/>
              <w:szCs w:val="24"/>
              <w:u w:val="single"/>
            </w:rPr>
          </w:rPrChange>
        </w:rPr>
      </w:pPr>
      <w:ins w:id="3940" w:author="SHAHZAIB KHAN" w:date="2026-10-07T20:48:00Z">
        <w:r w:rsidRPr="007F709E">
          <w:rPr>
            <w:rFonts w:ascii="Times New Roman" w:eastAsia="Times New Roman" w:hAnsi="Times New Roman" w:cs="Times New Roman"/>
            <w:sz w:val="24"/>
            <w:szCs w:val="24"/>
            <w:u w:val="single"/>
            <w:rPrChange w:id="3941" w:author="SHAHZAIB KHAN" w:date="2026-10-07T21:11:00Z" w16du:dateUtc="2026-10-07T16:11:00Z">
              <w:rPr>
                <w:rFonts w:ascii="Times New Roman" w:eastAsia="Times New Roman" w:hAnsi="Times New Roman" w:cs="Times New Roman"/>
                <w:b/>
                <w:bCs/>
                <w:sz w:val="24"/>
                <w:szCs w:val="24"/>
                <w:u w:val="single"/>
              </w:rPr>
            </w:rPrChange>
          </w:rPr>
          <w:t>3. Success Scenario</w:t>
        </w:r>
      </w:ins>
    </w:p>
    <w:p w14:paraId="0F141196" w14:textId="77777777" w:rsidR="00C526BA" w:rsidRPr="007F709E" w:rsidRDefault="00C526BA" w:rsidP="00C526BA">
      <w:pPr>
        <w:numPr>
          <w:ilvl w:val="0"/>
          <w:numId w:val="68"/>
        </w:numPr>
        <w:spacing w:before="100" w:beforeAutospacing="1" w:after="100" w:afterAutospacing="1" w:line="240" w:lineRule="auto"/>
        <w:rPr>
          <w:ins w:id="3942" w:author="SHAHZAIB KHAN" w:date="2026-10-07T20:48:00Z"/>
          <w:rFonts w:ascii="Times New Roman" w:eastAsia="Times New Roman" w:hAnsi="Times New Roman" w:cs="Times New Roman"/>
          <w:sz w:val="24"/>
          <w:szCs w:val="24"/>
          <w:u w:val="single"/>
          <w:rPrChange w:id="3943" w:author="SHAHZAIB KHAN" w:date="2026-10-07T21:11:00Z" w16du:dateUtc="2026-10-07T16:11:00Z">
            <w:rPr>
              <w:ins w:id="3944" w:author="SHAHZAIB KHAN" w:date="2026-10-07T20:48:00Z"/>
              <w:rFonts w:ascii="Times New Roman" w:eastAsia="Times New Roman" w:hAnsi="Times New Roman" w:cs="Times New Roman"/>
              <w:b/>
              <w:bCs/>
              <w:sz w:val="24"/>
              <w:szCs w:val="24"/>
              <w:u w:val="single"/>
            </w:rPr>
          </w:rPrChange>
        </w:rPr>
      </w:pPr>
      <w:ins w:id="3945" w:author="SHAHZAIB KHAN" w:date="2026-10-07T20:48:00Z">
        <w:r w:rsidRPr="007F709E">
          <w:rPr>
            <w:rFonts w:ascii="Times New Roman" w:eastAsia="Times New Roman" w:hAnsi="Times New Roman" w:cs="Times New Roman"/>
            <w:sz w:val="24"/>
            <w:szCs w:val="24"/>
            <w:u w:val="single"/>
            <w:rPrChange w:id="3946" w:author="SHAHZAIB KHAN" w:date="2026-10-07T21:11:00Z" w16du:dateUtc="2026-10-07T16:11:00Z">
              <w:rPr>
                <w:rFonts w:ascii="Times New Roman" w:eastAsia="Times New Roman" w:hAnsi="Times New Roman" w:cs="Times New Roman"/>
                <w:b/>
                <w:bCs/>
                <w:sz w:val="24"/>
                <w:szCs w:val="24"/>
                <w:u w:val="single"/>
              </w:rPr>
            </w:rPrChange>
          </w:rPr>
          <w:t>The customer selects the Book Order option.</w:t>
        </w:r>
      </w:ins>
    </w:p>
    <w:p w14:paraId="0FF35906" w14:textId="77777777" w:rsidR="00C526BA" w:rsidRPr="007F709E" w:rsidRDefault="00C526BA" w:rsidP="00C526BA">
      <w:pPr>
        <w:numPr>
          <w:ilvl w:val="0"/>
          <w:numId w:val="68"/>
        </w:numPr>
        <w:spacing w:before="100" w:beforeAutospacing="1" w:after="100" w:afterAutospacing="1" w:line="240" w:lineRule="auto"/>
        <w:rPr>
          <w:ins w:id="3947" w:author="SHAHZAIB KHAN" w:date="2026-10-07T20:48:00Z"/>
          <w:rFonts w:ascii="Times New Roman" w:eastAsia="Times New Roman" w:hAnsi="Times New Roman" w:cs="Times New Roman"/>
          <w:sz w:val="24"/>
          <w:szCs w:val="24"/>
          <w:u w:val="single"/>
          <w:rPrChange w:id="3948" w:author="SHAHZAIB KHAN" w:date="2026-10-07T21:11:00Z" w16du:dateUtc="2026-10-07T16:11:00Z">
            <w:rPr>
              <w:ins w:id="3949" w:author="SHAHZAIB KHAN" w:date="2026-10-07T20:48:00Z"/>
              <w:rFonts w:ascii="Times New Roman" w:eastAsia="Times New Roman" w:hAnsi="Times New Roman" w:cs="Times New Roman"/>
              <w:b/>
              <w:bCs/>
              <w:sz w:val="24"/>
              <w:szCs w:val="24"/>
              <w:u w:val="single"/>
            </w:rPr>
          </w:rPrChange>
        </w:rPr>
      </w:pPr>
      <w:ins w:id="3950" w:author="SHAHZAIB KHAN" w:date="2026-10-07T20:48:00Z">
        <w:r w:rsidRPr="007F709E">
          <w:rPr>
            <w:rFonts w:ascii="Times New Roman" w:eastAsia="Times New Roman" w:hAnsi="Times New Roman" w:cs="Times New Roman"/>
            <w:sz w:val="24"/>
            <w:szCs w:val="24"/>
            <w:u w:val="single"/>
            <w:rPrChange w:id="3951" w:author="SHAHZAIB KHAN" w:date="2026-10-07T21:11:00Z" w16du:dateUtc="2026-10-07T16:11:00Z">
              <w:rPr>
                <w:rFonts w:ascii="Times New Roman" w:eastAsia="Times New Roman" w:hAnsi="Times New Roman" w:cs="Times New Roman"/>
                <w:b/>
                <w:bCs/>
                <w:sz w:val="24"/>
                <w:szCs w:val="24"/>
                <w:u w:val="single"/>
              </w:rPr>
            </w:rPrChange>
          </w:rPr>
          <w:t>The system displays the order details, selected items, quantities, delivery details, and total amount.</w:t>
        </w:r>
      </w:ins>
    </w:p>
    <w:p w14:paraId="05AAF122" w14:textId="77777777" w:rsidR="00C526BA" w:rsidRPr="007F709E" w:rsidRDefault="00C526BA" w:rsidP="00C526BA">
      <w:pPr>
        <w:numPr>
          <w:ilvl w:val="0"/>
          <w:numId w:val="68"/>
        </w:numPr>
        <w:spacing w:before="100" w:beforeAutospacing="1" w:after="100" w:afterAutospacing="1" w:line="240" w:lineRule="auto"/>
        <w:rPr>
          <w:ins w:id="3952" w:author="SHAHZAIB KHAN" w:date="2026-10-07T20:48:00Z"/>
          <w:rFonts w:ascii="Times New Roman" w:eastAsia="Times New Roman" w:hAnsi="Times New Roman" w:cs="Times New Roman"/>
          <w:sz w:val="24"/>
          <w:szCs w:val="24"/>
          <w:u w:val="single"/>
          <w:rPrChange w:id="3953" w:author="SHAHZAIB KHAN" w:date="2026-10-07T21:11:00Z" w16du:dateUtc="2026-10-07T16:11:00Z">
            <w:rPr>
              <w:ins w:id="3954" w:author="SHAHZAIB KHAN" w:date="2026-10-07T20:48:00Z"/>
              <w:rFonts w:ascii="Times New Roman" w:eastAsia="Times New Roman" w:hAnsi="Times New Roman" w:cs="Times New Roman"/>
              <w:b/>
              <w:bCs/>
              <w:sz w:val="24"/>
              <w:szCs w:val="24"/>
              <w:u w:val="single"/>
            </w:rPr>
          </w:rPrChange>
        </w:rPr>
      </w:pPr>
      <w:ins w:id="3955" w:author="SHAHZAIB KHAN" w:date="2026-10-07T20:48:00Z">
        <w:r w:rsidRPr="007F709E">
          <w:rPr>
            <w:rFonts w:ascii="Times New Roman" w:eastAsia="Times New Roman" w:hAnsi="Times New Roman" w:cs="Times New Roman"/>
            <w:sz w:val="24"/>
            <w:szCs w:val="24"/>
            <w:u w:val="single"/>
            <w:rPrChange w:id="3956" w:author="SHAHZAIB KHAN" w:date="2026-10-07T21:11:00Z" w16du:dateUtc="2026-10-07T16:11:00Z">
              <w:rPr>
                <w:rFonts w:ascii="Times New Roman" w:eastAsia="Times New Roman" w:hAnsi="Times New Roman" w:cs="Times New Roman"/>
                <w:b/>
                <w:bCs/>
                <w:sz w:val="24"/>
                <w:szCs w:val="24"/>
                <w:u w:val="single"/>
              </w:rPr>
            </w:rPrChange>
          </w:rPr>
          <w:t>The customer reviews the order information.</w:t>
        </w:r>
      </w:ins>
    </w:p>
    <w:p w14:paraId="09F15070" w14:textId="77777777" w:rsidR="00C526BA" w:rsidRPr="007F709E" w:rsidRDefault="00C526BA" w:rsidP="00C526BA">
      <w:pPr>
        <w:numPr>
          <w:ilvl w:val="0"/>
          <w:numId w:val="68"/>
        </w:numPr>
        <w:spacing w:before="100" w:beforeAutospacing="1" w:after="100" w:afterAutospacing="1" w:line="240" w:lineRule="auto"/>
        <w:rPr>
          <w:ins w:id="3957" w:author="SHAHZAIB KHAN" w:date="2026-10-07T20:48:00Z"/>
          <w:rFonts w:ascii="Times New Roman" w:eastAsia="Times New Roman" w:hAnsi="Times New Roman" w:cs="Times New Roman"/>
          <w:sz w:val="24"/>
          <w:szCs w:val="24"/>
          <w:u w:val="single"/>
          <w:rPrChange w:id="3958" w:author="SHAHZAIB KHAN" w:date="2026-10-07T21:11:00Z" w16du:dateUtc="2026-10-07T16:11:00Z">
            <w:rPr>
              <w:ins w:id="3959" w:author="SHAHZAIB KHAN" w:date="2026-10-07T20:48:00Z"/>
              <w:rFonts w:ascii="Times New Roman" w:eastAsia="Times New Roman" w:hAnsi="Times New Roman" w:cs="Times New Roman"/>
              <w:b/>
              <w:bCs/>
              <w:sz w:val="24"/>
              <w:szCs w:val="24"/>
              <w:u w:val="single"/>
            </w:rPr>
          </w:rPrChange>
        </w:rPr>
      </w:pPr>
      <w:ins w:id="3960" w:author="SHAHZAIB KHAN" w:date="2026-10-07T20:48:00Z">
        <w:r w:rsidRPr="007F709E">
          <w:rPr>
            <w:rFonts w:ascii="Times New Roman" w:eastAsia="Times New Roman" w:hAnsi="Times New Roman" w:cs="Times New Roman"/>
            <w:sz w:val="24"/>
            <w:szCs w:val="24"/>
            <w:u w:val="single"/>
            <w:rPrChange w:id="3961" w:author="SHAHZAIB KHAN" w:date="2026-10-07T21:11:00Z" w16du:dateUtc="2026-10-07T16:11:00Z">
              <w:rPr>
                <w:rFonts w:ascii="Times New Roman" w:eastAsia="Times New Roman" w:hAnsi="Times New Roman" w:cs="Times New Roman"/>
                <w:b/>
                <w:bCs/>
                <w:sz w:val="24"/>
                <w:szCs w:val="24"/>
                <w:u w:val="single"/>
              </w:rPr>
            </w:rPrChange>
          </w:rPr>
          <w:t>The customer confirms the order.</w:t>
        </w:r>
      </w:ins>
    </w:p>
    <w:p w14:paraId="09A79D2D" w14:textId="77777777" w:rsidR="00C526BA" w:rsidRPr="007F709E" w:rsidRDefault="00C526BA" w:rsidP="00C526BA">
      <w:pPr>
        <w:numPr>
          <w:ilvl w:val="0"/>
          <w:numId w:val="68"/>
        </w:numPr>
        <w:spacing w:before="100" w:beforeAutospacing="1" w:after="100" w:afterAutospacing="1" w:line="240" w:lineRule="auto"/>
        <w:rPr>
          <w:ins w:id="3962" w:author="SHAHZAIB KHAN" w:date="2026-10-07T20:48:00Z"/>
          <w:rFonts w:ascii="Times New Roman" w:eastAsia="Times New Roman" w:hAnsi="Times New Roman" w:cs="Times New Roman"/>
          <w:sz w:val="24"/>
          <w:szCs w:val="24"/>
          <w:u w:val="single"/>
          <w:rPrChange w:id="3963" w:author="SHAHZAIB KHAN" w:date="2026-10-07T21:11:00Z" w16du:dateUtc="2026-10-07T16:11:00Z">
            <w:rPr>
              <w:ins w:id="3964" w:author="SHAHZAIB KHAN" w:date="2026-10-07T20:48:00Z"/>
              <w:rFonts w:ascii="Times New Roman" w:eastAsia="Times New Roman" w:hAnsi="Times New Roman" w:cs="Times New Roman"/>
              <w:b/>
              <w:bCs/>
              <w:sz w:val="24"/>
              <w:szCs w:val="24"/>
              <w:u w:val="single"/>
            </w:rPr>
          </w:rPrChange>
        </w:rPr>
      </w:pPr>
      <w:ins w:id="3965" w:author="SHAHZAIB KHAN" w:date="2026-10-07T20:48:00Z">
        <w:r w:rsidRPr="007F709E">
          <w:rPr>
            <w:rFonts w:ascii="Times New Roman" w:eastAsia="Times New Roman" w:hAnsi="Times New Roman" w:cs="Times New Roman"/>
            <w:sz w:val="24"/>
            <w:szCs w:val="24"/>
            <w:u w:val="single"/>
            <w:rPrChange w:id="3966" w:author="SHAHZAIB KHAN" w:date="2026-10-07T21:11:00Z" w16du:dateUtc="2026-10-07T16:11:00Z">
              <w:rPr>
                <w:rFonts w:ascii="Times New Roman" w:eastAsia="Times New Roman" w:hAnsi="Times New Roman" w:cs="Times New Roman"/>
                <w:b/>
                <w:bCs/>
                <w:sz w:val="24"/>
                <w:szCs w:val="24"/>
                <w:u w:val="single"/>
              </w:rPr>
            </w:rPrChange>
          </w:rPr>
          <w:t>The system asks the customer to enter the order deadline.</w:t>
        </w:r>
      </w:ins>
    </w:p>
    <w:p w14:paraId="7E457B92" w14:textId="77777777" w:rsidR="00C526BA" w:rsidRPr="007F709E" w:rsidRDefault="00C526BA" w:rsidP="00C526BA">
      <w:pPr>
        <w:numPr>
          <w:ilvl w:val="0"/>
          <w:numId w:val="68"/>
        </w:numPr>
        <w:spacing w:before="100" w:beforeAutospacing="1" w:after="100" w:afterAutospacing="1" w:line="240" w:lineRule="auto"/>
        <w:rPr>
          <w:ins w:id="3967" w:author="SHAHZAIB KHAN" w:date="2026-10-07T20:48:00Z"/>
          <w:rFonts w:ascii="Times New Roman" w:eastAsia="Times New Roman" w:hAnsi="Times New Roman" w:cs="Times New Roman"/>
          <w:sz w:val="24"/>
          <w:szCs w:val="24"/>
          <w:u w:val="single"/>
          <w:rPrChange w:id="3968" w:author="SHAHZAIB KHAN" w:date="2026-10-07T21:11:00Z" w16du:dateUtc="2026-10-07T16:11:00Z">
            <w:rPr>
              <w:ins w:id="3969" w:author="SHAHZAIB KHAN" w:date="2026-10-07T20:48:00Z"/>
              <w:rFonts w:ascii="Times New Roman" w:eastAsia="Times New Roman" w:hAnsi="Times New Roman" w:cs="Times New Roman"/>
              <w:b/>
              <w:bCs/>
              <w:sz w:val="24"/>
              <w:szCs w:val="24"/>
              <w:u w:val="single"/>
            </w:rPr>
          </w:rPrChange>
        </w:rPr>
      </w:pPr>
      <w:ins w:id="3970" w:author="SHAHZAIB KHAN" w:date="2026-10-07T20:48:00Z">
        <w:r w:rsidRPr="007F709E">
          <w:rPr>
            <w:rFonts w:ascii="Times New Roman" w:eastAsia="Times New Roman" w:hAnsi="Times New Roman" w:cs="Times New Roman"/>
            <w:sz w:val="24"/>
            <w:szCs w:val="24"/>
            <w:u w:val="single"/>
            <w:rPrChange w:id="3971" w:author="SHAHZAIB KHAN" w:date="2026-10-07T21:11:00Z" w16du:dateUtc="2026-10-07T16:11:00Z">
              <w:rPr>
                <w:rFonts w:ascii="Times New Roman" w:eastAsia="Times New Roman" w:hAnsi="Times New Roman" w:cs="Times New Roman"/>
                <w:b/>
                <w:bCs/>
                <w:sz w:val="24"/>
                <w:szCs w:val="24"/>
                <w:u w:val="single"/>
              </w:rPr>
            </w:rPrChange>
          </w:rPr>
          <w:t>The customer enters the required deadline.</w:t>
        </w:r>
      </w:ins>
    </w:p>
    <w:p w14:paraId="4AA28108" w14:textId="77777777" w:rsidR="00C526BA" w:rsidRPr="007F709E" w:rsidRDefault="00C526BA" w:rsidP="00C526BA">
      <w:pPr>
        <w:numPr>
          <w:ilvl w:val="0"/>
          <w:numId w:val="68"/>
        </w:numPr>
        <w:spacing w:before="100" w:beforeAutospacing="1" w:after="100" w:afterAutospacing="1" w:line="240" w:lineRule="auto"/>
        <w:rPr>
          <w:ins w:id="3972" w:author="SHAHZAIB KHAN" w:date="2026-10-07T20:48:00Z"/>
          <w:rFonts w:ascii="Times New Roman" w:eastAsia="Times New Roman" w:hAnsi="Times New Roman" w:cs="Times New Roman"/>
          <w:sz w:val="24"/>
          <w:szCs w:val="24"/>
          <w:u w:val="single"/>
          <w:rPrChange w:id="3973" w:author="SHAHZAIB KHAN" w:date="2026-10-07T21:11:00Z" w16du:dateUtc="2026-10-07T16:11:00Z">
            <w:rPr>
              <w:ins w:id="3974" w:author="SHAHZAIB KHAN" w:date="2026-10-07T20:48:00Z"/>
              <w:rFonts w:ascii="Times New Roman" w:eastAsia="Times New Roman" w:hAnsi="Times New Roman" w:cs="Times New Roman"/>
              <w:b/>
              <w:bCs/>
              <w:sz w:val="24"/>
              <w:szCs w:val="24"/>
              <w:u w:val="single"/>
            </w:rPr>
          </w:rPrChange>
        </w:rPr>
      </w:pPr>
      <w:ins w:id="3975" w:author="SHAHZAIB KHAN" w:date="2026-10-07T20:48:00Z">
        <w:r w:rsidRPr="007F709E">
          <w:rPr>
            <w:rFonts w:ascii="Times New Roman" w:eastAsia="Times New Roman" w:hAnsi="Times New Roman" w:cs="Times New Roman"/>
            <w:sz w:val="24"/>
            <w:szCs w:val="24"/>
            <w:u w:val="single"/>
            <w:rPrChange w:id="3976" w:author="SHAHZAIB KHAN" w:date="2026-10-07T21:11:00Z" w16du:dateUtc="2026-10-07T16:11:00Z">
              <w:rPr>
                <w:rFonts w:ascii="Times New Roman" w:eastAsia="Times New Roman" w:hAnsi="Times New Roman" w:cs="Times New Roman"/>
                <w:b/>
                <w:bCs/>
                <w:sz w:val="24"/>
                <w:szCs w:val="24"/>
                <w:u w:val="single"/>
              </w:rPr>
            </w:rPrChange>
          </w:rPr>
          <w:t>The system validates the deadline.</w:t>
        </w:r>
      </w:ins>
    </w:p>
    <w:p w14:paraId="573CE673" w14:textId="77777777" w:rsidR="00C526BA" w:rsidRPr="007F709E" w:rsidRDefault="00C526BA" w:rsidP="00C526BA">
      <w:pPr>
        <w:numPr>
          <w:ilvl w:val="0"/>
          <w:numId w:val="68"/>
        </w:numPr>
        <w:spacing w:before="100" w:beforeAutospacing="1" w:after="100" w:afterAutospacing="1" w:line="240" w:lineRule="auto"/>
        <w:rPr>
          <w:ins w:id="3977" w:author="SHAHZAIB KHAN" w:date="2026-10-07T20:48:00Z"/>
          <w:rFonts w:ascii="Times New Roman" w:eastAsia="Times New Roman" w:hAnsi="Times New Roman" w:cs="Times New Roman"/>
          <w:sz w:val="24"/>
          <w:szCs w:val="24"/>
          <w:u w:val="single"/>
          <w:rPrChange w:id="3978" w:author="SHAHZAIB KHAN" w:date="2026-10-07T21:11:00Z" w16du:dateUtc="2026-10-07T16:11:00Z">
            <w:rPr>
              <w:ins w:id="3979" w:author="SHAHZAIB KHAN" w:date="2026-10-07T20:48:00Z"/>
              <w:rFonts w:ascii="Times New Roman" w:eastAsia="Times New Roman" w:hAnsi="Times New Roman" w:cs="Times New Roman"/>
              <w:b/>
              <w:bCs/>
              <w:sz w:val="24"/>
              <w:szCs w:val="24"/>
              <w:u w:val="single"/>
            </w:rPr>
          </w:rPrChange>
        </w:rPr>
      </w:pPr>
      <w:ins w:id="3980" w:author="SHAHZAIB KHAN" w:date="2026-10-07T20:48:00Z">
        <w:r w:rsidRPr="007F709E">
          <w:rPr>
            <w:rFonts w:ascii="Times New Roman" w:eastAsia="Times New Roman" w:hAnsi="Times New Roman" w:cs="Times New Roman"/>
            <w:sz w:val="24"/>
            <w:szCs w:val="24"/>
            <w:u w:val="single"/>
            <w:rPrChange w:id="3981" w:author="SHAHZAIB KHAN" w:date="2026-10-07T21:11:00Z" w16du:dateUtc="2026-10-07T16:11:00Z">
              <w:rPr>
                <w:rFonts w:ascii="Times New Roman" w:eastAsia="Times New Roman" w:hAnsi="Times New Roman" w:cs="Times New Roman"/>
                <w:b/>
                <w:bCs/>
                <w:sz w:val="24"/>
                <w:szCs w:val="24"/>
                <w:u w:val="single"/>
              </w:rPr>
            </w:rPrChange>
          </w:rPr>
          <w:lastRenderedPageBreak/>
          <w:t>The system generates a unique Order ID.</w:t>
        </w:r>
      </w:ins>
    </w:p>
    <w:p w14:paraId="56619BBF" w14:textId="77777777" w:rsidR="00C526BA" w:rsidRPr="007F709E" w:rsidRDefault="00C526BA" w:rsidP="00C526BA">
      <w:pPr>
        <w:numPr>
          <w:ilvl w:val="0"/>
          <w:numId w:val="68"/>
        </w:numPr>
        <w:spacing w:before="100" w:beforeAutospacing="1" w:after="100" w:afterAutospacing="1" w:line="240" w:lineRule="auto"/>
        <w:rPr>
          <w:ins w:id="3982" w:author="SHAHZAIB KHAN" w:date="2026-10-07T20:48:00Z"/>
          <w:rFonts w:ascii="Times New Roman" w:eastAsia="Times New Roman" w:hAnsi="Times New Roman" w:cs="Times New Roman"/>
          <w:sz w:val="24"/>
          <w:szCs w:val="24"/>
          <w:u w:val="single"/>
          <w:rPrChange w:id="3983" w:author="SHAHZAIB KHAN" w:date="2026-10-07T21:11:00Z" w16du:dateUtc="2026-10-07T16:11:00Z">
            <w:rPr>
              <w:ins w:id="3984" w:author="SHAHZAIB KHAN" w:date="2026-10-07T20:48:00Z"/>
              <w:rFonts w:ascii="Times New Roman" w:eastAsia="Times New Roman" w:hAnsi="Times New Roman" w:cs="Times New Roman"/>
              <w:b/>
              <w:bCs/>
              <w:sz w:val="24"/>
              <w:szCs w:val="24"/>
              <w:u w:val="single"/>
            </w:rPr>
          </w:rPrChange>
        </w:rPr>
      </w:pPr>
      <w:ins w:id="3985" w:author="SHAHZAIB KHAN" w:date="2026-10-07T20:48:00Z">
        <w:r w:rsidRPr="007F709E">
          <w:rPr>
            <w:rFonts w:ascii="Times New Roman" w:eastAsia="Times New Roman" w:hAnsi="Times New Roman" w:cs="Times New Roman"/>
            <w:sz w:val="24"/>
            <w:szCs w:val="24"/>
            <w:u w:val="single"/>
            <w:rPrChange w:id="3986" w:author="SHAHZAIB KHAN" w:date="2026-10-07T21:11:00Z" w16du:dateUtc="2026-10-07T16:11:00Z">
              <w:rPr>
                <w:rFonts w:ascii="Times New Roman" w:eastAsia="Times New Roman" w:hAnsi="Times New Roman" w:cs="Times New Roman"/>
                <w:b/>
                <w:bCs/>
                <w:sz w:val="24"/>
                <w:szCs w:val="24"/>
                <w:u w:val="single"/>
              </w:rPr>
            </w:rPrChange>
          </w:rPr>
          <w:t xml:space="preserve">The system saves </w:t>
        </w:r>
        <w:proofErr w:type="gramStart"/>
        <w:r w:rsidRPr="007F709E">
          <w:rPr>
            <w:rFonts w:ascii="Times New Roman" w:eastAsia="Times New Roman" w:hAnsi="Times New Roman" w:cs="Times New Roman"/>
            <w:sz w:val="24"/>
            <w:szCs w:val="24"/>
            <w:u w:val="single"/>
            <w:rPrChange w:id="3987" w:author="SHAHZAIB KHAN" w:date="2026-10-07T21:11:00Z" w16du:dateUtc="2026-10-07T16:11:00Z">
              <w:rPr>
                <w:rFonts w:ascii="Times New Roman" w:eastAsia="Times New Roman" w:hAnsi="Times New Roman" w:cs="Times New Roman"/>
                <w:b/>
                <w:bCs/>
                <w:sz w:val="24"/>
                <w:szCs w:val="24"/>
                <w:u w:val="single"/>
              </w:rPr>
            </w:rPrChange>
          </w:rPr>
          <w:t>the order</w:t>
        </w:r>
        <w:proofErr w:type="gramEnd"/>
        <w:r w:rsidRPr="007F709E">
          <w:rPr>
            <w:rFonts w:ascii="Times New Roman" w:eastAsia="Times New Roman" w:hAnsi="Times New Roman" w:cs="Times New Roman"/>
            <w:sz w:val="24"/>
            <w:szCs w:val="24"/>
            <w:u w:val="single"/>
            <w:rPrChange w:id="3988" w:author="SHAHZAIB KHAN" w:date="2026-10-07T21:11:00Z" w16du:dateUtc="2026-10-07T16:11:00Z">
              <w:rPr>
                <w:rFonts w:ascii="Times New Roman" w:eastAsia="Times New Roman" w:hAnsi="Times New Roman" w:cs="Times New Roman"/>
                <w:b/>
                <w:bCs/>
                <w:sz w:val="24"/>
                <w:szCs w:val="24"/>
                <w:u w:val="single"/>
              </w:rPr>
            </w:rPrChange>
          </w:rPr>
          <w:t xml:space="preserve"> information and </w:t>
        </w:r>
        <w:proofErr w:type="gramStart"/>
        <w:r w:rsidRPr="007F709E">
          <w:rPr>
            <w:rFonts w:ascii="Times New Roman" w:eastAsia="Times New Roman" w:hAnsi="Times New Roman" w:cs="Times New Roman"/>
            <w:sz w:val="24"/>
            <w:szCs w:val="24"/>
            <w:u w:val="single"/>
            <w:rPrChange w:id="3989" w:author="SHAHZAIB KHAN" w:date="2026-10-07T21:11:00Z" w16du:dateUtc="2026-10-07T16:11:00Z">
              <w:rPr>
                <w:rFonts w:ascii="Times New Roman" w:eastAsia="Times New Roman" w:hAnsi="Times New Roman" w:cs="Times New Roman"/>
                <w:b/>
                <w:bCs/>
                <w:sz w:val="24"/>
                <w:szCs w:val="24"/>
                <w:u w:val="single"/>
              </w:rPr>
            </w:rPrChange>
          </w:rPr>
          <w:t>deadline</w:t>
        </w:r>
        <w:proofErr w:type="gramEnd"/>
        <w:r w:rsidRPr="007F709E">
          <w:rPr>
            <w:rFonts w:ascii="Times New Roman" w:eastAsia="Times New Roman" w:hAnsi="Times New Roman" w:cs="Times New Roman"/>
            <w:sz w:val="24"/>
            <w:szCs w:val="24"/>
            <w:u w:val="single"/>
            <w:rPrChange w:id="3990" w:author="SHAHZAIB KHAN" w:date="2026-10-07T21:11:00Z" w16du:dateUtc="2026-10-07T16:11:00Z">
              <w:rPr>
                <w:rFonts w:ascii="Times New Roman" w:eastAsia="Times New Roman" w:hAnsi="Times New Roman" w:cs="Times New Roman"/>
                <w:b/>
                <w:bCs/>
                <w:sz w:val="24"/>
                <w:szCs w:val="24"/>
                <w:u w:val="single"/>
              </w:rPr>
            </w:rPrChange>
          </w:rPr>
          <w:t>.</w:t>
        </w:r>
      </w:ins>
    </w:p>
    <w:p w14:paraId="79A0E3A5" w14:textId="77777777" w:rsidR="00C526BA" w:rsidRPr="007F709E" w:rsidRDefault="00C526BA" w:rsidP="00C526BA">
      <w:pPr>
        <w:numPr>
          <w:ilvl w:val="0"/>
          <w:numId w:val="68"/>
        </w:numPr>
        <w:spacing w:before="100" w:beforeAutospacing="1" w:after="100" w:afterAutospacing="1" w:line="240" w:lineRule="auto"/>
        <w:rPr>
          <w:ins w:id="3991" w:author="SHAHZAIB KHAN" w:date="2026-10-07T20:48:00Z"/>
          <w:rFonts w:ascii="Times New Roman" w:eastAsia="Times New Roman" w:hAnsi="Times New Roman" w:cs="Times New Roman"/>
          <w:sz w:val="24"/>
          <w:szCs w:val="24"/>
          <w:u w:val="single"/>
          <w:rPrChange w:id="3992" w:author="SHAHZAIB KHAN" w:date="2026-10-07T21:11:00Z" w16du:dateUtc="2026-10-07T16:11:00Z">
            <w:rPr>
              <w:ins w:id="3993" w:author="SHAHZAIB KHAN" w:date="2026-10-07T20:48:00Z"/>
              <w:rFonts w:ascii="Times New Roman" w:eastAsia="Times New Roman" w:hAnsi="Times New Roman" w:cs="Times New Roman"/>
              <w:b/>
              <w:bCs/>
              <w:sz w:val="24"/>
              <w:szCs w:val="24"/>
              <w:u w:val="single"/>
            </w:rPr>
          </w:rPrChange>
        </w:rPr>
      </w:pPr>
      <w:ins w:id="3994" w:author="SHAHZAIB KHAN" w:date="2026-10-07T20:48:00Z">
        <w:r w:rsidRPr="007F709E">
          <w:rPr>
            <w:rFonts w:ascii="Times New Roman" w:eastAsia="Times New Roman" w:hAnsi="Times New Roman" w:cs="Times New Roman"/>
            <w:sz w:val="24"/>
            <w:szCs w:val="24"/>
            <w:u w:val="single"/>
            <w:rPrChange w:id="3995" w:author="SHAHZAIB KHAN" w:date="2026-10-07T21:11:00Z" w16du:dateUtc="2026-10-07T16:11:00Z">
              <w:rPr>
                <w:rFonts w:ascii="Times New Roman" w:eastAsia="Times New Roman" w:hAnsi="Times New Roman" w:cs="Times New Roman"/>
                <w:b/>
                <w:bCs/>
                <w:sz w:val="24"/>
                <w:szCs w:val="24"/>
                <w:u w:val="single"/>
              </w:rPr>
            </w:rPrChange>
          </w:rPr>
          <w:t>The system sets the order status to Booked.</w:t>
        </w:r>
      </w:ins>
    </w:p>
    <w:p w14:paraId="2C4A3B69" w14:textId="77777777" w:rsidR="00C526BA" w:rsidRPr="007F709E" w:rsidRDefault="00C526BA" w:rsidP="00C526BA">
      <w:pPr>
        <w:numPr>
          <w:ilvl w:val="0"/>
          <w:numId w:val="68"/>
        </w:numPr>
        <w:spacing w:before="100" w:beforeAutospacing="1" w:after="100" w:afterAutospacing="1" w:line="240" w:lineRule="auto"/>
        <w:rPr>
          <w:ins w:id="3996" w:author="SHAHZAIB KHAN" w:date="2026-10-07T20:48:00Z"/>
          <w:rFonts w:ascii="Times New Roman" w:eastAsia="Times New Roman" w:hAnsi="Times New Roman" w:cs="Times New Roman"/>
          <w:sz w:val="24"/>
          <w:szCs w:val="24"/>
          <w:u w:val="single"/>
          <w:rPrChange w:id="3997" w:author="SHAHZAIB KHAN" w:date="2026-10-07T21:11:00Z" w16du:dateUtc="2026-10-07T16:11:00Z">
            <w:rPr>
              <w:ins w:id="3998" w:author="SHAHZAIB KHAN" w:date="2026-10-07T20:48:00Z"/>
              <w:rFonts w:ascii="Times New Roman" w:eastAsia="Times New Roman" w:hAnsi="Times New Roman" w:cs="Times New Roman"/>
              <w:b/>
              <w:bCs/>
              <w:sz w:val="24"/>
              <w:szCs w:val="24"/>
              <w:u w:val="single"/>
            </w:rPr>
          </w:rPrChange>
        </w:rPr>
      </w:pPr>
      <w:ins w:id="3999" w:author="SHAHZAIB KHAN" w:date="2026-10-07T20:48:00Z">
        <w:r w:rsidRPr="007F709E">
          <w:rPr>
            <w:rFonts w:ascii="Times New Roman" w:eastAsia="Times New Roman" w:hAnsi="Times New Roman" w:cs="Times New Roman"/>
            <w:sz w:val="24"/>
            <w:szCs w:val="24"/>
            <w:u w:val="single"/>
            <w:rPrChange w:id="4000" w:author="SHAHZAIB KHAN" w:date="2026-10-07T21:11:00Z" w16du:dateUtc="2026-10-07T16:11:00Z">
              <w:rPr>
                <w:rFonts w:ascii="Times New Roman" w:eastAsia="Times New Roman" w:hAnsi="Times New Roman" w:cs="Times New Roman"/>
                <w:b/>
                <w:bCs/>
                <w:sz w:val="24"/>
                <w:szCs w:val="24"/>
                <w:u w:val="single"/>
              </w:rPr>
            </w:rPrChange>
          </w:rPr>
          <w:t>The system displays the Order ID, confirmation, status, and deadline.</w:t>
        </w:r>
      </w:ins>
    </w:p>
    <w:p w14:paraId="36D5F866" w14:textId="77777777" w:rsidR="00C526BA" w:rsidRPr="007F709E" w:rsidRDefault="00C526BA" w:rsidP="00C526BA">
      <w:pPr>
        <w:numPr>
          <w:ilvl w:val="0"/>
          <w:numId w:val="68"/>
        </w:numPr>
        <w:spacing w:before="100" w:beforeAutospacing="1" w:after="100" w:afterAutospacing="1" w:line="240" w:lineRule="auto"/>
        <w:rPr>
          <w:ins w:id="4001" w:author="SHAHZAIB KHAN" w:date="2026-10-07T20:48:00Z"/>
          <w:rFonts w:ascii="Times New Roman" w:eastAsia="Times New Roman" w:hAnsi="Times New Roman" w:cs="Times New Roman"/>
          <w:sz w:val="24"/>
          <w:szCs w:val="24"/>
          <w:u w:val="single"/>
          <w:rPrChange w:id="4002" w:author="SHAHZAIB KHAN" w:date="2026-10-07T21:11:00Z" w16du:dateUtc="2026-10-07T16:11:00Z">
            <w:rPr>
              <w:ins w:id="4003" w:author="SHAHZAIB KHAN" w:date="2026-10-07T20:48:00Z"/>
              <w:rFonts w:ascii="Times New Roman" w:eastAsia="Times New Roman" w:hAnsi="Times New Roman" w:cs="Times New Roman"/>
              <w:b/>
              <w:bCs/>
              <w:sz w:val="24"/>
              <w:szCs w:val="24"/>
              <w:u w:val="single"/>
            </w:rPr>
          </w:rPrChange>
        </w:rPr>
      </w:pPr>
      <w:ins w:id="4004" w:author="SHAHZAIB KHAN" w:date="2026-10-07T20:48:00Z">
        <w:r w:rsidRPr="007F709E">
          <w:rPr>
            <w:rFonts w:ascii="Times New Roman" w:eastAsia="Times New Roman" w:hAnsi="Times New Roman" w:cs="Times New Roman"/>
            <w:sz w:val="24"/>
            <w:szCs w:val="24"/>
            <w:u w:val="single"/>
            <w:rPrChange w:id="4005" w:author="SHAHZAIB KHAN" w:date="2026-10-07T21:11:00Z" w16du:dateUtc="2026-10-07T16:11:00Z">
              <w:rPr>
                <w:rFonts w:ascii="Times New Roman" w:eastAsia="Times New Roman" w:hAnsi="Times New Roman" w:cs="Times New Roman"/>
                <w:b/>
                <w:bCs/>
                <w:sz w:val="24"/>
                <w:szCs w:val="24"/>
                <w:u w:val="single"/>
              </w:rPr>
            </w:rPrChange>
          </w:rPr>
          <w:t xml:space="preserve">The customer can proceed </w:t>
        </w:r>
        <w:proofErr w:type="gramStart"/>
        <w:r w:rsidRPr="007F709E">
          <w:rPr>
            <w:rFonts w:ascii="Times New Roman" w:eastAsia="Times New Roman" w:hAnsi="Times New Roman" w:cs="Times New Roman"/>
            <w:sz w:val="24"/>
            <w:szCs w:val="24"/>
            <w:u w:val="single"/>
            <w:rPrChange w:id="4006" w:author="SHAHZAIB KHAN" w:date="2026-10-07T21:11:00Z" w16du:dateUtc="2026-10-07T16:11:00Z">
              <w:rPr>
                <w:rFonts w:ascii="Times New Roman" w:eastAsia="Times New Roman" w:hAnsi="Times New Roman" w:cs="Times New Roman"/>
                <w:b/>
                <w:bCs/>
                <w:sz w:val="24"/>
                <w:szCs w:val="24"/>
                <w:u w:val="single"/>
              </w:rPr>
            </w:rPrChange>
          </w:rPr>
          <w:t>to</w:t>
        </w:r>
        <w:proofErr w:type="gramEnd"/>
        <w:r w:rsidRPr="007F709E">
          <w:rPr>
            <w:rFonts w:ascii="Times New Roman" w:eastAsia="Times New Roman" w:hAnsi="Times New Roman" w:cs="Times New Roman"/>
            <w:sz w:val="24"/>
            <w:szCs w:val="24"/>
            <w:u w:val="single"/>
            <w:rPrChange w:id="4007" w:author="SHAHZAIB KHAN" w:date="2026-10-07T21:11:00Z" w16du:dateUtc="2026-10-07T16:11:00Z">
              <w:rPr>
                <w:rFonts w:ascii="Times New Roman" w:eastAsia="Times New Roman" w:hAnsi="Times New Roman" w:cs="Times New Roman"/>
                <w:b/>
                <w:bCs/>
                <w:sz w:val="24"/>
                <w:szCs w:val="24"/>
                <w:u w:val="single"/>
              </w:rPr>
            </w:rPrChange>
          </w:rPr>
          <w:t xml:space="preserve"> the Make Payment use case.</w:t>
        </w:r>
      </w:ins>
    </w:p>
    <w:p w14:paraId="49A71EF2" w14:textId="77777777" w:rsidR="00C526BA" w:rsidRPr="007F709E" w:rsidRDefault="00C526BA" w:rsidP="00C526BA">
      <w:pPr>
        <w:spacing w:before="100" w:beforeAutospacing="1" w:after="100" w:afterAutospacing="1" w:line="240" w:lineRule="auto"/>
        <w:ind w:left="720"/>
        <w:rPr>
          <w:ins w:id="4008" w:author="SHAHZAIB KHAN" w:date="2026-10-07T20:48:00Z"/>
          <w:rFonts w:ascii="Times New Roman" w:eastAsia="Times New Roman" w:hAnsi="Times New Roman" w:cs="Times New Roman"/>
          <w:sz w:val="24"/>
          <w:szCs w:val="24"/>
          <w:u w:val="single"/>
          <w:rPrChange w:id="4009" w:author="SHAHZAIB KHAN" w:date="2026-10-07T21:11:00Z" w16du:dateUtc="2026-10-07T16:11:00Z">
            <w:rPr>
              <w:ins w:id="4010" w:author="SHAHZAIB KHAN" w:date="2026-10-07T20:48:00Z"/>
              <w:rFonts w:ascii="Times New Roman" w:eastAsia="Times New Roman" w:hAnsi="Times New Roman" w:cs="Times New Roman"/>
              <w:b/>
              <w:bCs/>
              <w:sz w:val="24"/>
              <w:szCs w:val="24"/>
              <w:u w:val="single"/>
            </w:rPr>
          </w:rPrChange>
        </w:rPr>
      </w:pPr>
      <w:ins w:id="4011" w:author="SHAHZAIB KHAN" w:date="2026-10-07T20:48:00Z">
        <w:r w:rsidRPr="007F709E">
          <w:rPr>
            <w:rFonts w:ascii="Times New Roman" w:eastAsia="Times New Roman" w:hAnsi="Times New Roman" w:cs="Times New Roman"/>
            <w:sz w:val="24"/>
            <w:szCs w:val="24"/>
            <w:u w:val="single"/>
            <w:rPrChange w:id="4012" w:author="SHAHZAIB KHAN" w:date="2026-10-07T21:11:00Z" w16du:dateUtc="2026-10-07T16:11:00Z">
              <w:rPr>
                <w:rFonts w:ascii="Times New Roman" w:eastAsia="Times New Roman" w:hAnsi="Times New Roman" w:cs="Times New Roman"/>
                <w:b/>
                <w:bCs/>
                <w:sz w:val="24"/>
                <w:szCs w:val="24"/>
                <w:u w:val="single"/>
              </w:rPr>
            </w:rPrChange>
          </w:rPr>
          <w:t>4. Alternative Flows</w:t>
        </w:r>
      </w:ins>
    </w:p>
    <w:p w14:paraId="2B5B051A" w14:textId="77777777" w:rsidR="00C526BA" w:rsidRPr="007F709E" w:rsidRDefault="00C526BA" w:rsidP="00C526BA">
      <w:pPr>
        <w:spacing w:before="100" w:beforeAutospacing="1" w:after="100" w:afterAutospacing="1" w:line="240" w:lineRule="auto"/>
        <w:ind w:left="720"/>
        <w:rPr>
          <w:ins w:id="4013" w:author="SHAHZAIB KHAN" w:date="2026-10-07T20:48:00Z"/>
          <w:rFonts w:ascii="Times New Roman" w:eastAsia="Times New Roman" w:hAnsi="Times New Roman" w:cs="Times New Roman"/>
          <w:sz w:val="24"/>
          <w:szCs w:val="24"/>
          <w:u w:val="single"/>
          <w:rPrChange w:id="4014" w:author="SHAHZAIB KHAN" w:date="2026-10-07T21:11:00Z" w16du:dateUtc="2026-10-07T16:11:00Z">
            <w:rPr>
              <w:ins w:id="4015" w:author="SHAHZAIB KHAN" w:date="2026-10-07T20:48:00Z"/>
              <w:rFonts w:ascii="Times New Roman" w:eastAsia="Times New Roman" w:hAnsi="Times New Roman" w:cs="Times New Roman"/>
              <w:b/>
              <w:bCs/>
              <w:sz w:val="24"/>
              <w:szCs w:val="24"/>
              <w:u w:val="single"/>
            </w:rPr>
          </w:rPrChange>
        </w:rPr>
      </w:pPr>
      <w:ins w:id="4016" w:author="SHAHZAIB KHAN" w:date="2026-10-07T20:48:00Z">
        <w:r w:rsidRPr="007F709E">
          <w:rPr>
            <w:rFonts w:ascii="Times New Roman" w:eastAsia="Times New Roman" w:hAnsi="Times New Roman" w:cs="Times New Roman"/>
            <w:sz w:val="24"/>
            <w:szCs w:val="24"/>
            <w:u w:val="single"/>
            <w:rPrChange w:id="4017" w:author="SHAHZAIB KHAN" w:date="2026-10-07T21:11:00Z" w16du:dateUtc="2026-10-07T16:11:00Z">
              <w:rPr>
                <w:rFonts w:ascii="Times New Roman" w:eastAsia="Times New Roman" w:hAnsi="Times New Roman" w:cs="Times New Roman"/>
                <w:b/>
                <w:bCs/>
                <w:sz w:val="24"/>
                <w:szCs w:val="24"/>
                <w:u w:val="single"/>
              </w:rPr>
            </w:rPrChange>
          </w:rPr>
          <w:t>4.1 Change Order Details</w:t>
        </w:r>
      </w:ins>
    </w:p>
    <w:p w14:paraId="5DDF9275" w14:textId="77777777" w:rsidR="00C526BA" w:rsidRPr="007F709E" w:rsidRDefault="00C526BA" w:rsidP="00C526BA">
      <w:pPr>
        <w:numPr>
          <w:ilvl w:val="0"/>
          <w:numId w:val="69"/>
        </w:numPr>
        <w:spacing w:before="100" w:beforeAutospacing="1" w:after="100" w:afterAutospacing="1" w:line="240" w:lineRule="auto"/>
        <w:rPr>
          <w:ins w:id="4018" w:author="SHAHZAIB KHAN" w:date="2026-10-07T20:48:00Z"/>
          <w:rFonts w:ascii="Times New Roman" w:eastAsia="Times New Roman" w:hAnsi="Times New Roman" w:cs="Times New Roman"/>
          <w:sz w:val="24"/>
          <w:szCs w:val="24"/>
          <w:u w:val="single"/>
          <w:rPrChange w:id="4019" w:author="SHAHZAIB KHAN" w:date="2026-10-07T21:11:00Z" w16du:dateUtc="2026-10-07T16:11:00Z">
            <w:rPr>
              <w:ins w:id="4020" w:author="SHAHZAIB KHAN" w:date="2026-10-07T20:48:00Z"/>
              <w:rFonts w:ascii="Times New Roman" w:eastAsia="Times New Roman" w:hAnsi="Times New Roman" w:cs="Times New Roman"/>
              <w:b/>
              <w:bCs/>
              <w:sz w:val="24"/>
              <w:szCs w:val="24"/>
              <w:u w:val="single"/>
            </w:rPr>
          </w:rPrChange>
        </w:rPr>
      </w:pPr>
      <w:ins w:id="4021" w:author="SHAHZAIB KHAN" w:date="2026-10-07T20:48:00Z">
        <w:r w:rsidRPr="007F709E">
          <w:rPr>
            <w:rFonts w:ascii="Times New Roman" w:eastAsia="Times New Roman" w:hAnsi="Times New Roman" w:cs="Times New Roman"/>
            <w:sz w:val="24"/>
            <w:szCs w:val="24"/>
            <w:u w:val="single"/>
            <w:rPrChange w:id="4022" w:author="SHAHZAIB KHAN" w:date="2026-10-07T21:11:00Z" w16du:dateUtc="2026-10-07T16:11:00Z">
              <w:rPr>
                <w:rFonts w:ascii="Times New Roman" w:eastAsia="Times New Roman" w:hAnsi="Times New Roman" w:cs="Times New Roman"/>
                <w:b/>
                <w:bCs/>
                <w:sz w:val="24"/>
                <w:szCs w:val="24"/>
                <w:u w:val="single"/>
              </w:rPr>
            </w:rPrChange>
          </w:rPr>
          <w:t>The customer chooses to edit the order.</w:t>
        </w:r>
      </w:ins>
    </w:p>
    <w:p w14:paraId="65026E70" w14:textId="77777777" w:rsidR="00C526BA" w:rsidRPr="007F709E" w:rsidRDefault="00C526BA" w:rsidP="00C526BA">
      <w:pPr>
        <w:numPr>
          <w:ilvl w:val="0"/>
          <w:numId w:val="69"/>
        </w:numPr>
        <w:spacing w:before="100" w:beforeAutospacing="1" w:after="100" w:afterAutospacing="1" w:line="240" w:lineRule="auto"/>
        <w:rPr>
          <w:ins w:id="4023" w:author="SHAHZAIB KHAN" w:date="2026-10-07T20:48:00Z"/>
          <w:rFonts w:ascii="Times New Roman" w:eastAsia="Times New Roman" w:hAnsi="Times New Roman" w:cs="Times New Roman"/>
          <w:sz w:val="24"/>
          <w:szCs w:val="24"/>
          <w:u w:val="single"/>
          <w:rPrChange w:id="4024" w:author="SHAHZAIB KHAN" w:date="2026-10-07T21:11:00Z" w16du:dateUtc="2026-10-07T16:11:00Z">
            <w:rPr>
              <w:ins w:id="4025" w:author="SHAHZAIB KHAN" w:date="2026-10-07T20:48:00Z"/>
              <w:rFonts w:ascii="Times New Roman" w:eastAsia="Times New Roman" w:hAnsi="Times New Roman" w:cs="Times New Roman"/>
              <w:b/>
              <w:bCs/>
              <w:sz w:val="24"/>
              <w:szCs w:val="24"/>
              <w:u w:val="single"/>
            </w:rPr>
          </w:rPrChange>
        </w:rPr>
      </w:pPr>
      <w:ins w:id="4026" w:author="SHAHZAIB KHAN" w:date="2026-10-07T20:48:00Z">
        <w:r w:rsidRPr="007F709E">
          <w:rPr>
            <w:rFonts w:ascii="Times New Roman" w:eastAsia="Times New Roman" w:hAnsi="Times New Roman" w:cs="Times New Roman"/>
            <w:sz w:val="24"/>
            <w:szCs w:val="24"/>
            <w:u w:val="single"/>
            <w:rPrChange w:id="4027" w:author="SHAHZAIB KHAN" w:date="2026-10-07T21:11:00Z" w16du:dateUtc="2026-10-07T16:11:00Z">
              <w:rPr>
                <w:rFonts w:ascii="Times New Roman" w:eastAsia="Times New Roman" w:hAnsi="Times New Roman" w:cs="Times New Roman"/>
                <w:b/>
                <w:bCs/>
                <w:sz w:val="24"/>
                <w:szCs w:val="24"/>
                <w:u w:val="single"/>
              </w:rPr>
            </w:rPrChange>
          </w:rPr>
          <w:t>The customer changes the items or quantities.</w:t>
        </w:r>
      </w:ins>
    </w:p>
    <w:p w14:paraId="2953BA05" w14:textId="77777777" w:rsidR="00C526BA" w:rsidRPr="007F709E" w:rsidRDefault="00C526BA" w:rsidP="00C526BA">
      <w:pPr>
        <w:numPr>
          <w:ilvl w:val="0"/>
          <w:numId w:val="69"/>
        </w:numPr>
        <w:spacing w:before="100" w:beforeAutospacing="1" w:after="100" w:afterAutospacing="1" w:line="240" w:lineRule="auto"/>
        <w:rPr>
          <w:ins w:id="4028" w:author="SHAHZAIB KHAN" w:date="2026-10-07T20:48:00Z"/>
          <w:rFonts w:ascii="Times New Roman" w:eastAsia="Times New Roman" w:hAnsi="Times New Roman" w:cs="Times New Roman"/>
          <w:sz w:val="24"/>
          <w:szCs w:val="24"/>
          <w:u w:val="single"/>
          <w:rPrChange w:id="4029" w:author="SHAHZAIB KHAN" w:date="2026-10-07T21:11:00Z" w16du:dateUtc="2026-10-07T16:11:00Z">
            <w:rPr>
              <w:ins w:id="4030" w:author="SHAHZAIB KHAN" w:date="2026-10-07T20:48:00Z"/>
              <w:rFonts w:ascii="Times New Roman" w:eastAsia="Times New Roman" w:hAnsi="Times New Roman" w:cs="Times New Roman"/>
              <w:b/>
              <w:bCs/>
              <w:sz w:val="24"/>
              <w:szCs w:val="24"/>
              <w:u w:val="single"/>
            </w:rPr>
          </w:rPrChange>
        </w:rPr>
      </w:pPr>
      <w:ins w:id="4031" w:author="SHAHZAIB KHAN" w:date="2026-10-07T20:48:00Z">
        <w:r w:rsidRPr="007F709E">
          <w:rPr>
            <w:rFonts w:ascii="Times New Roman" w:eastAsia="Times New Roman" w:hAnsi="Times New Roman" w:cs="Times New Roman"/>
            <w:sz w:val="24"/>
            <w:szCs w:val="24"/>
            <w:u w:val="single"/>
            <w:rPrChange w:id="4032" w:author="SHAHZAIB KHAN" w:date="2026-10-07T21:11:00Z" w16du:dateUtc="2026-10-07T16:11:00Z">
              <w:rPr>
                <w:rFonts w:ascii="Times New Roman" w:eastAsia="Times New Roman" w:hAnsi="Times New Roman" w:cs="Times New Roman"/>
                <w:b/>
                <w:bCs/>
                <w:sz w:val="24"/>
                <w:szCs w:val="24"/>
                <w:u w:val="single"/>
              </w:rPr>
            </w:rPrChange>
          </w:rPr>
          <w:t>The system updates the order details and total amount.</w:t>
        </w:r>
      </w:ins>
    </w:p>
    <w:p w14:paraId="0C142AE9" w14:textId="77777777" w:rsidR="00C526BA" w:rsidRPr="007F709E" w:rsidRDefault="00C526BA" w:rsidP="00C526BA">
      <w:pPr>
        <w:numPr>
          <w:ilvl w:val="0"/>
          <w:numId w:val="69"/>
        </w:numPr>
        <w:spacing w:before="100" w:beforeAutospacing="1" w:after="100" w:afterAutospacing="1" w:line="240" w:lineRule="auto"/>
        <w:rPr>
          <w:ins w:id="4033" w:author="SHAHZAIB KHAN" w:date="2026-10-07T20:48:00Z"/>
          <w:rFonts w:ascii="Times New Roman" w:eastAsia="Times New Roman" w:hAnsi="Times New Roman" w:cs="Times New Roman"/>
          <w:sz w:val="24"/>
          <w:szCs w:val="24"/>
          <w:u w:val="single"/>
          <w:rPrChange w:id="4034" w:author="SHAHZAIB KHAN" w:date="2026-10-07T21:11:00Z" w16du:dateUtc="2026-10-07T16:11:00Z">
            <w:rPr>
              <w:ins w:id="4035" w:author="SHAHZAIB KHAN" w:date="2026-10-07T20:48:00Z"/>
              <w:rFonts w:ascii="Times New Roman" w:eastAsia="Times New Roman" w:hAnsi="Times New Roman" w:cs="Times New Roman"/>
              <w:b/>
              <w:bCs/>
              <w:sz w:val="24"/>
              <w:szCs w:val="24"/>
              <w:u w:val="single"/>
            </w:rPr>
          </w:rPrChange>
        </w:rPr>
      </w:pPr>
      <w:ins w:id="4036" w:author="SHAHZAIB KHAN" w:date="2026-10-07T20:48:00Z">
        <w:r w:rsidRPr="007F709E">
          <w:rPr>
            <w:rFonts w:ascii="Times New Roman" w:eastAsia="Times New Roman" w:hAnsi="Times New Roman" w:cs="Times New Roman"/>
            <w:sz w:val="24"/>
            <w:szCs w:val="24"/>
            <w:u w:val="single"/>
            <w:rPrChange w:id="4037" w:author="SHAHZAIB KHAN" w:date="2026-10-07T21:11:00Z" w16du:dateUtc="2026-10-07T16:11:00Z">
              <w:rPr>
                <w:rFonts w:ascii="Times New Roman" w:eastAsia="Times New Roman" w:hAnsi="Times New Roman" w:cs="Times New Roman"/>
                <w:b/>
                <w:bCs/>
                <w:sz w:val="24"/>
                <w:szCs w:val="24"/>
                <w:u w:val="single"/>
              </w:rPr>
            </w:rPrChange>
          </w:rPr>
          <w:t>The customer confirms the updated order.</w:t>
        </w:r>
      </w:ins>
    </w:p>
    <w:p w14:paraId="7CBEDEFE" w14:textId="77777777" w:rsidR="00C526BA" w:rsidRPr="007F709E" w:rsidRDefault="00C526BA" w:rsidP="00C526BA">
      <w:pPr>
        <w:spacing w:before="100" w:beforeAutospacing="1" w:after="100" w:afterAutospacing="1" w:line="240" w:lineRule="auto"/>
        <w:ind w:left="720"/>
        <w:rPr>
          <w:ins w:id="4038" w:author="SHAHZAIB KHAN" w:date="2026-10-07T20:48:00Z"/>
          <w:rFonts w:ascii="Times New Roman" w:eastAsia="Times New Roman" w:hAnsi="Times New Roman" w:cs="Times New Roman"/>
          <w:sz w:val="24"/>
          <w:szCs w:val="24"/>
          <w:u w:val="single"/>
          <w:rPrChange w:id="4039" w:author="SHAHZAIB KHAN" w:date="2026-10-07T21:11:00Z" w16du:dateUtc="2026-10-07T16:11:00Z">
            <w:rPr>
              <w:ins w:id="4040" w:author="SHAHZAIB KHAN" w:date="2026-10-07T20:48:00Z"/>
              <w:rFonts w:ascii="Times New Roman" w:eastAsia="Times New Roman" w:hAnsi="Times New Roman" w:cs="Times New Roman"/>
              <w:b/>
              <w:bCs/>
              <w:sz w:val="24"/>
              <w:szCs w:val="24"/>
              <w:u w:val="single"/>
            </w:rPr>
          </w:rPrChange>
        </w:rPr>
      </w:pPr>
      <w:ins w:id="4041" w:author="SHAHZAIB KHAN" w:date="2026-10-07T20:48:00Z">
        <w:r w:rsidRPr="007F709E">
          <w:rPr>
            <w:rFonts w:ascii="Times New Roman" w:eastAsia="Times New Roman" w:hAnsi="Times New Roman" w:cs="Times New Roman"/>
            <w:sz w:val="24"/>
            <w:szCs w:val="24"/>
            <w:u w:val="single"/>
            <w:rPrChange w:id="4042" w:author="SHAHZAIB KHAN" w:date="2026-10-07T21:11:00Z" w16du:dateUtc="2026-10-07T16:11:00Z">
              <w:rPr>
                <w:rFonts w:ascii="Times New Roman" w:eastAsia="Times New Roman" w:hAnsi="Times New Roman" w:cs="Times New Roman"/>
                <w:b/>
                <w:bCs/>
                <w:sz w:val="24"/>
                <w:szCs w:val="24"/>
                <w:u w:val="single"/>
              </w:rPr>
            </w:rPrChange>
          </w:rPr>
          <w:t>4.2 Change Order Deadline</w:t>
        </w:r>
      </w:ins>
    </w:p>
    <w:p w14:paraId="417DB8E0" w14:textId="77777777" w:rsidR="00C526BA" w:rsidRPr="007F709E" w:rsidRDefault="00C526BA" w:rsidP="00C526BA">
      <w:pPr>
        <w:numPr>
          <w:ilvl w:val="0"/>
          <w:numId w:val="70"/>
        </w:numPr>
        <w:spacing w:before="100" w:beforeAutospacing="1" w:after="100" w:afterAutospacing="1" w:line="240" w:lineRule="auto"/>
        <w:rPr>
          <w:ins w:id="4043" w:author="SHAHZAIB KHAN" w:date="2026-10-07T20:48:00Z"/>
          <w:rFonts w:ascii="Times New Roman" w:eastAsia="Times New Roman" w:hAnsi="Times New Roman" w:cs="Times New Roman"/>
          <w:sz w:val="24"/>
          <w:szCs w:val="24"/>
          <w:u w:val="single"/>
          <w:rPrChange w:id="4044" w:author="SHAHZAIB KHAN" w:date="2026-10-07T21:11:00Z" w16du:dateUtc="2026-10-07T16:11:00Z">
            <w:rPr>
              <w:ins w:id="4045" w:author="SHAHZAIB KHAN" w:date="2026-10-07T20:48:00Z"/>
              <w:rFonts w:ascii="Times New Roman" w:eastAsia="Times New Roman" w:hAnsi="Times New Roman" w:cs="Times New Roman"/>
              <w:b/>
              <w:bCs/>
              <w:sz w:val="24"/>
              <w:szCs w:val="24"/>
              <w:u w:val="single"/>
            </w:rPr>
          </w:rPrChange>
        </w:rPr>
      </w:pPr>
      <w:ins w:id="4046" w:author="SHAHZAIB KHAN" w:date="2026-10-07T20:48:00Z">
        <w:r w:rsidRPr="007F709E">
          <w:rPr>
            <w:rFonts w:ascii="Times New Roman" w:eastAsia="Times New Roman" w:hAnsi="Times New Roman" w:cs="Times New Roman"/>
            <w:sz w:val="24"/>
            <w:szCs w:val="24"/>
            <w:u w:val="single"/>
            <w:rPrChange w:id="4047" w:author="SHAHZAIB KHAN" w:date="2026-10-07T21:11:00Z" w16du:dateUtc="2026-10-07T16:11:00Z">
              <w:rPr>
                <w:rFonts w:ascii="Times New Roman" w:eastAsia="Times New Roman" w:hAnsi="Times New Roman" w:cs="Times New Roman"/>
                <w:b/>
                <w:bCs/>
                <w:sz w:val="24"/>
                <w:szCs w:val="24"/>
                <w:u w:val="single"/>
              </w:rPr>
            </w:rPrChange>
          </w:rPr>
          <w:t>The customer enters a different deadline.</w:t>
        </w:r>
      </w:ins>
    </w:p>
    <w:p w14:paraId="0F2A33EF" w14:textId="77777777" w:rsidR="00C526BA" w:rsidRPr="007F709E" w:rsidRDefault="00C526BA" w:rsidP="00C526BA">
      <w:pPr>
        <w:numPr>
          <w:ilvl w:val="0"/>
          <w:numId w:val="70"/>
        </w:numPr>
        <w:spacing w:before="100" w:beforeAutospacing="1" w:after="100" w:afterAutospacing="1" w:line="240" w:lineRule="auto"/>
        <w:rPr>
          <w:ins w:id="4048" w:author="SHAHZAIB KHAN" w:date="2026-10-07T20:48:00Z"/>
          <w:rFonts w:ascii="Times New Roman" w:eastAsia="Times New Roman" w:hAnsi="Times New Roman" w:cs="Times New Roman"/>
          <w:sz w:val="24"/>
          <w:szCs w:val="24"/>
          <w:u w:val="single"/>
          <w:rPrChange w:id="4049" w:author="SHAHZAIB KHAN" w:date="2026-10-07T21:11:00Z" w16du:dateUtc="2026-10-07T16:11:00Z">
            <w:rPr>
              <w:ins w:id="4050" w:author="SHAHZAIB KHAN" w:date="2026-10-07T20:48:00Z"/>
              <w:rFonts w:ascii="Times New Roman" w:eastAsia="Times New Roman" w:hAnsi="Times New Roman" w:cs="Times New Roman"/>
              <w:b/>
              <w:bCs/>
              <w:sz w:val="24"/>
              <w:szCs w:val="24"/>
              <w:u w:val="single"/>
            </w:rPr>
          </w:rPrChange>
        </w:rPr>
      </w:pPr>
      <w:ins w:id="4051" w:author="SHAHZAIB KHAN" w:date="2026-10-07T20:48:00Z">
        <w:r w:rsidRPr="007F709E">
          <w:rPr>
            <w:rFonts w:ascii="Times New Roman" w:eastAsia="Times New Roman" w:hAnsi="Times New Roman" w:cs="Times New Roman"/>
            <w:sz w:val="24"/>
            <w:szCs w:val="24"/>
            <w:u w:val="single"/>
            <w:rPrChange w:id="4052" w:author="SHAHZAIB KHAN" w:date="2026-10-07T21:11:00Z" w16du:dateUtc="2026-10-07T16:11:00Z">
              <w:rPr>
                <w:rFonts w:ascii="Times New Roman" w:eastAsia="Times New Roman" w:hAnsi="Times New Roman" w:cs="Times New Roman"/>
                <w:b/>
                <w:bCs/>
                <w:sz w:val="24"/>
                <w:szCs w:val="24"/>
                <w:u w:val="single"/>
              </w:rPr>
            </w:rPrChange>
          </w:rPr>
          <w:t>The system validates the new deadline.</w:t>
        </w:r>
      </w:ins>
    </w:p>
    <w:p w14:paraId="61170108" w14:textId="77777777" w:rsidR="00C526BA" w:rsidRPr="007F709E" w:rsidRDefault="00C526BA" w:rsidP="00C526BA">
      <w:pPr>
        <w:numPr>
          <w:ilvl w:val="0"/>
          <w:numId w:val="70"/>
        </w:numPr>
        <w:spacing w:before="100" w:beforeAutospacing="1" w:after="100" w:afterAutospacing="1" w:line="240" w:lineRule="auto"/>
        <w:rPr>
          <w:ins w:id="4053" w:author="SHAHZAIB KHAN" w:date="2026-10-07T20:48:00Z"/>
          <w:rFonts w:ascii="Times New Roman" w:eastAsia="Times New Roman" w:hAnsi="Times New Roman" w:cs="Times New Roman"/>
          <w:sz w:val="24"/>
          <w:szCs w:val="24"/>
          <w:u w:val="single"/>
          <w:rPrChange w:id="4054" w:author="SHAHZAIB KHAN" w:date="2026-10-07T21:11:00Z" w16du:dateUtc="2026-10-07T16:11:00Z">
            <w:rPr>
              <w:ins w:id="4055" w:author="SHAHZAIB KHAN" w:date="2026-10-07T20:48:00Z"/>
              <w:rFonts w:ascii="Times New Roman" w:eastAsia="Times New Roman" w:hAnsi="Times New Roman" w:cs="Times New Roman"/>
              <w:b/>
              <w:bCs/>
              <w:sz w:val="24"/>
              <w:szCs w:val="24"/>
              <w:u w:val="single"/>
            </w:rPr>
          </w:rPrChange>
        </w:rPr>
      </w:pPr>
      <w:ins w:id="4056" w:author="SHAHZAIB KHAN" w:date="2026-10-07T20:48:00Z">
        <w:r w:rsidRPr="007F709E">
          <w:rPr>
            <w:rFonts w:ascii="Times New Roman" w:eastAsia="Times New Roman" w:hAnsi="Times New Roman" w:cs="Times New Roman"/>
            <w:sz w:val="24"/>
            <w:szCs w:val="24"/>
            <w:u w:val="single"/>
            <w:rPrChange w:id="4057" w:author="SHAHZAIB KHAN" w:date="2026-10-07T21:11:00Z" w16du:dateUtc="2026-10-07T16:11:00Z">
              <w:rPr>
                <w:rFonts w:ascii="Times New Roman" w:eastAsia="Times New Roman" w:hAnsi="Times New Roman" w:cs="Times New Roman"/>
                <w:b/>
                <w:bCs/>
                <w:sz w:val="24"/>
                <w:szCs w:val="24"/>
                <w:u w:val="single"/>
              </w:rPr>
            </w:rPrChange>
          </w:rPr>
          <w:t>The system accepts the deadline if it is valid.</w:t>
        </w:r>
      </w:ins>
    </w:p>
    <w:p w14:paraId="4A8F8C5D" w14:textId="77777777" w:rsidR="00C526BA" w:rsidRPr="007F709E" w:rsidRDefault="00C526BA" w:rsidP="00C526BA">
      <w:pPr>
        <w:spacing w:before="100" w:beforeAutospacing="1" w:after="100" w:afterAutospacing="1" w:line="240" w:lineRule="auto"/>
        <w:ind w:left="720"/>
        <w:rPr>
          <w:ins w:id="4058" w:author="SHAHZAIB KHAN" w:date="2026-10-07T20:48:00Z"/>
          <w:rFonts w:ascii="Times New Roman" w:eastAsia="Times New Roman" w:hAnsi="Times New Roman" w:cs="Times New Roman"/>
          <w:sz w:val="24"/>
          <w:szCs w:val="24"/>
          <w:u w:val="single"/>
          <w:rPrChange w:id="4059" w:author="SHAHZAIB KHAN" w:date="2026-10-07T21:11:00Z" w16du:dateUtc="2026-10-07T16:11:00Z">
            <w:rPr>
              <w:ins w:id="4060" w:author="SHAHZAIB KHAN" w:date="2026-10-07T20:48:00Z"/>
              <w:rFonts w:ascii="Times New Roman" w:eastAsia="Times New Roman" w:hAnsi="Times New Roman" w:cs="Times New Roman"/>
              <w:b/>
              <w:bCs/>
              <w:sz w:val="24"/>
              <w:szCs w:val="24"/>
              <w:u w:val="single"/>
            </w:rPr>
          </w:rPrChange>
        </w:rPr>
      </w:pPr>
      <w:ins w:id="4061" w:author="SHAHZAIB KHAN" w:date="2026-10-07T20:48:00Z">
        <w:r w:rsidRPr="007F709E">
          <w:rPr>
            <w:rFonts w:ascii="Times New Roman" w:eastAsia="Times New Roman" w:hAnsi="Times New Roman" w:cs="Times New Roman"/>
            <w:sz w:val="24"/>
            <w:szCs w:val="24"/>
            <w:u w:val="single"/>
            <w:rPrChange w:id="4062" w:author="SHAHZAIB KHAN" w:date="2026-10-07T21:11:00Z" w16du:dateUtc="2026-10-07T16:11:00Z">
              <w:rPr>
                <w:rFonts w:ascii="Times New Roman" w:eastAsia="Times New Roman" w:hAnsi="Times New Roman" w:cs="Times New Roman"/>
                <w:b/>
                <w:bCs/>
                <w:sz w:val="24"/>
                <w:szCs w:val="24"/>
                <w:u w:val="single"/>
              </w:rPr>
            </w:rPrChange>
          </w:rPr>
          <w:t>4.3 Cancel Booking</w:t>
        </w:r>
      </w:ins>
    </w:p>
    <w:p w14:paraId="00089A50" w14:textId="77777777" w:rsidR="00C526BA" w:rsidRPr="007F709E" w:rsidRDefault="00C526BA" w:rsidP="00C526BA">
      <w:pPr>
        <w:numPr>
          <w:ilvl w:val="0"/>
          <w:numId w:val="71"/>
        </w:numPr>
        <w:spacing w:before="100" w:beforeAutospacing="1" w:after="100" w:afterAutospacing="1" w:line="240" w:lineRule="auto"/>
        <w:rPr>
          <w:ins w:id="4063" w:author="SHAHZAIB KHAN" w:date="2026-10-07T20:48:00Z"/>
          <w:rFonts w:ascii="Times New Roman" w:eastAsia="Times New Roman" w:hAnsi="Times New Roman" w:cs="Times New Roman"/>
          <w:sz w:val="24"/>
          <w:szCs w:val="24"/>
          <w:u w:val="single"/>
          <w:rPrChange w:id="4064" w:author="SHAHZAIB KHAN" w:date="2026-10-07T21:11:00Z" w16du:dateUtc="2026-10-07T16:11:00Z">
            <w:rPr>
              <w:ins w:id="4065" w:author="SHAHZAIB KHAN" w:date="2026-10-07T20:48:00Z"/>
              <w:rFonts w:ascii="Times New Roman" w:eastAsia="Times New Roman" w:hAnsi="Times New Roman" w:cs="Times New Roman"/>
              <w:b/>
              <w:bCs/>
              <w:sz w:val="24"/>
              <w:szCs w:val="24"/>
              <w:u w:val="single"/>
            </w:rPr>
          </w:rPrChange>
        </w:rPr>
      </w:pPr>
      <w:ins w:id="4066" w:author="SHAHZAIB KHAN" w:date="2026-10-07T20:48:00Z">
        <w:r w:rsidRPr="007F709E">
          <w:rPr>
            <w:rFonts w:ascii="Times New Roman" w:eastAsia="Times New Roman" w:hAnsi="Times New Roman" w:cs="Times New Roman"/>
            <w:sz w:val="24"/>
            <w:szCs w:val="24"/>
            <w:u w:val="single"/>
            <w:rPrChange w:id="4067" w:author="SHAHZAIB KHAN" w:date="2026-10-07T21:11:00Z" w16du:dateUtc="2026-10-07T16:11:00Z">
              <w:rPr>
                <w:rFonts w:ascii="Times New Roman" w:eastAsia="Times New Roman" w:hAnsi="Times New Roman" w:cs="Times New Roman"/>
                <w:b/>
                <w:bCs/>
                <w:sz w:val="24"/>
                <w:szCs w:val="24"/>
                <w:u w:val="single"/>
              </w:rPr>
            </w:rPrChange>
          </w:rPr>
          <w:t>The customer selects Cancel Order.</w:t>
        </w:r>
      </w:ins>
    </w:p>
    <w:p w14:paraId="6514B053" w14:textId="77777777" w:rsidR="00C526BA" w:rsidRPr="007F709E" w:rsidRDefault="00C526BA" w:rsidP="00C526BA">
      <w:pPr>
        <w:numPr>
          <w:ilvl w:val="0"/>
          <w:numId w:val="71"/>
        </w:numPr>
        <w:spacing w:before="100" w:beforeAutospacing="1" w:after="100" w:afterAutospacing="1" w:line="240" w:lineRule="auto"/>
        <w:rPr>
          <w:ins w:id="4068" w:author="SHAHZAIB KHAN" w:date="2026-10-07T20:48:00Z"/>
          <w:rFonts w:ascii="Times New Roman" w:eastAsia="Times New Roman" w:hAnsi="Times New Roman" w:cs="Times New Roman"/>
          <w:sz w:val="24"/>
          <w:szCs w:val="24"/>
          <w:u w:val="single"/>
          <w:rPrChange w:id="4069" w:author="SHAHZAIB KHAN" w:date="2026-10-07T21:11:00Z" w16du:dateUtc="2026-10-07T16:11:00Z">
            <w:rPr>
              <w:ins w:id="4070" w:author="SHAHZAIB KHAN" w:date="2026-10-07T20:48:00Z"/>
              <w:rFonts w:ascii="Times New Roman" w:eastAsia="Times New Roman" w:hAnsi="Times New Roman" w:cs="Times New Roman"/>
              <w:b/>
              <w:bCs/>
              <w:sz w:val="24"/>
              <w:szCs w:val="24"/>
              <w:u w:val="single"/>
            </w:rPr>
          </w:rPrChange>
        </w:rPr>
      </w:pPr>
      <w:ins w:id="4071" w:author="SHAHZAIB KHAN" w:date="2026-10-07T20:48:00Z">
        <w:r w:rsidRPr="007F709E">
          <w:rPr>
            <w:rFonts w:ascii="Times New Roman" w:eastAsia="Times New Roman" w:hAnsi="Times New Roman" w:cs="Times New Roman"/>
            <w:sz w:val="24"/>
            <w:szCs w:val="24"/>
            <w:u w:val="single"/>
            <w:rPrChange w:id="4072" w:author="SHAHZAIB KHAN" w:date="2026-10-07T21:11:00Z" w16du:dateUtc="2026-10-07T16:11:00Z">
              <w:rPr>
                <w:rFonts w:ascii="Times New Roman" w:eastAsia="Times New Roman" w:hAnsi="Times New Roman" w:cs="Times New Roman"/>
                <w:b/>
                <w:bCs/>
                <w:sz w:val="24"/>
                <w:szCs w:val="24"/>
                <w:u w:val="single"/>
              </w:rPr>
            </w:rPrChange>
          </w:rPr>
          <w:t>The system asks for confirmation.</w:t>
        </w:r>
      </w:ins>
    </w:p>
    <w:p w14:paraId="65BD4202" w14:textId="77777777" w:rsidR="00C526BA" w:rsidRPr="007F709E" w:rsidRDefault="00C526BA" w:rsidP="00C526BA">
      <w:pPr>
        <w:numPr>
          <w:ilvl w:val="0"/>
          <w:numId w:val="71"/>
        </w:numPr>
        <w:spacing w:before="100" w:beforeAutospacing="1" w:after="100" w:afterAutospacing="1" w:line="240" w:lineRule="auto"/>
        <w:rPr>
          <w:ins w:id="4073" w:author="SHAHZAIB KHAN" w:date="2026-10-07T20:48:00Z"/>
          <w:rFonts w:ascii="Times New Roman" w:eastAsia="Times New Roman" w:hAnsi="Times New Roman" w:cs="Times New Roman"/>
          <w:sz w:val="24"/>
          <w:szCs w:val="24"/>
          <w:u w:val="single"/>
          <w:rPrChange w:id="4074" w:author="SHAHZAIB KHAN" w:date="2026-10-07T21:11:00Z" w16du:dateUtc="2026-10-07T16:11:00Z">
            <w:rPr>
              <w:ins w:id="4075" w:author="SHAHZAIB KHAN" w:date="2026-10-07T20:48:00Z"/>
              <w:rFonts w:ascii="Times New Roman" w:eastAsia="Times New Roman" w:hAnsi="Times New Roman" w:cs="Times New Roman"/>
              <w:b/>
              <w:bCs/>
              <w:sz w:val="24"/>
              <w:szCs w:val="24"/>
              <w:u w:val="single"/>
            </w:rPr>
          </w:rPrChange>
        </w:rPr>
      </w:pPr>
      <w:ins w:id="4076" w:author="SHAHZAIB KHAN" w:date="2026-10-07T20:48:00Z">
        <w:r w:rsidRPr="007F709E">
          <w:rPr>
            <w:rFonts w:ascii="Times New Roman" w:eastAsia="Times New Roman" w:hAnsi="Times New Roman" w:cs="Times New Roman"/>
            <w:sz w:val="24"/>
            <w:szCs w:val="24"/>
            <w:u w:val="single"/>
            <w:rPrChange w:id="4077" w:author="SHAHZAIB KHAN" w:date="2026-10-07T21:11:00Z" w16du:dateUtc="2026-10-07T16:11:00Z">
              <w:rPr>
                <w:rFonts w:ascii="Times New Roman" w:eastAsia="Times New Roman" w:hAnsi="Times New Roman" w:cs="Times New Roman"/>
                <w:b/>
                <w:bCs/>
                <w:sz w:val="24"/>
                <w:szCs w:val="24"/>
                <w:u w:val="single"/>
              </w:rPr>
            </w:rPrChange>
          </w:rPr>
          <w:t>The customer confirms cancellation.</w:t>
        </w:r>
      </w:ins>
    </w:p>
    <w:p w14:paraId="289A36BF" w14:textId="77777777" w:rsidR="00C526BA" w:rsidRPr="007F709E" w:rsidRDefault="00C526BA" w:rsidP="00C526BA">
      <w:pPr>
        <w:numPr>
          <w:ilvl w:val="0"/>
          <w:numId w:val="71"/>
        </w:numPr>
        <w:spacing w:before="100" w:beforeAutospacing="1" w:after="100" w:afterAutospacing="1" w:line="240" w:lineRule="auto"/>
        <w:rPr>
          <w:ins w:id="4078" w:author="SHAHZAIB KHAN" w:date="2026-10-07T20:48:00Z"/>
          <w:rFonts w:ascii="Times New Roman" w:eastAsia="Times New Roman" w:hAnsi="Times New Roman" w:cs="Times New Roman"/>
          <w:sz w:val="24"/>
          <w:szCs w:val="24"/>
          <w:u w:val="single"/>
          <w:rPrChange w:id="4079" w:author="SHAHZAIB KHAN" w:date="2026-10-07T21:11:00Z" w16du:dateUtc="2026-10-07T16:11:00Z">
            <w:rPr>
              <w:ins w:id="4080" w:author="SHAHZAIB KHAN" w:date="2026-10-07T20:48:00Z"/>
              <w:rFonts w:ascii="Times New Roman" w:eastAsia="Times New Roman" w:hAnsi="Times New Roman" w:cs="Times New Roman"/>
              <w:b/>
              <w:bCs/>
              <w:sz w:val="24"/>
              <w:szCs w:val="24"/>
              <w:u w:val="single"/>
            </w:rPr>
          </w:rPrChange>
        </w:rPr>
      </w:pPr>
      <w:ins w:id="4081" w:author="SHAHZAIB KHAN" w:date="2026-10-07T20:48:00Z">
        <w:r w:rsidRPr="007F709E">
          <w:rPr>
            <w:rFonts w:ascii="Times New Roman" w:eastAsia="Times New Roman" w:hAnsi="Times New Roman" w:cs="Times New Roman"/>
            <w:sz w:val="24"/>
            <w:szCs w:val="24"/>
            <w:u w:val="single"/>
            <w:rPrChange w:id="4082" w:author="SHAHZAIB KHAN" w:date="2026-10-07T21:11:00Z" w16du:dateUtc="2026-10-07T16:11:00Z">
              <w:rPr>
                <w:rFonts w:ascii="Times New Roman" w:eastAsia="Times New Roman" w:hAnsi="Times New Roman" w:cs="Times New Roman"/>
                <w:b/>
                <w:bCs/>
                <w:sz w:val="24"/>
                <w:szCs w:val="24"/>
                <w:u w:val="single"/>
              </w:rPr>
            </w:rPrChange>
          </w:rPr>
          <w:t>The system cancels the booking.</w:t>
        </w:r>
      </w:ins>
    </w:p>
    <w:p w14:paraId="3F330611" w14:textId="77777777" w:rsidR="00C526BA" w:rsidRPr="007F709E" w:rsidRDefault="00C526BA" w:rsidP="00C526BA">
      <w:pPr>
        <w:spacing w:before="100" w:beforeAutospacing="1" w:after="100" w:afterAutospacing="1" w:line="240" w:lineRule="auto"/>
        <w:ind w:left="720"/>
        <w:rPr>
          <w:ins w:id="4083" w:author="SHAHZAIB KHAN" w:date="2026-10-07T20:48:00Z"/>
          <w:rFonts w:ascii="Times New Roman" w:eastAsia="Times New Roman" w:hAnsi="Times New Roman" w:cs="Times New Roman"/>
          <w:sz w:val="24"/>
          <w:szCs w:val="24"/>
          <w:u w:val="single"/>
          <w:rPrChange w:id="4084" w:author="SHAHZAIB KHAN" w:date="2026-10-07T21:11:00Z" w16du:dateUtc="2026-10-07T16:11:00Z">
            <w:rPr>
              <w:ins w:id="4085" w:author="SHAHZAIB KHAN" w:date="2026-10-07T20:48:00Z"/>
              <w:rFonts w:ascii="Times New Roman" w:eastAsia="Times New Roman" w:hAnsi="Times New Roman" w:cs="Times New Roman"/>
              <w:b/>
              <w:bCs/>
              <w:sz w:val="24"/>
              <w:szCs w:val="24"/>
              <w:u w:val="single"/>
            </w:rPr>
          </w:rPrChange>
        </w:rPr>
      </w:pPr>
      <w:ins w:id="4086" w:author="SHAHZAIB KHAN" w:date="2026-10-07T20:48:00Z">
        <w:r w:rsidRPr="007F709E">
          <w:rPr>
            <w:rFonts w:ascii="Times New Roman" w:eastAsia="Times New Roman" w:hAnsi="Times New Roman" w:cs="Times New Roman"/>
            <w:sz w:val="24"/>
            <w:szCs w:val="24"/>
            <w:u w:val="single"/>
            <w:rPrChange w:id="4087" w:author="SHAHZAIB KHAN" w:date="2026-10-07T21:11:00Z" w16du:dateUtc="2026-10-07T16:11:00Z">
              <w:rPr>
                <w:rFonts w:ascii="Times New Roman" w:eastAsia="Times New Roman" w:hAnsi="Times New Roman" w:cs="Times New Roman"/>
                <w:b/>
                <w:bCs/>
                <w:sz w:val="24"/>
                <w:szCs w:val="24"/>
                <w:u w:val="single"/>
              </w:rPr>
            </w:rPrChange>
          </w:rPr>
          <w:t>5. Exception Flows</w:t>
        </w:r>
      </w:ins>
    </w:p>
    <w:p w14:paraId="237C9B5C" w14:textId="77777777" w:rsidR="00C526BA" w:rsidRPr="007F709E" w:rsidRDefault="00C526BA" w:rsidP="00C526BA">
      <w:pPr>
        <w:spacing w:before="100" w:beforeAutospacing="1" w:after="100" w:afterAutospacing="1" w:line="240" w:lineRule="auto"/>
        <w:ind w:left="720"/>
        <w:rPr>
          <w:ins w:id="4088" w:author="SHAHZAIB KHAN" w:date="2026-10-07T20:48:00Z"/>
          <w:rFonts w:ascii="Times New Roman" w:eastAsia="Times New Roman" w:hAnsi="Times New Roman" w:cs="Times New Roman"/>
          <w:sz w:val="24"/>
          <w:szCs w:val="24"/>
          <w:u w:val="single"/>
          <w:rPrChange w:id="4089" w:author="SHAHZAIB KHAN" w:date="2026-10-07T21:11:00Z" w16du:dateUtc="2026-10-07T16:11:00Z">
            <w:rPr>
              <w:ins w:id="4090" w:author="SHAHZAIB KHAN" w:date="2026-10-07T20:48:00Z"/>
              <w:rFonts w:ascii="Times New Roman" w:eastAsia="Times New Roman" w:hAnsi="Times New Roman" w:cs="Times New Roman"/>
              <w:b/>
              <w:bCs/>
              <w:sz w:val="24"/>
              <w:szCs w:val="24"/>
              <w:u w:val="single"/>
            </w:rPr>
          </w:rPrChange>
        </w:rPr>
      </w:pPr>
      <w:ins w:id="4091" w:author="SHAHZAIB KHAN" w:date="2026-10-07T20:48:00Z">
        <w:r w:rsidRPr="007F709E">
          <w:rPr>
            <w:rFonts w:ascii="Times New Roman" w:eastAsia="Times New Roman" w:hAnsi="Times New Roman" w:cs="Times New Roman"/>
            <w:sz w:val="24"/>
            <w:szCs w:val="24"/>
            <w:u w:val="single"/>
            <w:rPrChange w:id="4092" w:author="SHAHZAIB KHAN" w:date="2026-10-07T21:11:00Z" w16du:dateUtc="2026-10-07T16:11:00Z">
              <w:rPr>
                <w:rFonts w:ascii="Times New Roman" w:eastAsia="Times New Roman" w:hAnsi="Times New Roman" w:cs="Times New Roman"/>
                <w:b/>
                <w:bCs/>
                <w:sz w:val="24"/>
                <w:szCs w:val="24"/>
                <w:u w:val="single"/>
              </w:rPr>
            </w:rPrChange>
          </w:rPr>
          <w:t>5.1 Invalid Order Deadline</w:t>
        </w:r>
      </w:ins>
    </w:p>
    <w:p w14:paraId="7E60E273" w14:textId="77777777" w:rsidR="00C526BA" w:rsidRPr="007F709E" w:rsidRDefault="00C526BA" w:rsidP="00C526BA">
      <w:pPr>
        <w:numPr>
          <w:ilvl w:val="0"/>
          <w:numId w:val="72"/>
        </w:numPr>
        <w:spacing w:before="100" w:beforeAutospacing="1" w:after="100" w:afterAutospacing="1" w:line="240" w:lineRule="auto"/>
        <w:rPr>
          <w:ins w:id="4093" w:author="SHAHZAIB KHAN" w:date="2026-10-07T20:48:00Z"/>
          <w:rFonts w:ascii="Times New Roman" w:eastAsia="Times New Roman" w:hAnsi="Times New Roman" w:cs="Times New Roman"/>
          <w:sz w:val="24"/>
          <w:szCs w:val="24"/>
          <w:u w:val="single"/>
          <w:rPrChange w:id="4094" w:author="SHAHZAIB KHAN" w:date="2026-10-07T21:11:00Z" w16du:dateUtc="2026-10-07T16:11:00Z">
            <w:rPr>
              <w:ins w:id="4095" w:author="SHAHZAIB KHAN" w:date="2026-10-07T20:48:00Z"/>
              <w:rFonts w:ascii="Times New Roman" w:eastAsia="Times New Roman" w:hAnsi="Times New Roman" w:cs="Times New Roman"/>
              <w:b/>
              <w:bCs/>
              <w:sz w:val="24"/>
              <w:szCs w:val="24"/>
              <w:u w:val="single"/>
            </w:rPr>
          </w:rPrChange>
        </w:rPr>
      </w:pPr>
      <w:ins w:id="4096" w:author="SHAHZAIB KHAN" w:date="2026-10-07T20:48:00Z">
        <w:r w:rsidRPr="007F709E">
          <w:rPr>
            <w:rFonts w:ascii="Times New Roman" w:eastAsia="Times New Roman" w:hAnsi="Times New Roman" w:cs="Times New Roman"/>
            <w:sz w:val="24"/>
            <w:szCs w:val="24"/>
            <w:u w:val="single"/>
            <w:rPrChange w:id="4097" w:author="SHAHZAIB KHAN" w:date="2026-10-07T21:11:00Z" w16du:dateUtc="2026-10-07T16:11:00Z">
              <w:rPr>
                <w:rFonts w:ascii="Times New Roman" w:eastAsia="Times New Roman" w:hAnsi="Times New Roman" w:cs="Times New Roman"/>
                <w:b/>
                <w:bCs/>
                <w:sz w:val="24"/>
                <w:szCs w:val="24"/>
                <w:u w:val="single"/>
              </w:rPr>
            </w:rPrChange>
          </w:rPr>
          <w:t>The system detects an invalid deadline.</w:t>
        </w:r>
      </w:ins>
    </w:p>
    <w:p w14:paraId="65DC414C" w14:textId="77777777" w:rsidR="00C526BA" w:rsidRPr="007F709E" w:rsidRDefault="00C526BA" w:rsidP="00C526BA">
      <w:pPr>
        <w:numPr>
          <w:ilvl w:val="0"/>
          <w:numId w:val="72"/>
        </w:numPr>
        <w:spacing w:before="100" w:beforeAutospacing="1" w:after="100" w:afterAutospacing="1" w:line="240" w:lineRule="auto"/>
        <w:rPr>
          <w:ins w:id="4098" w:author="SHAHZAIB KHAN" w:date="2026-10-07T20:48:00Z"/>
          <w:rFonts w:ascii="Times New Roman" w:eastAsia="Times New Roman" w:hAnsi="Times New Roman" w:cs="Times New Roman"/>
          <w:sz w:val="24"/>
          <w:szCs w:val="24"/>
          <w:u w:val="single"/>
          <w:rPrChange w:id="4099" w:author="SHAHZAIB KHAN" w:date="2026-10-07T21:11:00Z" w16du:dateUtc="2026-10-07T16:11:00Z">
            <w:rPr>
              <w:ins w:id="4100" w:author="SHAHZAIB KHAN" w:date="2026-10-07T20:48:00Z"/>
              <w:rFonts w:ascii="Times New Roman" w:eastAsia="Times New Roman" w:hAnsi="Times New Roman" w:cs="Times New Roman"/>
              <w:b/>
              <w:bCs/>
              <w:sz w:val="24"/>
              <w:szCs w:val="24"/>
              <w:u w:val="single"/>
            </w:rPr>
          </w:rPrChange>
        </w:rPr>
      </w:pPr>
      <w:ins w:id="4101" w:author="SHAHZAIB KHAN" w:date="2026-10-07T20:48:00Z">
        <w:r w:rsidRPr="007F709E">
          <w:rPr>
            <w:rFonts w:ascii="Times New Roman" w:eastAsia="Times New Roman" w:hAnsi="Times New Roman" w:cs="Times New Roman"/>
            <w:sz w:val="24"/>
            <w:szCs w:val="24"/>
            <w:u w:val="single"/>
            <w:rPrChange w:id="4102" w:author="SHAHZAIB KHAN" w:date="2026-10-07T21:11:00Z" w16du:dateUtc="2026-10-07T16:11:00Z">
              <w:rPr>
                <w:rFonts w:ascii="Times New Roman" w:eastAsia="Times New Roman" w:hAnsi="Times New Roman" w:cs="Times New Roman"/>
                <w:b/>
                <w:bCs/>
                <w:sz w:val="24"/>
                <w:szCs w:val="24"/>
                <w:u w:val="single"/>
              </w:rPr>
            </w:rPrChange>
          </w:rPr>
          <w:t>The system displays an error message.</w:t>
        </w:r>
      </w:ins>
    </w:p>
    <w:p w14:paraId="4DC1F3A0" w14:textId="77777777" w:rsidR="00C526BA" w:rsidRPr="007F709E" w:rsidRDefault="00C526BA" w:rsidP="00C526BA">
      <w:pPr>
        <w:numPr>
          <w:ilvl w:val="0"/>
          <w:numId w:val="72"/>
        </w:numPr>
        <w:spacing w:before="100" w:beforeAutospacing="1" w:after="100" w:afterAutospacing="1" w:line="240" w:lineRule="auto"/>
        <w:rPr>
          <w:ins w:id="4103" w:author="SHAHZAIB KHAN" w:date="2026-10-07T20:48:00Z"/>
          <w:rFonts w:ascii="Times New Roman" w:eastAsia="Times New Roman" w:hAnsi="Times New Roman" w:cs="Times New Roman"/>
          <w:sz w:val="24"/>
          <w:szCs w:val="24"/>
          <w:u w:val="single"/>
          <w:rPrChange w:id="4104" w:author="SHAHZAIB KHAN" w:date="2026-10-07T21:11:00Z" w16du:dateUtc="2026-10-07T16:11:00Z">
            <w:rPr>
              <w:ins w:id="4105" w:author="SHAHZAIB KHAN" w:date="2026-10-07T20:48:00Z"/>
              <w:rFonts w:ascii="Times New Roman" w:eastAsia="Times New Roman" w:hAnsi="Times New Roman" w:cs="Times New Roman"/>
              <w:b/>
              <w:bCs/>
              <w:sz w:val="24"/>
              <w:szCs w:val="24"/>
              <w:u w:val="single"/>
            </w:rPr>
          </w:rPrChange>
        </w:rPr>
      </w:pPr>
      <w:ins w:id="4106" w:author="SHAHZAIB KHAN" w:date="2026-10-07T20:48:00Z">
        <w:r w:rsidRPr="007F709E">
          <w:rPr>
            <w:rFonts w:ascii="Times New Roman" w:eastAsia="Times New Roman" w:hAnsi="Times New Roman" w:cs="Times New Roman"/>
            <w:sz w:val="24"/>
            <w:szCs w:val="24"/>
            <w:u w:val="single"/>
            <w:rPrChange w:id="4107" w:author="SHAHZAIB KHAN" w:date="2026-10-07T21:11:00Z" w16du:dateUtc="2026-10-07T16:11:00Z">
              <w:rPr>
                <w:rFonts w:ascii="Times New Roman" w:eastAsia="Times New Roman" w:hAnsi="Times New Roman" w:cs="Times New Roman"/>
                <w:b/>
                <w:bCs/>
                <w:sz w:val="24"/>
                <w:szCs w:val="24"/>
                <w:u w:val="single"/>
              </w:rPr>
            </w:rPrChange>
          </w:rPr>
          <w:t>The customer enters a valid deadline.</w:t>
        </w:r>
      </w:ins>
    </w:p>
    <w:p w14:paraId="24AC13FF" w14:textId="77777777" w:rsidR="00C526BA" w:rsidRPr="007F709E" w:rsidRDefault="00C526BA" w:rsidP="00C526BA">
      <w:pPr>
        <w:spacing w:before="100" w:beforeAutospacing="1" w:after="100" w:afterAutospacing="1" w:line="240" w:lineRule="auto"/>
        <w:ind w:left="720"/>
        <w:rPr>
          <w:ins w:id="4108" w:author="SHAHZAIB KHAN" w:date="2026-10-07T20:48:00Z"/>
          <w:rFonts w:ascii="Times New Roman" w:eastAsia="Times New Roman" w:hAnsi="Times New Roman" w:cs="Times New Roman"/>
          <w:sz w:val="24"/>
          <w:szCs w:val="24"/>
          <w:u w:val="single"/>
          <w:rPrChange w:id="4109" w:author="SHAHZAIB KHAN" w:date="2026-10-07T21:11:00Z" w16du:dateUtc="2026-10-07T16:11:00Z">
            <w:rPr>
              <w:ins w:id="4110" w:author="SHAHZAIB KHAN" w:date="2026-10-07T20:48:00Z"/>
              <w:rFonts w:ascii="Times New Roman" w:eastAsia="Times New Roman" w:hAnsi="Times New Roman" w:cs="Times New Roman"/>
              <w:b/>
              <w:bCs/>
              <w:sz w:val="24"/>
              <w:szCs w:val="24"/>
              <w:u w:val="single"/>
            </w:rPr>
          </w:rPrChange>
        </w:rPr>
      </w:pPr>
      <w:ins w:id="4111" w:author="SHAHZAIB KHAN" w:date="2026-10-07T20:48:00Z">
        <w:r w:rsidRPr="007F709E">
          <w:rPr>
            <w:rFonts w:ascii="Times New Roman" w:eastAsia="Times New Roman" w:hAnsi="Times New Roman" w:cs="Times New Roman"/>
            <w:sz w:val="24"/>
            <w:szCs w:val="24"/>
            <w:u w:val="single"/>
            <w:rPrChange w:id="4112" w:author="SHAHZAIB KHAN" w:date="2026-10-07T21:11:00Z" w16du:dateUtc="2026-10-07T16:11:00Z">
              <w:rPr>
                <w:rFonts w:ascii="Times New Roman" w:eastAsia="Times New Roman" w:hAnsi="Times New Roman" w:cs="Times New Roman"/>
                <w:b/>
                <w:bCs/>
                <w:sz w:val="24"/>
                <w:szCs w:val="24"/>
                <w:u w:val="single"/>
              </w:rPr>
            </w:rPrChange>
          </w:rPr>
          <w:t>5.2 Invalid Order Details</w:t>
        </w:r>
      </w:ins>
    </w:p>
    <w:p w14:paraId="7887F36D" w14:textId="77777777" w:rsidR="00C526BA" w:rsidRPr="007F709E" w:rsidRDefault="00C526BA" w:rsidP="00C526BA">
      <w:pPr>
        <w:numPr>
          <w:ilvl w:val="0"/>
          <w:numId w:val="73"/>
        </w:numPr>
        <w:spacing w:before="100" w:beforeAutospacing="1" w:after="100" w:afterAutospacing="1" w:line="240" w:lineRule="auto"/>
        <w:rPr>
          <w:ins w:id="4113" w:author="SHAHZAIB KHAN" w:date="2026-10-07T20:48:00Z"/>
          <w:rFonts w:ascii="Times New Roman" w:eastAsia="Times New Roman" w:hAnsi="Times New Roman" w:cs="Times New Roman"/>
          <w:sz w:val="24"/>
          <w:szCs w:val="24"/>
          <w:u w:val="single"/>
          <w:rPrChange w:id="4114" w:author="SHAHZAIB KHAN" w:date="2026-10-07T21:11:00Z" w16du:dateUtc="2026-10-07T16:11:00Z">
            <w:rPr>
              <w:ins w:id="4115" w:author="SHAHZAIB KHAN" w:date="2026-10-07T20:48:00Z"/>
              <w:rFonts w:ascii="Times New Roman" w:eastAsia="Times New Roman" w:hAnsi="Times New Roman" w:cs="Times New Roman"/>
              <w:b/>
              <w:bCs/>
              <w:sz w:val="24"/>
              <w:szCs w:val="24"/>
              <w:u w:val="single"/>
            </w:rPr>
          </w:rPrChange>
        </w:rPr>
      </w:pPr>
      <w:ins w:id="4116" w:author="SHAHZAIB KHAN" w:date="2026-10-07T20:48:00Z">
        <w:r w:rsidRPr="007F709E">
          <w:rPr>
            <w:rFonts w:ascii="Times New Roman" w:eastAsia="Times New Roman" w:hAnsi="Times New Roman" w:cs="Times New Roman"/>
            <w:sz w:val="24"/>
            <w:szCs w:val="24"/>
            <w:u w:val="single"/>
            <w:rPrChange w:id="4117" w:author="SHAHZAIB KHAN" w:date="2026-10-07T21:11:00Z" w16du:dateUtc="2026-10-07T16:11:00Z">
              <w:rPr>
                <w:rFonts w:ascii="Times New Roman" w:eastAsia="Times New Roman" w:hAnsi="Times New Roman" w:cs="Times New Roman"/>
                <w:b/>
                <w:bCs/>
                <w:sz w:val="24"/>
                <w:szCs w:val="24"/>
                <w:u w:val="single"/>
              </w:rPr>
            </w:rPrChange>
          </w:rPr>
          <w:t>The system detects missing or incorrect order information.</w:t>
        </w:r>
      </w:ins>
    </w:p>
    <w:p w14:paraId="12929BFB" w14:textId="77777777" w:rsidR="00C526BA" w:rsidRPr="007F709E" w:rsidRDefault="00C526BA" w:rsidP="00C526BA">
      <w:pPr>
        <w:numPr>
          <w:ilvl w:val="0"/>
          <w:numId w:val="73"/>
        </w:numPr>
        <w:spacing w:before="100" w:beforeAutospacing="1" w:after="100" w:afterAutospacing="1" w:line="240" w:lineRule="auto"/>
        <w:rPr>
          <w:ins w:id="4118" w:author="SHAHZAIB KHAN" w:date="2026-10-07T20:48:00Z"/>
          <w:rFonts w:ascii="Times New Roman" w:eastAsia="Times New Roman" w:hAnsi="Times New Roman" w:cs="Times New Roman"/>
          <w:sz w:val="24"/>
          <w:szCs w:val="24"/>
          <w:u w:val="single"/>
          <w:rPrChange w:id="4119" w:author="SHAHZAIB KHAN" w:date="2026-10-07T21:11:00Z" w16du:dateUtc="2026-10-07T16:11:00Z">
            <w:rPr>
              <w:ins w:id="4120" w:author="SHAHZAIB KHAN" w:date="2026-10-07T20:48:00Z"/>
              <w:rFonts w:ascii="Times New Roman" w:eastAsia="Times New Roman" w:hAnsi="Times New Roman" w:cs="Times New Roman"/>
              <w:b/>
              <w:bCs/>
              <w:sz w:val="24"/>
              <w:szCs w:val="24"/>
              <w:u w:val="single"/>
            </w:rPr>
          </w:rPrChange>
        </w:rPr>
      </w:pPr>
      <w:ins w:id="4121" w:author="SHAHZAIB KHAN" w:date="2026-10-07T20:48:00Z">
        <w:r w:rsidRPr="007F709E">
          <w:rPr>
            <w:rFonts w:ascii="Times New Roman" w:eastAsia="Times New Roman" w:hAnsi="Times New Roman" w:cs="Times New Roman"/>
            <w:sz w:val="24"/>
            <w:szCs w:val="24"/>
            <w:u w:val="single"/>
            <w:rPrChange w:id="4122" w:author="SHAHZAIB KHAN" w:date="2026-10-07T21:11:00Z" w16du:dateUtc="2026-10-07T16:11:00Z">
              <w:rPr>
                <w:rFonts w:ascii="Times New Roman" w:eastAsia="Times New Roman" w:hAnsi="Times New Roman" w:cs="Times New Roman"/>
                <w:b/>
                <w:bCs/>
                <w:sz w:val="24"/>
                <w:szCs w:val="24"/>
                <w:u w:val="single"/>
              </w:rPr>
            </w:rPrChange>
          </w:rPr>
          <w:t>The system informs the customer.</w:t>
        </w:r>
      </w:ins>
    </w:p>
    <w:p w14:paraId="1D769792" w14:textId="77777777" w:rsidR="00C526BA" w:rsidRPr="007F709E" w:rsidRDefault="00C526BA" w:rsidP="00C526BA">
      <w:pPr>
        <w:numPr>
          <w:ilvl w:val="0"/>
          <w:numId w:val="73"/>
        </w:numPr>
        <w:spacing w:before="100" w:beforeAutospacing="1" w:after="100" w:afterAutospacing="1" w:line="240" w:lineRule="auto"/>
        <w:rPr>
          <w:ins w:id="4123" w:author="SHAHZAIB KHAN" w:date="2026-10-07T20:48:00Z"/>
          <w:rFonts w:ascii="Times New Roman" w:eastAsia="Times New Roman" w:hAnsi="Times New Roman" w:cs="Times New Roman"/>
          <w:sz w:val="24"/>
          <w:szCs w:val="24"/>
          <w:u w:val="single"/>
          <w:rPrChange w:id="4124" w:author="SHAHZAIB KHAN" w:date="2026-10-07T21:11:00Z" w16du:dateUtc="2026-10-07T16:11:00Z">
            <w:rPr>
              <w:ins w:id="4125" w:author="SHAHZAIB KHAN" w:date="2026-10-07T20:48:00Z"/>
              <w:rFonts w:ascii="Times New Roman" w:eastAsia="Times New Roman" w:hAnsi="Times New Roman" w:cs="Times New Roman"/>
              <w:b/>
              <w:bCs/>
              <w:sz w:val="24"/>
              <w:szCs w:val="24"/>
              <w:u w:val="single"/>
            </w:rPr>
          </w:rPrChange>
        </w:rPr>
      </w:pPr>
      <w:ins w:id="4126" w:author="SHAHZAIB KHAN" w:date="2026-10-07T20:48:00Z">
        <w:r w:rsidRPr="007F709E">
          <w:rPr>
            <w:rFonts w:ascii="Times New Roman" w:eastAsia="Times New Roman" w:hAnsi="Times New Roman" w:cs="Times New Roman"/>
            <w:sz w:val="24"/>
            <w:szCs w:val="24"/>
            <w:u w:val="single"/>
            <w:rPrChange w:id="4127" w:author="SHAHZAIB KHAN" w:date="2026-10-07T21:11:00Z" w16du:dateUtc="2026-10-07T16:11:00Z">
              <w:rPr>
                <w:rFonts w:ascii="Times New Roman" w:eastAsia="Times New Roman" w:hAnsi="Times New Roman" w:cs="Times New Roman"/>
                <w:b/>
                <w:bCs/>
                <w:sz w:val="24"/>
                <w:szCs w:val="24"/>
                <w:u w:val="single"/>
              </w:rPr>
            </w:rPrChange>
          </w:rPr>
          <w:t>The customer corrects the information.</w:t>
        </w:r>
      </w:ins>
    </w:p>
    <w:p w14:paraId="69A17608" w14:textId="77777777" w:rsidR="00C526BA" w:rsidRPr="007F709E" w:rsidRDefault="00C526BA" w:rsidP="00C526BA">
      <w:pPr>
        <w:spacing w:before="100" w:beforeAutospacing="1" w:after="100" w:afterAutospacing="1" w:line="240" w:lineRule="auto"/>
        <w:ind w:left="720"/>
        <w:rPr>
          <w:ins w:id="4128" w:author="SHAHZAIB KHAN" w:date="2026-10-07T20:48:00Z"/>
          <w:rFonts w:ascii="Times New Roman" w:eastAsia="Times New Roman" w:hAnsi="Times New Roman" w:cs="Times New Roman"/>
          <w:sz w:val="24"/>
          <w:szCs w:val="24"/>
          <w:u w:val="single"/>
          <w:rPrChange w:id="4129" w:author="SHAHZAIB KHAN" w:date="2026-10-07T21:11:00Z" w16du:dateUtc="2026-10-07T16:11:00Z">
            <w:rPr>
              <w:ins w:id="4130" w:author="SHAHZAIB KHAN" w:date="2026-10-07T20:48:00Z"/>
              <w:rFonts w:ascii="Times New Roman" w:eastAsia="Times New Roman" w:hAnsi="Times New Roman" w:cs="Times New Roman"/>
              <w:b/>
              <w:bCs/>
              <w:sz w:val="24"/>
              <w:szCs w:val="24"/>
              <w:u w:val="single"/>
            </w:rPr>
          </w:rPrChange>
        </w:rPr>
      </w:pPr>
      <w:ins w:id="4131" w:author="SHAHZAIB KHAN" w:date="2026-10-07T20:48:00Z">
        <w:r w:rsidRPr="007F709E">
          <w:rPr>
            <w:rFonts w:ascii="Times New Roman" w:eastAsia="Times New Roman" w:hAnsi="Times New Roman" w:cs="Times New Roman"/>
            <w:sz w:val="24"/>
            <w:szCs w:val="24"/>
            <w:u w:val="single"/>
            <w:rPrChange w:id="4132" w:author="SHAHZAIB KHAN" w:date="2026-10-07T21:11:00Z" w16du:dateUtc="2026-10-07T16:11:00Z">
              <w:rPr>
                <w:rFonts w:ascii="Times New Roman" w:eastAsia="Times New Roman" w:hAnsi="Times New Roman" w:cs="Times New Roman"/>
                <w:b/>
                <w:bCs/>
                <w:sz w:val="24"/>
                <w:szCs w:val="24"/>
                <w:u w:val="single"/>
              </w:rPr>
            </w:rPrChange>
          </w:rPr>
          <w:t>5.3 Selected Item Unavailable</w:t>
        </w:r>
      </w:ins>
    </w:p>
    <w:p w14:paraId="723A015F" w14:textId="77777777" w:rsidR="00C526BA" w:rsidRPr="007F709E" w:rsidRDefault="00C526BA" w:rsidP="00C526BA">
      <w:pPr>
        <w:numPr>
          <w:ilvl w:val="0"/>
          <w:numId w:val="74"/>
        </w:numPr>
        <w:spacing w:before="100" w:beforeAutospacing="1" w:after="100" w:afterAutospacing="1" w:line="240" w:lineRule="auto"/>
        <w:rPr>
          <w:ins w:id="4133" w:author="SHAHZAIB KHAN" w:date="2026-10-07T20:48:00Z"/>
          <w:rFonts w:ascii="Times New Roman" w:eastAsia="Times New Roman" w:hAnsi="Times New Roman" w:cs="Times New Roman"/>
          <w:sz w:val="24"/>
          <w:szCs w:val="24"/>
          <w:u w:val="single"/>
          <w:rPrChange w:id="4134" w:author="SHAHZAIB KHAN" w:date="2026-10-07T21:11:00Z" w16du:dateUtc="2026-10-07T16:11:00Z">
            <w:rPr>
              <w:ins w:id="4135" w:author="SHAHZAIB KHAN" w:date="2026-10-07T20:48:00Z"/>
              <w:rFonts w:ascii="Times New Roman" w:eastAsia="Times New Roman" w:hAnsi="Times New Roman" w:cs="Times New Roman"/>
              <w:b/>
              <w:bCs/>
              <w:sz w:val="24"/>
              <w:szCs w:val="24"/>
              <w:u w:val="single"/>
            </w:rPr>
          </w:rPrChange>
        </w:rPr>
      </w:pPr>
      <w:ins w:id="4136" w:author="SHAHZAIB KHAN" w:date="2026-10-07T20:48:00Z">
        <w:r w:rsidRPr="007F709E">
          <w:rPr>
            <w:rFonts w:ascii="Times New Roman" w:eastAsia="Times New Roman" w:hAnsi="Times New Roman" w:cs="Times New Roman"/>
            <w:sz w:val="24"/>
            <w:szCs w:val="24"/>
            <w:u w:val="single"/>
            <w:rPrChange w:id="4137" w:author="SHAHZAIB KHAN" w:date="2026-10-07T21:11:00Z" w16du:dateUtc="2026-10-07T16:11:00Z">
              <w:rPr>
                <w:rFonts w:ascii="Times New Roman" w:eastAsia="Times New Roman" w:hAnsi="Times New Roman" w:cs="Times New Roman"/>
                <w:b/>
                <w:bCs/>
                <w:sz w:val="24"/>
                <w:szCs w:val="24"/>
                <w:u w:val="single"/>
              </w:rPr>
            </w:rPrChange>
          </w:rPr>
          <w:t>The system finds that a selected item is unavailable.</w:t>
        </w:r>
      </w:ins>
    </w:p>
    <w:p w14:paraId="36538C01" w14:textId="77777777" w:rsidR="00C526BA" w:rsidRPr="007F709E" w:rsidRDefault="00C526BA" w:rsidP="00C526BA">
      <w:pPr>
        <w:numPr>
          <w:ilvl w:val="0"/>
          <w:numId w:val="74"/>
        </w:numPr>
        <w:spacing w:before="100" w:beforeAutospacing="1" w:after="100" w:afterAutospacing="1" w:line="240" w:lineRule="auto"/>
        <w:rPr>
          <w:ins w:id="4138" w:author="SHAHZAIB KHAN" w:date="2026-10-07T20:48:00Z"/>
          <w:rFonts w:ascii="Times New Roman" w:eastAsia="Times New Roman" w:hAnsi="Times New Roman" w:cs="Times New Roman"/>
          <w:sz w:val="24"/>
          <w:szCs w:val="24"/>
          <w:u w:val="single"/>
          <w:rPrChange w:id="4139" w:author="SHAHZAIB KHAN" w:date="2026-10-07T21:11:00Z" w16du:dateUtc="2026-10-07T16:11:00Z">
            <w:rPr>
              <w:ins w:id="4140" w:author="SHAHZAIB KHAN" w:date="2026-10-07T20:48:00Z"/>
              <w:rFonts w:ascii="Times New Roman" w:eastAsia="Times New Roman" w:hAnsi="Times New Roman" w:cs="Times New Roman"/>
              <w:b/>
              <w:bCs/>
              <w:sz w:val="24"/>
              <w:szCs w:val="24"/>
              <w:u w:val="single"/>
            </w:rPr>
          </w:rPrChange>
        </w:rPr>
      </w:pPr>
      <w:ins w:id="4141" w:author="SHAHZAIB KHAN" w:date="2026-10-07T20:48:00Z">
        <w:r w:rsidRPr="007F709E">
          <w:rPr>
            <w:rFonts w:ascii="Times New Roman" w:eastAsia="Times New Roman" w:hAnsi="Times New Roman" w:cs="Times New Roman"/>
            <w:sz w:val="24"/>
            <w:szCs w:val="24"/>
            <w:u w:val="single"/>
            <w:rPrChange w:id="4142" w:author="SHAHZAIB KHAN" w:date="2026-10-07T21:11:00Z" w16du:dateUtc="2026-10-07T16:11:00Z">
              <w:rPr>
                <w:rFonts w:ascii="Times New Roman" w:eastAsia="Times New Roman" w:hAnsi="Times New Roman" w:cs="Times New Roman"/>
                <w:b/>
                <w:bCs/>
                <w:sz w:val="24"/>
                <w:szCs w:val="24"/>
                <w:u w:val="single"/>
              </w:rPr>
            </w:rPrChange>
          </w:rPr>
          <w:t>The system informs the customer.</w:t>
        </w:r>
      </w:ins>
    </w:p>
    <w:p w14:paraId="3E2ECAD2" w14:textId="77777777" w:rsidR="00C526BA" w:rsidRPr="007F709E" w:rsidRDefault="00C526BA" w:rsidP="00C526BA">
      <w:pPr>
        <w:numPr>
          <w:ilvl w:val="0"/>
          <w:numId w:val="74"/>
        </w:numPr>
        <w:spacing w:before="100" w:beforeAutospacing="1" w:after="100" w:afterAutospacing="1" w:line="240" w:lineRule="auto"/>
        <w:rPr>
          <w:ins w:id="4143" w:author="SHAHZAIB KHAN" w:date="2026-10-07T20:48:00Z"/>
          <w:rFonts w:ascii="Times New Roman" w:eastAsia="Times New Roman" w:hAnsi="Times New Roman" w:cs="Times New Roman"/>
          <w:sz w:val="24"/>
          <w:szCs w:val="24"/>
          <w:u w:val="single"/>
          <w:rPrChange w:id="4144" w:author="SHAHZAIB KHAN" w:date="2026-10-07T21:11:00Z" w16du:dateUtc="2026-10-07T16:11:00Z">
            <w:rPr>
              <w:ins w:id="4145" w:author="SHAHZAIB KHAN" w:date="2026-10-07T20:48:00Z"/>
              <w:rFonts w:ascii="Times New Roman" w:eastAsia="Times New Roman" w:hAnsi="Times New Roman" w:cs="Times New Roman"/>
              <w:b/>
              <w:bCs/>
              <w:sz w:val="24"/>
              <w:szCs w:val="24"/>
              <w:u w:val="single"/>
            </w:rPr>
          </w:rPrChange>
        </w:rPr>
      </w:pPr>
      <w:ins w:id="4146" w:author="SHAHZAIB KHAN" w:date="2026-10-07T20:48:00Z">
        <w:r w:rsidRPr="007F709E">
          <w:rPr>
            <w:rFonts w:ascii="Times New Roman" w:eastAsia="Times New Roman" w:hAnsi="Times New Roman" w:cs="Times New Roman"/>
            <w:sz w:val="24"/>
            <w:szCs w:val="24"/>
            <w:u w:val="single"/>
            <w:rPrChange w:id="4147" w:author="SHAHZAIB KHAN" w:date="2026-10-07T21:11:00Z" w16du:dateUtc="2026-10-07T16:11:00Z">
              <w:rPr>
                <w:rFonts w:ascii="Times New Roman" w:eastAsia="Times New Roman" w:hAnsi="Times New Roman" w:cs="Times New Roman"/>
                <w:b/>
                <w:bCs/>
                <w:sz w:val="24"/>
                <w:szCs w:val="24"/>
                <w:u w:val="single"/>
              </w:rPr>
            </w:rPrChange>
          </w:rPr>
          <w:lastRenderedPageBreak/>
          <w:t>The customer removes or replaces the item.</w:t>
        </w:r>
      </w:ins>
    </w:p>
    <w:p w14:paraId="2427A691" w14:textId="77777777" w:rsidR="00C526BA" w:rsidRPr="007F709E" w:rsidRDefault="00C526BA" w:rsidP="00C526BA">
      <w:pPr>
        <w:spacing w:before="100" w:beforeAutospacing="1" w:after="100" w:afterAutospacing="1" w:line="240" w:lineRule="auto"/>
        <w:ind w:left="720"/>
        <w:rPr>
          <w:ins w:id="4148" w:author="SHAHZAIB KHAN" w:date="2026-10-07T20:48:00Z"/>
          <w:rFonts w:ascii="Times New Roman" w:eastAsia="Times New Roman" w:hAnsi="Times New Roman" w:cs="Times New Roman"/>
          <w:sz w:val="24"/>
          <w:szCs w:val="24"/>
          <w:u w:val="single"/>
          <w:rPrChange w:id="4149" w:author="SHAHZAIB KHAN" w:date="2026-10-07T21:11:00Z" w16du:dateUtc="2026-10-07T16:11:00Z">
            <w:rPr>
              <w:ins w:id="4150" w:author="SHAHZAIB KHAN" w:date="2026-10-07T20:48:00Z"/>
              <w:rFonts w:ascii="Times New Roman" w:eastAsia="Times New Roman" w:hAnsi="Times New Roman" w:cs="Times New Roman"/>
              <w:b/>
              <w:bCs/>
              <w:sz w:val="24"/>
              <w:szCs w:val="24"/>
              <w:u w:val="single"/>
            </w:rPr>
          </w:rPrChange>
        </w:rPr>
      </w:pPr>
      <w:ins w:id="4151" w:author="SHAHZAIB KHAN" w:date="2026-10-07T20:48:00Z">
        <w:r w:rsidRPr="007F709E">
          <w:rPr>
            <w:rFonts w:ascii="Times New Roman" w:eastAsia="Times New Roman" w:hAnsi="Times New Roman" w:cs="Times New Roman"/>
            <w:sz w:val="24"/>
            <w:szCs w:val="24"/>
            <w:u w:val="single"/>
            <w:rPrChange w:id="4152" w:author="SHAHZAIB KHAN" w:date="2026-10-07T21:11:00Z" w16du:dateUtc="2026-10-07T16:11:00Z">
              <w:rPr>
                <w:rFonts w:ascii="Times New Roman" w:eastAsia="Times New Roman" w:hAnsi="Times New Roman" w:cs="Times New Roman"/>
                <w:b/>
                <w:bCs/>
                <w:sz w:val="24"/>
                <w:szCs w:val="24"/>
                <w:u w:val="single"/>
              </w:rPr>
            </w:rPrChange>
          </w:rPr>
          <w:t>5.4 Delivery Area Not Available</w:t>
        </w:r>
      </w:ins>
    </w:p>
    <w:p w14:paraId="202DDF12" w14:textId="77777777" w:rsidR="00C526BA" w:rsidRPr="007F709E" w:rsidRDefault="00C526BA" w:rsidP="00C526BA">
      <w:pPr>
        <w:numPr>
          <w:ilvl w:val="0"/>
          <w:numId w:val="75"/>
        </w:numPr>
        <w:spacing w:before="100" w:beforeAutospacing="1" w:after="100" w:afterAutospacing="1" w:line="240" w:lineRule="auto"/>
        <w:rPr>
          <w:ins w:id="4153" w:author="SHAHZAIB KHAN" w:date="2026-10-07T20:48:00Z"/>
          <w:rFonts w:ascii="Times New Roman" w:eastAsia="Times New Roman" w:hAnsi="Times New Roman" w:cs="Times New Roman"/>
          <w:sz w:val="24"/>
          <w:szCs w:val="24"/>
          <w:u w:val="single"/>
          <w:rPrChange w:id="4154" w:author="SHAHZAIB KHAN" w:date="2026-10-07T21:11:00Z" w16du:dateUtc="2026-10-07T16:11:00Z">
            <w:rPr>
              <w:ins w:id="4155" w:author="SHAHZAIB KHAN" w:date="2026-10-07T20:48:00Z"/>
              <w:rFonts w:ascii="Times New Roman" w:eastAsia="Times New Roman" w:hAnsi="Times New Roman" w:cs="Times New Roman"/>
              <w:b/>
              <w:bCs/>
              <w:sz w:val="24"/>
              <w:szCs w:val="24"/>
              <w:u w:val="single"/>
            </w:rPr>
          </w:rPrChange>
        </w:rPr>
      </w:pPr>
      <w:ins w:id="4156" w:author="SHAHZAIB KHAN" w:date="2026-10-07T20:48:00Z">
        <w:r w:rsidRPr="007F709E">
          <w:rPr>
            <w:rFonts w:ascii="Times New Roman" w:eastAsia="Times New Roman" w:hAnsi="Times New Roman" w:cs="Times New Roman"/>
            <w:sz w:val="24"/>
            <w:szCs w:val="24"/>
            <w:u w:val="single"/>
            <w:rPrChange w:id="4157" w:author="SHAHZAIB KHAN" w:date="2026-10-07T21:11:00Z" w16du:dateUtc="2026-10-07T16:11:00Z">
              <w:rPr>
                <w:rFonts w:ascii="Times New Roman" w:eastAsia="Times New Roman" w:hAnsi="Times New Roman" w:cs="Times New Roman"/>
                <w:b/>
                <w:bCs/>
                <w:sz w:val="24"/>
                <w:szCs w:val="24"/>
                <w:u w:val="single"/>
              </w:rPr>
            </w:rPrChange>
          </w:rPr>
          <w:t>The system finds that the delivery area is not supported.</w:t>
        </w:r>
      </w:ins>
    </w:p>
    <w:p w14:paraId="1AD37994" w14:textId="77777777" w:rsidR="00C526BA" w:rsidRPr="007F709E" w:rsidRDefault="00C526BA" w:rsidP="00C526BA">
      <w:pPr>
        <w:numPr>
          <w:ilvl w:val="0"/>
          <w:numId w:val="75"/>
        </w:numPr>
        <w:spacing w:before="100" w:beforeAutospacing="1" w:after="100" w:afterAutospacing="1" w:line="240" w:lineRule="auto"/>
        <w:rPr>
          <w:ins w:id="4158" w:author="SHAHZAIB KHAN" w:date="2026-10-07T20:48:00Z"/>
          <w:rFonts w:ascii="Times New Roman" w:eastAsia="Times New Roman" w:hAnsi="Times New Roman" w:cs="Times New Roman"/>
          <w:sz w:val="24"/>
          <w:szCs w:val="24"/>
          <w:u w:val="single"/>
          <w:rPrChange w:id="4159" w:author="SHAHZAIB KHAN" w:date="2026-10-07T21:11:00Z" w16du:dateUtc="2026-10-07T16:11:00Z">
            <w:rPr>
              <w:ins w:id="4160" w:author="SHAHZAIB KHAN" w:date="2026-10-07T20:48:00Z"/>
              <w:rFonts w:ascii="Times New Roman" w:eastAsia="Times New Roman" w:hAnsi="Times New Roman" w:cs="Times New Roman"/>
              <w:b/>
              <w:bCs/>
              <w:sz w:val="24"/>
              <w:szCs w:val="24"/>
              <w:u w:val="single"/>
            </w:rPr>
          </w:rPrChange>
        </w:rPr>
      </w:pPr>
      <w:ins w:id="4161" w:author="SHAHZAIB KHAN" w:date="2026-10-07T20:48:00Z">
        <w:r w:rsidRPr="007F709E">
          <w:rPr>
            <w:rFonts w:ascii="Times New Roman" w:eastAsia="Times New Roman" w:hAnsi="Times New Roman" w:cs="Times New Roman"/>
            <w:sz w:val="24"/>
            <w:szCs w:val="24"/>
            <w:u w:val="single"/>
            <w:rPrChange w:id="4162" w:author="SHAHZAIB KHAN" w:date="2026-10-07T21:11:00Z" w16du:dateUtc="2026-10-07T16:11:00Z">
              <w:rPr>
                <w:rFonts w:ascii="Times New Roman" w:eastAsia="Times New Roman" w:hAnsi="Times New Roman" w:cs="Times New Roman"/>
                <w:b/>
                <w:bCs/>
                <w:sz w:val="24"/>
                <w:szCs w:val="24"/>
                <w:u w:val="single"/>
              </w:rPr>
            </w:rPrChange>
          </w:rPr>
          <w:t>The system informs the customer.</w:t>
        </w:r>
      </w:ins>
    </w:p>
    <w:p w14:paraId="3DEBD38B" w14:textId="77777777" w:rsidR="00C526BA" w:rsidRPr="007F709E" w:rsidRDefault="00C526BA" w:rsidP="00C526BA">
      <w:pPr>
        <w:numPr>
          <w:ilvl w:val="0"/>
          <w:numId w:val="75"/>
        </w:numPr>
        <w:spacing w:before="100" w:beforeAutospacing="1" w:after="100" w:afterAutospacing="1" w:line="240" w:lineRule="auto"/>
        <w:rPr>
          <w:ins w:id="4163" w:author="SHAHZAIB KHAN" w:date="2026-10-07T20:48:00Z"/>
          <w:rFonts w:ascii="Times New Roman" w:eastAsia="Times New Roman" w:hAnsi="Times New Roman" w:cs="Times New Roman"/>
          <w:sz w:val="24"/>
          <w:szCs w:val="24"/>
          <w:u w:val="single"/>
          <w:rPrChange w:id="4164" w:author="SHAHZAIB KHAN" w:date="2026-10-07T21:11:00Z" w16du:dateUtc="2026-10-07T16:11:00Z">
            <w:rPr>
              <w:ins w:id="4165" w:author="SHAHZAIB KHAN" w:date="2026-10-07T20:48:00Z"/>
              <w:rFonts w:ascii="Times New Roman" w:eastAsia="Times New Roman" w:hAnsi="Times New Roman" w:cs="Times New Roman"/>
              <w:b/>
              <w:bCs/>
              <w:sz w:val="24"/>
              <w:szCs w:val="24"/>
              <w:u w:val="single"/>
            </w:rPr>
          </w:rPrChange>
        </w:rPr>
      </w:pPr>
      <w:ins w:id="4166" w:author="SHAHZAIB KHAN" w:date="2026-10-07T20:48:00Z">
        <w:r w:rsidRPr="007F709E">
          <w:rPr>
            <w:rFonts w:ascii="Times New Roman" w:eastAsia="Times New Roman" w:hAnsi="Times New Roman" w:cs="Times New Roman"/>
            <w:sz w:val="24"/>
            <w:szCs w:val="24"/>
            <w:u w:val="single"/>
            <w:rPrChange w:id="4167" w:author="SHAHZAIB KHAN" w:date="2026-10-07T21:11:00Z" w16du:dateUtc="2026-10-07T16:11:00Z">
              <w:rPr>
                <w:rFonts w:ascii="Times New Roman" w:eastAsia="Times New Roman" w:hAnsi="Times New Roman" w:cs="Times New Roman"/>
                <w:b/>
                <w:bCs/>
                <w:sz w:val="24"/>
                <w:szCs w:val="24"/>
                <w:u w:val="single"/>
              </w:rPr>
            </w:rPrChange>
          </w:rPr>
          <w:t>The customer provides another delivery area.</w:t>
        </w:r>
      </w:ins>
    </w:p>
    <w:p w14:paraId="1B1F5EDB" w14:textId="77777777" w:rsidR="00C526BA" w:rsidRPr="007F709E" w:rsidRDefault="00C526BA" w:rsidP="00C526BA">
      <w:pPr>
        <w:spacing w:before="100" w:beforeAutospacing="1" w:after="100" w:afterAutospacing="1" w:line="240" w:lineRule="auto"/>
        <w:ind w:left="720"/>
        <w:rPr>
          <w:ins w:id="4168" w:author="SHAHZAIB KHAN" w:date="2026-10-07T20:48:00Z"/>
          <w:rFonts w:ascii="Times New Roman" w:eastAsia="Times New Roman" w:hAnsi="Times New Roman" w:cs="Times New Roman"/>
          <w:sz w:val="24"/>
          <w:szCs w:val="24"/>
          <w:u w:val="single"/>
          <w:rPrChange w:id="4169" w:author="SHAHZAIB KHAN" w:date="2026-10-07T21:11:00Z" w16du:dateUtc="2026-10-07T16:11:00Z">
            <w:rPr>
              <w:ins w:id="4170" w:author="SHAHZAIB KHAN" w:date="2026-10-07T20:48:00Z"/>
              <w:rFonts w:ascii="Times New Roman" w:eastAsia="Times New Roman" w:hAnsi="Times New Roman" w:cs="Times New Roman"/>
              <w:b/>
              <w:bCs/>
              <w:sz w:val="24"/>
              <w:szCs w:val="24"/>
              <w:u w:val="single"/>
            </w:rPr>
          </w:rPrChange>
        </w:rPr>
      </w:pPr>
      <w:ins w:id="4171" w:author="SHAHZAIB KHAN" w:date="2026-10-07T20:48:00Z">
        <w:r w:rsidRPr="007F709E">
          <w:rPr>
            <w:rFonts w:ascii="Times New Roman" w:eastAsia="Times New Roman" w:hAnsi="Times New Roman" w:cs="Times New Roman"/>
            <w:sz w:val="24"/>
            <w:szCs w:val="24"/>
            <w:u w:val="single"/>
            <w:rPrChange w:id="4172" w:author="SHAHZAIB KHAN" w:date="2026-10-07T21:11:00Z" w16du:dateUtc="2026-10-07T16:11:00Z">
              <w:rPr>
                <w:rFonts w:ascii="Times New Roman" w:eastAsia="Times New Roman" w:hAnsi="Times New Roman" w:cs="Times New Roman"/>
                <w:b/>
                <w:bCs/>
                <w:sz w:val="24"/>
                <w:szCs w:val="24"/>
                <w:u w:val="single"/>
              </w:rPr>
            </w:rPrChange>
          </w:rPr>
          <w:t>5.5 System or Database Error</w:t>
        </w:r>
      </w:ins>
    </w:p>
    <w:p w14:paraId="1D86A57E" w14:textId="77777777" w:rsidR="00C526BA" w:rsidRPr="007F709E" w:rsidRDefault="00C526BA" w:rsidP="00C526BA">
      <w:pPr>
        <w:numPr>
          <w:ilvl w:val="0"/>
          <w:numId w:val="76"/>
        </w:numPr>
        <w:spacing w:before="100" w:beforeAutospacing="1" w:after="100" w:afterAutospacing="1" w:line="240" w:lineRule="auto"/>
        <w:rPr>
          <w:ins w:id="4173" w:author="SHAHZAIB KHAN" w:date="2026-10-07T20:48:00Z"/>
          <w:rFonts w:ascii="Times New Roman" w:eastAsia="Times New Roman" w:hAnsi="Times New Roman" w:cs="Times New Roman"/>
          <w:sz w:val="24"/>
          <w:szCs w:val="24"/>
          <w:u w:val="single"/>
          <w:rPrChange w:id="4174" w:author="SHAHZAIB KHAN" w:date="2026-10-07T21:11:00Z" w16du:dateUtc="2026-10-07T16:11:00Z">
            <w:rPr>
              <w:ins w:id="4175" w:author="SHAHZAIB KHAN" w:date="2026-10-07T20:48:00Z"/>
              <w:rFonts w:ascii="Times New Roman" w:eastAsia="Times New Roman" w:hAnsi="Times New Roman" w:cs="Times New Roman"/>
              <w:b/>
              <w:bCs/>
              <w:sz w:val="24"/>
              <w:szCs w:val="24"/>
              <w:u w:val="single"/>
            </w:rPr>
          </w:rPrChange>
        </w:rPr>
      </w:pPr>
      <w:ins w:id="4176" w:author="SHAHZAIB KHAN" w:date="2026-10-07T20:48:00Z">
        <w:r w:rsidRPr="007F709E">
          <w:rPr>
            <w:rFonts w:ascii="Times New Roman" w:eastAsia="Times New Roman" w:hAnsi="Times New Roman" w:cs="Times New Roman"/>
            <w:sz w:val="24"/>
            <w:szCs w:val="24"/>
            <w:u w:val="single"/>
            <w:rPrChange w:id="4177" w:author="SHAHZAIB KHAN" w:date="2026-10-07T21:11:00Z" w16du:dateUtc="2026-10-07T16:11:00Z">
              <w:rPr>
                <w:rFonts w:ascii="Times New Roman" w:eastAsia="Times New Roman" w:hAnsi="Times New Roman" w:cs="Times New Roman"/>
                <w:b/>
                <w:bCs/>
                <w:sz w:val="24"/>
                <w:szCs w:val="24"/>
                <w:u w:val="single"/>
              </w:rPr>
            </w:rPrChange>
          </w:rPr>
          <w:t>The system fails to save the order.</w:t>
        </w:r>
      </w:ins>
    </w:p>
    <w:p w14:paraId="51879383" w14:textId="77777777" w:rsidR="00C526BA" w:rsidRPr="007F709E" w:rsidRDefault="00C526BA" w:rsidP="00C526BA">
      <w:pPr>
        <w:numPr>
          <w:ilvl w:val="0"/>
          <w:numId w:val="76"/>
        </w:numPr>
        <w:spacing w:before="100" w:beforeAutospacing="1" w:after="100" w:afterAutospacing="1" w:line="240" w:lineRule="auto"/>
        <w:rPr>
          <w:ins w:id="4178" w:author="SHAHZAIB KHAN" w:date="2026-10-07T20:48:00Z"/>
          <w:rFonts w:ascii="Times New Roman" w:eastAsia="Times New Roman" w:hAnsi="Times New Roman" w:cs="Times New Roman"/>
          <w:sz w:val="24"/>
          <w:szCs w:val="24"/>
          <w:u w:val="single"/>
          <w:rPrChange w:id="4179" w:author="SHAHZAIB KHAN" w:date="2026-10-07T21:11:00Z" w16du:dateUtc="2026-10-07T16:11:00Z">
            <w:rPr>
              <w:ins w:id="4180" w:author="SHAHZAIB KHAN" w:date="2026-10-07T20:48:00Z"/>
              <w:rFonts w:ascii="Times New Roman" w:eastAsia="Times New Roman" w:hAnsi="Times New Roman" w:cs="Times New Roman"/>
              <w:b/>
              <w:bCs/>
              <w:sz w:val="24"/>
              <w:szCs w:val="24"/>
              <w:u w:val="single"/>
            </w:rPr>
          </w:rPrChange>
        </w:rPr>
      </w:pPr>
      <w:ins w:id="4181" w:author="SHAHZAIB KHAN" w:date="2026-10-07T20:48:00Z">
        <w:r w:rsidRPr="007F709E">
          <w:rPr>
            <w:rFonts w:ascii="Times New Roman" w:eastAsia="Times New Roman" w:hAnsi="Times New Roman" w:cs="Times New Roman"/>
            <w:sz w:val="24"/>
            <w:szCs w:val="24"/>
            <w:u w:val="single"/>
            <w:rPrChange w:id="4182" w:author="SHAHZAIB KHAN" w:date="2026-10-07T21:11:00Z" w16du:dateUtc="2026-10-07T16:11:00Z">
              <w:rPr>
                <w:rFonts w:ascii="Times New Roman" w:eastAsia="Times New Roman" w:hAnsi="Times New Roman" w:cs="Times New Roman"/>
                <w:b/>
                <w:bCs/>
                <w:sz w:val="24"/>
                <w:szCs w:val="24"/>
                <w:u w:val="single"/>
              </w:rPr>
            </w:rPrChange>
          </w:rPr>
          <w:t>The system displays an error message.</w:t>
        </w:r>
      </w:ins>
    </w:p>
    <w:p w14:paraId="5932E008" w14:textId="77777777" w:rsidR="00C526BA" w:rsidRPr="007F709E" w:rsidRDefault="00C526BA" w:rsidP="00C526BA">
      <w:pPr>
        <w:numPr>
          <w:ilvl w:val="0"/>
          <w:numId w:val="76"/>
        </w:numPr>
        <w:spacing w:before="100" w:beforeAutospacing="1" w:after="100" w:afterAutospacing="1" w:line="240" w:lineRule="auto"/>
        <w:rPr>
          <w:ins w:id="4183" w:author="SHAHZAIB KHAN" w:date="2026-10-07T20:48:00Z"/>
          <w:rFonts w:ascii="Times New Roman" w:eastAsia="Times New Roman" w:hAnsi="Times New Roman" w:cs="Times New Roman"/>
          <w:sz w:val="24"/>
          <w:szCs w:val="24"/>
          <w:u w:val="single"/>
          <w:rPrChange w:id="4184" w:author="SHAHZAIB KHAN" w:date="2026-10-07T21:11:00Z" w16du:dateUtc="2026-10-07T16:11:00Z">
            <w:rPr>
              <w:ins w:id="4185" w:author="SHAHZAIB KHAN" w:date="2026-10-07T20:48:00Z"/>
              <w:rFonts w:ascii="Times New Roman" w:eastAsia="Times New Roman" w:hAnsi="Times New Roman" w:cs="Times New Roman"/>
              <w:b/>
              <w:bCs/>
              <w:sz w:val="24"/>
              <w:szCs w:val="24"/>
              <w:u w:val="single"/>
            </w:rPr>
          </w:rPrChange>
        </w:rPr>
      </w:pPr>
      <w:ins w:id="4186" w:author="SHAHZAIB KHAN" w:date="2026-10-07T20:48:00Z">
        <w:r w:rsidRPr="007F709E">
          <w:rPr>
            <w:rFonts w:ascii="Times New Roman" w:eastAsia="Times New Roman" w:hAnsi="Times New Roman" w:cs="Times New Roman"/>
            <w:sz w:val="24"/>
            <w:szCs w:val="24"/>
            <w:u w:val="single"/>
            <w:rPrChange w:id="4187" w:author="SHAHZAIB KHAN" w:date="2026-10-07T21:11:00Z" w16du:dateUtc="2026-10-07T16:11:00Z">
              <w:rPr>
                <w:rFonts w:ascii="Times New Roman" w:eastAsia="Times New Roman" w:hAnsi="Times New Roman" w:cs="Times New Roman"/>
                <w:b/>
                <w:bCs/>
                <w:sz w:val="24"/>
                <w:szCs w:val="24"/>
                <w:u w:val="single"/>
              </w:rPr>
            </w:rPrChange>
          </w:rPr>
          <w:t>The customer can retry the booking.</w:t>
        </w:r>
      </w:ins>
    </w:p>
    <w:p w14:paraId="0FC96BC6" w14:textId="77777777" w:rsidR="00C526BA" w:rsidRPr="007F709E" w:rsidRDefault="00C526BA" w:rsidP="00C526BA">
      <w:pPr>
        <w:spacing w:before="100" w:beforeAutospacing="1" w:after="100" w:afterAutospacing="1" w:line="240" w:lineRule="auto"/>
        <w:ind w:left="720"/>
        <w:rPr>
          <w:ins w:id="4188" w:author="SHAHZAIB KHAN" w:date="2026-10-07T20:48:00Z"/>
          <w:rFonts w:ascii="Times New Roman" w:eastAsia="Times New Roman" w:hAnsi="Times New Roman" w:cs="Times New Roman"/>
          <w:sz w:val="24"/>
          <w:szCs w:val="24"/>
          <w:u w:val="single"/>
          <w:rPrChange w:id="4189" w:author="SHAHZAIB KHAN" w:date="2026-10-07T21:11:00Z" w16du:dateUtc="2026-10-07T16:11:00Z">
            <w:rPr>
              <w:ins w:id="4190" w:author="SHAHZAIB KHAN" w:date="2026-10-07T20:48:00Z"/>
              <w:rFonts w:ascii="Times New Roman" w:eastAsia="Times New Roman" w:hAnsi="Times New Roman" w:cs="Times New Roman"/>
              <w:b/>
              <w:bCs/>
              <w:sz w:val="24"/>
              <w:szCs w:val="24"/>
              <w:u w:val="single"/>
            </w:rPr>
          </w:rPrChange>
        </w:rPr>
      </w:pPr>
      <w:ins w:id="4191" w:author="SHAHZAIB KHAN" w:date="2026-10-07T20:48:00Z">
        <w:r w:rsidRPr="007F709E">
          <w:rPr>
            <w:rFonts w:ascii="Times New Roman" w:eastAsia="Times New Roman" w:hAnsi="Times New Roman" w:cs="Times New Roman"/>
            <w:sz w:val="24"/>
            <w:szCs w:val="24"/>
            <w:u w:val="single"/>
            <w:rPrChange w:id="4192" w:author="SHAHZAIB KHAN" w:date="2026-10-07T21:11:00Z" w16du:dateUtc="2026-10-07T16:11:00Z">
              <w:rPr>
                <w:rFonts w:ascii="Times New Roman" w:eastAsia="Times New Roman" w:hAnsi="Times New Roman" w:cs="Times New Roman"/>
                <w:b/>
                <w:bCs/>
                <w:sz w:val="24"/>
                <w:szCs w:val="24"/>
                <w:u w:val="single"/>
              </w:rPr>
            </w:rPrChange>
          </w:rPr>
          <w:t>6. Postconditions</w:t>
        </w:r>
      </w:ins>
    </w:p>
    <w:p w14:paraId="3D384EBE" w14:textId="77777777" w:rsidR="00C526BA" w:rsidRPr="007F709E" w:rsidRDefault="00C526BA" w:rsidP="00C526BA">
      <w:pPr>
        <w:numPr>
          <w:ilvl w:val="0"/>
          <w:numId w:val="77"/>
        </w:numPr>
        <w:spacing w:before="100" w:beforeAutospacing="1" w:after="100" w:afterAutospacing="1" w:line="240" w:lineRule="auto"/>
        <w:rPr>
          <w:ins w:id="4193" w:author="SHAHZAIB KHAN" w:date="2026-10-07T20:48:00Z"/>
          <w:rFonts w:ascii="Times New Roman" w:eastAsia="Times New Roman" w:hAnsi="Times New Roman" w:cs="Times New Roman"/>
          <w:sz w:val="24"/>
          <w:szCs w:val="24"/>
          <w:u w:val="single"/>
          <w:rPrChange w:id="4194" w:author="SHAHZAIB KHAN" w:date="2026-10-07T21:11:00Z" w16du:dateUtc="2026-10-07T16:11:00Z">
            <w:rPr>
              <w:ins w:id="4195" w:author="SHAHZAIB KHAN" w:date="2026-10-07T20:48:00Z"/>
              <w:rFonts w:ascii="Times New Roman" w:eastAsia="Times New Roman" w:hAnsi="Times New Roman" w:cs="Times New Roman"/>
              <w:b/>
              <w:bCs/>
              <w:sz w:val="24"/>
              <w:szCs w:val="24"/>
              <w:u w:val="single"/>
            </w:rPr>
          </w:rPrChange>
        </w:rPr>
      </w:pPr>
      <w:ins w:id="4196" w:author="SHAHZAIB KHAN" w:date="2026-10-07T20:48:00Z">
        <w:r w:rsidRPr="007F709E">
          <w:rPr>
            <w:rFonts w:ascii="Times New Roman" w:eastAsia="Times New Roman" w:hAnsi="Times New Roman" w:cs="Times New Roman"/>
            <w:sz w:val="24"/>
            <w:szCs w:val="24"/>
            <w:u w:val="single"/>
            <w:rPrChange w:id="4197" w:author="SHAHZAIB KHAN" w:date="2026-10-07T21:11:00Z" w16du:dateUtc="2026-10-07T16:11:00Z">
              <w:rPr>
                <w:rFonts w:ascii="Times New Roman" w:eastAsia="Times New Roman" w:hAnsi="Times New Roman" w:cs="Times New Roman"/>
                <w:b/>
                <w:bCs/>
                <w:sz w:val="24"/>
                <w:szCs w:val="24"/>
                <w:u w:val="single"/>
              </w:rPr>
            </w:rPrChange>
          </w:rPr>
          <w:t>The order is saved successfully in the system.</w:t>
        </w:r>
      </w:ins>
    </w:p>
    <w:p w14:paraId="34319143" w14:textId="77777777" w:rsidR="00C526BA" w:rsidRPr="007F709E" w:rsidRDefault="00C526BA" w:rsidP="00C526BA">
      <w:pPr>
        <w:numPr>
          <w:ilvl w:val="0"/>
          <w:numId w:val="77"/>
        </w:numPr>
        <w:spacing w:before="100" w:beforeAutospacing="1" w:after="100" w:afterAutospacing="1" w:line="240" w:lineRule="auto"/>
        <w:rPr>
          <w:ins w:id="4198" w:author="SHAHZAIB KHAN" w:date="2026-10-07T20:48:00Z"/>
          <w:rFonts w:ascii="Times New Roman" w:eastAsia="Times New Roman" w:hAnsi="Times New Roman" w:cs="Times New Roman"/>
          <w:sz w:val="24"/>
          <w:szCs w:val="24"/>
          <w:u w:val="single"/>
          <w:rPrChange w:id="4199" w:author="SHAHZAIB KHAN" w:date="2026-10-07T21:11:00Z" w16du:dateUtc="2026-10-07T16:11:00Z">
            <w:rPr>
              <w:ins w:id="4200" w:author="SHAHZAIB KHAN" w:date="2026-10-07T20:48:00Z"/>
              <w:rFonts w:ascii="Times New Roman" w:eastAsia="Times New Roman" w:hAnsi="Times New Roman" w:cs="Times New Roman"/>
              <w:b/>
              <w:bCs/>
              <w:sz w:val="24"/>
              <w:szCs w:val="24"/>
              <w:u w:val="single"/>
            </w:rPr>
          </w:rPrChange>
        </w:rPr>
      </w:pPr>
      <w:ins w:id="4201" w:author="SHAHZAIB KHAN" w:date="2026-10-07T20:48:00Z">
        <w:r w:rsidRPr="007F709E">
          <w:rPr>
            <w:rFonts w:ascii="Times New Roman" w:eastAsia="Times New Roman" w:hAnsi="Times New Roman" w:cs="Times New Roman"/>
            <w:sz w:val="24"/>
            <w:szCs w:val="24"/>
            <w:u w:val="single"/>
            <w:rPrChange w:id="4202" w:author="SHAHZAIB KHAN" w:date="2026-10-07T21:11:00Z" w16du:dateUtc="2026-10-07T16:11:00Z">
              <w:rPr>
                <w:rFonts w:ascii="Times New Roman" w:eastAsia="Times New Roman" w:hAnsi="Times New Roman" w:cs="Times New Roman"/>
                <w:b/>
                <w:bCs/>
                <w:sz w:val="24"/>
                <w:szCs w:val="24"/>
                <w:u w:val="single"/>
              </w:rPr>
            </w:rPrChange>
          </w:rPr>
          <w:t>A unique Order ID is generated.</w:t>
        </w:r>
      </w:ins>
    </w:p>
    <w:p w14:paraId="6C9E80B1" w14:textId="77777777" w:rsidR="00C526BA" w:rsidRPr="007F709E" w:rsidRDefault="00C526BA" w:rsidP="00C526BA">
      <w:pPr>
        <w:numPr>
          <w:ilvl w:val="0"/>
          <w:numId w:val="77"/>
        </w:numPr>
        <w:spacing w:before="100" w:beforeAutospacing="1" w:after="100" w:afterAutospacing="1" w:line="240" w:lineRule="auto"/>
        <w:rPr>
          <w:ins w:id="4203" w:author="SHAHZAIB KHAN" w:date="2026-10-07T20:48:00Z"/>
          <w:rFonts w:ascii="Times New Roman" w:eastAsia="Times New Roman" w:hAnsi="Times New Roman" w:cs="Times New Roman"/>
          <w:sz w:val="24"/>
          <w:szCs w:val="24"/>
          <w:u w:val="single"/>
          <w:rPrChange w:id="4204" w:author="SHAHZAIB KHAN" w:date="2026-10-07T21:11:00Z" w16du:dateUtc="2026-10-07T16:11:00Z">
            <w:rPr>
              <w:ins w:id="4205" w:author="SHAHZAIB KHAN" w:date="2026-10-07T20:48:00Z"/>
              <w:rFonts w:ascii="Times New Roman" w:eastAsia="Times New Roman" w:hAnsi="Times New Roman" w:cs="Times New Roman"/>
              <w:b/>
              <w:bCs/>
              <w:sz w:val="24"/>
              <w:szCs w:val="24"/>
              <w:u w:val="single"/>
            </w:rPr>
          </w:rPrChange>
        </w:rPr>
      </w:pPr>
      <w:ins w:id="4206" w:author="SHAHZAIB KHAN" w:date="2026-10-07T20:48:00Z">
        <w:r w:rsidRPr="007F709E">
          <w:rPr>
            <w:rFonts w:ascii="Times New Roman" w:eastAsia="Times New Roman" w:hAnsi="Times New Roman" w:cs="Times New Roman"/>
            <w:sz w:val="24"/>
            <w:szCs w:val="24"/>
            <w:u w:val="single"/>
            <w:rPrChange w:id="4207" w:author="SHAHZAIB KHAN" w:date="2026-10-07T21:11:00Z" w16du:dateUtc="2026-10-07T16:11:00Z">
              <w:rPr>
                <w:rFonts w:ascii="Times New Roman" w:eastAsia="Times New Roman" w:hAnsi="Times New Roman" w:cs="Times New Roman"/>
                <w:b/>
                <w:bCs/>
                <w:sz w:val="24"/>
                <w:szCs w:val="24"/>
                <w:u w:val="single"/>
              </w:rPr>
            </w:rPrChange>
          </w:rPr>
          <w:t>The order status is set to Booked.</w:t>
        </w:r>
      </w:ins>
    </w:p>
    <w:p w14:paraId="17BBFFD6" w14:textId="77777777" w:rsidR="00C526BA" w:rsidRPr="007F709E" w:rsidRDefault="00C526BA" w:rsidP="00C526BA">
      <w:pPr>
        <w:numPr>
          <w:ilvl w:val="0"/>
          <w:numId w:val="77"/>
        </w:numPr>
        <w:spacing w:before="100" w:beforeAutospacing="1" w:after="100" w:afterAutospacing="1" w:line="240" w:lineRule="auto"/>
        <w:rPr>
          <w:ins w:id="4208" w:author="SHAHZAIB KHAN" w:date="2026-10-07T20:48:00Z"/>
          <w:rFonts w:ascii="Times New Roman" w:eastAsia="Times New Roman" w:hAnsi="Times New Roman" w:cs="Times New Roman"/>
          <w:sz w:val="24"/>
          <w:szCs w:val="24"/>
          <w:u w:val="single"/>
          <w:rPrChange w:id="4209" w:author="SHAHZAIB KHAN" w:date="2026-10-07T21:11:00Z" w16du:dateUtc="2026-10-07T16:11:00Z">
            <w:rPr>
              <w:ins w:id="4210" w:author="SHAHZAIB KHAN" w:date="2026-10-07T20:48:00Z"/>
              <w:rFonts w:ascii="Times New Roman" w:eastAsia="Times New Roman" w:hAnsi="Times New Roman" w:cs="Times New Roman"/>
              <w:b/>
              <w:bCs/>
              <w:sz w:val="24"/>
              <w:szCs w:val="24"/>
              <w:u w:val="single"/>
            </w:rPr>
          </w:rPrChange>
        </w:rPr>
      </w:pPr>
      <w:ins w:id="4211" w:author="SHAHZAIB KHAN" w:date="2026-10-07T20:48:00Z">
        <w:r w:rsidRPr="007F709E">
          <w:rPr>
            <w:rFonts w:ascii="Times New Roman" w:eastAsia="Times New Roman" w:hAnsi="Times New Roman" w:cs="Times New Roman"/>
            <w:sz w:val="24"/>
            <w:szCs w:val="24"/>
            <w:u w:val="single"/>
            <w:rPrChange w:id="4212" w:author="SHAHZAIB KHAN" w:date="2026-10-07T21:11:00Z" w16du:dateUtc="2026-10-07T16:11:00Z">
              <w:rPr>
                <w:rFonts w:ascii="Times New Roman" w:eastAsia="Times New Roman" w:hAnsi="Times New Roman" w:cs="Times New Roman"/>
                <w:b/>
                <w:bCs/>
                <w:sz w:val="24"/>
                <w:szCs w:val="24"/>
                <w:u w:val="single"/>
              </w:rPr>
            </w:rPrChange>
          </w:rPr>
          <w:t>The order deadline is saved.</w:t>
        </w:r>
      </w:ins>
    </w:p>
    <w:p w14:paraId="22528032" w14:textId="77777777" w:rsidR="00C526BA" w:rsidRPr="007F709E" w:rsidRDefault="00C526BA" w:rsidP="00C526BA">
      <w:pPr>
        <w:numPr>
          <w:ilvl w:val="0"/>
          <w:numId w:val="77"/>
        </w:numPr>
        <w:spacing w:before="100" w:beforeAutospacing="1" w:after="100" w:afterAutospacing="1" w:line="240" w:lineRule="auto"/>
        <w:rPr>
          <w:ins w:id="4213" w:author="SHAHZAIB KHAN" w:date="2026-10-07T20:48:00Z"/>
          <w:rFonts w:ascii="Times New Roman" w:eastAsia="Times New Roman" w:hAnsi="Times New Roman" w:cs="Times New Roman"/>
          <w:sz w:val="24"/>
          <w:szCs w:val="24"/>
          <w:u w:val="single"/>
          <w:rPrChange w:id="4214" w:author="SHAHZAIB KHAN" w:date="2026-10-07T21:11:00Z" w16du:dateUtc="2026-10-07T16:11:00Z">
            <w:rPr>
              <w:ins w:id="4215" w:author="SHAHZAIB KHAN" w:date="2026-10-07T20:48:00Z"/>
              <w:rFonts w:ascii="Times New Roman" w:eastAsia="Times New Roman" w:hAnsi="Times New Roman" w:cs="Times New Roman"/>
              <w:b/>
              <w:bCs/>
              <w:sz w:val="24"/>
              <w:szCs w:val="24"/>
              <w:u w:val="single"/>
            </w:rPr>
          </w:rPrChange>
        </w:rPr>
      </w:pPr>
      <w:ins w:id="4216" w:author="SHAHZAIB KHAN" w:date="2026-10-07T20:48:00Z">
        <w:r w:rsidRPr="007F709E">
          <w:rPr>
            <w:rFonts w:ascii="Times New Roman" w:eastAsia="Times New Roman" w:hAnsi="Times New Roman" w:cs="Times New Roman"/>
            <w:sz w:val="24"/>
            <w:szCs w:val="24"/>
            <w:u w:val="single"/>
            <w:rPrChange w:id="4217" w:author="SHAHZAIB KHAN" w:date="2026-10-07T21:11:00Z" w16du:dateUtc="2026-10-07T16:11:00Z">
              <w:rPr>
                <w:rFonts w:ascii="Times New Roman" w:eastAsia="Times New Roman" w:hAnsi="Times New Roman" w:cs="Times New Roman"/>
                <w:b/>
                <w:bCs/>
                <w:sz w:val="24"/>
                <w:szCs w:val="24"/>
                <w:u w:val="single"/>
              </w:rPr>
            </w:rPrChange>
          </w:rPr>
          <w:t>The delivery details are associated with the order.</w:t>
        </w:r>
      </w:ins>
    </w:p>
    <w:p w14:paraId="520CD4A1" w14:textId="77777777" w:rsidR="00C526BA" w:rsidRPr="007F709E" w:rsidRDefault="00C526BA" w:rsidP="00C526BA">
      <w:pPr>
        <w:numPr>
          <w:ilvl w:val="0"/>
          <w:numId w:val="77"/>
        </w:numPr>
        <w:spacing w:before="100" w:beforeAutospacing="1" w:after="100" w:afterAutospacing="1" w:line="240" w:lineRule="auto"/>
        <w:rPr>
          <w:ins w:id="4218" w:author="SHAHZAIB KHAN" w:date="2026-10-07T20:48:00Z"/>
          <w:rFonts w:ascii="Times New Roman" w:eastAsia="Times New Roman" w:hAnsi="Times New Roman" w:cs="Times New Roman"/>
          <w:sz w:val="24"/>
          <w:szCs w:val="24"/>
          <w:u w:val="single"/>
          <w:rPrChange w:id="4219" w:author="SHAHZAIB KHAN" w:date="2026-10-07T21:11:00Z" w16du:dateUtc="2026-10-07T16:11:00Z">
            <w:rPr>
              <w:ins w:id="4220" w:author="SHAHZAIB KHAN" w:date="2026-10-07T20:48:00Z"/>
              <w:rFonts w:ascii="Times New Roman" w:eastAsia="Times New Roman" w:hAnsi="Times New Roman" w:cs="Times New Roman"/>
              <w:b/>
              <w:bCs/>
              <w:sz w:val="24"/>
              <w:szCs w:val="24"/>
              <w:u w:val="single"/>
            </w:rPr>
          </w:rPrChange>
        </w:rPr>
      </w:pPr>
      <w:ins w:id="4221" w:author="SHAHZAIB KHAN" w:date="2026-10-07T20:48:00Z">
        <w:r w:rsidRPr="007F709E">
          <w:rPr>
            <w:rFonts w:ascii="Times New Roman" w:eastAsia="Times New Roman" w:hAnsi="Times New Roman" w:cs="Times New Roman"/>
            <w:sz w:val="24"/>
            <w:szCs w:val="24"/>
            <w:u w:val="single"/>
            <w:rPrChange w:id="4222" w:author="SHAHZAIB KHAN" w:date="2026-10-07T21:11:00Z" w16du:dateUtc="2026-10-07T16:11:00Z">
              <w:rPr>
                <w:rFonts w:ascii="Times New Roman" w:eastAsia="Times New Roman" w:hAnsi="Times New Roman" w:cs="Times New Roman"/>
                <w:b/>
                <w:bCs/>
                <w:sz w:val="24"/>
                <w:szCs w:val="24"/>
                <w:u w:val="single"/>
              </w:rPr>
            </w:rPrChange>
          </w:rPr>
          <w:t xml:space="preserve">The customer can proceed </w:t>
        </w:r>
        <w:proofErr w:type="gramStart"/>
        <w:r w:rsidRPr="007F709E">
          <w:rPr>
            <w:rFonts w:ascii="Times New Roman" w:eastAsia="Times New Roman" w:hAnsi="Times New Roman" w:cs="Times New Roman"/>
            <w:sz w:val="24"/>
            <w:szCs w:val="24"/>
            <w:u w:val="single"/>
            <w:rPrChange w:id="4223" w:author="SHAHZAIB KHAN" w:date="2026-10-07T21:11:00Z" w16du:dateUtc="2026-10-07T16:11:00Z">
              <w:rPr>
                <w:rFonts w:ascii="Times New Roman" w:eastAsia="Times New Roman" w:hAnsi="Times New Roman" w:cs="Times New Roman"/>
                <w:b/>
                <w:bCs/>
                <w:sz w:val="24"/>
                <w:szCs w:val="24"/>
                <w:u w:val="single"/>
              </w:rPr>
            </w:rPrChange>
          </w:rPr>
          <w:t>to</w:t>
        </w:r>
        <w:proofErr w:type="gramEnd"/>
        <w:r w:rsidRPr="007F709E">
          <w:rPr>
            <w:rFonts w:ascii="Times New Roman" w:eastAsia="Times New Roman" w:hAnsi="Times New Roman" w:cs="Times New Roman"/>
            <w:sz w:val="24"/>
            <w:szCs w:val="24"/>
            <w:u w:val="single"/>
            <w:rPrChange w:id="4224" w:author="SHAHZAIB KHAN" w:date="2026-10-07T21:11:00Z" w16du:dateUtc="2026-10-07T16:11:00Z">
              <w:rPr>
                <w:rFonts w:ascii="Times New Roman" w:eastAsia="Times New Roman" w:hAnsi="Times New Roman" w:cs="Times New Roman"/>
                <w:b/>
                <w:bCs/>
                <w:sz w:val="24"/>
                <w:szCs w:val="24"/>
                <w:u w:val="single"/>
              </w:rPr>
            </w:rPrChange>
          </w:rPr>
          <w:t xml:space="preserve"> the Make Payment use case.</w:t>
        </w:r>
      </w:ins>
    </w:p>
    <w:p w14:paraId="514615DB" w14:textId="77777777" w:rsidR="00C526BA" w:rsidRPr="007F709E" w:rsidRDefault="00C526BA" w:rsidP="00C526BA">
      <w:pPr>
        <w:spacing w:before="100" w:beforeAutospacing="1" w:after="100" w:afterAutospacing="1" w:line="240" w:lineRule="auto"/>
        <w:ind w:left="720"/>
        <w:rPr>
          <w:ins w:id="4225" w:author="SHAHZAIB KHAN" w:date="2026-10-07T20:48:00Z"/>
          <w:rFonts w:ascii="Times New Roman" w:eastAsia="Times New Roman" w:hAnsi="Times New Roman" w:cs="Times New Roman"/>
          <w:sz w:val="24"/>
          <w:szCs w:val="24"/>
          <w:u w:val="single"/>
          <w:rPrChange w:id="4226" w:author="SHAHZAIB KHAN" w:date="2026-10-07T21:11:00Z" w16du:dateUtc="2026-10-07T16:11:00Z">
            <w:rPr>
              <w:ins w:id="4227" w:author="SHAHZAIB KHAN" w:date="2026-10-07T20:48:00Z"/>
              <w:rFonts w:ascii="Times New Roman" w:eastAsia="Times New Roman" w:hAnsi="Times New Roman" w:cs="Times New Roman"/>
              <w:b/>
              <w:bCs/>
              <w:sz w:val="24"/>
              <w:szCs w:val="24"/>
              <w:u w:val="single"/>
            </w:rPr>
          </w:rPrChange>
        </w:rPr>
      </w:pPr>
    </w:p>
    <w:p w14:paraId="0C8D6954" w14:textId="1871102B" w:rsidR="00C526BA" w:rsidRDefault="00C526BA" w:rsidP="00C526BA">
      <w:pPr>
        <w:spacing w:before="100" w:beforeAutospacing="1" w:after="100" w:afterAutospacing="1" w:line="240" w:lineRule="auto"/>
        <w:ind w:left="720"/>
        <w:rPr>
          <w:ins w:id="4228" w:author="SHAHZAIB KHAN" w:date="2026-10-07T20:49:00Z" w16du:dateUtc="2026-10-07T15:49:00Z"/>
          <w:rFonts w:ascii="Times New Roman" w:eastAsia="Times New Roman" w:hAnsi="Times New Roman" w:cs="Times New Roman"/>
          <w:b/>
          <w:bCs/>
          <w:sz w:val="24"/>
          <w:szCs w:val="24"/>
          <w:u w:val="single"/>
        </w:rPr>
      </w:pPr>
      <w:ins w:id="4229" w:author="SHAHZAIB KHAN" w:date="2026-10-07T20:48:00Z" w16du:dateUtc="2026-10-07T15:48:00Z">
        <w:r>
          <w:rPr>
            <w:rFonts w:ascii="Times New Roman" w:eastAsia="Times New Roman" w:hAnsi="Times New Roman" w:cs="Times New Roman"/>
            <w:b/>
            <w:bCs/>
            <w:sz w:val="24"/>
            <w:szCs w:val="24"/>
            <w:u w:val="single"/>
          </w:rPr>
          <w:t xml:space="preserve">Use </w:t>
        </w:r>
      </w:ins>
      <w:proofErr w:type="gramStart"/>
      <w:ins w:id="4230" w:author="SHAHZAIB KHAN" w:date="2026-10-07T20:49:00Z" w16du:dateUtc="2026-10-07T15:49:00Z">
        <w:r>
          <w:rPr>
            <w:rFonts w:ascii="Times New Roman" w:eastAsia="Times New Roman" w:hAnsi="Times New Roman" w:cs="Times New Roman"/>
            <w:b/>
            <w:bCs/>
            <w:sz w:val="24"/>
            <w:szCs w:val="24"/>
            <w:u w:val="single"/>
          </w:rPr>
          <w:t>Case :</w:t>
        </w:r>
        <w:proofErr w:type="gramEnd"/>
        <w:r>
          <w:rPr>
            <w:rFonts w:ascii="Times New Roman" w:eastAsia="Times New Roman" w:hAnsi="Times New Roman" w:cs="Times New Roman"/>
            <w:b/>
            <w:bCs/>
            <w:sz w:val="24"/>
            <w:szCs w:val="24"/>
            <w:u w:val="single"/>
          </w:rPr>
          <w:t xml:space="preserve"> 04</w:t>
        </w:r>
      </w:ins>
    </w:p>
    <w:p w14:paraId="772A9D9C" w14:textId="2DB3AD6E" w:rsidR="00A66AA1" w:rsidRPr="00A66AA1" w:rsidRDefault="00A66AA1" w:rsidP="00A66AA1">
      <w:pPr>
        <w:spacing w:before="100" w:beforeAutospacing="1" w:after="100" w:afterAutospacing="1" w:line="240" w:lineRule="auto"/>
        <w:ind w:left="720"/>
        <w:rPr>
          <w:ins w:id="4231" w:author="SHAHZAIB KHAN" w:date="2026-10-07T20:49:00Z"/>
          <w:rFonts w:ascii="Times New Roman" w:eastAsia="Times New Roman" w:hAnsi="Times New Roman" w:cs="Times New Roman"/>
          <w:sz w:val="24"/>
          <w:szCs w:val="24"/>
          <w:u w:val="single"/>
        </w:rPr>
      </w:pPr>
      <w:ins w:id="4232" w:author="SHAHZAIB KHAN" w:date="2026-10-07T20:49:00Z">
        <w:r w:rsidRPr="00A66AA1">
          <w:rPr>
            <w:rFonts w:ascii="Times New Roman" w:eastAsia="Times New Roman" w:hAnsi="Times New Roman" w:cs="Times New Roman"/>
            <w:b/>
            <w:bCs/>
            <w:sz w:val="24"/>
            <w:szCs w:val="24"/>
            <w:u w:val="single"/>
          </w:rPr>
          <w:t xml:space="preserve">Use </w:t>
        </w:r>
        <w:proofErr w:type="gramStart"/>
        <w:r w:rsidRPr="00A66AA1">
          <w:rPr>
            <w:rFonts w:ascii="Times New Roman" w:eastAsia="Times New Roman" w:hAnsi="Times New Roman" w:cs="Times New Roman"/>
            <w:b/>
            <w:bCs/>
            <w:sz w:val="24"/>
            <w:szCs w:val="24"/>
            <w:u w:val="single"/>
          </w:rPr>
          <w:t>Case :</w:t>
        </w:r>
        <w:proofErr w:type="gramEnd"/>
        <w:r w:rsidRPr="00A66AA1">
          <w:rPr>
            <w:rFonts w:ascii="Times New Roman" w:eastAsia="Times New Roman" w:hAnsi="Times New Roman" w:cs="Times New Roman"/>
            <w:b/>
            <w:bCs/>
            <w:sz w:val="24"/>
            <w:szCs w:val="24"/>
            <w:u w:val="single"/>
          </w:rPr>
          <w:t xml:space="preserve"> Select Items </w:t>
        </w:r>
      </w:ins>
      <w:ins w:id="4233" w:author="SHAHZAIB KHAN" w:date="2026-10-07T21:11:00Z" w16du:dateUtc="2026-10-07T16:11:00Z">
        <w:r w:rsidR="007F709E">
          <w:rPr>
            <w:rFonts w:ascii="Times New Roman" w:eastAsia="Times New Roman" w:hAnsi="Times New Roman" w:cs="Times New Roman"/>
            <w:b/>
            <w:bCs/>
            <w:sz w:val="24"/>
            <w:szCs w:val="24"/>
            <w:u w:val="single"/>
          </w:rPr>
          <w:t xml:space="preserve">  </w:t>
        </w:r>
        <w:proofErr w:type="gramStart"/>
        <w:r w:rsidR="007F709E">
          <w:rPr>
            <w:rFonts w:ascii="Times New Roman" w:eastAsia="Times New Roman" w:hAnsi="Times New Roman" w:cs="Times New Roman"/>
            <w:b/>
            <w:bCs/>
            <w:sz w:val="24"/>
            <w:szCs w:val="24"/>
            <w:u w:val="single"/>
          </w:rPr>
          <w:t xml:space="preserve">  </w:t>
        </w:r>
      </w:ins>
      <w:ins w:id="4234" w:author="SHAHZAIB KHAN" w:date="2026-10-07T20:49:00Z">
        <w:r w:rsidRPr="00A66AA1">
          <w:rPr>
            <w:rFonts w:ascii="Times New Roman" w:eastAsia="Times New Roman" w:hAnsi="Times New Roman" w:cs="Times New Roman"/>
            <w:b/>
            <w:bCs/>
            <w:sz w:val="24"/>
            <w:szCs w:val="24"/>
            <w:u w:val="single"/>
          </w:rPr>
          <w:t xml:space="preserve"> </w:t>
        </w:r>
        <w:r w:rsidRPr="00A66AA1">
          <w:rPr>
            <w:rFonts w:ascii="Times New Roman" w:eastAsia="Times New Roman" w:hAnsi="Times New Roman" w:cs="Times New Roman"/>
            <w:sz w:val="24"/>
            <w:szCs w:val="24"/>
            <w:u w:val="single"/>
          </w:rPr>
          <w:t>(</w:t>
        </w:r>
        <w:proofErr w:type="gramEnd"/>
        <w:r w:rsidRPr="00A66AA1">
          <w:rPr>
            <w:rFonts w:ascii="Times New Roman" w:eastAsia="Times New Roman" w:hAnsi="Times New Roman" w:cs="Times New Roman"/>
            <w:sz w:val="24"/>
            <w:szCs w:val="24"/>
            <w:u w:val="single"/>
          </w:rPr>
          <w:t xml:space="preserve"> Fahim Mirzaiee)</w:t>
        </w:r>
      </w:ins>
    </w:p>
    <w:p w14:paraId="38ED533F" w14:textId="77777777" w:rsidR="00A66AA1" w:rsidRPr="00A66AA1" w:rsidRDefault="00A66AA1" w:rsidP="00A66AA1">
      <w:pPr>
        <w:spacing w:before="100" w:beforeAutospacing="1" w:after="100" w:afterAutospacing="1" w:line="240" w:lineRule="auto"/>
        <w:ind w:left="720"/>
        <w:rPr>
          <w:ins w:id="4235" w:author="SHAHZAIB KHAN" w:date="2026-10-07T20:49:00Z"/>
          <w:rFonts w:ascii="Times New Roman" w:eastAsia="Times New Roman" w:hAnsi="Times New Roman" w:cs="Times New Roman"/>
          <w:sz w:val="24"/>
          <w:szCs w:val="24"/>
          <w:u w:val="single"/>
        </w:rPr>
      </w:pPr>
      <w:ins w:id="4236" w:author="SHAHZAIB KHAN" w:date="2026-10-07T20:49:00Z">
        <w:r w:rsidRPr="00A66AA1">
          <w:rPr>
            <w:rFonts w:ascii="Times New Roman" w:eastAsia="Times New Roman" w:hAnsi="Times New Roman" w:cs="Times New Roman"/>
            <w:b/>
            <w:bCs/>
            <w:sz w:val="24"/>
            <w:szCs w:val="24"/>
            <w:u w:val="single"/>
          </w:rPr>
          <w:t>Inputs:</w:t>
        </w:r>
      </w:ins>
    </w:p>
    <w:p w14:paraId="039F6F2F" w14:textId="77777777" w:rsidR="00A66AA1" w:rsidRPr="00A66AA1" w:rsidRDefault="00A66AA1" w:rsidP="00A66AA1">
      <w:pPr>
        <w:numPr>
          <w:ilvl w:val="0"/>
          <w:numId w:val="78"/>
        </w:numPr>
        <w:spacing w:before="100" w:beforeAutospacing="1" w:after="100" w:afterAutospacing="1" w:line="240" w:lineRule="auto"/>
        <w:rPr>
          <w:ins w:id="4237" w:author="SHAHZAIB KHAN" w:date="2026-10-07T20:49:00Z"/>
          <w:rFonts w:ascii="Times New Roman" w:eastAsia="Times New Roman" w:hAnsi="Times New Roman" w:cs="Times New Roman"/>
          <w:sz w:val="24"/>
          <w:szCs w:val="24"/>
          <w:u w:val="single"/>
        </w:rPr>
      </w:pPr>
      <w:ins w:id="4238" w:author="SHAHZAIB KHAN" w:date="2026-10-07T20:49:00Z">
        <w:r w:rsidRPr="00A66AA1">
          <w:rPr>
            <w:rFonts w:ascii="Times New Roman" w:eastAsia="Times New Roman" w:hAnsi="Times New Roman" w:cs="Times New Roman"/>
            <w:sz w:val="24"/>
            <w:szCs w:val="24"/>
            <w:u w:val="single"/>
          </w:rPr>
          <w:t xml:space="preserve">Items: </w:t>
        </w:r>
      </w:ins>
    </w:p>
    <w:p w14:paraId="167902A4" w14:textId="77777777" w:rsidR="00A66AA1" w:rsidRPr="00A66AA1" w:rsidRDefault="00A66AA1" w:rsidP="00A66AA1">
      <w:pPr>
        <w:spacing w:before="100" w:beforeAutospacing="1" w:after="100" w:afterAutospacing="1" w:line="240" w:lineRule="auto"/>
        <w:ind w:left="720"/>
        <w:rPr>
          <w:ins w:id="4239" w:author="SHAHZAIB KHAN" w:date="2026-10-07T20:49:00Z"/>
          <w:rFonts w:ascii="Times New Roman" w:eastAsia="Times New Roman" w:hAnsi="Times New Roman" w:cs="Times New Roman"/>
          <w:sz w:val="24"/>
          <w:szCs w:val="24"/>
          <w:u w:val="single"/>
        </w:rPr>
      </w:pPr>
      <w:ins w:id="4240" w:author="SHAHZAIB KHAN" w:date="2026-10-07T20:49:00Z">
        <w:r w:rsidRPr="00A66AA1">
          <w:rPr>
            <w:rFonts w:ascii="Times New Roman" w:eastAsia="Times New Roman" w:hAnsi="Times New Roman" w:cs="Times New Roman"/>
            <w:sz w:val="24"/>
            <w:szCs w:val="24"/>
            <w:u w:val="single"/>
          </w:rPr>
          <w:t xml:space="preserve"> means the selected items from the categories and the item list.</w:t>
        </w:r>
      </w:ins>
    </w:p>
    <w:p w14:paraId="3B6719A2" w14:textId="77777777" w:rsidR="00A66AA1" w:rsidRPr="00A66AA1" w:rsidRDefault="00A66AA1" w:rsidP="00A66AA1">
      <w:pPr>
        <w:numPr>
          <w:ilvl w:val="0"/>
          <w:numId w:val="78"/>
        </w:numPr>
        <w:spacing w:before="100" w:beforeAutospacing="1" w:after="100" w:afterAutospacing="1" w:line="240" w:lineRule="auto"/>
        <w:rPr>
          <w:ins w:id="4241" w:author="SHAHZAIB KHAN" w:date="2026-10-07T20:49:00Z"/>
          <w:rFonts w:ascii="Times New Roman" w:eastAsia="Times New Roman" w:hAnsi="Times New Roman" w:cs="Times New Roman"/>
          <w:sz w:val="24"/>
          <w:szCs w:val="24"/>
          <w:u w:val="single"/>
        </w:rPr>
      </w:pPr>
      <w:ins w:id="4242" w:author="SHAHZAIB KHAN" w:date="2026-10-07T20:49:00Z">
        <w:r w:rsidRPr="00A66AA1">
          <w:rPr>
            <w:rFonts w:ascii="Times New Roman" w:eastAsia="Times New Roman" w:hAnsi="Times New Roman" w:cs="Times New Roman"/>
            <w:sz w:val="24"/>
            <w:szCs w:val="24"/>
            <w:u w:val="single"/>
          </w:rPr>
          <w:t xml:space="preserve">Quantity of items. </w:t>
        </w:r>
      </w:ins>
    </w:p>
    <w:p w14:paraId="7D4F1D56" w14:textId="77777777" w:rsidR="00A66AA1" w:rsidRPr="00A66AA1" w:rsidRDefault="00A66AA1" w:rsidP="00A66AA1">
      <w:pPr>
        <w:spacing w:before="100" w:beforeAutospacing="1" w:after="100" w:afterAutospacing="1" w:line="240" w:lineRule="auto"/>
        <w:ind w:left="720"/>
        <w:rPr>
          <w:ins w:id="4243" w:author="SHAHZAIB KHAN" w:date="2026-10-07T20:49:00Z"/>
          <w:rFonts w:ascii="Times New Roman" w:eastAsia="Times New Roman" w:hAnsi="Times New Roman" w:cs="Times New Roman"/>
          <w:b/>
          <w:bCs/>
          <w:sz w:val="24"/>
          <w:szCs w:val="24"/>
          <w:u w:val="single"/>
        </w:rPr>
      </w:pPr>
      <w:ins w:id="4244" w:author="SHAHZAIB KHAN" w:date="2026-10-07T20:49:00Z">
        <w:r w:rsidRPr="00A66AA1">
          <w:rPr>
            <w:rFonts w:ascii="Times New Roman" w:eastAsia="Times New Roman" w:hAnsi="Times New Roman" w:cs="Times New Roman"/>
            <w:b/>
            <w:bCs/>
            <w:sz w:val="24"/>
            <w:szCs w:val="24"/>
            <w:u w:val="single"/>
          </w:rPr>
          <w:t>Outputs:</w:t>
        </w:r>
      </w:ins>
    </w:p>
    <w:p w14:paraId="5F256301" w14:textId="77777777" w:rsidR="00A66AA1" w:rsidRPr="00A66AA1" w:rsidRDefault="00A66AA1" w:rsidP="00A66AA1">
      <w:pPr>
        <w:numPr>
          <w:ilvl w:val="0"/>
          <w:numId w:val="79"/>
        </w:numPr>
        <w:spacing w:before="100" w:beforeAutospacing="1" w:after="100" w:afterAutospacing="1" w:line="240" w:lineRule="auto"/>
        <w:rPr>
          <w:ins w:id="4245" w:author="SHAHZAIB KHAN" w:date="2026-10-07T20:49:00Z"/>
          <w:rFonts w:ascii="Times New Roman" w:eastAsia="Times New Roman" w:hAnsi="Times New Roman" w:cs="Times New Roman"/>
          <w:sz w:val="24"/>
          <w:szCs w:val="24"/>
          <w:u w:val="single"/>
        </w:rPr>
      </w:pPr>
      <w:ins w:id="4246" w:author="SHAHZAIB KHAN" w:date="2026-10-07T20:49:00Z">
        <w:r w:rsidRPr="00A66AA1">
          <w:rPr>
            <w:rFonts w:ascii="Times New Roman" w:eastAsia="Times New Roman" w:hAnsi="Times New Roman" w:cs="Times New Roman"/>
            <w:sz w:val="24"/>
            <w:szCs w:val="24"/>
            <w:u w:val="single"/>
          </w:rPr>
          <w:t>Selected items list.</w:t>
        </w:r>
      </w:ins>
    </w:p>
    <w:p w14:paraId="3853F375" w14:textId="77777777" w:rsidR="00A66AA1" w:rsidRPr="00A66AA1" w:rsidRDefault="00A66AA1" w:rsidP="00A66AA1">
      <w:pPr>
        <w:numPr>
          <w:ilvl w:val="0"/>
          <w:numId w:val="79"/>
        </w:numPr>
        <w:spacing w:before="100" w:beforeAutospacing="1" w:after="100" w:afterAutospacing="1" w:line="240" w:lineRule="auto"/>
        <w:rPr>
          <w:ins w:id="4247" w:author="SHAHZAIB KHAN" w:date="2026-10-07T20:49:00Z"/>
          <w:rFonts w:ascii="Times New Roman" w:eastAsia="Times New Roman" w:hAnsi="Times New Roman" w:cs="Times New Roman"/>
          <w:sz w:val="24"/>
          <w:szCs w:val="24"/>
          <w:u w:val="single"/>
        </w:rPr>
      </w:pPr>
      <w:ins w:id="4248" w:author="SHAHZAIB KHAN" w:date="2026-10-07T20:49:00Z">
        <w:r w:rsidRPr="00A66AA1">
          <w:rPr>
            <w:rFonts w:ascii="Times New Roman" w:eastAsia="Times New Roman" w:hAnsi="Times New Roman" w:cs="Times New Roman"/>
            <w:sz w:val="24"/>
            <w:szCs w:val="24"/>
            <w:u w:val="single"/>
          </w:rPr>
          <w:t>The total amount of order.</w:t>
        </w:r>
      </w:ins>
    </w:p>
    <w:p w14:paraId="07AF9E08" w14:textId="77777777" w:rsidR="00A66AA1" w:rsidRPr="00A66AA1" w:rsidRDefault="00A66AA1" w:rsidP="00A66AA1">
      <w:pPr>
        <w:spacing w:before="100" w:beforeAutospacing="1" w:after="100" w:afterAutospacing="1" w:line="240" w:lineRule="auto"/>
        <w:ind w:left="720"/>
        <w:rPr>
          <w:ins w:id="4249" w:author="SHAHZAIB KHAN" w:date="2026-10-07T20:49:00Z"/>
          <w:rFonts w:ascii="Times New Roman" w:eastAsia="Times New Roman" w:hAnsi="Times New Roman" w:cs="Times New Roman"/>
          <w:b/>
          <w:bCs/>
          <w:sz w:val="24"/>
          <w:szCs w:val="24"/>
          <w:u w:val="single"/>
        </w:rPr>
      </w:pPr>
      <w:ins w:id="4250" w:author="SHAHZAIB KHAN" w:date="2026-10-07T20:49:00Z">
        <w:r w:rsidRPr="00A66AA1">
          <w:rPr>
            <w:rFonts w:ascii="Times New Roman" w:eastAsia="Times New Roman" w:hAnsi="Times New Roman" w:cs="Times New Roman"/>
            <w:b/>
            <w:bCs/>
            <w:sz w:val="24"/>
            <w:szCs w:val="24"/>
            <w:u w:val="single"/>
          </w:rPr>
          <w:t>Primary Actor:</w:t>
        </w:r>
        <w:r w:rsidRPr="00A66AA1">
          <w:rPr>
            <w:rFonts w:ascii="Times New Roman" w:eastAsia="Times New Roman" w:hAnsi="Times New Roman" w:cs="Times New Roman"/>
            <w:sz w:val="24"/>
            <w:szCs w:val="24"/>
            <w:u w:val="single"/>
          </w:rPr>
          <w:t xml:space="preserve"> Customer</w:t>
        </w:r>
      </w:ins>
    </w:p>
    <w:p w14:paraId="774E5A2A" w14:textId="77777777" w:rsidR="00A66AA1" w:rsidRPr="00A66AA1" w:rsidRDefault="00A66AA1" w:rsidP="00A66AA1">
      <w:pPr>
        <w:spacing w:before="100" w:beforeAutospacing="1" w:after="100" w:afterAutospacing="1" w:line="240" w:lineRule="auto"/>
        <w:ind w:left="720"/>
        <w:rPr>
          <w:ins w:id="4251" w:author="SHAHZAIB KHAN" w:date="2026-10-07T20:49:00Z"/>
          <w:rFonts w:ascii="Times New Roman" w:eastAsia="Times New Roman" w:hAnsi="Times New Roman" w:cs="Times New Roman"/>
          <w:b/>
          <w:bCs/>
          <w:sz w:val="24"/>
          <w:szCs w:val="24"/>
          <w:u w:val="single"/>
        </w:rPr>
      </w:pPr>
      <w:ins w:id="4252" w:author="SHAHZAIB KHAN" w:date="2026-10-07T20:49:00Z">
        <w:r w:rsidRPr="00A66AA1">
          <w:rPr>
            <w:rFonts w:ascii="Times New Roman" w:eastAsia="Times New Roman" w:hAnsi="Times New Roman" w:cs="Times New Roman"/>
            <w:b/>
            <w:bCs/>
            <w:sz w:val="24"/>
            <w:szCs w:val="24"/>
            <w:u w:val="single"/>
          </w:rPr>
          <w:t>Preconditions:</w:t>
        </w:r>
      </w:ins>
    </w:p>
    <w:p w14:paraId="13E6057B" w14:textId="77777777" w:rsidR="00A66AA1" w:rsidRPr="00A66AA1" w:rsidRDefault="00A66AA1" w:rsidP="00A66AA1">
      <w:pPr>
        <w:numPr>
          <w:ilvl w:val="0"/>
          <w:numId w:val="80"/>
        </w:numPr>
        <w:spacing w:before="100" w:beforeAutospacing="1" w:after="100" w:afterAutospacing="1" w:line="240" w:lineRule="auto"/>
        <w:rPr>
          <w:ins w:id="4253" w:author="SHAHZAIB KHAN" w:date="2026-10-07T20:49:00Z"/>
          <w:rFonts w:ascii="Times New Roman" w:eastAsia="Times New Roman" w:hAnsi="Times New Roman" w:cs="Times New Roman"/>
          <w:sz w:val="24"/>
          <w:szCs w:val="24"/>
          <w:u w:val="single"/>
        </w:rPr>
      </w:pPr>
      <w:ins w:id="4254" w:author="SHAHZAIB KHAN" w:date="2026-10-07T20:49:00Z">
        <w:r w:rsidRPr="00A66AA1">
          <w:rPr>
            <w:rFonts w:ascii="Times New Roman" w:eastAsia="Times New Roman" w:hAnsi="Times New Roman" w:cs="Times New Roman"/>
            <w:sz w:val="24"/>
            <w:szCs w:val="24"/>
            <w:u w:val="single"/>
          </w:rPr>
          <w:lastRenderedPageBreak/>
          <w:t xml:space="preserve">The system must have items with its </w:t>
        </w:r>
        <w:proofErr w:type="gramStart"/>
        <w:r w:rsidRPr="00A66AA1">
          <w:rPr>
            <w:rFonts w:ascii="Times New Roman" w:eastAsia="Times New Roman" w:hAnsi="Times New Roman" w:cs="Times New Roman"/>
            <w:sz w:val="24"/>
            <w:szCs w:val="24"/>
            <w:u w:val="single"/>
          </w:rPr>
          <w:t>prices .</w:t>
        </w:r>
        <w:proofErr w:type="gramEnd"/>
      </w:ins>
    </w:p>
    <w:p w14:paraId="7A6CFBD9" w14:textId="77777777" w:rsidR="00A66AA1" w:rsidRPr="00A66AA1" w:rsidRDefault="00A66AA1" w:rsidP="00A66AA1">
      <w:pPr>
        <w:spacing w:before="100" w:beforeAutospacing="1" w:after="100" w:afterAutospacing="1" w:line="240" w:lineRule="auto"/>
        <w:ind w:left="720"/>
        <w:rPr>
          <w:ins w:id="4255" w:author="SHAHZAIB KHAN" w:date="2026-10-07T20:49:00Z"/>
          <w:rFonts w:ascii="Times New Roman" w:eastAsia="Times New Roman" w:hAnsi="Times New Roman" w:cs="Times New Roman"/>
          <w:b/>
          <w:bCs/>
          <w:sz w:val="24"/>
          <w:szCs w:val="24"/>
          <w:u w:val="single"/>
        </w:rPr>
      </w:pPr>
      <w:ins w:id="4256" w:author="SHAHZAIB KHAN" w:date="2026-10-07T20:49:00Z">
        <w:r w:rsidRPr="00A66AA1">
          <w:rPr>
            <w:rFonts w:ascii="Times New Roman" w:eastAsia="Times New Roman" w:hAnsi="Times New Roman" w:cs="Times New Roman"/>
            <w:b/>
            <w:bCs/>
            <w:sz w:val="24"/>
            <w:szCs w:val="24"/>
            <w:u w:val="single"/>
          </w:rPr>
          <w:t xml:space="preserve"> Success Scenario:</w:t>
        </w:r>
      </w:ins>
    </w:p>
    <w:p w14:paraId="4206AE91" w14:textId="77777777" w:rsidR="00A66AA1" w:rsidRPr="00A66AA1" w:rsidRDefault="00A66AA1" w:rsidP="00A66AA1">
      <w:pPr>
        <w:numPr>
          <w:ilvl w:val="0"/>
          <w:numId w:val="81"/>
        </w:numPr>
        <w:spacing w:before="100" w:beforeAutospacing="1" w:after="100" w:afterAutospacing="1" w:line="240" w:lineRule="auto"/>
        <w:rPr>
          <w:ins w:id="4257" w:author="SHAHZAIB KHAN" w:date="2026-10-07T20:49:00Z"/>
          <w:rFonts w:ascii="Times New Roman" w:eastAsia="Times New Roman" w:hAnsi="Times New Roman" w:cs="Times New Roman"/>
          <w:sz w:val="24"/>
          <w:szCs w:val="24"/>
          <w:u w:val="single"/>
        </w:rPr>
      </w:pPr>
      <w:ins w:id="4258" w:author="SHAHZAIB KHAN" w:date="2026-10-07T20:49:00Z">
        <w:r w:rsidRPr="00A66AA1">
          <w:rPr>
            <w:rFonts w:ascii="Times New Roman" w:eastAsia="Times New Roman" w:hAnsi="Times New Roman" w:cs="Times New Roman"/>
            <w:sz w:val="24"/>
            <w:szCs w:val="24"/>
            <w:u w:val="single"/>
          </w:rPr>
          <w:t xml:space="preserve">The customer views the categories and items </w:t>
        </w:r>
        <w:proofErr w:type="gramStart"/>
        <w:r w:rsidRPr="00A66AA1">
          <w:rPr>
            <w:rFonts w:ascii="Times New Roman" w:eastAsia="Times New Roman" w:hAnsi="Times New Roman" w:cs="Times New Roman"/>
            <w:sz w:val="24"/>
            <w:szCs w:val="24"/>
            <w:u w:val="single"/>
          </w:rPr>
          <w:t>showed</w:t>
        </w:r>
        <w:proofErr w:type="gramEnd"/>
        <w:r w:rsidRPr="00A66AA1">
          <w:rPr>
            <w:rFonts w:ascii="Times New Roman" w:eastAsia="Times New Roman" w:hAnsi="Times New Roman" w:cs="Times New Roman"/>
            <w:sz w:val="24"/>
            <w:szCs w:val="24"/>
            <w:u w:val="single"/>
          </w:rPr>
          <w:t xml:space="preserve"> by system.</w:t>
        </w:r>
      </w:ins>
    </w:p>
    <w:p w14:paraId="1563B889" w14:textId="77777777" w:rsidR="00A66AA1" w:rsidRPr="00A66AA1" w:rsidRDefault="00A66AA1" w:rsidP="00A66AA1">
      <w:pPr>
        <w:numPr>
          <w:ilvl w:val="0"/>
          <w:numId w:val="81"/>
        </w:numPr>
        <w:spacing w:before="100" w:beforeAutospacing="1" w:after="100" w:afterAutospacing="1" w:line="240" w:lineRule="auto"/>
        <w:rPr>
          <w:ins w:id="4259" w:author="SHAHZAIB KHAN" w:date="2026-10-07T20:49:00Z"/>
          <w:rFonts w:ascii="Times New Roman" w:eastAsia="Times New Roman" w:hAnsi="Times New Roman" w:cs="Times New Roman"/>
          <w:sz w:val="24"/>
          <w:szCs w:val="24"/>
          <w:u w:val="single"/>
        </w:rPr>
      </w:pPr>
      <w:ins w:id="4260" w:author="SHAHZAIB KHAN" w:date="2026-10-07T20:49:00Z">
        <w:r w:rsidRPr="00A66AA1">
          <w:rPr>
            <w:rFonts w:ascii="Times New Roman" w:eastAsia="Times New Roman" w:hAnsi="Times New Roman" w:cs="Times New Roman"/>
            <w:sz w:val="24"/>
            <w:szCs w:val="24"/>
            <w:u w:val="single"/>
          </w:rPr>
          <w:t>The customer chooses his orders from the item list.</w:t>
        </w:r>
      </w:ins>
    </w:p>
    <w:p w14:paraId="2DAB1AAA" w14:textId="77777777" w:rsidR="00A66AA1" w:rsidRPr="00A66AA1" w:rsidRDefault="00A66AA1" w:rsidP="00A66AA1">
      <w:pPr>
        <w:numPr>
          <w:ilvl w:val="0"/>
          <w:numId w:val="81"/>
        </w:numPr>
        <w:spacing w:before="100" w:beforeAutospacing="1" w:after="100" w:afterAutospacing="1" w:line="240" w:lineRule="auto"/>
        <w:rPr>
          <w:ins w:id="4261" w:author="SHAHZAIB KHAN" w:date="2026-10-07T20:49:00Z"/>
          <w:rFonts w:ascii="Times New Roman" w:eastAsia="Times New Roman" w:hAnsi="Times New Roman" w:cs="Times New Roman"/>
          <w:sz w:val="24"/>
          <w:szCs w:val="24"/>
          <w:u w:val="single"/>
        </w:rPr>
      </w:pPr>
      <w:ins w:id="4262" w:author="SHAHZAIB KHAN" w:date="2026-10-07T20:49:00Z">
        <w:r w:rsidRPr="00A66AA1">
          <w:rPr>
            <w:rFonts w:ascii="Times New Roman" w:eastAsia="Times New Roman" w:hAnsi="Times New Roman" w:cs="Times New Roman"/>
            <w:sz w:val="24"/>
            <w:szCs w:val="24"/>
            <w:u w:val="single"/>
          </w:rPr>
          <w:t xml:space="preserve">Customer enters the amount which how many he </w:t>
        </w:r>
        <w:proofErr w:type="gramStart"/>
        <w:r w:rsidRPr="00A66AA1">
          <w:rPr>
            <w:rFonts w:ascii="Times New Roman" w:eastAsia="Times New Roman" w:hAnsi="Times New Roman" w:cs="Times New Roman"/>
            <w:sz w:val="24"/>
            <w:szCs w:val="24"/>
            <w:u w:val="single"/>
          </w:rPr>
          <w:t>want</w:t>
        </w:r>
        <w:proofErr w:type="gramEnd"/>
        <w:r w:rsidRPr="00A66AA1">
          <w:rPr>
            <w:rFonts w:ascii="Times New Roman" w:eastAsia="Times New Roman" w:hAnsi="Times New Roman" w:cs="Times New Roman"/>
            <w:sz w:val="24"/>
            <w:szCs w:val="24"/>
            <w:u w:val="single"/>
          </w:rPr>
          <w:t>.</w:t>
        </w:r>
      </w:ins>
    </w:p>
    <w:p w14:paraId="182ABCC2" w14:textId="77777777" w:rsidR="00A66AA1" w:rsidRPr="00A66AA1" w:rsidRDefault="00A66AA1" w:rsidP="00A66AA1">
      <w:pPr>
        <w:numPr>
          <w:ilvl w:val="0"/>
          <w:numId w:val="81"/>
        </w:numPr>
        <w:spacing w:before="100" w:beforeAutospacing="1" w:after="100" w:afterAutospacing="1" w:line="240" w:lineRule="auto"/>
        <w:rPr>
          <w:ins w:id="4263" w:author="SHAHZAIB KHAN" w:date="2026-10-07T20:49:00Z"/>
          <w:rFonts w:ascii="Times New Roman" w:eastAsia="Times New Roman" w:hAnsi="Times New Roman" w:cs="Times New Roman"/>
          <w:sz w:val="24"/>
          <w:szCs w:val="24"/>
          <w:u w:val="single"/>
        </w:rPr>
      </w:pPr>
      <w:ins w:id="4264" w:author="SHAHZAIB KHAN" w:date="2026-10-07T20:49:00Z">
        <w:r w:rsidRPr="00A66AA1">
          <w:rPr>
            <w:rFonts w:ascii="Times New Roman" w:eastAsia="Times New Roman" w:hAnsi="Times New Roman" w:cs="Times New Roman"/>
            <w:sz w:val="24"/>
            <w:szCs w:val="24"/>
            <w:u w:val="single"/>
          </w:rPr>
          <w:t>The system adds all his items and quantity to order list.</w:t>
        </w:r>
      </w:ins>
    </w:p>
    <w:p w14:paraId="3A981F84" w14:textId="77777777" w:rsidR="00A66AA1" w:rsidRPr="00A66AA1" w:rsidRDefault="00A66AA1" w:rsidP="00A66AA1">
      <w:pPr>
        <w:numPr>
          <w:ilvl w:val="0"/>
          <w:numId w:val="81"/>
        </w:numPr>
        <w:spacing w:before="100" w:beforeAutospacing="1" w:after="100" w:afterAutospacing="1" w:line="240" w:lineRule="auto"/>
        <w:rPr>
          <w:ins w:id="4265" w:author="SHAHZAIB KHAN" w:date="2026-10-07T20:49:00Z"/>
          <w:rFonts w:ascii="Times New Roman" w:eastAsia="Times New Roman" w:hAnsi="Times New Roman" w:cs="Times New Roman"/>
          <w:sz w:val="24"/>
          <w:szCs w:val="24"/>
          <w:u w:val="single"/>
        </w:rPr>
      </w:pPr>
      <w:ins w:id="4266" w:author="SHAHZAIB KHAN" w:date="2026-10-07T20:49:00Z">
        <w:r w:rsidRPr="00A66AA1">
          <w:rPr>
            <w:rFonts w:ascii="Times New Roman" w:eastAsia="Times New Roman" w:hAnsi="Times New Roman" w:cs="Times New Roman"/>
            <w:sz w:val="24"/>
            <w:szCs w:val="24"/>
            <w:u w:val="single"/>
          </w:rPr>
          <w:t xml:space="preserve">The system calculates the total price from selected items and will display it on screen with selected items. </w:t>
        </w:r>
      </w:ins>
    </w:p>
    <w:p w14:paraId="78FDD7E7" w14:textId="77777777" w:rsidR="00A66AA1" w:rsidRPr="00A66AA1" w:rsidRDefault="00A66AA1" w:rsidP="00A66AA1">
      <w:pPr>
        <w:spacing w:before="100" w:beforeAutospacing="1" w:after="100" w:afterAutospacing="1" w:line="240" w:lineRule="auto"/>
        <w:ind w:left="720"/>
        <w:rPr>
          <w:ins w:id="4267" w:author="SHAHZAIB KHAN" w:date="2026-10-07T20:49:00Z"/>
          <w:rFonts w:ascii="Times New Roman" w:eastAsia="Times New Roman" w:hAnsi="Times New Roman" w:cs="Times New Roman"/>
          <w:sz w:val="24"/>
          <w:szCs w:val="24"/>
          <w:u w:val="single"/>
        </w:rPr>
      </w:pPr>
      <w:ins w:id="4268" w:author="SHAHZAIB KHAN" w:date="2026-10-07T20:49:00Z">
        <w:r w:rsidRPr="00A66AA1">
          <w:rPr>
            <w:rFonts w:ascii="Times New Roman" w:eastAsia="Times New Roman" w:hAnsi="Times New Roman" w:cs="Times New Roman"/>
            <w:b/>
            <w:bCs/>
            <w:sz w:val="24"/>
            <w:szCs w:val="24"/>
            <w:u w:val="single"/>
          </w:rPr>
          <w:t>4. Alternative Scenario:</w:t>
        </w:r>
      </w:ins>
    </w:p>
    <w:p w14:paraId="3D50A7AA" w14:textId="77777777" w:rsidR="00A66AA1" w:rsidRPr="00A66AA1" w:rsidRDefault="00A66AA1" w:rsidP="00A66AA1">
      <w:pPr>
        <w:spacing w:before="100" w:beforeAutospacing="1" w:after="100" w:afterAutospacing="1" w:line="240" w:lineRule="auto"/>
        <w:ind w:left="720"/>
        <w:rPr>
          <w:ins w:id="4269" w:author="SHAHZAIB KHAN" w:date="2026-10-07T20:49:00Z"/>
          <w:rFonts w:ascii="Times New Roman" w:eastAsia="Times New Roman" w:hAnsi="Times New Roman" w:cs="Times New Roman"/>
          <w:sz w:val="24"/>
          <w:szCs w:val="24"/>
          <w:u w:val="single"/>
        </w:rPr>
      </w:pPr>
      <w:ins w:id="4270" w:author="SHAHZAIB KHAN" w:date="2026-10-07T20:49:00Z">
        <w:r w:rsidRPr="00A66AA1">
          <w:rPr>
            <w:rFonts w:ascii="Times New Roman" w:eastAsia="Times New Roman" w:hAnsi="Times New Roman" w:cs="Times New Roman"/>
            <w:b/>
            <w:bCs/>
            <w:sz w:val="24"/>
            <w:szCs w:val="24"/>
            <w:u w:val="single"/>
          </w:rPr>
          <w:t>4.1. Package Deal Applied</w:t>
        </w:r>
      </w:ins>
    </w:p>
    <w:p w14:paraId="5A3CEA37" w14:textId="77777777" w:rsidR="00A66AA1" w:rsidRPr="00A66AA1" w:rsidRDefault="00A66AA1" w:rsidP="00A66AA1">
      <w:pPr>
        <w:numPr>
          <w:ilvl w:val="0"/>
          <w:numId w:val="82"/>
        </w:numPr>
        <w:spacing w:before="100" w:beforeAutospacing="1" w:after="100" w:afterAutospacing="1" w:line="240" w:lineRule="auto"/>
        <w:rPr>
          <w:ins w:id="4271" w:author="SHAHZAIB KHAN" w:date="2026-10-07T20:49:00Z"/>
          <w:rFonts w:ascii="Times New Roman" w:eastAsia="Times New Roman" w:hAnsi="Times New Roman" w:cs="Times New Roman"/>
          <w:sz w:val="24"/>
          <w:szCs w:val="24"/>
          <w:u w:val="single"/>
        </w:rPr>
      </w:pPr>
      <w:ins w:id="4272" w:author="SHAHZAIB KHAN" w:date="2026-10-07T20:49:00Z">
        <w:r w:rsidRPr="00A66AA1">
          <w:rPr>
            <w:rFonts w:ascii="Times New Roman" w:eastAsia="Times New Roman" w:hAnsi="Times New Roman" w:cs="Times New Roman"/>
            <w:sz w:val="24"/>
            <w:szCs w:val="24"/>
            <w:u w:val="single"/>
          </w:rPr>
          <w:t>At the 5</w:t>
        </w:r>
        <w:r w:rsidRPr="00A66AA1">
          <w:rPr>
            <w:rFonts w:ascii="Times New Roman" w:eastAsia="Times New Roman" w:hAnsi="Times New Roman" w:cs="Times New Roman"/>
            <w:sz w:val="24"/>
            <w:szCs w:val="24"/>
            <w:u w:val="single"/>
            <w:vertAlign w:val="superscript"/>
          </w:rPr>
          <w:t>th</w:t>
        </w:r>
        <w:r w:rsidRPr="00A66AA1">
          <w:rPr>
            <w:rFonts w:ascii="Times New Roman" w:eastAsia="Times New Roman" w:hAnsi="Times New Roman" w:cs="Times New Roman"/>
            <w:sz w:val="24"/>
            <w:szCs w:val="24"/>
            <w:u w:val="single"/>
          </w:rPr>
          <w:t xml:space="preserve"> step the system checks if the selected items make a package deal. </w:t>
        </w:r>
      </w:ins>
    </w:p>
    <w:p w14:paraId="6DF2286E" w14:textId="77777777" w:rsidR="00A66AA1" w:rsidRPr="00A66AA1" w:rsidRDefault="00A66AA1" w:rsidP="00A66AA1">
      <w:pPr>
        <w:numPr>
          <w:ilvl w:val="0"/>
          <w:numId w:val="82"/>
        </w:numPr>
        <w:spacing w:before="100" w:beforeAutospacing="1" w:after="100" w:afterAutospacing="1" w:line="240" w:lineRule="auto"/>
        <w:rPr>
          <w:ins w:id="4273" w:author="SHAHZAIB KHAN" w:date="2026-10-07T20:49:00Z"/>
          <w:rFonts w:ascii="Times New Roman" w:eastAsia="Times New Roman" w:hAnsi="Times New Roman" w:cs="Times New Roman"/>
          <w:sz w:val="24"/>
          <w:szCs w:val="24"/>
          <w:u w:val="single"/>
        </w:rPr>
      </w:pPr>
      <w:ins w:id="4274" w:author="SHAHZAIB KHAN" w:date="2026-10-07T20:49:00Z">
        <w:r w:rsidRPr="00A66AA1">
          <w:rPr>
            <w:rFonts w:ascii="Times New Roman" w:eastAsia="Times New Roman" w:hAnsi="Times New Roman" w:cs="Times New Roman"/>
            <w:sz w:val="24"/>
            <w:szCs w:val="24"/>
            <w:u w:val="single"/>
          </w:rPr>
          <w:t xml:space="preserve">The systems search for </w:t>
        </w:r>
        <w:proofErr w:type="gramStart"/>
        <w:r w:rsidRPr="00A66AA1">
          <w:rPr>
            <w:rFonts w:ascii="Times New Roman" w:eastAsia="Times New Roman" w:hAnsi="Times New Roman" w:cs="Times New Roman"/>
            <w:sz w:val="24"/>
            <w:szCs w:val="24"/>
            <w:u w:val="single"/>
          </w:rPr>
          <w:t>deal</w:t>
        </w:r>
        <w:proofErr w:type="gramEnd"/>
        <w:r w:rsidRPr="00A66AA1">
          <w:rPr>
            <w:rFonts w:ascii="Times New Roman" w:eastAsia="Times New Roman" w:hAnsi="Times New Roman" w:cs="Times New Roman"/>
            <w:sz w:val="24"/>
            <w:szCs w:val="24"/>
            <w:u w:val="single"/>
          </w:rPr>
          <w:t xml:space="preserve"> </w:t>
        </w:r>
        <w:proofErr w:type="gramStart"/>
        <w:r w:rsidRPr="00A66AA1">
          <w:rPr>
            <w:rFonts w:ascii="Times New Roman" w:eastAsia="Times New Roman" w:hAnsi="Times New Roman" w:cs="Times New Roman"/>
            <w:sz w:val="24"/>
            <w:szCs w:val="24"/>
            <w:u w:val="single"/>
          </w:rPr>
          <w:t>for to</w:t>
        </w:r>
        <w:proofErr w:type="gramEnd"/>
        <w:r w:rsidRPr="00A66AA1">
          <w:rPr>
            <w:rFonts w:ascii="Times New Roman" w:eastAsia="Times New Roman" w:hAnsi="Times New Roman" w:cs="Times New Roman"/>
            <w:sz w:val="24"/>
            <w:szCs w:val="24"/>
            <w:u w:val="single"/>
          </w:rPr>
          <w:t xml:space="preserve"> which </w:t>
        </w:r>
        <w:proofErr w:type="gramStart"/>
        <w:r w:rsidRPr="00A66AA1">
          <w:rPr>
            <w:rFonts w:ascii="Times New Roman" w:eastAsia="Times New Roman" w:hAnsi="Times New Roman" w:cs="Times New Roman"/>
            <w:sz w:val="24"/>
            <w:szCs w:val="24"/>
            <w:u w:val="single"/>
          </w:rPr>
          <w:t>one</w:t>
        </w:r>
        <w:proofErr w:type="gramEnd"/>
        <w:r w:rsidRPr="00A66AA1">
          <w:rPr>
            <w:rFonts w:ascii="Times New Roman" w:eastAsia="Times New Roman" w:hAnsi="Times New Roman" w:cs="Times New Roman"/>
            <w:sz w:val="24"/>
            <w:szCs w:val="24"/>
            <w:u w:val="single"/>
          </w:rPr>
          <w:t xml:space="preserve"> the selected items </w:t>
        </w:r>
        <w:proofErr w:type="gramStart"/>
        <w:r w:rsidRPr="00A66AA1">
          <w:rPr>
            <w:rFonts w:ascii="Times New Roman" w:eastAsia="Times New Roman" w:hAnsi="Times New Roman" w:cs="Times New Roman"/>
            <w:sz w:val="24"/>
            <w:szCs w:val="24"/>
            <w:u w:val="single"/>
          </w:rPr>
          <w:t>matches</w:t>
        </w:r>
        <w:proofErr w:type="gramEnd"/>
        <w:r w:rsidRPr="00A66AA1">
          <w:rPr>
            <w:rFonts w:ascii="Times New Roman" w:eastAsia="Times New Roman" w:hAnsi="Times New Roman" w:cs="Times New Roman"/>
            <w:sz w:val="24"/>
            <w:szCs w:val="24"/>
            <w:u w:val="single"/>
          </w:rPr>
          <w:t>.</w:t>
        </w:r>
      </w:ins>
    </w:p>
    <w:p w14:paraId="7E05E5BD" w14:textId="77777777" w:rsidR="00A66AA1" w:rsidRPr="00A66AA1" w:rsidRDefault="00A66AA1" w:rsidP="00A66AA1">
      <w:pPr>
        <w:numPr>
          <w:ilvl w:val="0"/>
          <w:numId w:val="82"/>
        </w:numPr>
        <w:spacing w:before="100" w:beforeAutospacing="1" w:after="100" w:afterAutospacing="1" w:line="240" w:lineRule="auto"/>
        <w:rPr>
          <w:ins w:id="4275" w:author="SHAHZAIB KHAN" w:date="2026-10-07T20:49:00Z"/>
          <w:rFonts w:ascii="Times New Roman" w:eastAsia="Times New Roman" w:hAnsi="Times New Roman" w:cs="Times New Roman"/>
          <w:sz w:val="24"/>
          <w:szCs w:val="24"/>
          <w:u w:val="single"/>
        </w:rPr>
      </w:pPr>
      <w:ins w:id="4276" w:author="SHAHZAIB KHAN" w:date="2026-10-07T20:49:00Z">
        <w:r w:rsidRPr="00A66AA1">
          <w:rPr>
            <w:rFonts w:ascii="Times New Roman" w:eastAsia="Times New Roman" w:hAnsi="Times New Roman" w:cs="Times New Roman"/>
            <w:sz w:val="24"/>
            <w:szCs w:val="24"/>
            <w:u w:val="single"/>
          </w:rPr>
          <w:t>The system will find the matching package.</w:t>
        </w:r>
      </w:ins>
    </w:p>
    <w:p w14:paraId="434B8583" w14:textId="77777777" w:rsidR="00A66AA1" w:rsidRPr="00A66AA1" w:rsidRDefault="00A66AA1" w:rsidP="00A66AA1">
      <w:pPr>
        <w:numPr>
          <w:ilvl w:val="0"/>
          <w:numId w:val="82"/>
        </w:numPr>
        <w:spacing w:before="100" w:beforeAutospacing="1" w:after="100" w:afterAutospacing="1" w:line="240" w:lineRule="auto"/>
        <w:rPr>
          <w:ins w:id="4277" w:author="SHAHZAIB KHAN" w:date="2026-10-07T20:49:00Z"/>
          <w:rFonts w:ascii="Times New Roman" w:eastAsia="Times New Roman" w:hAnsi="Times New Roman" w:cs="Times New Roman"/>
          <w:sz w:val="24"/>
          <w:szCs w:val="24"/>
          <w:u w:val="single"/>
        </w:rPr>
      </w:pPr>
      <w:ins w:id="4278" w:author="SHAHZAIB KHAN" w:date="2026-10-07T20:49:00Z">
        <w:r w:rsidRPr="00A66AA1">
          <w:rPr>
            <w:rFonts w:ascii="Times New Roman" w:eastAsia="Times New Roman" w:hAnsi="Times New Roman" w:cs="Times New Roman"/>
            <w:sz w:val="24"/>
            <w:szCs w:val="24"/>
            <w:u w:val="single"/>
          </w:rPr>
          <w:t xml:space="preserve">The system applies the price of that package and </w:t>
        </w:r>
        <w:proofErr w:type="gramStart"/>
        <w:r w:rsidRPr="00A66AA1">
          <w:rPr>
            <w:rFonts w:ascii="Times New Roman" w:eastAsia="Times New Roman" w:hAnsi="Times New Roman" w:cs="Times New Roman"/>
            <w:sz w:val="24"/>
            <w:szCs w:val="24"/>
            <w:u w:val="single"/>
          </w:rPr>
          <w:t>update</w:t>
        </w:r>
        <w:proofErr w:type="gramEnd"/>
        <w:r w:rsidRPr="00A66AA1">
          <w:rPr>
            <w:rFonts w:ascii="Times New Roman" w:eastAsia="Times New Roman" w:hAnsi="Times New Roman" w:cs="Times New Roman"/>
            <w:sz w:val="24"/>
            <w:szCs w:val="24"/>
            <w:u w:val="single"/>
          </w:rPr>
          <w:t xml:space="preserve"> the total.</w:t>
        </w:r>
      </w:ins>
    </w:p>
    <w:p w14:paraId="434DC430" w14:textId="77777777" w:rsidR="00A66AA1" w:rsidRPr="00A66AA1" w:rsidRDefault="00A66AA1" w:rsidP="00A66AA1">
      <w:pPr>
        <w:numPr>
          <w:ilvl w:val="0"/>
          <w:numId w:val="82"/>
        </w:numPr>
        <w:spacing w:before="100" w:beforeAutospacing="1" w:after="100" w:afterAutospacing="1" w:line="240" w:lineRule="auto"/>
        <w:rPr>
          <w:ins w:id="4279" w:author="SHAHZAIB KHAN" w:date="2026-10-07T20:49:00Z"/>
          <w:rFonts w:ascii="Times New Roman" w:eastAsia="Times New Roman" w:hAnsi="Times New Roman" w:cs="Times New Roman"/>
          <w:sz w:val="24"/>
          <w:szCs w:val="24"/>
          <w:u w:val="single"/>
        </w:rPr>
      </w:pPr>
      <w:ins w:id="4280" w:author="SHAHZAIB KHAN" w:date="2026-10-07T20:49:00Z">
        <w:r w:rsidRPr="00A66AA1">
          <w:rPr>
            <w:rFonts w:ascii="Times New Roman" w:eastAsia="Times New Roman" w:hAnsi="Times New Roman" w:cs="Times New Roman"/>
            <w:sz w:val="24"/>
            <w:szCs w:val="24"/>
            <w:u w:val="single"/>
          </w:rPr>
          <w:t>The system will show the new total.</w:t>
        </w:r>
      </w:ins>
    </w:p>
    <w:p w14:paraId="196C37DC" w14:textId="77777777" w:rsidR="00A66AA1" w:rsidRPr="00A66AA1" w:rsidRDefault="00A66AA1" w:rsidP="00A66AA1">
      <w:pPr>
        <w:spacing w:before="100" w:beforeAutospacing="1" w:after="100" w:afterAutospacing="1" w:line="240" w:lineRule="auto"/>
        <w:ind w:left="720"/>
        <w:rPr>
          <w:ins w:id="4281" w:author="SHAHZAIB KHAN" w:date="2026-10-07T20:49:00Z"/>
          <w:rFonts w:ascii="Times New Roman" w:eastAsia="Times New Roman" w:hAnsi="Times New Roman" w:cs="Times New Roman"/>
          <w:sz w:val="24"/>
          <w:szCs w:val="24"/>
          <w:u w:val="single"/>
        </w:rPr>
      </w:pPr>
      <w:ins w:id="4282" w:author="SHAHZAIB KHAN" w:date="2026-10-07T20:49:00Z">
        <w:r w:rsidRPr="00A66AA1">
          <w:rPr>
            <w:rFonts w:ascii="Times New Roman" w:eastAsia="Times New Roman" w:hAnsi="Times New Roman" w:cs="Times New Roman"/>
            <w:b/>
            <w:bCs/>
            <w:sz w:val="24"/>
            <w:szCs w:val="24"/>
            <w:u w:val="single"/>
          </w:rPr>
          <w:t xml:space="preserve">4.2. Discount Applied: </w:t>
        </w:r>
      </w:ins>
    </w:p>
    <w:p w14:paraId="67A7C544" w14:textId="77777777" w:rsidR="00A66AA1" w:rsidRPr="00A66AA1" w:rsidRDefault="00A66AA1" w:rsidP="00A66AA1">
      <w:pPr>
        <w:numPr>
          <w:ilvl w:val="0"/>
          <w:numId w:val="83"/>
        </w:numPr>
        <w:spacing w:before="100" w:beforeAutospacing="1" w:after="100" w:afterAutospacing="1" w:line="240" w:lineRule="auto"/>
        <w:rPr>
          <w:ins w:id="4283" w:author="SHAHZAIB KHAN" w:date="2026-10-07T20:49:00Z"/>
          <w:rFonts w:ascii="Times New Roman" w:eastAsia="Times New Roman" w:hAnsi="Times New Roman" w:cs="Times New Roman"/>
          <w:sz w:val="24"/>
          <w:szCs w:val="24"/>
          <w:u w:val="single"/>
        </w:rPr>
      </w:pPr>
      <w:ins w:id="4284" w:author="SHAHZAIB KHAN" w:date="2026-10-07T20:49:00Z">
        <w:r w:rsidRPr="00A66AA1">
          <w:rPr>
            <w:rFonts w:ascii="Times New Roman" w:eastAsia="Times New Roman" w:hAnsi="Times New Roman" w:cs="Times New Roman"/>
            <w:sz w:val="24"/>
            <w:szCs w:val="24"/>
            <w:u w:val="single"/>
          </w:rPr>
          <w:t>The system finds a valid discount.</w:t>
        </w:r>
      </w:ins>
    </w:p>
    <w:p w14:paraId="2A47B372" w14:textId="77777777" w:rsidR="00A66AA1" w:rsidRPr="00A66AA1" w:rsidRDefault="00A66AA1" w:rsidP="00A66AA1">
      <w:pPr>
        <w:numPr>
          <w:ilvl w:val="0"/>
          <w:numId w:val="83"/>
        </w:numPr>
        <w:spacing w:before="100" w:beforeAutospacing="1" w:after="100" w:afterAutospacing="1" w:line="240" w:lineRule="auto"/>
        <w:rPr>
          <w:ins w:id="4285" w:author="SHAHZAIB KHAN" w:date="2026-10-07T20:49:00Z"/>
          <w:rFonts w:ascii="Times New Roman" w:eastAsia="Times New Roman" w:hAnsi="Times New Roman" w:cs="Times New Roman"/>
          <w:sz w:val="24"/>
          <w:szCs w:val="24"/>
          <w:u w:val="single"/>
        </w:rPr>
      </w:pPr>
      <w:ins w:id="4286" w:author="SHAHZAIB KHAN" w:date="2026-10-07T20:49:00Z">
        <w:r w:rsidRPr="00A66AA1">
          <w:rPr>
            <w:rFonts w:ascii="Times New Roman" w:eastAsia="Times New Roman" w:hAnsi="Times New Roman" w:cs="Times New Roman"/>
            <w:sz w:val="24"/>
            <w:szCs w:val="24"/>
            <w:u w:val="single"/>
          </w:rPr>
          <w:t xml:space="preserve">The system minus the discount amount </w:t>
        </w:r>
        <w:proofErr w:type="gramStart"/>
        <w:r w:rsidRPr="00A66AA1">
          <w:rPr>
            <w:rFonts w:ascii="Times New Roman" w:eastAsia="Times New Roman" w:hAnsi="Times New Roman" w:cs="Times New Roman"/>
            <w:sz w:val="24"/>
            <w:szCs w:val="24"/>
            <w:u w:val="single"/>
          </w:rPr>
          <w:t>form</w:t>
        </w:r>
        <w:proofErr w:type="gramEnd"/>
        <w:r w:rsidRPr="00A66AA1">
          <w:rPr>
            <w:rFonts w:ascii="Times New Roman" w:eastAsia="Times New Roman" w:hAnsi="Times New Roman" w:cs="Times New Roman"/>
            <w:sz w:val="24"/>
            <w:szCs w:val="24"/>
            <w:u w:val="single"/>
          </w:rPr>
          <w:t xml:space="preserve"> the total price</w:t>
        </w:r>
      </w:ins>
    </w:p>
    <w:p w14:paraId="1BBBEBEA" w14:textId="77777777" w:rsidR="00A66AA1" w:rsidRPr="00A66AA1" w:rsidRDefault="00A66AA1" w:rsidP="00A66AA1">
      <w:pPr>
        <w:numPr>
          <w:ilvl w:val="0"/>
          <w:numId w:val="83"/>
        </w:numPr>
        <w:spacing w:before="100" w:beforeAutospacing="1" w:after="100" w:afterAutospacing="1" w:line="240" w:lineRule="auto"/>
        <w:rPr>
          <w:ins w:id="4287" w:author="SHAHZAIB KHAN" w:date="2026-10-07T20:49:00Z"/>
          <w:rFonts w:ascii="Times New Roman" w:eastAsia="Times New Roman" w:hAnsi="Times New Roman" w:cs="Times New Roman"/>
          <w:sz w:val="24"/>
          <w:szCs w:val="24"/>
          <w:u w:val="single"/>
        </w:rPr>
      </w:pPr>
      <w:ins w:id="4288" w:author="SHAHZAIB KHAN" w:date="2026-10-07T20:49:00Z">
        <w:r w:rsidRPr="00A66AA1">
          <w:rPr>
            <w:rFonts w:ascii="Times New Roman" w:eastAsia="Times New Roman" w:hAnsi="Times New Roman" w:cs="Times New Roman"/>
            <w:sz w:val="24"/>
            <w:szCs w:val="24"/>
            <w:u w:val="single"/>
          </w:rPr>
          <w:t>The system shows the discount and the new total to the customer.</w:t>
        </w:r>
      </w:ins>
    </w:p>
    <w:p w14:paraId="13563F23" w14:textId="77777777" w:rsidR="00A66AA1" w:rsidRPr="00A66AA1" w:rsidRDefault="00A66AA1" w:rsidP="00A66AA1">
      <w:pPr>
        <w:spacing w:before="100" w:beforeAutospacing="1" w:after="100" w:afterAutospacing="1" w:line="240" w:lineRule="auto"/>
        <w:ind w:left="720"/>
        <w:rPr>
          <w:ins w:id="4289" w:author="SHAHZAIB KHAN" w:date="2026-10-07T20:49:00Z"/>
          <w:rFonts w:ascii="Times New Roman" w:eastAsia="Times New Roman" w:hAnsi="Times New Roman" w:cs="Times New Roman"/>
          <w:sz w:val="24"/>
          <w:szCs w:val="24"/>
          <w:u w:val="single"/>
        </w:rPr>
      </w:pPr>
      <w:ins w:id="4290" w:author="SHAHZAIB KHAN" w:date="2026-10-07T20:49:00Z">
        <w:r w:rsidRPr="00A66AA1">
          <w:rPr>
            <w:rFonts w:ascii="Times New Roman" w:eastAsia="Times New Roman" w:hAnsi="Times New Roman" w:cs="Times New Roman"/>
            <w:b/>
            <w:bCs/>
            <w:sz w:val="24"/>
            <w:szCs w:val="24"/>
            <w:u w:val="single"/>
          </w:rPr>
          <w:t>4.3. Remove or changing of item:</w:t>
        </w:r>
      </w:ins>
    </w:p>
    <w:p w14:paraId="6EC0CDFF" w14:textId="77777777" w:rsidR="00A66AA1" w:rsidRPr="00A66AA1" w:rsidRDefault="00A66AA1" w:rsidP="00A66AA1">
      <w:pPr>
        <w:numPr>
          <w:ilvl w:val="0"/>
          <w:numId w:val="84"/>
        </w:numPr>
        <w:spacing w:before="100" w:beforeAutospacing="1" w:after="100" w:afterAutospacing="1" w:line="240" w:lineRule="auto"/>
        <w:rPr>
          <w:ins w:id="4291" w:author="SHAHZAIB KHAN" w:date="2026-10-07T20:49:00Z"/>
          <w:rFonts w:ascii="Times New Roman" w:eastAsia="Times New Roman" w:hAnsi="Times New Roman" w:cs="Times New Roman"/>
          <w:sz w:val="24"/>
          <w:szCs w:val="24"/>
          <w:u w:val="single"/>
        </w:rPr>
      </w:pPr>
      <w:ins w:id="4292" w:author="SHAHZAIB KHAN" w:date="2026-10-07T20:49:00Z">
        <w:r w:rsidRPr="00A66AA1">
          <w:rPr>
            <w:rFonts w:ascii="Times New Roman" w:eastAsia="Times New Roman" w:hAnsi="Times New Roman" w:cs="Times New Roman"/>
            <w:sz w:val="24"/>
            <w:szCs w:val="24"/>
            <w:u w:val="single"/>
          </w:rPr>
          <w:t xml:space="preserve">To remove an item or change its quantity the customer selects the item in the order list for removing or </w:t>
        </w:r>
        <w:proofErr w:type="gramStart"/>
        <w:r w:rsidRPr="00A66AA1">
          <w:rPr>
            <w:rFonts w:ascii="Times New Roman" w:eastAsia="Times New Roman" w:hAnsi="Times New Roman" w:cs="Times New Roman"/>
            <w:sz w:val="24"/>
            <w:szCs w:val="24"/>
            <w:u w:val="single"/>
          </w:rPr>
          <w:t>enters</w:t>
        </w:r>
        <w:proofErr w:type="gramEnd"/>
        <w:r w:rsidRPr="00A66AA1">
          <w:rPr>
            <w:rFonts w:ascii="Times New Roman" w:eastAsia="Times New Roman" w:hAnsi="Times New Roman" w:cs="Times New Roman"/>
            <w:sz w:val="24"/>
            <w:szCs w:val="24"/>
            <w:u w:val="single"/>
          </w:rPr>
          <w:t xml:space="preserve"> new quantity. </w:t>
        </w:r>
      </w:ins>
    </w:p>
    <w:p w14:paraId="75AB96E3" w14:textId="77777777" w:rsidR="00A66AA1" w:rsidRPr="00A66AA1" w:rsidRDefault="00A66AA1" w:rsidP="00A66AA1">
      <w:pPr>
        <w:numPr>
          <w:ilvl w:val="0"/>
          <w:numId w:val="84"/>
        </w:numPr>
        <w:spacing w:before="100" w:beforeAutospacing="1" w:after="100" w:afterAutospacing="1" w:line="240" w:lineRule="auto"/>
        <w:rPr>
          <w:ins w:id="4293" w:author="SHAHZAIB KHAN" w:date="2026-10-07T20:49:00Z"/>
          <w:rFonts w:ascii="Times New Roman" w:eastAsia="Times New Roman" w:hAnsi="Times New Roman" w:cs="Times New Roman"/>
          <w:sz w:val="24"/>
          <w:szCs w:val="24"/>
          <w:u w:val="single"/>
        </w:rPr>
      </w:pPr>
      <w:ins w:id="4294" w:author="SHAHZAIB KHAN" w:date="2026-10-07T20:49:00Z">
        <w:r w:rsidRPr="00A66AA1">
          <w:rPr>
            <w:rFonts w:ascii="Times New Roman" w:eastAsia="Times New Roman" w:hAnsi="Times New Roman" w:cs="Times New Roman"/>
            <w:sz w:val="24"/>
            <w:szCs w:val="24"/>
            <w:u w:val="single"/>
          </w:rPr>
          <w:t>The system updates the order list and calculates the total again.</w:t>
        </w:r>
      </w:ins>
    </w:p>
    <w:p w14:paraId="52C867FE" w14:textId="77777777" w:rsidR="00A66AA1" w:rsidRPr="00A66AA1" w:rsidRDefault="00A66AA1" w:rsidP="00A66AA1">
      <w:pPr>
        <w:numPr>
          <w:ilvl w:val="0"/>
          <w:numId w:val="84"/>
        </w:numPr>
        <w:spacing w:before="100" w:beforeAutospacing="1" w:after="100" w:afterAutospacing="1" w:line="240" w:lineRule="auto"/>
        <w:rPr>
          <w:ins w:id="4295" w:author="SHAHZAIB KHAN" w:date="2026-10-07T20:49:00Z"/>
          <w:rFonts w:ascii="Times New Roman" w:eastAsia="Times New Roman" w:hAnsi="Times New Roman" w:cs="Times New Roman"/>
          <w:sz w:val="24"/>
          <w:szCs w:val="24"/>
          <w:u w:val="single"/>
        </w:rPr>
      </w:pPr>
      <w:ins w:id="4296" w:author="SHAHZAIB KHAN" w:date="2026-10-07T20:49:00Z">
        <w:r w:rsidRPr="00A66AA1">
          <w:rPr>
            <w:rFonts w:ascii="Times New Roman" w:eastAsia="Times New Roman" w:hAnsi="Times New Roman" w:cs="Times New Roman"/>
            <w:sz w:val="24"/>
            <w:szCs w:val="24"/>
            <w:u w:val="single"/>
          </w:rPr>
          <w:t>The system shows the updated list and total.</w:t>
        </w:r>
      </w:ins>
    </w:p>
    <w:p w14:paraId="6D4A59E8" w14:textId="77777777" w:rsidR="00A66AA1" w:rsidRPr="00A66AA1" w:rsidRDefault="00A66AA1" w:rsidP="00A66AA1">
      <w:pPr>
        <w:spacing w:before="100" w:beforeAutospacing="1" w:after="100" w:afterAutospacing="1" w:line="240" w:lineRule="auto"/>
        <w:ind w:left="720"/>
        <w:rPr>
          <w:ins w:id="4297" w:author="SHAHZAIB KHAN" w:date="2026-10-07T20:49:00Z"/>
          <w:rFonts w:ascii="Times New Roman" w:eastAsia="Times New Roman" w:hAnsi="Times New Roman" w:cs="Times New Roman"/>
          <w:b/>
          <w:bCs/>
          <w:sz w:val="24"/>
          <w:szCs w:val="24"/>
          <w:u w:val="single"/>
        </w:rPr>
      </w:pPr>
      <w:ins w:id="4298" w:author="SHAHZAIB KHAN" w:date="2026-10-07T20:49:00Z">
        <w:r w:rsidRPr="00A66AA1">
          <w:rPr>
            <w:rFonts w:ascii="Times New Roman" w:eastAsia="Times New Roman" w:hAnsi="Times New Roman" w:cs="Times New Roman"/>
            <w:b/>
            <w:bCs/>
            <w:sz w:val="24"/>
            <w:szCs w:val="24"/>
            <w:u w:val="single"/>
          </w:rPr>
          <w:t>Postcondition:</w:t>
        </w:r>
      </w:ins>
    </w:p>
    <w:p w14:paraId="586802EE" w14:textId="77777777" w:rsidR="00A66AA1" w:rsidRPr="00A66AA1" w:rsidRDefault="00A66AA1" w:rsidP="00A66AA1">
      <w:pPr>
        <w:numPr>
          <w:ilvl w:val="0"/>
          <w:numId w:val="80"/>
        </w:numPr>
        <w:spacing w:before="100" w:beforeAutospacing="1" w:after="100" w:afterAutospacing="1" w:line="240" w:lineRule="auto"/>
        <w:rPr>
          <w:ins w:id="4299" w:author="SHAHZAIB KHAN" w:date="2026-10-07T20:49:00Z"/>
          <w:rFonts w:ascii="Times New Roman" w:eastAsia="Times New Roman" w:hAnsi="Times New Roman" w:cs="Times New Roman"/>
          <w:sz w:val="24"/>
          <w:szCs w:val="24"/>
          <w:u w:val="single"/>
        </w:rPr>
      </w:pPr>
      <w:ins w:id="4300" w:author="SHAHZAIB KHAN" w:date="2026-10-07T20:49:00Z">
        <w:r w:rsidRPr="00A66AA1">
          <w:rPr>
            <w:rFonts w:ascii="Times New Roman" w:eastAsia="Times New Roman" w:hAnsi="Times New Roman" w:cs="Times New Roman"/>
            <w:sz w:val="24"/>
            <w:szCs w:val="24"/>
            <w:u w:val="single"/>
          </w:rPr>
          <w:t>The items and quantities and the total amount saved in the order list of the customer.</w:t>
        </w:r>
      </w:ins>
    </w:p>
    <w:p w14:paraId="294542CC" w14:textId="77777777" w:rsidR="00A66AA1" w:rsidRPr="00A66AA1" w:rsidRDefault="00A66AA1" w:rsidP="00A66AA1">
      <w:pPr>
        <w:spacing w:before="100" w:beforeAutospacing="1" w:after="100" w:afterAutospacing="1" w:line="240" w:lineRule="auto"/>
        <w:ind w:left="720"/>
        <w:rPr>
          <w:ins w:id="4301" w:author="SHAHZAIB KHAN" w:date="2026-10-07T20:49:00Z"/>
          <w:rFonts w:ascii="Times New Roman" w:eastAsia="Times New Roman" w:hAnsi="Times New Roman" w:cs="Times New Roman"/>
          <w:sz w:val="24"/>
          <w:szCs w:val="24"/>
          <w:u w:val="single"/>
        </w:rPr>
      </w:pPr>
      <w:ins w:id="4302" w:author="SHAHZAIB KHAN" w:date="2026-10-07T20:49:00Z">
        <w:r w:rsidRPr="00A66AA1">
          <w:rPr>
            <w:rFonts w:ascii="Times New Roman" w:eastAsia="Times New Roman" w:hAnsi="Times New Roman" w:cs="Times New Roman"/>
            <w:b/>
            <w:bCs/>
            <w:sz w:val="24"/>
            <w:szCs w:val="24"/>
            <w:u w:val="single"/>
          </w:rPr>
          <w:t xml:space="preserve">User stories: </w:t>
        </w:r>
      </w:ins>
    </w:p>
    <w:p w14:paraId="612059E2" w14:textId="77777777" w:rsidR="00A66AA1" w:rsidRPr="00A66AA1" w:rsidRDefault="00A66AA1" w:rsidP="00A66AA1">
      <w:pPr>
        <w:spacing w:before="100" w:beforeAutospacing="1" w:after="100" w:afterAutospacing="1" w:line="240" w:lineRule="auto"/>
        <w:ind w:left="720"/>
        <w:rPr>
          <w:ins w:id="4303" w:author="SHAHZAIB KHAN" w:date="2026-10-07T20:49:00Z"/>
          <w:rFonts w:ascii="Times New Roman" w:eastAsia="Times New Roman" w:hAnsi="Times New Roman" w:cs="Times New Roman"/>
          <w:b/>
          <w:bCs/>
          <w:sz w:val="24"/>
          <w:szCs w:val="24"/>
          <w:u w:val="single"/>
        </w:rPr>
      </w:pPr>
      <w:ins w:id="4304" w:author="SHAHZAIB KHAN" w:date="2026-10-07T20:49:00Z">
        <w:r w:rsidRPr="00A66AA1">
          <w:rPr>
            <w:rFonts w:ascii="Times New Roman" w:eastAsia="Times New Roman" w:hAnsi="Times New Roman" w:cs="Times New Roman"/>
            <w:b/>
            <w:bCs/>
            <w:sz w:val="24"/>
            <w:szCs w:val="24"/>
            <w:u w:val="single"/>
          </w:rPr>
          <w:t xml:space="preserve">User story #1: </w:t>
        </w:r>
        <w:r w:rsidRPr="00A66AA1">
          <w:rPr>
            <w:rFonts w:ascii="Times New Roman" w:eastAsia="Times New Roman" w:hAnsi="Times New Roman" w:cs="Times New Roman"/>
            <w:sz w:val="24"/>
            <w:szCs w:val="24"/>
            <w:u w:val="single"/>
          </w:rPr>
          <w:t xml:space="preserve">selecting </w:t>
        </w:r>
        <w:proofErr w:type="gramStart"/>
        <w:r w:rsidRPr="00A66AA1">
          <w:rPr>
            <w:rFonts w:ascii="Times New Roman" w:eastAsia="Times New Roman" w:hAnsi="Times New Roman" w:cs="Times New Roman"/>
            <w:sz w:val="24"/>
            <w:szCs w:val="24"/>
            <w:u w:val="single"/>
          </w:rPr>
          <w:t>item</w:t>
        </w:r>
        <w:proofErr w:type="gramEnd"/>
        <w:r w:rsidRPr="00A66AA1">
          <w:rPr>
            <w:rFonts w:ascii="Times New Roman" w:eastAsia="Times New Roman" w:hAnsi="Times New Roman" w:cs="Times New Roman"/>
            <w:sz w:val="24"/>
            <w:szCs w:val="24"/>
            <w:u w:val="single"/>
          </w:rPr>
          <w:t xml:space="preserve"> for my order</w:t>
        </w:r>
        <w:r w:rsidRPr="00A66AA1">
          <w:rPr>
            <w:rFonts w:ascii="Times New Roman" w:eastAsia="Times New Roman" w:hAnsi="Times New Roman" w:cs="Times New Roman"/>
            <w:b/>
            <w:bCs/>
            <w:sz w:val="24"/>
            <w:szCs w:val="24"/>
            <w:u w:val="single"/>
          </w:rPr>
          <w:t>:</w:t>
        </w:r>
      </w:ins>
    </w:p>
    <w:p w14:paraId="312521C6" w14:textId="77777777" w:rsidR="00A66AA1" w:rsidRPr="00A66AA1" w:rsidRDefault="00A66AA1" w:rsidP="00A66AA1">
      <w:pPr>
        <w:spacing w:before="100" w:beforeAutospacing="1" w:after="100" w:afterAutospacing="1" w:line="240" w:lineRule="auto"/>
        <w:ind w:left="720"/>
        <w:rPr>
          <w:ins w:id="4305" w:author="SHAHZAIB KHAN" w:date="2026-10-07T20:49:00Z"/>
          <w:rFonts w:ascii="Times New Roman" w:eastAsia="Times New Roman" w:hAnsi="Times New Roman" w:cs="Times New Roman"/>
          <w:sz w:val="24"/>
          <w:szCs w:val="24"/>
          <w:u w:val="single"/>
        </w:rPr>
      </w:pPr>
      <w:ins w:id="4306" w:author="SHAHZAIB KHAN" w:date="2026-10-07T20:49:00Z">
        <w:r w:rsidRPr="00A66AA1">
          <w:rPr>
            <w:rFonts w:ascii="Times New Roman" w:eastAsia="Times New Roman" w:hAnsi="Times New Roman" w:cs="Times New Roman"/>
            <w:sz w:val="24"/>
            <w:szCs w:val="24"/>
            <w:u w:val="single"/>
          </w:rPr>
          <w:t xml:space="preserve">I am the customer of your </w:t>
        </w:r>
        <w:proofErr w:type="gramStart"/>
        <w:r w:rsidRPr="00A66AA1">
          <w:rPr>
            <w:rFonts w:ascii="Times New Roman" w:eastAsia="Times New Roman" w:hAnsi="Times New Roman" w:cs="Times New Roman"/>
            <w:sz w:val="24"/>
            <w:szCs w:val="24"/>
            <w:u w:val="single"/>
          </w:rPr>
          <w:t>bakery</w:t>
        </w:r>
        <w:proofErr w:type="gramEnd"/>
        <w:r w:rsidRPr="00A66AA1">
          <w:rPr>
            <w:rFonts w:ascii="Times New Roman" w:eastAsia="Times New Roman" w:hAnsi="Times New Roman" w:cs="Times New Roman"/>
            <w:sz w:val="24"/>
            <w:szCs w:val="24"/>
            <w:u w:val="single"/>
          </w:rPr>
          <w:t xml:space="preserve"> and I want to take some items so how much is my order that I </w:t>
        </w:r>
        <w:proofErr w:type="gramStart"/>
        <w:r w:rsidRPr="00A66AA1">
          <w:rPr>
            <w:rFonts w:ascii="Times New Roman" w:eastAsia="Times New Roman" w:hAnsi="Times New Roman" w:cs="Times New Roman"/>
            <w:sz w:val="24"/>
            <w:szCs w:val="24"/>
            <w:u w:val="single"/>
          </w:rPr>
          <w:t>have to</w:t>
        </w:r>
        <w:proofErr w:type="gramEnd"/>
        <w:r w:rsidRPr="00A66AA1">
          <w:rPr>
            <w:rFonts w:ascii="Times New Roman" w:eastAsia="Times New Roman" w:hAnsi="Times New Roman" w:cs="Times New Roman"/>
            <w:sz w:val="24"/>
            <w:szCs w:val="24"/>
            <w:u w:val="single"/>
          </w:rPr>
          <w:t xml:space="preserve"> pay.</w:t>
        </w:r>
      </w:ins>
    </w:p>
    <w:p w14:paraId="788D6744" w14:textId="77777777" w:rsidR="00A66AA1" w:rsidRPr="00A66AA1" w:rsidRDefault="00A66AA1" w:rsidP="00A66AA1">
      <w:pPr>
        <w:spacing w:before="100" w:beforeAutospacing="1" w:after="100" w:afterAutospacing="1" w:line="240" w:lineRule="auto"/>
        <w:ind w:left="720"/>
        <w:rPr>
          <w:ins w:id="4307" w:author="SHAHZAIB KHAN" w:date="2026-10-07T20:49:00Z"/>
          <w:rFonts w:ascii="Times New Roman" w:eastAsia="Times New Roman" w:hAnsi="Times New Roman" w:cs="Times New Roman"/>
          <w:sz w:val="24"/>
          <w:szCs w:val="24"/>
          <w:u w:val="single"/>
        </w:rPr>
      </w:pPr>
      <w:ins w:id="4308" w:author="SHAHZAIB KHAN" w:date="2026-10-07T20:49:00Z">
        <w:r w:rsidRPr="00A66AA1">
          <w:rPr>
            <w:rFonts w:ascii="Times New Roman" w:eastAsia="Times New Roman" w:hAnsi="Times New Roman" w:cs="Times New Roman"/>
            <w:b/>
            <w:bCs/>
            <w:sz w:val="24"/>
            <w:szCs w:val="24"/>
            <w:u w:val="single"/>
          </w:rPr>
          <w:t>Acceptance Criteria:</w:t>
        </w:r>
      </w:ins>
    </w:p>
    <w:p w14:paraId="63BFA0B3" w14:textId="77777777" w:rsidR="00A66AA1" w:rsidRPr="00A66AA1" w:rsidRDefault="00A66AA1" w:rsidP="00A66AA1">
      <w:pPr>
        <w:numPr>
          <w:ilvl w:val="0"/>
          <w:numId w:val="85"/>
        </w:numPr>
        <w:spacing w:before="100" w:beforeAutospacing="1" w:after="100" w:afterAutospacing="1" w:line="240" w:lineRule="auto"/>
        <w:rPr>
          <w:ins w:id="4309" w:author="SHAHZAIB KHAN" w:date="2026-10-07T20:49:00Z"/>
          <w:rFonts w:ascii="Times New Roman" w:eastAsia="Times New Roman" w:hAnsi="Times New Roman" w:cs="Times New Roman"/>
          <w:sz w:val="24"/>
          <w:szCs w:val="24"/>
          <w:u w:val="single"/>
        </w:rPr>
      </w:pPr>
      <w:ins w:id="4310" w:author="SHAHZAIB KHAN" w:date="2026-10-07T20:49:00Z">
        <w:r w:rsidRPr="00A66AA1">
          <w:rPr>
            <w:rFonts w:ascii="Times New Roman" w:eastAsia="Times New Roman" w:hAnsi="Times New Roman" w:cs="Times New Roman"/>
            <w:b/>
            <w:bCs/>
            <w:sz w:val="24"/>
            <w:szCs w:val="24"/>
            <w:u w:val="single"/>
          </w:rPr>
          <w:lastRenderedPageBreak/>
          <w:t xml:space="preserve">Scenario: </w:t>
        </w:r>
        <w:r w:rsidRPr="00A66AA1">
          <w:rPr>
            <w:rFonts w:ascii="Times New Roman" w:eastAsia="Times New Roman" w:hAnsi="Times New Roman" w:cs="Times New Roman"/>
            <w:sz w:val="24"/>
            <w:szCs w:val="24"/>
            <w:u w:val="single"/>
          </w:rPr>
          <w:t>Successful selection of items.</w:t>
        </w:r>
      </w:ins>
    </w:p>
    <w:p w14:paraId="4984DCC0" w14:textId="77777777" w:rsidR="00A66AA1" w:rsidRPr="00A66AA1" w:rsidRDefault="00A66AA1" w:rsidP="00A66AA1">
      <w:pPr>
        <w:numPr>
          <w:ilvl w:val="0"/>
          <w:numId w:val="85"/>
        </w:numPr>
        <w:spacing w:before="100" w:beforeAutospacing="1" w:after="100" w:afterAutospacing="1" w:line="240" w:lineRule="auto"/>
        <w:rPr>
          <w:ins w:id="4311" w:author="SHAHZAIB KHAN" w:date="2026-10-07T20:49:00Z"/>
          <w:rFonts w:ascii="Times New Roman" w:eastAsia="Times New Roman" w:hAnsi="Times New Roman" w:cs="Times New Roman"/>
          <w:sz w:val="24"/>
          <w:szCs w:val="24"/>
          <w:u w:val="single"/>
        </w:rPr>
      </w:pPr>
      <w:ins w:id="4312" w:author="SHAHZAIB KHAN" w:date="2026-10-07T20:49:00Z">
        <w:r w:rsidRPr="00A66AA1">
          <w:rPr>
            <w:rFonts w:ascii="Times New Roman" w:eastAsia="Times New Roman" w:hAnsi="Times New Roman" w:cs="Times New Roman"/>
            <w:b/>
            <w:bCs/>
            <w:sz w:val="24"/>
            <w:szCs w:val="24"/>
            <w:u w:val="single"/>
          </w:rPr>
          <w:t xml:space="preserve">Given: </w:t>
        </w:r>
        <w:r w:rsidRPr="00A66AA1">
          <w:rPr>
            <w:rFonts w:ascii="Times New Roman" w:eastAsia="Times New Roman" w:hAnsi="Times New Roman" w:cs="Times New Roman"/>
            <w:sz w:val="24"/>
            <w:szCs w:val="24"/>
            <w:u w:val="single"/>
          </w:rPr>
          <w:t xml:space="preserve">The customer is looking for the categories and items </w:t>
        </w:r>
        <w:proofErr w:type="gramStart"/>
        <w:r w:rsidRPr="00A66AA1">
          <w:rPr>
            <w:rFonts w:ascii="Times New Roman" w:eastAsia="Times New Roman" w:hAnsi="Times New Roman" w:cs="Times New Roman"/>
            <w:sz w:val="24"/>
            <w:szCs w:val="24"/>
            <w:u w:val="single"/>
          </w:rPr>
          <w:t>list</w:t>
        </w:r>
        <w:proofErr w:type="gramEnd"/>
        <w:r w:rsidRPr="00A66AA1">
          <w:rPr>
            <w:rFonts w:ascii="Times New Roman" w:eastAsia="Times New Roman" w:hAnsi="Times New Roman" w:cs="Times New Roman"/>
            <w:sz w:val="24"/>
            <w:szCs w:val="24"/>
            <w:u w:val="single"/>
          </w:rPr>
          <w:t xml:space="preserve"> </w:t>
        </w:r>
        <w:proofErr w:type="gramStart"/>
        <w:r w:rsidRPr="00A66AA1">
          <w:rPr>
            <w:rFonts w:ascii="Times New Roman" w:eastAsia="Times New Roman" w:hAnsi="Times New Roman" w:cs="Times New Roman"/>
            <w:sz w:val="24"/>
            <w:szCs w:val="24"/>
            <w:u w:val="single"/>
          </w:rPr>
          <w:t>in</w:t>
        </w:r>
        <w:proofErr w:type="gramEnd"/>
        <w:r w:rsidRPr="00A66AA1">
          <w:rPr>
            <w:rFonts w:ascii="Times New Roman" w:eastAsia="Times New Roman" w:hAnsi="Times New Roman" w:cs="Times New Roman"/>
            <w:sz w:val="24"/>
            <w:szCs w:val="24"/>
            <w:u w:val="single"/>
          </w:rPr>
          <w:t xml:space="preserve"> the screen.</w:t>
        </w:r>
      </w:ins>
    </w:p>
    <w:p w14:paraId="091596E8" w14:textId="77777777" w:rsidR="00A66AA1" w:rsidRPr="00A66AA1" w:rsidRDefault="00A66AA1" w:rsidP="00A66AA1">
      <w:pPr>
        <w:numPr>
          <w:ilvl w:val="0"/>
          <w:numId w:val="85"/>
        </w:numPr>
        <w:spacing w:before="100" w:beforeAutospacing="1" w:after="100" w:afterAutospacing="1" w:line="240" w:lineRule="auto"/>
        <w:rPr>
          <w:ins w:id="4313" w:author="SHAHZAIB KHAN" w:date="2026-10-07T20:49:00Z"/>
          <w:rFonts w:ascii="Times New Roman" w:eastAsia="Times New Roman" w:hAnsi="Times New Roman" w:cs="Times New Roman"/>
          <w:sz w:val="24"/>
          <w:szCs w:val="24"/>
          <w:u w:val="single"/>
        </w:rPr>
      </w:pPr>
      <w:ins w:id="4314" w:author="SHAHZAIB KHAN" w:date="2026-10-07T20:49:00Z">
        <w:r w:rsidRPr="00A66AA1">
          <w:rPr>
            <w:rFonts w:ascii="Times New Roman" w:eastAsia="Times New Roman" w:hAnsi="Times New Roman" w:cs="Times New Roman"/>
            <w:b/>
            <w:bCs/>
            <w:sz w:val="24"/>
            <w:szCs w:val="24"/>
            <w:u w:val="single"/>
          </w:rPr>
          <w:t xml:space="preserve">And: </w:t>
        </w:r>
        <w:r w:rsidRPr="00A66AA1">
          <w:rPr>
            <w:rFonts w:ascii="Times New Roman" w:eastAsia="Times New Roman" w:hAnsi="Times New Roman" w:cs="Times New Roman"/>
            <w:sz w:val="24"/>
            <w:szCs w:val="24"/>
            <w:u w:val="single"/>
          </w:rPr>
          <w:t>The system shows the price of each item.</w:t>
        </w:r>
      </w:ins>
    </w:p>
    <w:p w14:paraId="1C4AFE00" w14:textId="77777777" w:rsidR="00A66AA1" w:rsidRPr="00A66AA1" w:rsidRDefault="00A66AA1" w:rsidP="00A66AA1">
      <w:pPr>
        <w:numPr>
          <w:ilvl w:val="0"/>
          <w:numId w:val="85"/>
        </w:numPr>
        <w:spacing w:before="100" w:beforeAutospacing="1" w:after="100" w:afterAutospacing="1" w:line="240" w:lineRule="auto"/>
        <w:rPr>
          <w:ins w:id="4315" w:author="SHAHZAIB KHAN" w:date="2026-10-07T20:49:00Z"/>
          <w:rFonts w:ascii="Times New Roman" w:eastAsia="Times New Roman" w:hAnsi="Times New Roman" w:cs="Times New Roman"/>
          <w:sz w:val="24"/>
          <w:szCs w:val="24"/>
          <w:u w:val="single"/>
        </w:rPr>
      </w:pPr>
      <w:ins w:id="4316" w:author="SHAHZAIB KHAN" w:date="2026-10-07T20:49:00Z">
        <w:r w:rsidRPr="00A66AA1">
          <w:rPr>
            <w:rFonts w:ascii="Times New Roman" w:eastAsia="Times New Roman" w:hAnsi="Times New Roman" w:cs="Times New Roman"/>
            <w:b/>
            <w:bCs/>
            <w:sz w:val="24"/>
            <w:szCs w:val="24"/>
            <w:u w:val="single"/>
          </w:rPr>
          <w:t xml:space="preserve">When: </w:t>
        </w:r>
        <w:r w:rsidRPr="00A66AA1">
          <w:rPr>
            <w:rFonts w:ascii="Times New Roman" w:eastAsia="Times New Roman" w:hAnsi="Times New Roman" w:cs="Times New Roman"/>
            <w:sz w:val="24"/>
            <w:szCs w:val="24"/>
            <w:u w:val="single"/>
          </w:rPr>
          <w:t>The customer selects an item and enters the quantity.</w:t>
        </w:r>
      </w:ins>
    </w:p>
    <w:p w14:paraId="03FF16ED" w14:textId="77777777" w:rsidR="00A66AA1" w:rsidRPr="00A66AA1" w:rsidRDefault="00A66AA1" w:rsidP="00A66AA1">
      <w:pPr>
        <w:numPr>
          <w:ilvl w:val="0"/>
          <w:numId w:val="85"/>
        </w:numPr>
        <w:spacing w:before="100" w:beforeAutospacing="1" w:after="100" w:afterAutospacing="1" w:line="240" w:lineRule="auto"/>
        <w:rPr>
          <w:ins w:id="4317" w:author="SHAHZAIB KHAN" w:date="2026-10-07T20:49:00Z"/>
          <w:rFonts w:ascii="Times New Roman" w:eastAsia="Times New Roman" w:hAnsi="Times New Roman" w:cs="Times New Roman"/>
          <w:sz w:val="24"/>
          <w:szCs w:val="24"/>
          <w:u w:val="single"/>
        </w:rPr>
      </w:pPr>
      <w:ins w:id="4318" w:author="SHAHZAIB KHAN" w:date="2026-10-07T20:49:00Z">
        <w:r w:rsidRPr="00A66AA1">
          <w:rPr>
            <w:rFonts w:ascii="Times New Roman" w:eastAsia="Times New Roman" w:hAnsi="Times New Roman" w:cs="Times New Roman"/>
            <w:b/>
            <w:bCs/>
            <w:sz w:val="24"/>
            <w:szCs w:val="24"/>
            <w:u w:val="single"/>
          </w:rPr>
          <w:t xml:space="preserve">Then: </w:t>
        </w:r>
        <w:r w:rsidRPr="00A66AA1">
          <w:rPr>
            <w:rFonts w:ascii="Times New Roman" w:eastAsia="Times New Roman" w:hAnsi="Times New Roman" w:cs="Times New Roman"/>
            <w:sz w:val="24"/>
            <w:szCs w:val="24"/>
            <w:u w:val="single"/>
          </w:rPr>
          <w:t>The item is added to the order list of the customer.</w:t>
        </w:r>
      </w:ins>
    </w:p>
    <w:p w14:paraId="6C1F3C2A" w14:textId="77777777" w:rsidR="00A66AA1" w:rsidRPr="00A66AA1" w:rsidRDefault="00A66AA1" w:rsidP="00A66AA1">
      <w:pPr>
        <w:numPr>
          <w:ilvl w:val="0"/>
          <w:numId w:val="85"/>
        </w:numPr>
        <w:spacing w:before="100" w:beforeAutospacing="1" w:after="100" w:afterAutospacing="1" w:line="240" w:lineRule="auto"/>
        <w:rPr>
          <w:ins w:id="4319" w:author="SHAHZAIB KHAN" w:date="2026-10-07T20:49:00Z"/>
          <w:rFonts w:ascii="Times New Roman" w:eastAsia="Times New Roman" w:hAnsi="Times New Roman" w:cs="Times New Roman"/>
          <w:sz w:val="24"/>
          <w:szCs w:val="24"/>
          <w:u w:val="single"/>
        </w:rPr>
      </w:pPr>
      <w:ins w:id="4320" w:author="SHAHZAIB KHAN" w:date="2026-10-07T20:49:00Z">
        <w:r w:rsidRPr="00A66AA1">
          <w:rPr>
            <w:rFonts w:ascii="Times New Roman" w:eastAsia="Times New Roman" w:hAnsi="Times New Roman" w:cs="Times New Roman"/>
            <w:b/>
            <w:bCs/>
            <w:sz w:val="24"/>
            <w:szCs w:val="24"/>
            <w:u w:val="single"/>
          </w:rPr>
          <w:t xml:space="preserve">And: </w:t>
        </w:r>
        <w:r w:rsidRPr="00A66AA1">
          <w:rPr>
            <w:rFonts w:ascii="Times New Roman" w:eastAsia="Times New Roman" w:hAnsi="Times New Roman" w:cs="Times New Roman"/>
            <w:sz w:val="24"/>
            <w:szCs w:val="24"/>
            <w:u w:val="single"/>
          </w:rPr>
          <w:t>The system calculates the total amount and shows it on the screen.</w:t>
        </w:r>
      </w:ins>
    </w:p>
    <w:p w14:paraId="05540EB3" w14:textId="77777777" w:rsidR="00A66AA1" w:rsidRPr="00A66AA1" w:rsidRDefault="00A66AA1" w:rsidP="00A66AA1">
      <w:pPr>
        <w:spacing w:before="100" w:beforeAutospacing="1" w:after="100" w:afterAutospacing="1" w:line="240" w:lineRule="auto"/>
        <w:ind w:left="720"/>
        <w:rPr>
          <w:ins w:id="4321" w:author="SHAHZAIB KHAN" w:date="2026-10-07T20:49:00Z"/>
          <w:rFonts w:ascii="Times New Roman" w:eastAsia="Times New Roman" w:hAnsi="Times New Roman" w:cs="Times New Roman"/>
          <w:sz w:val="24"/>
          <w:szCs w:val="24"/>
          <w:u w:val="single"/>
        </w:rPr>
      </w:pPr>
      <w:ins w:id="4322" w:author="SHAHZAIB KHAN" w:date="2026-10-07T20:49:00Z">
        <w:r w:rsidRPr="00A66AA1">
          <w:rPr>
            <w:rFonts w:ascii="Times New Roman" w:eastAsia="Times New Roman" w:hAnsi="Times New Roman" w:cs="Times New Roman"/>
            <w:b/>
            <w:bCs/>
            <w:sz w:val="24"/>
            <w:szCs w:val="24"/>
            <w:u w:val="single"/>
          </w:rPr>
          <w:t>User Story #2</w:t>
        </w:r>
        <w:proofErr w:type="gramStart"/>
        <w:r w:rsidRPr="00A66AA1">
          <w:rPr>
            <w:rFonts w:ascii="Times New Roman" w:eastAsia="Times New Roman" w:hAnsi="Times New Roman" w:cs="Times New Roman"/>
            <w:b/>
            <w:bCs/>
            <w:sz w:val="24"/>
            <w:szCs w:val="24"/>
            <w:u w:val="single"/>
          </w:rPr>
          <w:t xml:space="preserve">:  </w:t>
        </w:r>
        <w:r w:rsidRPr="00A66AA1">
          <w:rPr>
            <w:rFonts w:ascii="Times New Roman" w:eastAsia="Times New Roman" w:hAnsi="Times New Roman" w:cs="Times New Roman"/>
            <w:sz w:val="24"/>
            <w:szCs w:val="24"/>
            <w:u w:val="single"/>
          </w:rPr>
          <w:t>Getting</w:t>
        </w:r>
        <w:proofErr w:type="gramEnd"/>
        <w:r w:rsidRPr="00A66AA1">
          <w:rPr>
            <w:rFonts w:ascii="Times New Roman" w:eastAsia="Times New Roman" w:hAnsi="Times New Roman" w:cs="Times New Roman"/>
            <w:sz w:val="24"/>
            <w:szCs w:val="24"/>
            <w:u w:val="single"/>
          </w:rPr>
          <w:t xml:space="preserve"> a package deal or discount:</w:t>
        </w:r>
      </w:ins>
    </w:p>
    <w:p w14:paraId="04C48AD3" w14:textId="77777777" w:rsidR="00A66AA1" w:rsidRPr="00A66AA1" w:rsidRDefault="00A66AA1" w:rsidP="00A66AA1">
      <w:pPr>
        <w:spacing w:before="100" w:beforeAutospacing="1" w:after="100" w:afterAutospacing="1" w:line="240" w:lineRule="auto"/>
        <w:ind w:left="720"/>
        <w:rPr>
          <w:ins w:id="4323" w:author="SHAHZAIB KHAN" w:date="2026-10-07T20:49:00Z"/>
          <w:rFonts w:ascii="Times New Roman" w:eastAsia="Times New Roman" w:hAnsi="Times New Roman" w:cs="Times New Roman"/>
          <w:sz w:val="24"/>
          <w:szCs w:val="24"/>
          <w:u w:val="single"/>
        </w:rPr>
      </w:pPr>
      <w:ins w:id="4324" w:author="SHAHZAIB KHAN" w:date="2026-10-07T20:49:00Z">
        <w:r w:rsidRPr="00A66AA1">
          <w:rPr>
            <w:rFonts w:ascii="Times New Roman" w:eastAsia="Times New Roman" w:hAnsi="Times New Roman" w:cs="Times New Roman"/>
            <w:sz w:val="24"/>
            <w:szCs w:val="24"/>
            <w:u w:val="single"/>
          </w:rPr>
          <w:t xml:space="preserve">I am customer of your </w:t>
        </w:r>
        <w:proofErr w:type="gramStart"/>
        <w:r w:rsidRPr="00A66AA1">
          <w:rPr>
            <w:rFonts w:ascii="Times New Roman" w:eastAsia="Times New Roman" w:hAnsi="Times New Roman" w:cs="Times New Roman"/>
            <w:sz w:val="24"/>
            <w:szCs w:val="24"/>
            <w:u w:val="single"/>
          </w:rPr>
          <w:t>bakery</w:t>
        </w:r>
        <w:proofErr w:type="gramEnd"/>
        <w:r w:rsidRPr="00A66AA1">
          <w:rPr>
            <w:rFonts w:ascii="Times New Roman" w:eastAsia="Times New Roman" w:hAnsi="Times New Roman" w:cs="Times New Roman"/>
            <w:sz w:val="24"/>
            <w:szCs w:val="24"/>
            <w:u w:val="single"/>
          </w:rPr>
          <w:t xml:space="preserve"> and I want package deals and discounts on my selected </w:t>
        </w:r>
        <w:proofErr w:type="gramStart"/>
        <w:r w:rsidRPr="00A66AA1">
          <w:rPr>
            <w:rFonts w:ascii="Times New Roman" w:eastAsia="Times New Roman" w:hAnsi="Times New Roman" w:cs="Times New Roman"/>
            <w:sz w:val="24"/>
            <w:szCs w:val="24"/>
            <w:u w:val="single"/>
          </w:rPr>
          <w:t>items</w:t>
        </w:r>
        <w:proofErr w:type="gramEnd"/>
        <w:r w:rsidRPr="00A66AA1">
          <w:rPr>
            <w:rFonts w:ascii="Times New Roman" w:eastAsia="Times New Roman" w:hAnsi="Times New Roman" w:cs="Times New Roman"/>
            <w:sz w:val="24"/>
            <w:szCs w:val="24"/>
            <w:u w:val="single"/>
          </w:rPr>
          <w:t xml:space="preserve"> so I pay less money. </w:t>
        </w:r>
      </w:ins>
    </w:p>
    <w:p w14:paraId="030E710F" w14:textId="77777777" w:rsidR="00A66AA1" w:rsidRPr="00A66AA1" w:rsidRDefault="00A66AA1" w:rsidP="00A66AA1">
      <w:pPr>
        <w:spacing w:before="100" w:beforeAutospacing="1" w:after="100" w:afterAutospacing="1" w:line="240" w:lineRule="auto"/>
        <w:ind w:left="720"/>
        <w:rPr>
          <w:ins w:id="4325" w:author="SHAHZAIB KHAN" w:date="2026-10-07T20:49:00Z"/>
          <w:rFonts w:ascii="Times New Roman" w:eastAsia="Times New Roman" w:hAnsi="Times New Roman" w:cs="Times New Roman"/>
          <w:sz w:val="24"/>
          <w:szCs w:val="24"/>
          <w:u w:val="single"/>
        </w:rPr>
      </w:pPr>
      <w:ins w:id="4326" w:author="SHAHZAIB KHAN" w:date="2026-10-07T20:49:00Z">
        <w:r w:rsidRPr="00A66AA1">
          <w:rPr>
            <w:rFonts w:ascii="Times New Roman" w:eastAsia="Times New Roman" w:hAnsi="Times New Roman" w:cs="Times New Roman"/>
            <w:b/>
            <w:bCs/>
            <w:sz w:val="24"/>
            <w:szCs w:val="24"/>
            <w:u w:val="single"/>
          </w:rPr>
          <w:t xml:space="preserve">Acceptance Criteria: </w:t>
        </w:r>
      </w:ins>
    </w:p>
    <w:p w14:paraId="5C140CF6" w14:textId="77777777" w:rsidR="00A66AA1" w:rsidRPr="00A66AA1" w:rsidRDefault="00A66AA1" w:rsidP="00A66AA1">
      <w:pPr>
        <w:numPr>
          <w:ilvl w:val="0"/>
          <w:numId w:val="85"/>
        </w:numPr>
        <w:spacing w:before="100" w:beforeAutospacing="1" w:after="100" w:afterAutospacing="1" w:line="240" w:lineRule="auto"/>
        <w:rPr>
          <w:ins w:id="4327" w:author="SHAHZAIB KHAN" w:date="2026-10-07T20:49:00Z"/>
          <w:rFonts w:ascii="Times New Roman" w:eastAsia="Times New Roman" w:hAnsi="Times New Roman" w:cs="Times New Roman"/>
          <w:sz w:val="24"/>
          <w:szCs w:val="24"/>
          <w:u w:val="single"/>
        </w:rPr>
      </w:pPr>
      <w:ins w:id="4328" w:author="SHAHZAIB KHAN" w:date="2026-10-07T20:49:00Z">
        <w:r w:rsidRPr="00A66AA1">
          <w:rPr>
            <w:rFonts w:ascii="Times New Roman" w:eastAsia="Times New Roman" w:hAnsi="Times New Roman" w:cs="Times New Roman"/>
            <w:b/>
            <w:bCs/>
            <w:sz w:val="24"/>
            <w:szCs w:val="24"/>
            <w:u w:val="single"/>
          </w:rPr>
          <w:t xml:space="preserve">Scenario: </w:t>
        </w:r>
        <w:r w:rsidRPr="00A66AA1">
          <w:rPr>
            <w:rFonts w:ascii="Times New Roman" w:eastAsia="Times New Roman" w:hAnsi="Times New Roman" w:cs="Times New Roman"/>
            <w:sz w:val="24"/>
            <w:szCs w:val="24"/>
            <w:u w:val="single"/>
          </w:rPr>
          <w:t>Package deal or discount found.</w:t>
        </w:r>
      </w:ins>
    </w:p>
    <w:p w14:paraId="08422246" w14:textId="77777777" w:rsidR="00A66AA1" w:rsidRPr="00A66AA1" w:rsidRDefault="00A66AA1" w:rsidP="00A66AA1">
      <w:pPr>
        <w:numPr>
          <w:ilvl w:val="0"/>
          <w:numId w:val="85"/>
        </w:numPr>
        <w:spacing w:before="100" w:beforeAutospacing="1" w:after="100" w:afterAutospacing="1" w:line="240" w:lineRule="auto"/>
        <w:rPr>
          <w:ins w:id="4329" w:author="SHAHZAIB KHAN" w:date="2026-10-07T20:49:00Z"/>
          <w:rFonts w:ascii="Times New Roman" w:eastAsia="Times New Roman" w:hAnsi="Times New Roman" w:cs="Times New Roman"/>
          <w:sz w:val="24"/>
          <w:szCs w:val="24"/>
          <w:u w:val="single"/>
        </w:rPr>
      </w:pPr>
      <w:ins w:id="4330" w:author="SHAHZAIB KHAN" w:date="2026-10-07T20:49:00Z">
        <w:r w:rsidRPr="00A66AA1">
          <w:rPr>
            <w:rFonts w:ascii="Times New Roman" w:eastAsia="Times New Roman" w:hAnsi="Times New Roman" w:cs="Times New Roman"/>
            <w:b/>
            <w:bCs/>
            <w:sz w:val="24"/>
            <w:szCs w:val="24"/>
            <w:u w:val="single"/>
          </w:rPr>
          <w:t xml:space="preserve">Given: </w:t>
        </w:r>
        <w:r w:rsidRPr="00A66AA1">
          <w:rPr>
            <w:rFonts w:ascii="Times New Roman" w:eastAsia="Times New Roman" w:hAnsi="Times New Roman" w:cs="Times New Roman"/>
            <w:sz w:val="24"/>
            <w:szCs w:val="24"/>
            <w:u w:val="single"/>
          </w:rPr>
          <w:t>The customer has selected one or more items.</w:t>
        </w:r>
      </w:ins>
    </w:p>
    <w:p w14:paraId="6C2986EF" w14:textId="77777777" w:rsidR="00A66AA1" w:rsidRPr="00A66AA1" w:rsidRDefault="00A66AA1" w:rsidP="00A66AA1">
      <w:pPr>
        <w:numPr>
          <w:ilvl w:val="0"/>
          <w:numId w:val="85"/>
        </w:numPr>
        <w:spacing w:before="100" w:beforeAutospacing="1" w:after="100" w:afterAutospacing="1" w:line="240" w:lineRule="auto"/>
        <w:rPr>
          <w:ins w:id="4331" w:author="SHAHZAIB KHAN" w:date="2026-10-07T20:49:00Z"/>
          <w:rFonts w:ascii="Times New Roman" w:eastAsia="Times New Roman" w:hAnsi="Times New Roman" w:cs="Times New Roman"/>
          <w:sz w:val="24"/>
          <w:szCs w:val="24"/>
          <w:u w:val="single"/>
        </w:rPr>
      </w:pPr>
      <w:ins w:id="4332" w:author="SHAHZAIB KHAN" w:date="2026-10-07T20:49:00Z">
        <w:r w:rsidRPr="00A66AA1">
          <w:rPr>
            <w:rFonts w:ascii="Times New Roman" w:eastAsia="Times New Roman" w:hAnsi="Times New Roman" w:cs="Times New Roman"/>
            <w:b/>
            <w:bCs/>
            <w:sz w:val="24"/>
            <w:szCs w:val="24"/>
            <w:u w:val="single"/>
          </w:rPr>
          <w:t xml:space="preserve">And: </w:t>
        </w:r>
        <w:r w:rsidRPr="00A66AA1">
          <w:rPr>
            <w:rFonts w:ascii="Times New Roman" w:eastAsia="Times New Roman" w:hAnsi="Times New Roman" w:cs="Times New Roman"/>
            <w:sz w:val="24"/>
            <w:szCs w:val="24"/>
            <w:u w:val="single"/>
          </w:rPr>
          <w:t>A package deal or a discount is valid for the selected items.</w:t>
        </w:r>
      </w:ins>
    </w:p>
    <w:p w14:paraId="102A5ED0" w14:textId="77777777" w:rsidR="00A66AA1" w:rsidRPr="00A66AA1" w:rsidRDefault="00A66AA1" w:rsidP="00A66AA1">
      <w:pPr>
        <w:numPr>
          <w:ilvl w:val="0"/>
          <w:numId w:val="85"/>
        </w:numPr>
        <w:spacing w:before="100" w:beforeAutospacing="1" w:after="100" w:afterAutospacing="1" w:line="240" w:lineRule="auto"/>
        <w:rPr>
          <w:ins w:id="4333" w:author="SHAHZAIB KHAN" w:date="2026-10-07T20:49:00Z"/>
          <w:rFonts w:ascii="Times New Roman" w:eastAsia="Times New Roman" w:hAnsi="Times New Roman" w:cs="Times New Roman"/>
          <w:sz w:val="24"/>
          <w:szCs w:val="24"/>
          <w:u w:val="single"/>
        </w:rPr>
      </w:pPr>
      <w:ins w:id="4334" w:author="SHAHZAIB KHAN" w:date="2026-10-07T20:49:00Z">
        <w:r w:rsidRPr="00A66AA1">
          <w:rPr>
            <w:rFonts w:ascii="Times New Roman" w:eastAsia="Times New Roman" w:hAnsi="Times New Roman" w:cs="Times New Roman"/>
            <w:b/>
            <w:bCs/>
            <w:sz w:val="24"/>
            <w:szCs w:val="24"/>
            <w:u w:val="single"/>
          </w:rPr>
          <w:t xml:space="preserve">When: </w:t>
        </w:r>
        <w:r w:rsidRPr="00A66AA1">
          <w:rPr>
            <w:rFonts w:ascii="Times New Roman" w:eastAsia="Times New Roman" w:hAnsi="Times New Roman" w:cs="Times New Roman"/>
            <w:sz w:val="24"/>
            <w:szCs w:val="24"/>
            <w:u w:val="single"/>
          </w:rPr>
          <w:t>The system calculates the total amount.</w:t>
        </w:r>
      </w:ins>
    </w:p>
    <w:p w14:paraId="4483F8E6" w14:textId="77777777" w:rsidR="00A66AA1" w:rsidRPr="00A66AA1" w:rsidRDefault="00A66AA1" w:rsidP="00A66AA1">
      <w:pPr>
        <w:numPr>
          <w:ilvl w:val="0"/>
          <w:numId w:val="85"/>
        </w:numPr>
        <w:spacing w:before="100" w:beforeAutospacing="1" w:after="100" w:afterAutospacing="1" w:line="240" w:lineRule="auto"/>
        <w:rPr>
          <w:ins w:id="4335" w:author="SHAHZAIB KHAN" w:date="2026-10-07T20:49:00Z"/>
          <w:rFonts w:ascii="Times New Roman" w:eastAsia="Times New Roman" w:hAnsi="Times New Roman" w:cs="Times New Roman"/>
          <w:sz w:val="24"/>
          <w:szCs w:val="24"/>
          <w:u w:val="single"/>
        </w:rPr>
      </w:pPr>
      <w:ins w:id="4336" w:author="SHAHZAIB KHAN" w:date="2026-10-07T20:49:00Z">
        <w:r w:rsidRPr="00A66AA1">
          <w:rPr>
            <w:rFonts w:ascii="Times New Roman" w:eastAsia="Times New Roman" w:hAnsi="Times New Roman" w:cs="Times New Roman"/>
            <w:b/>
            <w:bCs/>
            <w:sz w:val="24"/>
            <w:szCs w:val="24"/>
            <w:u w:val="single"/>
          </w:rPr>
          <w:t xml:space="preserve">Then: </w:t>
        </w:r>
        <w:r w:rsidRPr="00A66AA1">
          <w:rPr>
            <w:rFonts w:ascii="Times New Roman" w:eastAsia="Times New Roman" w:hAnsi="Times New Roman" w:cs="Times New Roman"/>
            <w:sz w:val="24"/>
            <w:szCs w:val="24"/>
            <w:u w:val="single"/>
          </w:rPr>
          <w:t>The system applies the package deal or discount to the total.</w:t>
        </w:r>
      </w:ins>
    </w:p>
    <w:p w14:paraId="15F07742" w14:textId="77777777" w:rsidR="00A66AA1" w:rsidRPr="00A66AA1" w:rsidRDefault="00A66AA1" w:rsidP="00A66AA1">
      <w:pPr>
        <w:numPr>
          <w:ilvl w:val="0"/>
          <w:numId w:val="85"/>
        </w:numPr>
        <w:spacing w:before="100" w:beforeAutospacing="1" w:after="100" w:afterAutospacing="1" w:line="240" w:lineRule="auto"/>
        <w:rPr>
          <w:ins w:id="4337" w:author="SHAHZAIB KHAN" w:date="2026-10-07T20:49:00Z"/>
          <w:rFonts w:ascii="Times New Roman" w:eastAsia="Times New Roman" w:hAnsi="Times New Roman" w:cs="Times New Roman"/>
          <w:sz w:val="24"/>
          <w:szCs w:val="24"/>
          <w:u w:val="single"/>
        </w:rPr>
      </w:pPr>
      <w:ins w:id="4338" w:author="SHAHZAIB KHAN" w:date="2026-10-07T20:49:00Z">
        <w:r w:rsidRPr="00A66AA1">
          <w:rPr>
            <w:rFonts w:ascii="Times New Roman" w:eastAsia="Times New Roman" w:hAnsi="Times New Roman" w:cs="Times New Roman"/>
            <w:b/>
            <w:bCs/>
            <w:sz w:val="24"/>
            <w:szCs w:val="24"/>
            <w:u w:val="single"/>
          </w:rPr>
          <w:t xml:space="preserve">And: </w:t>
        </w:r>
        <w:r w:rsidRPr="00A66AA1">
          <w:rPr>
            <w:rFonts w:ascii="Times New Roman" w:eastAsia="Times New Roman" w:hAnsi="Times New Roman" w:cs="Times New Roman"/>
            <w:sz w:val="24"/>
            <w:szCs w:val="24"/>
            <w:u w:val="single"/>
          </w:rPr>
          <w:t>The system shows the new total to the customer.</w:t>
        </w:r>
      </w:ins>
    </w:p>
    <w:p w14:paraId="14F1D9E9" w14:textId="77777777" w:rsidR="00C526BA" w:rsidRPr="00A66AA1" w:rsidRDefault="00C526BA" w:rsidP="00C526BA">
      <w:pPr>
        <w:spacing w:before="100" w:beforeAutospacing="1" w:after="100" w:afterAutospacing="1" w:line="240" w:lineRule="auto"/>
        <w:ind w:left="720"/>
        <w:rPr>
          <w:ins w:id="4339" w:author="SHAHZAIB KHAN" w:date="2026-10-07T20:49:00Z" w16du:dateUtc="2026-10-07T15:49:00Z"/>
          <w:rFonts w:ascii="Times New Roman" w:eastAsia="Times New Roman" w:hAnsi="Times New Roman" w:cs="Times New Roman"/>
          <w:b/>
          <w:bCs/>
          <w:sz w:val="24"/>
          <w:szCs w:val="24"/>
          <w:u w:val="single"/>
          <w:rPrChange w:id="4340" w:author="SHAHZAIB KHAN" w:date="2026-10-07T20:51:00Z" w16du:dateUtc="2026-10-07T15:51:00Z">
            <w:rPr>
              <w:ins w:id="4341" w:author="SHAHZAIB KHAN" w:date="2026-10-07T20:49:00Z" w16du:dateUtc="2026-10-07T15:49:00Z"/>
              <w:rFonts w:ascii="Times New Roman" w:eastAsia="Times New Roman" w:hAnsi="Times New Roman" w:cs="Times New Roman"/>
              <w:sz w:val="24"/>
              <w:szCs w:val="24"/>
              <w:u w:val="single"/>
            </w:rPr>
          </w:rPrChange>
        </w:rPr>
      </w:pPr>
    </w:p>
    <w:p w14:paraId="1EA2493A" w14:textId="1D161D93" w:rsidR="00A66AA1" w:rsidRDefault="00A66AA1" w:rsidP="00C526BA">
      <w:pPr>
        <w:spacing w:before="100" w:beforeAutospacing="1" w:after="100" w:afterAutospacing="1" w:line="240" w:lineRule="auto"/>
        <w:ind w:left="720"/>
        <w:rPr>
          <w:ins w:id="4342" w:author="SHAHZAIB KHAN" w:date="2026-10-07T20:51:00Z" w16du:dateUtc="2026-10-07T15:51:00Z"/>
          <w:rFonts w:ascii="Times New Roman" w:eastAsia="Times New Roman" w:hAnsi="Times New Roman" w:cs="Times New Roman"/>
          <w:b/>
          <w:bCs/>
          <w:sz w:val="24"/>
          <w:szCs w:val="24"/>
          <w:u w:val="single"/>
        </w:rPr>
      </w:pPr>
      <w:ins w:id="4343" w:author="SHAHZAIB KHAN" w:date="2026-10-07T20:50:00Z" w16du:dateUtc="2026-10-07T15:50:00Z">
        <w:r w:rsidRPr="00A66AA1">
          <w:rPr>
            <w:rFonts w:ascii="Times New Roman" w:eastAsia="Times New Roman" w:hAnsi="Times New Roman" w:cs="Times New Roman"/>
            <w:b/>
            <w:bCs/>
            <w:sz w:val="24"/>
            <w:szCs w:val="24"/>
            <w:u w:val="single"/>
            <w:rPrChange w:id="4344" w:author="SHAHZAIB KHAN" w:date="2026-10-07T20:51:00Z" w16du:dateUtc="2026-10-07T15:51:00Z">
              <w:rPr>
                <w:rFonts w:ascii="Times New Roman" w:eastAsia="Times New Roman" w:hAnsi="Times New Roman" w:cs="Times New Roman"/>
                <w:sz w:val="24"/>
                <w:szCs w:val="24"/>
                <w:u w:val="single"/>
              </w:rPr>
            </w:rPrChange>
          </w:rPr>
          <w:t xml:space="preserve">Use </w:t>
        </w:r>
        <w:proofErr w:type="gramStart"/>
        <w:r w:rsidRPr="00A66AA1">
          <w:rPr>
            <w:rFonts w:ascii="Times New Roman" w:eastAsia="Times New Roman" w:hAnsi="Times New Roman" w:cs="Times New Roman"/>
            <w:b/>
            <w:bCs/>
            <w:sz w:val="24"/>
            <w:szCs w:val="24"/>
            <w:u w:val="single"/>
            <w:rPrChange w:id="4345" w:author="SHAHZAIB KHAN" w:date="2026-10-07T20:51:00Z" w16du:dateUtc="2026-10-07T15:51:00Z">
              <w:rPr>
                <w:rFonts w:ascii="Times New Roman" w:eastAsia="Times New Roman" w:hAnsi="Times New Roman" w:cs="Times New Roman"/>
                <w:sz w:val="24"/>
                <w:szCs w:val="24"/>
                <w:u w:val="single"/>
              </w:rPr>
            </w:rPrChange>
          </w:rPr>
          <w:t>Case :</w:t>
        </w:r>
        <w:proofErr w:type="gramEnd"/>
        <w:r w:rsidRPr="00A66AA1">
          <w:rPr>
            <w:rFonts w:ascii="Times New Roman" w:eastAsia="Times New Roman" w:hAnsi="Times New Roman" w:cs="Times New Roman"/>
            <w:b/>
            <w:bCs/>
            <w:sz w:val="24"/>
            <w:szCs w:val="24"/>
            <w:u w:val="single"/>
            <w:rPrChange w:id="4346" w:author="SHAHZAIB KHAN" w:date="2026-10-07T20:51:00Z" w16du:dateUtc="2026-10-07T15:51:00Z">
              <w:rPr>
                <w:rFonts w:ascii="Times New Roman" w:eastAsia="Times New Roman" w:hAnsi="Times New Roman" w:cs="Times New Roman"/>
                <w:sz w:val="24"/>
                <w:szCs w:val="24"/>
                <w:u w:val="single"/>
              </w:rPr>
            </w:rPrChange>
          </w:rPr>
          <w:t xml:space="preserve"> 05</w:t>
        </w:r>
      </w:ins>
    </w:p>
    <w:p w14:paraId="67E5AB91" w14:textId="77777777" w:rsidR="00A66AA1" w:rsidRDefault="00A66AA1" w:rsidP="00C526BA">
      <w:pPr>
        <w:spacing w:before="100" w:beforeAutospacing="1" w:after="100" w:afterAutospacing="1" w:line="240" w:lineRule="auto"/>
        <w:ind w:left="720"/>
        <w:rPr>
          <w:ins w:id="4347" w:author="SHAHZAIB KHAN" w:date="2026-10-07T20:52:00Z" w16du:dateUtc="2026-10-07T15:52:00Z"/>
          <w:rFonts w:ascii="Times New Roman" w:eastAsia="Times New Roman" w:hAnsi="Times New Roman" w:cs="Times New Roman"/>
          <w:sz w:val="24"/>
          <w:szCs w:val="24"/>
          <w:u w:val="single"/>
        </w:rPr>
      </w:pPr>
    </w:p>
    <w:p w14:paraId="5FA835A5" w14:textId="77777777" w:rsidR="007F709E" w:rsidRPr="007F709E" w:rsidRDefault="007F709E" w:rsidP="007F709E">
      <w:pPr>
        <w:spacing w:before="100" w:beforeAutospacing="1" w:after="100" w:afterAutospacing="1" w:line="240" w:lineRule="auto"/>
        <w:ind w:left="720"/>
        <w:rPr>
          <w:ins w:id="4348" w:author="SHAHZAIB KHAN" w:date="2026-10-07T21:10:00Z"/>
          <w:rFonts w:ascii="Times New Roman" w:eastAsia="Times New Roman" w:hAnsi="Times New Roman" w:cs="Times New Roman"/>
          <w:sz w:val="24"/>
          <w:szCs w:val="24"/>
          <w:u w:val="single"/>
        </w:rPr>
      </w:pPr>
      <w:ins w:id="4349" w:author="SHAHZAIB KHAN" w:date="2026-10-07T21:10:00Z">
        <w:r w:rsidRPr="007F709E">
          <w:rPr>
            <w:rFonts w:ascii="Times New Roman" w:eastAsia="Times New Roman" w:hAnsi="Times New Roman" w:cs="Times New Roman"/>
            <w:b/>
            <w:bCs/>
            <w:sz w:val="24"/>
            <w:szCs w:val="24"/>
            <w:u w:val="single"/>
          </w:rPr>
          <w:t xml:space="preserve">Use </w:t>
        </w:r>
        <w:proofErr w:type="gramStart"/>
        <w:r w:rsidRPr="007F709E">
          <w:rPr>
            <w:rFonts w:ascii="Times New Roman" w:eastAsia="Times New Roman" w:hAnsi="Times New Roman" w:cs="Times New Roman"/>
            <w:b/>
            <w:bCs/>
            <w:sz w:val="24"/>
            <w:szCs w:val="24"/>
            <w:u w:val="single"/>
          </w:rPr>
          <w:t>Case :</w:t>
        </w:r>
        <w:proofErr w:type="gramEnd"/>
        <w:r w:rsidRPr="007F709E">
          <w:rPr>
            <w:rFonts w:ascii="Times New Roman" w:eastAsia="Times New Roman" w:hAnsi="Times New Roman" w:cs="Times New Roman"/>
            <w:b/>
            <w:bCs/>
            <w:sz w:val="24"/>
            <w:szCs w:val="24"/>
            <w:u w:val="single"/>
          </w:rPr>
          <w:t xml:space="preserve"> view categories and </w:t>
        </w:r>
        <w:proofErr w:type="gramStart"/>
        <w:r w:rsidRPr="007F709E">
          <w:rPr>
            <w:rFonts w:ascii="Times New Roman" w:eastAsia="Times New Roman" w:hAnsi="Times New Roman" w:cs="Times New Roman"/>
            <w:b/>
            <w:bCs/>
            <w:sz w:val="24"/>
            <w:szCs w:val="24"/>
            <w:u w:val="single"/>
          </w:rPr>
          <w:t xml:space="preserve">items  </w:t>
        </w:r>
        <w:r w:rsidRPr="007F709E">
          <w:rPr>
            <w:rFonts w:ascii="Times New Roman" w:eastAsia="Times New Roman" w:hAnsi="Times New Roman" w:cs="Times New Roman"/>
            <w:sz w:val="24"/>
            <w:szCs w:val="24"/>
            <w:u w:val="single"/>
          </w:rPr>
          <w:t>(</w:t>
        </w:r>
        <w:proofErr w:type="gramEnd"/>
        <w:r w:rsidRPr="007F709E">
          <w:rPr>
            <w:rFonts w:ascii="Times New Roman" w:eastAsia="Times New Roman" w:hAnsi="Times New Roman" w:cs="Times New Roman"/>
            <w:sz w:val="24"/>
            <w:szCs w:val="24"/>
            <w:u w:val="single"/>
          </w:rPr>
          <w:t xml:space="preserve"> Fahim Mirzaiee)</w:t>
        </w:r>
      </w:ins>
    </w:p>
    <w:p w14:paraId="531ED2FB" w14:textId="77777777" w:rsidR="007F709E" w:rsidRPr="007F709E" w:rsidRDefault="007F709E" w:rsidP="007F709E">
      <w:pPr>
        <w:spacing w:before="100" w:beforeAutospacing="1" w:after="100" w:afterAutospacing="1" w:line="240" w:lineRule="auto"/>
        <w:ind w:left="720"/>
        <w:rPr>
          <w:ins w:id="4350" w:author="SHAHZAIB KHAN" w:date="2026-10-07T21:10:00Z"/>
          <w:rFonts w:ascii="Times New Roman" w:eastAsia="Times New Roman" w:hAnsi="Times New Roman" w:cs="Times New Roman"/>
          <w:sz w:val="24"/>
          <w:szCs w:val="24"/>
          <w:u w:val="single"/>
        </w:rPr>
      </w:pPr>
      <w:ins w:id="4351" w:author="SHAHZAIB KHAN" w:date="2026-10-07T21:10:00Z">
        <w:r w:rsidRPr="007F709E">
          <w:rPr>
            <w:rFonts w:ascii="Times New Roman" w:eastAsia="Times New Roman" w:hAnsi="Times New Roman" w:cs="Times New Roman"/>
            <w:sz w:val="24"/>
            <w:szCs w:val="24"/>
            <w:u w:val="single"/>
          </w:rPr>
          <w:t>Scope:</w:t>
        </w:r>
      </w:ins>
    </w:p>
    <w:p w14:paraId="6090D16E" w14:textId="77777777" w:rsidR="007F709E" w:rsidRPr="007F709E" w:rsidRDefault="007F709E" w:rsidP="007F709E">
      <w:pPr>
        <w:numPr>
          <w:ilvl w:val="0"/>
          <w:numId w:val="111"/>
        </w:numPr>
        <w:spacing w:before="100" w:beforeAutospacing="1" w:after="100" w:afterAutospacing="1" w:line="240" w:lineRule="auto"/>
        <w:rPr>
          <w:ins w:id="4352" w:author="SHAHZAIB KHAN" w:date="2026-10-07T21:10:00Z"/>
          <w:rFonts w:ascii="Times New Roman" w:eastAsia="Times New Roman" w:hAnsi="Times New Roman" w:cs="Times New Roman"/>
          <w:sz w:val="24"/>
          <w:szCs w:val="24"/>
          <w:u w:val="single"/>
        </w:rPr>
      </w:pPr>
      <w:ins w:id="4353" w:author="SHAHZAIB KHAN" w:date="2026-10-07T21:10:00Z">
        <w:r w:rsidRPr="007F709E">
          <w:rPr>
            <w:rFonts w:ascii="Times New Roman" w:eastAsia="Times New Roman" w:hAnsi="Times New Roman" w:cs="Times New Roman"/>
            <w:sz w:val="24"/>
            <w:szCs w:val="24"/>
            <w:u w:val="single"/>
          </w:rPr>
          <w:t>Provide easy way to view the categories and items.</w:t>
        </w:r>
      </w:ins>
    </w:p>
    <w:p w14:paraId="2EBF5888" w14:textId="77777777" w:rsidR="007F709E" w:rsidRPr="007F709E" w:rsidRDefault="007F709E" w:rsidP="007F709E">
      <w:pPr>
        <w:numPr>
          <w:ilvl w:val="0"/>
          <w:numId w:val="111"/>
        </w:numPr>
        <w:spacing w:before="100" w:beforeAutospacing="1" w:after="100" w:afterAutospacing="1" w:line="240" w:lineRule="auto"/>
        <w:rPr>
          <w:ins w:id="4354" w:author="SHAHZAIB KHAN" w:date="2026-10-07T21:10:00Z"/>
          <w:rFonts w:ascii="Times New Roman" w:eastAsia="Times New Roman" w:hAnsi="Times New Roman" w:cs="Times New Roman"/>
          <w:sz w:val="24"/>
          <w:szCs w:val="24"/>
          <w:u w:val="single"/>
        </w:rPr>
      </w:pPr>
      <w:ins w:id="4355" w:author="SHAHZAIB KHAN" w:date="2026-10-07T21:10:00Z">
        <w:r w:rsidRPr="007F709E">
          <w:rPr>
            <w:rFonts w:ascii="Times New Roman" w:eastAsia="Times New Roman" w:hAnsi="Times New Roman" w:cs="Times New Roman"/>
            <w:sz w:val="24"/>
            <w:szCs w:val="24"/>
            <w:u w:val="single"/>
          </w:rPr>
          <w:t>Display available categories and items.</w:t>
        </w:r>
      </w:ins>
    </w:p>
    <w:p w14:paraId="7DB41EA3" w14:textId="77777777" w:rsidR="007F709E" w:rsidRPr="007F709E" w:rsidRDefault="007F709E" w:rsidP="007F709E">
      <w:pPr>
        <w:numPr>
          <w:ilvl w:val="0"/>
          <w:numId w:val="111"/>
        </w:numPr>
        <w:spacing w:before="100" w:beforeAutospacing="1" w:after="100" w:afterAutospacing="1" w:line="240" w:lineRule="auto"/>
        <w:rPr>
          <w:ins w:id="4356" w:author="SHAHZAIB KHAN" w:date="2026-10-07T21:10:00Z"/>
          <w:rFonts w:ascii="Times New Roman" w:eastAsia="Times New Roman" w:hAnsi="Times New Roman" w:cs="Times New Roman"/>
          <w:sz w:val="24"/>
          <w:szCs w:val="24"/>
          <w:u w:val="single"/>
        </w:rPr>
      </w:pPr>
      <w:ins w:id="4357" w:author="SHAHZAIB KHAN" w:date="2026-10-07T21:10:00Z">
        <w:r w:rsidRPr="007F709E">
          <w:rPr>
            <w:rFonts w:ascii="Times New Roman" w:eastAsia="Times New Roman" w:hAnsi="Times New Roman" w:cs="Times New Roman"/>
            <w:sz w:val="24"/>
            <w:szCs w:val="24"/>
            <w:u w:val="single"/>
          </w:rPr>
          <w:t xml:space="preserve">Display items </w:t>
        </w:r>
        <w:proofErr w:type="gramStart"/>
        <w:r w:rsidRPr="007F709E">
          <w:rPr>
            <w:rFonts w:ascii="Times New Roman" w:eastAsia="Times New Roman" w:hAnsi="Times New Roman" w:cs="Times New Roman"/>
            <w:sz w:val="24"/>
            <w:szCs w:val="24"/>
            <w:u w:val="single"/>
          </w:rPr>
          <w:t>refers</w:t>
        </w:r>
        <w:proofErr w:type="gramEnd"/>
        <w:r w:rsidRPr="007F709E">
          <w:rPr>
            <w:rFonts w:ascii="Times New Roman" w:eastAsia="Times New Roman" w:hAnsi="Times New Roman" w:cs="Times New Roman"/>
            <w:sz w:val="24"/>
            <w:szCs w:val="24"/>
            <w:u w:val="single"/>
          </w:rPr>
          <w:t xml:space="preserve"> to selected </w:t>
        </w:r>
        <w:proofErr w:type="gramStart"/>
        <w:r w:rsidRPr="007F709E">
          <w:rPr>
            <w:rFonts w:ascii="Times New Roman" w:eastAsia="Times New Roman" w:hAnsi="Times New Roman" w:cs="Times New Roman"/>
            <w:sz w:val="24"/>
            <w:szCs w:val="24"/>
            <w:u w:val="single"/>
          </w:rPr>
          <w:t>category</w:t>
        </w:r>
        <w:proofErr w:type="gramEnd"/>
        <w:r w:rsidRPr="007F709E">
          <w:rPr>
            <w:rFonts w:ascii="Times New Roman" w:eastAsia="Times New Roman" w:hAnsi="Times New Roman" w:cs="Times New Roman"/>
            <w:sz w:val="24"/>
            <w:szCs w:val="24"/>
            <w:u w:val="single"/>
          </w:rPr>
          <w:t>.</w:t>
        </w:r>
      </w:ins>
    </w:p>
    <w:p w14:paraId="02084D21" w14:textId="77777777" w:rsidR="007F709E" w:rsidRPr="007F709E" w:rsidRDefault="007F709E" w:rsidP="007F709E">
      <w:pPr>
        <w:numPr>
          <w:ilvl w:val="0"/>
          <w:numId w:val="111"/>
        </w:numPr>
        <w:spacing w:before="100" w:beforeAutospacing="1" w:after="100" w:afterAutospacing="1" w:line="240" w:lineRule="auto"/>
        <w:rPr>
          <w:ins w:id="4358" w:author="SHAHZAIB KHAN" w:date="2026-10-07T21:10:00Z"/>
          <w:rFonts w:ascii="Times New Roman" w:eastAsia="Times New Roman" w:hAnsi="Times New Roman" w:cs="Times New Roman"/>
          <w:sz w:val="24"/>
          <w:szCs w:val="24"/>
          <w:u w:val="single"/>
        </w:rPr>
      </w:pPr>
      <w:ins w:id="4359" w:author="SHAHZAIB KHAN" w:date="2026-10-07T21:10:00Z">
        <w:r w:rsidRPr="007F709E">
          <w:rPr>
            <w:rFonts w:ascii="Times New Roman" w:eastAsia="Times New Roman" w:hAnsi="Times New Roman" w:cs="Times New Roman"/>
            <w:sz w:val="24"/>
            <w:szCs w:val="24"/>
            <w:u w:val="single"/>
          </w:rPr>
          <w:t>Show the name and price of the items.</w:t>
        </w:r>
      </w:ins>
    </w:p>
    <w:p w14:paraId="13838C7C" w14:textId="77777777" w:rsidR="007F709E" w:rsidRPr="007F709E" w:rsidRDefault="007F709E" w:rsidP="007F709E">
      <w:pPr>
        <w:numPr>
          <w:ilvl w:val="0"/>
          <w:numId w:val="111"/>
        </w:numPr>
        <w:spacing w:before="100" w:beforeAutospacing="1" w:after="100" w:afterAutospacing="1" w:line="240" w:lineRule="auto"/>
        <w:rPr>
          <w:ins w:id="4360" w:author="SHAHZAIB KHAN" w:date="2026-10-07T21:10:00Z"/>
          <w:rFonts w:ascii="Times New Roman" w:eastAsia="Times New Roman" w:hAnsi="Times New Roman" w:cs="Times New Roman"/>
          <w:sz w:val="24"/>
          <w:szCs w:val="24"/>
          <w:u w:val="single"/>
        </w:rPr>
      </w:pPr>
      <w:ins w:id="4361" w:author="SHAHZAIB KHAN" w:date="2026-10-07T21:10:00Z">
        <w:r w:rsidRPr="007F709E">
          <w:rPr>
            <w:rFonts w:ascii="Times New Roman" w:eastAsia="Times New Roman" w:hAnsi="Times New Roman" w:cs="Times New Roman"/>
            <w:sz w:val="24"/>
            <w:szCs w:val="24"/>
            <w:u w:val="single"/>
          </w:rPr>
          <w:t>Show the item availability.</w:t>
        </w:r>
      </w:ins>
    </w:p>
    <w:p w14:paraId="38B12BF2" w14:textId="77777777" w:rsidR="007F709E" w:rsidRPr="007F709E" w:rsidRDefault="007F709E" w:rsidP="007F709E">
      <w:pPr>
        <w:spacing w:before="100" w:beforeAutospacing="1" w:after="100" w:afterAutospacing="1" w:line="240" w:lineRule="auto"/>
        <w:ind w:left="720"/>
        <w:rPr>
          <w:ins w:id="4362" w:author="SHAHZAIB KHAN" w:date="2026-10-07T21:10:00Z"/>
          <w:rFonts w:ascii="Times New Roman" w:eastAsia="Times New Roman" w:hAnsi="Times New Roman" w:cs="Times New Roman"/>
          <w:sz w:val="24"/>
          <w:szCs w:val="24"/>
          <w:u w:val="single"/>
        </w:rPr>
      </w:pPr>
      <w:ins w:id="4363" w:author="SHAHZAIB KHAN" w:date="2026-10-07T21:10:00Z">
        <w:r w:rsidRPr="007F709E">
          <w:rPr>
            <w:rFonts w:ascii="Times New Roman" w:eastAsia="Times New Roman" w:hAnsi="Times New Roman" w:cs="Times New Roman"/>
            <w:b/>
            <w:bCs/>
            <w:sz w:val="24"/>
            <w:szCs w:val="24"/>
            <w:u w:val="single"/>
          </w:rPr>
          <w:t>Inputs:</w:t>
        </w:r>
      </w:ins>
    </w:p>
    <w:p w14:paraId="7FEFA48C" w14:textId="77777777" w:rsidR="007F709E" w:rsidRPr="007F709E" w:rsidRDefault="007F709E" w:rsidP="007F709E">
      <w:pPr>
        <w:numPr>
          <w:ilvl w:val="0"/>
          <w:numId w:val="78"/>
        </w:numPr>
        <w:spacing w:before="100" w:beforeAutospacing="1" w:after="100" w:afterAutospacing="1" w:line="240" w:lineRule="auto"/>
        <w:rPr>
          <w:ins w:id="4364" w:author="SHAHZAIB KHAN" w:date="2026-10-07T21:10:00Z"/>
          <w:rFonts w:ascii="Times New Roman" w:eastAsia="Times New Roman" w:hAnsi="Times New Roman" w:cs="Times New Roman"/>
          <w:sz w:val="24"/>
          <w:szCs w:val="24"/>
          <w:u w:val="single"/>
        </w:rPr>
      </w:pPr>
      <w:ins w:id="4365" w:author="SHAHZAIB KHAN" w:date="2026-10-07T21:10:00Z">
        <w:r w:rsidRPr="007F709E">
          <w:rPr>
            <w:rFonts w:ascii="Times New Roman" w:eastAsia="Times New Roman" w:hAnsi="Times New Roman" w:cs="Times New Roman"/>
            <w:sz w:val="24"/>
            <w:szCs w:val="24"/>
            <w:u w:val="single"/>
          </w:rPr>
          <w:t xml:space="preserve">Entering website name (online bakery ordering </w:t>
        </w:r>
        <w:proofErr w:type="gramStart"/>
        <w:r w:rsidRPr="007F709E">
          <w:rPr>
            <w:rFonts w:ascii="Times New Roman" w:eastAsia="Times New Roman" w:hAnsi="Times New Roman" w:cs="Times New Roman"/>
            <w:sz w:val="24"/>
            <w:szCs w:val="24"/>
            <w:u w:val="single"/>
          </w:rPr>
          <w:t>system )</w:t>
        </w:r>
        <w:proofErr w:type="gramEnd"/>
        <w:r w:rsidRPr="007F709E">
          <w:rPr>
            <w:rFonts w:ascii="Times New Roman" w:eastAsia="Times New Roman" w:hAnsi="Times New Roman" w:cs="Times New Roman"/>
            <w:sz w:val="24"/>
            <w:szCs w:val="24"/>
            <w:u w:val="single"/>
          </w:rPr>
          <w:t xml:space="preserve"> or clicking link of it. </w:t>
        </w:r>
      </w:ins>
    </w:p>
    <w:p w14:paraId="2788938F" w14:textId="77777777" w:rsidR="007F709E" w:rsidRPr="007F709E" w:rsidRDefault="007F709E" w:rsidP="007F709E">
      <w:pPr>
        <w:spacing w:before="100" w:beforeAutospacing="1" w:after="100" w:afterAutospacing="1" w:line="240" w:lineRule="auto"/>
        <w:ind w:left="720"/>
        <w:rPr>
          <w:ins w:id="4366" w:author="SHAHZAIB KHAN" w:date="2026-10-07T21:10:00Z"/>
          <w:rFonts w:ascii="Times New Roman" w:eastAsia="Times New Roman" w:hAnsi="Times New Roman" w:cs="Times New Roman"/>
          <w:b/>
          <w:bCs/>
          <w:sz w:val="24"/>
          <w:szCs w:val="24"/>
          <w:u w:val="single"/>
        </w:rPr>
      </w:pPr>
      <w:ins w:id="4367" w:author="SHAHZAIB KHAN" w:date="2026-10-07T21:10:00Z">
        <w:r w:rsidRPr="007F709E">
          <w:rPr>
            <w:rFonts w:ascii="Times New Roman" w:eastAsia="Times New Roman" w:hAnsi="Times New Roman" w:cs="Times New Roman"/>
            <w:b/>
            <w:bCs/>
            <w:sz w:val="24"/>
            <w:szCs w:val="24"/>
            <w:u w:val="single"/>
          </w:rPr>
          <w:t>Outputs:</w:t>
        </w:r>
      </w:ins>
    </w:p>
    <w:p w14:paraId="3D91A2CD" w14:textId="77777777" w:rsidR="007F709E" w:rsidRPr="007F709E" w:rsidRDefault="007F709E" w:rsidP="007F709E">
      <w:pPr>
        <w:numPr>
          <w:ilvl w:val="0"/>
          <w:numId w:val="79"/>
        </w:numPr>
        <w:spacing w:before="100" w:beforeAutospacing="1" w:after="100" w:afterAutospacing="1" w:line="240" w:lineRule="auto"/>
        <w:rPr>
          <w:ins w:id="4368" w:author="SHAHZAIB KHAN" w:date="2026-10-07T21:10:00Z"/>
          <w:rFonts w:ascii="Times New Roman" w:eastAsia="Times New Roman" w:hAnsi="Times New Roman" w:cs="Times New Roman"/>
          <w:sz w:val="24"/>
          <w:szCs w:val="24"/>
          <w:u w:val="single"/>
        </w:rPr>
      </w:pPr>
      <w:ins w:id="4369" w:author="SHAHZAIB KHAN" w:date="2026-10-07T21:10:00Z">
        <w:r w:rsidRPr="007F709E">
          <w:rPr>
            <w:rFonts w:ascii="Times New Roman" w:eastAsia="Times New Roman" w:hAnsi="Times New Roman" w:cs="Times New Roman"/>
            <w:sz w:val="24"/>
            <w:szCs w:val="24"/>
            <w:u w:val="single"/>
          </w:rPr>
          <w:t xml:space="preserve">Display the categories and items with </w:t>
        </w:r>
        <w:proofErr w:type="gramStart"/>
        <w:r w:rsidRPr="007F709E">
          <w:rPr>
            <w:rFonts w:ascii="Times New Roman" w:eastAsia="Times New Roman" w:hAnsi="Times New Roman" w:cs="Times New Roman"/>
            <w:sz w:val="24"/>
            <w:szCs w:val="24"/>
            <w:u w:val="single"/>
          </w:rPr>
          <w:t>its</w:t>
        </w:r>
        <w:proofErr w:type="gramEnd"/>
        <w:r w:rsidRPr="007F709E">
          <w:rPr>
            <w:rFonts w:ascii="Times New Roman" w:eastAsia="Times New Roman" w:hAnsi="Times New Roman" w:cs="Times New Roman"/>
            <w:sz w:val="24"/>
            <w:szCs w:val="24"/>
            <w:u w:val="single"/>
          </w:rPr>
          <w:t xml:space="preserve"> availability, name and prices. </w:t>
        </w:r>
      </w:ins>
    </w:p>
    <w:p w14:paraId="171F61C0" w14:textId="77777777" w:rsidR="007F709E" w:rsidRPr="007F709E" w:rsidRDefault="007F709E" w:rsidP="007F709E">
      <w:pPr>
        <w:spacing w:before="100" w:beforeAutospacing="1" w:after="100" w:afterAutospacing="1" w:line="240" w:lineRule="auto"/>
        <w:ind w:left="720"/>
        <w:rPr>
          <w:ins w:id="4370" w:author="SHAHZAIB KHAN" w:date="2026-10-07T21:10:00Z"/>
          <w:rFonts w:ascii="Times New Roman" w:eastAsia="Times New Roman" w:hAnsi="Times New Roman" w:cs="Times New Roman"/>
          <w:b/>
          <w:bCs/>
          <w:sz w:val="24"/>
          <w:szCs w:val="24"/>
          <w:u w:val="single"/>
        </w:rPr>
      </w:pPr>
      <w:ins w:id="4371" w:author="SHAHZAIB KHAN" w:date="2026-10-07T21:10:00Z">
        <w:r w:rsidRPr="007F709E">
          <w:rPr>
            <w:rFonts w:ascii="Times New Roman" w:eastAsia="Times New Roman" w:hAnsi="Times New Roman" w:cs="Times New Roman"/>
            <w:b/>
            <w:bCs/>
            <w:sz w:val="24"/>
            <w:szCs w:val="24"/>
            <w:u w:val="single"/>
          </w:rPr>
          <w:t>Primary Actor:</w:t>
        </w:r>
        <w:r w:rsidRPr="007F709E">
          <w:rPr>
            <w:rFonts w:ascii="Times New Roman" w:eastAsia="Times New Roman" w:hAnsi="Times New Roman" w:cs="Times New Roman"/>
            <w:sz w:val="24"/>
            <w:szCs w:val="24"/>
            <w:u w:val="single"/>
          </w:rPr>
          <w:t xml:space="preserve"> Customer</w:t>
        </w:r>
      </w:ins>
    </w:p>
    <w:p w14:paraId="29F5BCF9" w14:textId="77777777" w:rsidR="007F709E" w:rsidRPr="007F709E" w:rsidRDefault="007F709E" w:rsidP="007F709E">
      <w:pPr>
        <w:spacing w:before="100" w:beforeAutospacing="1" w:after="100" w:afterAutospacing="1" w:line="240" w:lineRule="auto"/>
        <w:ind w:left="720"/>
        <w:rPr>
          <w:ins w:id="4372" w:author="SHAHZAIB KHAN" w:date="2026-10-07T21:10:00Z"/>
          <w:rFonts w:ascii="Times New Roman" w:eastAsia="Times New Roman" w:hAnsi="Times New Roman" w:cs="Times New Roman"/>
          <w:b/>
          <w:bCs/>
          <w:sz w:val="24"/>
          <w:szCs w:val="24"/>
          <w:u w:val="single"/>
        </w:rPr>
      </w:pPr>
      <w:ins w:id="4373" w:author="SHAHZAIB KHAN" w:date="2026-10-07T21:10:00Z">
        <w:r w:rsidRPr="007F709E">
          <w:rPr>
            <w:rFonts w:ascii="Times New Roman" w:eastAsia="Times New Roman" w:hAnsi="Times New Roman" w:cs="Times New Roman"/>
            <w:b/>
            <w:bCs/>
            <w:sz w:val="24"/>
            <w:szCs w:val="24"/>
            <w:u w:val="single"/>
          </w:rPr>
          <w:lastRenderedPageBreak/>
          <w:t>Preconditions:</w:t>
        </w:r>
      </w:ins>
    </w:p>
    <w:p w14:paraId="535F551A" w14:textId="77777777" w:rsidR="007F709E" w:rsidRPr="007F709E" w:rsidRDefault="007F709E" w:rsidP="007F709E">
      <w:pPr>
        <w:numPr>
          <w:ilvl w:val="0"/>
          <w:numId w:val="80"/>
        </w:numPr>
        <w:spacing w:before="100" w:beforeAutospacing="1" w:after="100" w:afterAutospacing="1" w:line="240" w:lineRule="auto"/>
        <w:rPr>
          <w:ins w:id="4374" w:author="SHAHZAIB KHAN" w:date="2026-10-07T21:10:00Z"/>
          <w:rFonts w:ascii="Times New Roman" w:eastAsia="Times New Roman" w:hAnsi="Times New Roman" w:cs="Times New Roman"/>
          <w:sz w:val="24"/>
          <w:szCs w:val="24"/>
          <w:u w:val="single"/>
        </w:rPr>
      </w:pPr>
      <w:ins w:id="4375" w:author="SHAHZAIB KHAN" w:date="2026-10-07T21:10:00Z">
        <w:r w:rsidRPr="007F709E">
          <w:rPr>
            <w:rFonts w:ascii="Times New Roman" w:eastAsia="Times New Roman" w:hAnsi="Times New Roman" w:cs="Times New Roman"/>
            <w:sz w:val="24"/>
            <w:szCs w:val="24"/>
            <w:u w:val="single"/>
          </w:rPr>
          <w:t xml:space="preserve">The system must have access to online bakery ordering </w:t>
        </w:r>
        <w:proofErr w:type="gramStart"/>
        <w:r w:rsidRPr="007F709E">
          <w:rPr>
            <w:rFonts w:ascii="Times New Roman" w:eastAsia="Times New Roman" w:hAnsi="Times New Roman" w:cs="Times New Roman"/>
            <w:sz w:val="24"/>
            <w:szCs w:val="24"/>
            <w:u w:val="single"/>
          </w:rPr>
          <w:t>system .</w:t>
        </w:r>
        <w:proofErr w:type="gramEnd"/>
      </w:ins>
    </w:p>
    <w:p w14:paraId="0B50AC93" w14:textId="77777777" w:rsidR="007F709E" w:rsidRPr="007F709E" w:rsidRDefault="007F709E" w:rsidP="007F709E">
      <w:pPr>
        <w:spacing w:before="100" w:beforeAutospacing="1" w:after="100" w:afterAutospacing="1" w:line="240" w:lineRule="auto"/>
        <w:ind w:left="720"/>
        <w:rPr>
          <w:ins w:id="4376" w:author="SHAHZAIB KHAN" w:date="2026-10-07T21:10:00Z"/>
          <w:rFonts w:ascii="Times New Roman" w:eastAsia="Times New Roman" w:hAnsi="Times New Roman" w:cs="Times New Roman"/>
          <w:b/>
          <w:bCs/>
          <w:sz w:val="24"/>
          <w:szCs w:val="24"/>
          <w:u w:val="single"/>
        </w:rPr>
      </w:pPr>
      <w:ins w:id="4377" w:author="SHAHZAIB KHAN" w:date="2026-10-07T21:10:00Z">
        <w:r w:rsidRPr="007F709E">
          <w:rPr>
            <w:rFonts w:ascii="Times New Roman" w:eastAsia="Times New Roman" w:hAnsi="Times New Roman" w:cs="Times New Roman"/>
            <w:b/>
            <w:bCs/>
            <w:sz w:val="24"/>
            <w:szCs w:val="24"/>
            <w:u w:val="single"/>
          </w:rPr>
          <w:t xml:space="preserve"> Success Scenario:</w:t>
        </w:r>
      </w:ins>
    </w:p>
    <w:p w14:paraId="30F94CFC" w14:textId="77777777" w:rsidR="007F709E" w:rsidRPr="007F709E" w:rsidRDefault="007F709E" w:rsidP="007F709E">
      <w:pPr>
        <w:numPr>
          <w:ilvl w:val="0"/>
          <w:numId w:val="81"/>
        </w:numPr>
        <w:spacing w:before="100" w:beforeAutospacing="1" w:after="100" w:afterAutospacing="1" w:line="240" w:lineRule="auto"/>
        <w:rPr>
          <w:ins w:id="4378" w:author="SHAHZAIB KHAN" w:date="2026-10-07T21:10:00Z"/>
          <w:rFonts w:ascii="Times New Roman" w:eastAsia="Times New Roman" w:hAnsi="Times New Roman" w:cs="Times New Roman"/>
          <w:sz w:val="24"/>
          <w:szCs w:val="24"/>
          <w:u w:val="single"/>
        </w:rPr>
      </w:pPr>
      <w:ins w:id="4379" w:author="SHAHZAIB KHAN" w:date="2026-10-07T21:10:00Z">
        <w:r w:rsidRPr="007F709E">
          <w:rPr>
            <w:rFonts w:ascii="Times New Roman" w:eastAsia="Times New Roman" w:hAnsi="Times New Roman" w:cs="Times New Roman"/>
            <w:sz w:val="24"/>
            <w:szCs w:val="24"/>
            <w:u w:val="single"/>
          </w:rPr>
          <w:t xml:space="preserve">Customer opens the website </w:t>
        </w:r>
        <w:proofErr w:type="gramStart"/>
        <w:r w:rsidRPr="007F709E">
          <w:rPr>
            <w:rFonts w:ascii="Times New Roman" w:eastAsia="Times New Roman" w:hAnsi="Times New Roman" w:cs="Times New Roman"/>
            <w:sz w:val="24"/>
            <w:szCs w:val="24"/>
            <w:u w:val="single"/>
          </w:rPr>
          <w:t>“ online</w:t>
        </w:r>
        <w:proofErr w:type="gramEnd"/>
        <w:r w:rsidRPr="007F709E">
          <w:rPr>
            <w:rFonts w:ascii="Times New Roman" w:eastAsia="Times New Roman" w:hAnsi="Times New Roman" w:cs="Times New Roman"/>
            <w:sz w:val="24"/>
            <w:szCs w:val="24"/>
            <w:u w:val="single"/>
          </w:rPr>
          <w:t xml:space="preserve"> bakery ordering system”.</w:t>
        </w:r>
      </w:ins>
    </w:p>
    <w:p w14:paraId="670B2142" w14:textId="77777777" w:rsidR="007F709E" w:rsidRPr="007F709E" w:rsidRDefault="007F709E" w:rsidP="007F709E">
      <w:pPr>
        <w:numPr>
          <w:ilvl w:val="0"/>
          <w:numId w:val="81"/>
        </w:numPr>
        <w:spacing w:before="100" w:beforeAutospacing="1" w:after="100" w:afterAutospacing="1" w:line="240" w:lineRule="auto"/>
        <w:rPr>
          <w:ins w:id="4380" w:author="SHAHZAIB KHAN" w:date="2026-10-07T21:10:00Z"/>
          <w:rFonts w:ascii="Times New Roman" w:eastAsia="Times New Roman" w:hAnsi="Times New Roman" w:cs="Times New Roman"/>
          <w:sz w:val="24"/>
          <w:szCs w:val="24"/>
          <w:u w:val="single"/>
        </w:rPr>
      </w:pPr>
      <w:ins w:id="4381" w:author="SHAHZAIB KHAN" w:date="2026-10-07T21:10:00Z">
        <w:r w:rsidRPr="007F709E">
          <w:rPr>
            <w:rFonts w:ascii="Times New Roman" w:eastAsia="Times New Roman" w:hAnsi="Times New Roman" w:cs="Times New Roman"/>
            <w:sz w:val="24"/>
            <w:szCs w:val="24"/>
            <w:u w:val="single"/>
          </w:rPr>
          <w:t xml:space="preserve">System displays the categories and </w:t>
        </w:r>
        <w:proofErr w:type="gramStart"/>
        <w:r w:rsidRPr="007F709E">
          <w:rPr>
            <w:rFonts w:ascii="Times New Roman" w:eastAsia="Times New Roman" w:hAnsi="Times New Roman" w:cs="Times New Roman"/>
            <w:sz w:val="24"/>
            <w:szCs w:val="24"/>
            <w:u w:val="single"/>
          </w:rPr>
          <w:t>item</w:t>
        </w:r>
        <w:proofErr w:type="gramEnd"/>
        <w:r w:rsidRPr="007F709E">
          <w:rPr>
            <w:rFonts w:ascii="Times New Roman" w:eastAsia="Times New Roman" w:hAnsi="Times New Roman" w:cs="Times New Roman"/>
            <w:sz w:val="24"/>
            <w:szCs w:val="24"/>
            <w:u w:val="single"/>
          </w:rPr>
          <w:t xml:space="preserve"> with available items.</w:t>
        </w:r>
      </w:ins>
    </w:p>
    <w:p w14:paraId="3107C648" w14:textId="77777777" w:rsidR="007F709E" w:rsidRPr="007F709E" w:rsidRDefault="007F709E" w:rsidP="007F709E">
      <w:pPr>
        <w:numPr>
          <w:ilvl w:val="0"/>
          <w:numId w:val="81"/>
        </w:numPr>
        <w:spacing w:before="100" w:beforeAutospacing="1" w:after="100" w:afterAutospacing="1" w:line="240" w:lineRule="auto"/>
        <w:rPr>
          <w:ins w:id="4382" w:author="SHAHZAIB KHAN" w:date="2026-10-07T21:10:00Z"/>
          <w:rFonts w:ascii="Times New Roman" w:eastAsia="Times New Roman" w:hAnsi="Times New Roman" w:cs="Times New Roman"/>
          <w:sz w:val="24"/>
          <w:szCs w:val="24"/>
          <w:u w:val="single"/>
        </w:rPr>
      </w:pPr>
      <w:ins w:id="4383" w:author="SHAHZAIB KHAN" w:date="2026-10-07T21:10:00Z">
        <w:r w:rsidRPr="007F709E">
          <w:rPr>
            <w:rFonts w:ascii="Times New Roman" w:eastAsia="Times New Roman" w:hAnsi="Times New Roman" w:cs="Times New Roman"/>
            <w:sz w:val="24"/>
            <w:szCs w:val="24"/>
            <w:u w:val="single"/>
          </w:rPr>
          <w:t xml:space="preserve">Customer </w:t>
        </w:r>
        <w:proofErr w:type="spellStart"/>
        <w:r w:rsidRPr="007F709E">
          <w:rPr>
            <w:rFonts w:ascii="Times New Roman" w:eastAsia="Times New Roman" w:hAnsi="Times New Roman" w:cs="Times New Roman"/>
            <w:sz w:val="24"/>
            <w:szCs w:val="24"/>
            <w:u w:val="single"/>
          </w:rPr>
          <w:t>selcts</w:t>
        </w:r>
        <w:proofErr w:type="spellEnd"/>
        <w:r w:rsidRPr="007F709E">
          <w:rPr>
            <w:rFonts w:ascii="Times New Roman" w:eastAsia="Times New Roman" w:hAnsi="Times New Roman" w:cs="Times New Roman"/>
            <w:sz w:val="24"/>
            <w:szCs w:val="24"/>
            <w:u w:val="single"/>
          </w:rPr>
          <w:t xml:space="preserve"> a </w:t>
        </w:r>
        <w:proofErr w:type="spellStart"/>
        <w:r w:rsidRPr="007F709E">
          <w:rPr>
            <w:rFonts w:ascii="Times New Roman" w:eastAsia="Times New Roman" w:hAnsi="Times New Roman" w:cs="Times New Roman"/>
            <w:sz w:val="24"/>
            <w:szCs w:val="24"/>
            <w:u w:val="single"/>
          </w:rPr>
          <w:t>catergory</w:t>
        </w:r>
        <w:proofErr w:type="spellEnd"/>
        <w:r w:rsidRPr="007F709E">
          <w:rPr>
            <w:rFonts w:ascii="Times New Roman" w:eastAsia="Times New Roman" w:hAnsi="Times New Roman" w:cs="Times New Roman"/>
            <w:sz w:val="24"/>
            <w:szCs w:val="24"/>
            <w:u w:val="single"/>
          </w:rPr>
          <w:t xml:space="preserve"> </w:t>
        </w:r>
      </w:ins>
    </w:p>
    <w:p w14:paraId="124E81D0" w14:textId="77777777" w:rsidR="007F709E" w:rsidRPr="007F709E" w:rsidRDefault="007F709E" w:rsidP="007F709E">
      <w:pPr>
        <w:numPr>
          <w:ilvl w:val="0"/>
          <w:numId w:val="81"/>
        </w:numPr>
        <w:spacing w:before="100" w:beforeAutospacing="1" w:after="100" w:afterAutospacing="1" w:line="240" w:lineRule="auto"/>
        <w:rPr>
          <w:ins w:id="4384" w:author="SHAHZAIB KHAN" w:date="2026-10-07T21:10:00Z"/>
          <w:rFonts w:ascii="Times New Roman" w:eastAsia="Times New Roman" w:hAnsi="Times New Roman" w:cs="Times New Roman"/>
          <w:sz w:val="24"/>
          <w:szCs w:val="24"/>
          <w:u w:val="single"/>
        </w:rPr>
      </w:pPr>
      <w:ins w:id="4385" w:author="SHAHZAIB KHAN" w:date="2026-10-07T21:10:00Z">
        <w:r w:rsidRPr="007F709E">
          <w:rPr>
            <w:rFonts w:ascii="Times New Roman" w:eastAsia="Times New Roman" w:hAnsi="Times New Roman" w:cs="Times New Roman"/>
            <w:sz w:val="24"/>
            <w:szCs w:val="24"/>
            <w:u w:val="single"/>
          </w:rPr>
          <w:t xml:space="preserve">System shows the items included in that category </w:t>
        </w:r>
      </w:ins>
    </w:p>
    <w:p w14:paraId="68D6D13E" w14:textId="77777777" w:rsidR="007F709E" w:rsidRPr="007F709E" w:rsidRDefault="007F709E" w:rsidP="007F709E">
      <w:pPr>
        <w:numPr>
          <w:ilvl w:val="0"/>
          <w:numId w:val="81"/>
        </w:numPr>
        <w:spacing w:before="100" w:beforeAutospacing="1" w:after="100" w:afterAutospacing="1" w:line="240" w:lineRule="auto"/>
        <w:rPr>
          <w:ins w:id="4386" w:author="SHAHZAIB KHAN" w:date="2026-10-07T21:10:00Z"/>
          <w:rFonts w:ascii="Times New Roman" w:eastAsia="Times New Roman" w:hAnsi="Times New Roman" w:cs="Times New Roman"/>
          <w:sz w:val="24"/>
          <w:szCs w:val="24"/>
          <w:u w:val="single"/>
        </w:rPr>
      </w:pPr>
      <w:ins w:id="4387" w:author="SHAHZAIB KHAN" w:date="2026-10-07T21:10:00Z">
        <w:r w:rsidRPr="007F709E">
          <w:rPr>
            <w:rFonts w:ascii="Times New Roman" w:eastAsia="Times New Roman" w:hAnsi="Times New Roman" w:cs="Times New Roman"/>
            <w:sz w:val="24"/>
            <w:szCs w:val="24"/>
            <w:u w:val="single"/>
          </w:rPr>
          <w:t xml:space="preserve">System shows the available items with its </w:t>
        </w:r>
        <w:proofErr w:type="gramStart"/>
        <w:r w:rsidRPr="007F709E">
          <w:rPr>
            <w:rFonts w:ascii="Times New Roman" w:eastAsia="Times New Roman" w:hAnsi="Times New Roman" w:cs="Times New Roman"/>
            <w:sz w:val="24"/>
            <w:szCs w:val="24"/>
            <w:u w:val="single"/>
          </w:rPr>
          <w:t>name ,</w:t>
        </w:r>
        <w:proofErr w:type="gramEnd"/>
        <w:r w:rsidRPr="007F709E">
          <w:rPr>
            <w:rFonts w:ascii="Times New Roman" w:eastAsia="Times New Roman" w:hAnsi="Times New Roman" w:cs="Times New Roman"/>
            <w:sz w:val="24"/>
            <w:szCs w:val="24"/>
            <w:u w:val="single"/>
          </w:rPr>
          <w:t xml:space="preserve"> price and other details.</w:t>
        </w:r>
      </w:ins>
    </w:p>
    <w:p w14:paraId="142618B5" w14:textId="77777777" w:rsidR="007F709E" w:rsidRPr="007F709E" w:rsidRDefault="007F709E" w:rsidP="007F709E">
      <w:pPr>
        <w:numPr>
          <w:ilvl w:val="0"/>
          <w:numId w:val="81"/>
        </w:numPr>
        <w:spacing w:before="100" w:beforeAutospacing="1" w:after="100" w:afterAutospacing="1" w:line="240" w:lineRule="auto"/>
        <w:rPr>
          <w:ins w:id="4388" w:author="SHAHZAIB KHAN" w:date="2026-10-07T21:10:00Z"/>
          <w:rFonts w:ascii="Times New Roman" w:eastAsia="Times New Roman" w:hAnsi="Times New Roman" w:cs="Times New Roman"/>
          <w:sz w:val="24"/>
          <w:szCs w:val="24"/>
          <w:u w:val="single"/>
        </w:rPr>
      </w:pPr>
      <w:proofErr w:type="gramStart"/>
      <w:ins w:id="4389" w:author="SHAHZAIB KHAN" w:date="2026-10-07T21:10:00Z">
        <w:r w:rsidRPr="007F709E">
          <w:rPr>
            <w:rFonts w:ascii="Times New Roman" w:eastAsia="Times New Roman" w:hAnsi="Times New Roman" w:cs="Times New Roman"/>
            <w:sz w:val="24"/>
            <w:szCs w:val="24"/>
            <w:u w:val="single"/>
          </w:rPr>
          <w:t>Customer</w:t>
        </w:r>
        <w:proofErr w:type="gramEnd"/>
        <w:r w:rsidRPr="007F709E">
          <w:rPr>
            <w:rFonts w:ascii="Times New Roman" w:eastAsia="Times New Roman" w:hAnsi="Times New Roman" w:cs="Times New Roman"/>
            <w:sz w:val="24"/>
            <w:szCs w:val="24"/>
            <w:u w:val="single"/>
          </w:rPr>
          <w:t xml:space="preserve"> view the categories and </w:t>
        </w:r>
        <w:proofErr w:type="gramStart"/>
        <w:r w:rsidRPr="007F709E">
          <w:rPr>
            <w:rFonts w:ascii="Times New Roman" w:eastAsia="Times New Roman" w:hAnsi="Times New Roman" w:cs="Times New Roman"/>
            <w:sz w:val="24"/>
            <w:szCs w:val="24"/>
            <w:u w:val="single"/>
          </w:rPr>
          <w:t>items .</w:t>
        </w:r>
        <w:proofErr w:type="gramEnd"/>
      </w:ins>
    </w:p>
    <w:p w14:paraId="148EA1C9" w14:textId="77777777" w:rsidR="007F709E" w:rsidRPr="007F709E" w:rsidRDefault="007F709E" w:rsidP="007F709E">
      <w:pPr>
        <w:spacing w:before="100" w:beforeAutospacing="1" w:after="100" w:afterAutospacing="1" w:line="240" w:lineRule="auto"/>
        <w:ind w:left="720"/>
        <w:rPr>
          <w:ins w:id="4390" w:author="SHAHZAIB KHAN" w:date="2026-10-07T21:10:00Z"/>
          <w:rFonts w:ascii="Times New Roman" w:eastAsia="Times New Roman" w:hAnsi="Times New Roman" w:cs="Times New Roman"/>
          <w:sz w:val="24"/>
          <w:szCs w:val="24"/>
          <w:u w:val="single"/>
        </w:rPr>
      </w:pPr>
      <w:ins w:id="4391" w:author="SHAHZAIB KHAN" w:date="2026-10-07T21:10:00Z">
        <w:r w:rsidRPr="007F709E">
          <w:rPr>
            <w:rFonts w:ascii="Times New Roman" w:eastAsia="Times New Roman" w:hAnsi="Times New Roman" w:cs="Times New Roman"/>
            <w:b/>
            <w:bCs/>
            <w:sz w:val="24"/>
            <w:szCs w:val="24"/>
            <w:u w:val="single"/>
          </w:rPr>
          <w:t>4. Alternative Scenario:</w:t>
        </w:r>
      </w:ins>
    </w:p>
    <w:p w14:paraId="3EE1612E" w14:textId="77777777" w:rsidR="007F709E" w:rsidRPr="007F709E" w:rsidRDefault="007F709E" w:rsidP="007F709E">
      <w:pPr>
        <w:spacing w:before="100" w:beforeAutospacing="1" w:after="100" w:afterAutospacing="1" w:line="240" w:lineRule="auto"/>
        <w:ind w:left="720"/>
        <w:rPr>
          <w:ins w:id="4392" w:author="SHAHZAIB KHAN" w:date="2026-10-07T21:10:00Z"/>
          <w:rFonts w:ascii="Times New Roman" w:eastAsia="Times New Roman" w:hAnsi="Times New Roman" w:cs="Times New Roman"/>
          <w:sz w:val="24"/>
          <w:szCs w:val="24"/>
          <w:u w:val="single"/>
        </w:rPr>
      </w:pPr>
      <w:ins w:id="4393" w:author="SHAHZAIB KHAN" w:date="2026-10-07T21:10:00Z">
        <w:r w:rsidRPr="007F709E">
          <w:rPr>
            <w:rFonts w:ascii="Times New Roman" w:eastAsia="Times New Roman" w:hAnsi="Times New Roman" w:cs="Times New Roman"/>
            <w:b/>
            <w:bCs/>
            <w:sz w:val="24"/>
            <w:szCs w:val="24"/>
            <w:u w:val="single"/>
          </w:rPr>
          <w:t xml:space="preserve">4.1. No items available </w:t>
        </w:r>
      </w:ins>
    </w:p>
    <w:p w14:paraId="6759EE49" w14:textId="77777777" w:rsidR="007F709E" w:rsidRPr="007F709E" w:rsidRDefault="007F709E" w:rsidP="007F709E">
      <w:pPr>
        <w:numPr>
          <w:ilvl w:val="0"/>
          <w:numId w:val="82"/>
        </w:numPr>
        <w:spacing w:before="100" w:beforeAutospacing="1" w:after="100" w:afterAutospacing="1" w:line="240" w:lineRule="auto"/>
        <w:rPr>
          <w:ins w:id="4394" w:author="SHAHZAIB KHAN" w:date="2026-10-07T21:10:00Z"/>
          <w:rFonts w:ascii="Times New Roman" w:eastAsia="Times New Roman" w:hAnsi="Times New Roman" w:cs="Times New Roman"/>
          <w:sz w:val="24"/>
          <w:szCs w:val="24"/>
          <w:u w:val="single"/>
        </w:rPr>
      </w:pPr>
      <w:ins w:id="4395" w:author="SHAHZAIB KHAN" w:date="2026-10-07T21:10:00Z">
        <w:r w:rsidRPr="007F709E">
          <w:rPr>
            <w:rFonts w:ascii="Times New Roman" w:eastAsia="Times New Roman" w:hAnsi="Times New Roman" w:cs="Times New Roman"/>
            <w:sz w:val="24"/>
            <w:szCs w:val="24"/>
            <w:u w:val="single"/>
          </w:rPr>
          <w:t xml:space="preserve">Customer selects a category </w:t>
        </w:r>
      </w:ins>
    </w:p>
    <w:p w14:paraId="001758CA" w14:textId="77777777" w:rsidR="007F709E" w:rsidRPr="007F709E" w:rsidRDefault="007F709E" w:rsidP="007F709E">
      <w:pPr>
        <w:numPr>
          <w:ilvl w:val="0"/>
          <w:numId w:val="82"/>
        </w:numPr>
        <w:spacing w:before="100" w:beforeAutospacing="1" w:after="100" w:afterAutospacing="1" w:line="240" w:lineRule="auto"/>
        <w:rPr>
          <w:ins w:id="4396" w:author="SHAHZAIB KHAN" w:date="2026-10-07T21:10:00Z"/>
          <w:rFonts w:ascii="Times New Roman" w:eastAsia="Times New Roman" w:hAnsi="Times New Roman" w:cs="Times New Roman"/>
          <w:sz w:val="24"/>
          <w:szCs w:val="24"/>
          <w:u w:val="single"/>
        </w:rPr>
      </w:pPr>
      <w:ins w:id="4397" w:author="SHAHZAIB KHAN" w:date="2026-10-07T21:10:00Z">
        <w:r w:rsidRPr="007F709E">
          <w:rPr>
            <w:rFonts w:ascii="Times New Roman" w:eastAsia="Times New Roman" w:hAnsi="Times New Roman" w:cs="Times New Roman"/>
            <w:sz w:val="24"/>
            <w:szCs w:val="24"/>
            <w:u w:val="single"/>
          </w:rPr>
          <w:t xml:space="preserve">System checks the </w:t>
        </w:r>
        <w:proofErr w:type="gramStart"/>
        <w:r w:rsidRPr="007F709E">
          <w:rPr>
            <w:rFonts w:ascii="Times New Roman" w:eastAsia="Times New Roman" w:hAnsi="Times New Roman" w:cs="Times New Roman"/>
            <w:sz w:val="24"/>
            <w:szCs w:val="24"/>
            <w:u w:val="single"/>
          </w:rPr>
          <w:t>category</w:t>
        </w:r>
        <w:proofErr w:type="gramEnd"/>
        <w:r w:rsidRPr="007F709E">
          <w:rPr>
            <w:rFonts w:ascii="Times New Roman" w:eastAsia="Times New Roman" w:hAnsi="Times New Roman" w:cs="Times New Roman"/>
            <w:sz w:val="24"/>
            <w:szCs w:val="24"/>
            <w:u w:val="single"/>
          </w:rPr>
          <w:t xml:space="preserve"> so no item is </w:t>
        </w:r>
        <w:proofErr w:type="gramStart"/>
        <w:r w:rsidRPr="007F709E">
          <w:rPr>
            <w:rFonts w:ascii="Times New Roman" w:eastAsia="Times New Roman" w:hAnsi="Times New Roman" w:cs="Times New Roman"/>
            <w:sz w:val="24"/>
            <w:szCs w:val="24"/>
            <w:u w:val="single"/>
          </w:rPr>
          <w:t>present .</w:t>
        </w:r>
        <w:proofErr w:type="gramEnd"/>
      </w:ins>
    </w:p>
    <w:p w14:paraId="1AB5F0F0" w14:textId="77777777" w:rsidR="007F709E" w:rsidRPr="007F709E" w:rsidRDefault="007F709E" w:rsidP="007F709E">
      <w:pPr>
        <w:numPr>
          <w:ilvl w:val="0"/>
          <w:numId w:val="82"/>
        </w:numPr>
        <w:spacing w:before="100" w:beforeAutospacing="1" w:after="100" w:afterAutospacing="1" w:line="240" w:lineRule="auto"/>
        <w:rPr>
          <w:ins w:id="4398" w:author="SHAHZAIB KHAN" w:date="2026-10-07T21:10:00Z"/>
          <w:rFonts w:ascii="Times New Roman" w:eastAsia="Times New Roman" w:hAnsi="Times New Roman" w:cs="Times New Roman"/>
          <w:sz w:val="24"/>
          <w:szCs w:val="24"/>
          <w:u w:val="single"/>
        </w:rPr>
      </w:pPr>
      <w:ins w:id="4399" w:author="SHAHZAIB KHAN" w:date="2026-10-07T21:10:00Z">
        <w:r w:rsidRPr="007F709E">
          <w:rPr>
            <w:rFonts w:ascii="Times New Roman" w:eastAsia="Times New Roman" w:hAnsi="Times New Roman" w:cs="Times New Roman"/>
            <w:sz w:val="24"/>
            <w:szCs w:val="24"/>
            <w:u w:val="single"/>
          </w:rPr>
          <w:t xml:space="preserve">System displays </w:t>
        </w:r>
        <w:proofErr w:type="gramStart"/>
        <w:r w:rsidRPr="007F709E">
          <w:rPr>
            <w:rFonts w:ascii="Times New Roman" w:eastAsia="Times New Roman" w:hAnsi="Times New Roman" w:cs="Times New Roman"/>
            <w:sz w:val="24"/>
            <w:szCs w:val="24"/>
            <w:u w:val="single"/>
          </w:rPr>
          <w:t>“ No</w:t>
        </w:r>
        <w:proofErr w:type="gramEnd"/>
        <w:r w:rsidRPr="007F709E">
          <w:rPr>
            <w:rFonts w:ascii="Times New Roman" w:eastAsia="Times New Roman" w:hAnsi="Times New Roman" w:cs="Times New Roman"/>
            <w:sz w:val="24"/>
            <w:szCs w:val="24"/>
            <w:u w:val="single"/>
          </w:rPr>
          <w:t xml:space="preserve"> item available”.</w:t>
        </w:r>
      </w:ins>
    </w:p>
    <w:p w14:paraId="50E8D977" w14:textId="77777777" w:rsidR="007F709E" w:rsidRPr="007F709E" w:rsidRDefault="007F709E" w:rsidP="007F709E">
      <w:pPr>
        <w:spacing w:before="100" w:beforeAutospacing="1" w:after="100" w:afterAutospacing="1" w:line="240" w:lineRule="auto"/>
        <w:ind w:left="720"/>
        <w:rPr>
          <w:ins w:id="4400" w:author="SHAHZAIB KHAN" w:date="2026-10-07T21:10:00Z"/>
          <w:rFonts w:ascii="Times New Roman" w:eastAsia="Times New Roman" w:hAnsi="Times New Roman" w:cs="Times New Roman"/>
          <w:b/>
          <w:bCs/>
          <w:sz w:val="24"/>
          <w:szCs w:val="24"/>
          <w:u w:val="single"/>
        </w:rPr>
      </w:pPr>
      <w:ins w:id="4401" w:author="SHAHZAIB KHAN" w:date="2026-10-07T21:10:00Z">
        <w:r w:rsidRPr="007F709E">
          <w:rPr>
            <w:rFonts w:ascii="Times New Roman" w:eastAsia="Times New Roman" w:hAnsi="Times New Roman" w:cs="Times New Roman"/>
            <w:b/>
            <w:bCs/>
            <w:sz w:val="24"/>
            <w:szCs w:val="24"/>
            <w:u w:val="single"/>
          </w:rPr>
          <w:t>Postcondition:</w:t>
        </w:r>
      </w:ins>
    </w:p>
    <w:p w14:paraId="0FEB8D24" w14:textId="77777777" w:rsidR="007F709E" w:rsidRPr="007F709E" w:rsidRDefault="007F709E" w:rsidP="007F709E">
      <w:pPr>
        <w:numPr>
          <w:ilvl w:val="0"/>
          <w:numId w:val="80"/>
        </w:numPr>
        <w:spacing w:before="100" w:beforeAutospacing="1" w:after="100" w:afterAutospacing="1" w:line="240" w:lineRule="auto"/>
        <w:rPr>
          <w:ins w:id="4402" w:author="SHAHZAIB KHAN" w:date="2026-10-07T21:10:00Z"/>
          <w:rFonts w:ascii="Times New Roman" w:eastAsia="Times New Roman" w:hAnsi="Times New Roman" w:cs="Times New Roman"/>
          <w:sz w:val="24"/>
          <w:szCs w:val="24"/>
          <w:u w:val="single"/>
        </w:rPr>
      </w:pPr>
      <w:proofErr w:type="gramStart"/>
      <w:ins w:id="4403" w:author="SHAHZAIB KHAN" w:date="2026-10-07T21:10:00Z">
        <w:r w:rsidRPr="007F709E">
          <w:rPr>
            <w:rFonts w:ascii="Times New Roman" w:eastAsia="Times New Roman" w:hAnsi="Times New Roman" w:cs="Times New Roman"/>
            <w:sz w:val="24"/>
            <w:szCs w:val="24"/>
            <w:u w:val="single"/>
          </w:rPr>
          <w:t>Customer</w:t>
        </w:r>
        <w:proofErr w:type="gramEnd"/>
        <w:r w:rsidRPr="007F709E">
          <w:rPr>
            <w:rFonts w:ascii="Times New Roman" w:eastAsia="Times New Roman" w:hAnsi="Times New Roman" w:cs="Times New Roman"/>
            <w:sz w:val="24"/>
            <w:szCs w:val="24"/>
            <w:u w:val="single"/>
          </w:rPr>
          <w:t xml:space="preserve"> view the category and available items </w:t>
        </w:r>
      </w:ins>
    </w:p>
    <w:p w14:paraId="5A924890" w14:textId="45291478" w:rsidR="007F709E" w:rsidRPr="007F709E" w:rsidRDefault="007F709E" w:rsidP="007F709E">
      <w:pPr>
        <w:numPr>
          <w:ilvl w:val="0"/>
          <w:numId w:val="80"/>
        </w:numPr>
        <w:spacing w:before="100" w:beforeAutospacing="1" w:after="100" w:afterAutospacing="1" w:line="240" w:lineRule="auto"/>
        <w:rPr>
          <w:ins w:id="4404" w:author="SHAHZAIB KHAN" w:date="2026-10-07T21:10:00Z"/>
          <w:rFonts w:ascii="Times New Roman" w:eastAsia="Times New Roman" w:hAnsi="Times New Roman" w:cs="Times New Roman"/>
          <w:sz w:val="24"/>
          <w:szCs w:val="24"/>
          <w:u w:val="single"/>
        </w:rPr>
      </w:pPr>
      <w:ins w:id="4405" w:author="SHAHZAIB KHAN" w:date="2026-10-07T21:10:00Z">
        <w:r w:rsidRPr="007F709E">
          <w:rPr>
            <w:rFonts w:ascii="Times New Roman" w:eastAsia="Times New Roman" w:hAnsi="Times New Roman" w:cs="Times New Roman"/>
            <w:sz w:val="24"/>
            <w:szCs w:val="24"/>
            <w:u w:val="single"/>
          </w:rPr>
          <w:t xml:space="preserve">The items with </w:t>
        </w:r>
        <w:proofErr w:type="gramStart"/>
        <w:r w:rsidRPr="000F180E">
          <w:rPr>
            <w:rFonts w:ascii="Times New Roman" w:eastAsia="Times New Roman" w:hAnsi="Times New Roman" w:cs="Times New Roman"/>
            <w:sz w:val="24"/>
            <w:szCs w:val="24"/>
            <w:rPrChange w:id="4406" w:author="SHAHZAIB KHAN" w:date="2026-10-07T21:51:00Z" w16du:dateUtc="2026-10-07T16:51:00Z">
              <w:rPr>
                <w:rFonts w:ascii="Times New Roman" w:eastAsia="Times New Roman" w:hAnsi="Times New Roman" w:cs="Times New Roman"/>
                <w:sz w:val="24"/>
                <w:szCs w:val="24"/>
                <w:u w:val="single"/>
              </w:rPr>
            </w:rPrChange>
          </w:rPr>
          <w:t>names</w:t>
        </w:r>
      </w:ins>
      <w:ins w:id="4407" w:author="SHAHZAIB KHAN" w:date="2026-10-07T21:51:00Z" w16du:dateUtc="2026-10-07T16:51:00Z">
        <w:r w:rsidR="000F180E">
          <w:rPr>
            <w:rFonts w:ascii="Times New Roman" w:eastAsia="Times New Roman" w:hAnsi="Times New Roman" w:cs="Times New Roman"/>
            <w:sz w:val="24"/>
            <w:szCs w:val="24"/>
            <w:u w:val="single"/>
          </w:rPr>
          <w:t xml:space="preserve"> </w:t>
        </w:r>
      </w:ins>
      <w:ins w:id="4408" w:author="SHAHZAIB KHAN" w:date="2026-10-07T21:10:00Z">
        <w:r w:rsidRPr="007F709E">
          <w:rPr>
            <w:rFonts w:ascii="Times New Roman" w:eastAsia="Times New Roman" w:hAnsi="Times New Roman" w:cs="Times New Roman"/>
            <w:sz w:val="24"/>
            <w:szCs w:val="24"/>
            <w:u w:val="single"/>
          </w:rPr>
          <w:t>,</w:t>
        </w:r>
        <w:proofErr w:type="gramEnd"/>
        <w:r w:rsidRPr="007F709E">
          <w:rPr>
            <w:rFonts w:ascii="Times New Roman" w:eastAsia="Times New Roman" w:hAnsi="Times New Roman" w:cs="Times New Roman"/>
            <w:sz w:val="24"/>
            <w:szCs w:val="24"/>
            <w:u w:val="single"/>
          </w:rPr>
          <w:t xml:space="preserve"> prices displayed.</w:t>
        </w:r>
      </w:ins>
    </w:p>
    <w:p w14:paraId="38F695C7" w14:textId="77777777" w:rsidR="007F709E" w:rsidRPr="007F709E" w:rsidRDefault="007F709E" w:rsidP="007F709E">
      <w:pPr>
        <w:spacing w:before="100" w:beforeAutospacing="1" w:after="100" w:afterAutospacing="1" w:line="240" w:lineRule="auto"/>
        <w:ind w:left="720"/>
        <w:rPr>
          <w:ins w:id="4409" w:author="SHAHZAIB KHAN" w:date="2026-10-07T21:10:00Z"/>
          <w:rFonts w:ascii="Times New Roman" w:eastAsia="Times New Roman" w:hAnsi="Times New Roman" w:cs="Times New Roman"/>
          <w:sz w:val="24"/>
          <w:szCs w:val="24"/>
          <w:u w:val="single"/>
        </w:rPr>
      </w:pPr>
      <w:ins w:id="4410" w:author="SHAHZAIB KHAN" w:date="2026-10-07T21:10:00Z">
        <w:r w:rsidRPr="007F709E">
          <w:rPr>
            <w:rFonts w:ascii="Times New Roman" w:eastAsia="Times New Roman" w:hAnsi="Times New Roman" w:cs="Times New Roman"/>
            <w:b/>
            <w:bCs/>
            <w:sz w:val="24"/>
            <w:szCs w:val="24"/>
            <w:u w:val="single"/>
          </w:rPr>
          <w:t xml:space="preserve">User stories: </w:t>
        </w:r>
      </w:ins>
    </w:p>
    <w:p w14:paraId="66DCC87C" w14:textId="63A1016A" w:rsidR="007F709E" w:rsidRPr="007F709E" w:rsidRDefault="007F709E" w:rsidP="007F709E">
      <w:pPr>
        <w:spacing w:before="100" w:beforeAutospacing="1" w:after="100" w:afterAutospacing="1" w:line="240" w:lineRule="auto"/>
        <w:ind w:left="720"/>
        <w:rPr>
          <w:ins w:id="4411" w:author="SHAHZAIB KHAN" w:date="2026-10-07T21:10:00Z"/>
          <w:rFonts w:ascii="Times New Roman" w:eastAsia="Times New Roman" w:hAnsi="Times New Roman" w:cs="Times New Roman"/>
          <w:b/>
          <w:bCs/>
          <w:sz w:val="24"/>
          <w:szCs w:val="24"/>
          <w:u w:val="single"/>
        </w:rPr>
      </w:pPr>
      <w:ins w:id="4412" w:author="SHAHZAIB KHAN" w:date="2026-10-07T21:10:00Z">
        <w:r w:rsidRPr="007F709E">
          <w:rPr>
            <w:rFonts w:ascii="Times New Roman" w:eastAsia="Times New Roman" w:hAnsi="Times New Roman" w:cs="Times New Roman"/>
            <w:b/>
            <w:bCs/>
            <w:sz w:val="24"/>
            <w:szCs w:val="24"/>
            <w:u w:val="single"/>
          </w:rPr>
          <w:t xml:space="preserve">User story #1: </w:t>
        </w:r>
        <w:r w:rsidRPr="007F709E">
          <w:rPr>
            <w:rFonts w:ascii="Times New Roman" w:eastAsia="Times New Roman" w:hAnsi="Times New Roman" w:cs="Times New Roman"/>
            <w:sz w:val="24"/>
            <w:szCs w:val="24"/>
            <w:u w:val="single"/>
          </w:rPr>
          <w:t>view item detail</w:t>
        </w:r>
      </w:ins>
      <w:ins w:id="4413" w:author="SHAHZAIB KHAN" w:date="2026-10-07T21:51:00Z" w16du:dateUtc="2026-10-07T16:51:00Z">
        <w:r w:rsidR="000F180E">
          <w:rPr>
            <w:rFonts w:ascii="Times New Roman" w:eastAsia="Times New Roman" w:hAnsi="Times New Roman" w:cs="Times New Roman"/>
            <w:sz w:val="24"/>
            <w:szCs w:val="24"/>
            <w:u w:val="single"/>
          </w:rPr>
          <w:t>s</w:t>
        </w:r>
      </w:ins>
    </w:p>
    <w:p w14:paraId="3F042B0B" w14:textId="77777777" w:rsidR="007F709E" w:rsidRPr="007F709E" w:rsidRDefault="007F709E" w:rsidP="007F709E">
      <w:pPr>
        <w:spacing w:before="100" w:beforeAutospacing="1" w:after="100" w:afterAutospacing="1" w:line="240" w:lineRule="auto"/>
        <w:ind w:left="720"/>
        <w:rPr>
          <w:ins w:id="4414" w:author="SHAHZAIB KHAN" w:date="2026-10-07T21:10:00Z"/>
          <w:rFonts w:ascii="Times New Roman" w:eastAsia="Times New Roman" w:hAnsi="Times New Roman" w:cs="Times New Roman"/>
          <w:sz w:val="24"/>
          <w:szCs w:val="24"/>
          <w:u w:val="single"/>
        </w:rPr>
      </w:pPr>
      <w:ins w:id="4415" w:author="SHAHZAIB KHAN" w:date="2026-10-07T21:10:00Z">
        <w:r w:rsidRPr="007F709E">
          <w:rPr>
            <w:rFonts w:ascii="Times New Roman" w:eastAsia="Times New Roman" w:hAnsi="Times New Roman" w:cs="Times New Roman"/>
            <w:sz w:val="24"/>
            <w:szCs w:val="24"/>
            <w:u w:val="single"/>
          </w:rPr>
          <w:t xml:space="preserve">As a customer, I want to see the item with names, prices, and details so that I can go ahead with the selecting of my orders. </w:t>
        </w:r>
      </w:ins>
    </w:p>
    <w:p w14:paraId="1DF4115A" w14:textId="77777777" w:rsidR="007F709E" w:rsidRPr="007F709E" w:rsidRDefault="007F709E" w:rsidP="007F709E">
      <w:pPr>
        <w:spacing w:before="100" w:beforeAutospacing="1" w:after="100" w:afterAutospacing="1" w:line="240" w:lineRule="auto"/>
        <w:ind w:left="720"/>
        <w:rPr>
          <w:ins w:id="4416" w:author="SHAHZAIB KHAN" w:date="2026-10-07T21:10:00Z"/>
          <w:rFonts w:ascii="Times New Roman" w:eastAsia="Times New Roman" w:hAnsi="Times New Roman" w:cs="Times New Roman"/>
          <w:sz w:val="24"/>
          <w:szCs w:val="24"/>
          <w:u w:val="single"/>
        </w:rPr>
      </w:pPr>
    </w:p>
    <w:p w14:paraId="374A60B2" w14:textId="77777777" w:rsidR="007F709E" w:rsidRPr="007F709E" w:rsidRDefault="007F709E" w:rsidP="007F709E">
      <w:pPr>
        <w:spacing w:before="100" w:beforeAutospacing="1" w:after="100" w:afterAutospacing="1" w:line="240" w:lineRule="auto"/>
        <w:ind w:left="720"/>
        <w:rPr>
          <w:ins w:id="4417" w:author="SHAHZAIB KHAN" w:date="2026-10-07T21:10:00Z"/>
          <w:rFonts w:ascii="Times New Roman" w:eastAsia="Times New Roman" w:hAnsi="Times New Roman" w:cs="Times New Roman"/>
          <w:sz w:val="24"/>
          <w:szCs w:val="24"/>
          <w:u w:val="single"/>
        </w:rPr>
      </w:pPr>
      <w:ins w:id="4418" w:author="SHAHZAIB KHAN" w:date="2026-10-07T21:10:00Z">
        <w:r w:rsidRPr="007F709E">
          <w:rPr>
            <w:rFonts w:ascii="Times New Roman" w:eastAsia="Times New Roman" w:hAnsi="Times New Roman" w:cs="Times New Roman"/>
            <w:b/>
            <w:bCs/>
            <w:sz w:val="24"/>
            <w:szCs w:val="24"/>
            <w:u w:val="single"/>
          </w:rPr>
          <w:t>Acceptance Criteria:</w:t>
        </w:r>
      </w:ins>
    </w:p>
    <w:p w14:paraId="3B6C4C94" w14:textId="77777777" w:rsidR="007F709E" w:rsidRPr="007F709E" w:rsidRDefault="007F709E" w:rsidP="007F709E">
      <w:pPr>
        <w:numPr>
          <w:ilvl w:val="0"/>
          <w:numId w:val="85"/>
        </w:numPr>
        <w:spacing w:before="100" w:beforeAutospacing="1" w:after="100" w:afterAutospacing="1" w:line="240" w:lineRule="auto"/>
        <w:rPr>
          <w:ins w:id="4419" w:author="SHAHZAIB KHAN" w:date="2026-10-07T21:10:00Z"/>
          <w:rFonts w:ascii="Times New Roman" w:eastAsia="Times New Roman" w:hAnsi="Times New Roman" w:cs="Times New Roman"/>
          <w:sz w:val="24"/>
          <w:szCs w:val="24"/>
          <w:u w:val="single"/>
        </w:rPr>
      </w:pPr>
      <w:ins w:id="4420" w:author="SHAHZAIB KHAN" w:date="2026-10-07T21:10:00Z">
        <w:r w:rsidRPr="007F709E">
          <w:rPr>
            <w:rFonts w:ascii="Times New Roman" w:eastAsia="Times New Roman" w:hAnsi="Times New Roman" w:cs="Times New Roman"/>
            <w:b/>
            <w:bCs/>
            <w:sz w:val="24"/>
            <w:szCs w:val="24"/>
            <w:u w:val="single"/>
          </w:rPr>
          <w:t xml:space="preserve">Scenario: </w:t>
        </w:r>
        <w:r w:rsidRPr="007F709E">
          <w:rPr>
            <w:rFonts w:ascii="Times New Roman" w:eastAsia="Times New Roman" w:hAnsi="Times New Roman" w:cs="Times New Roman"/>
            <w:sz w:val="24"/>
            <w:szCs w:val="24"/>
            <w:u w:val="single"/>
          </w:rPr>
          <w:t>Successful view of categories and items.</w:t>
        </w:r>
      </w:ins>
    </w:p>
    <w:p w14:paraId="44C2A148" w14:textId="77777777" w:rsidR="007F709E" w:rsidRPr="007F709E" w:rsidRDefault="007F709E" w:rsidP="007F709E">
      <w:pPr>
        <w:numPr>
          <w:ilvl w:val="0"/>
          <w:numId w:val="85"/>
        </w:numPr>
        <w:spacing w:before="100" w:beforeAutospacing="1" w:after="100" w:afterAutospacing="1" w:line="240" w:lineRule="auto"/>
        <w:rPr>
          <w:ins w:id="4421" w:author="SHAHZAIB KHAN" w:date="2026-10-07T21:10:00Z"/>
          <w:rFonts w:ascii="Times New Roman" w:eastAsia="Times New Roman" w:hAnsi="Times New Roman" w:cs="Times New Roman"/>
          <w:sz w:val="24"/>
          <w:szCs w:val="24"/>
          <w:u w:val="single"/>
        </w:rPr>
      </w:pPr>
      <w:ins w:id="4422" w:author="SHAHZAIB KHAN" w:date="2026-10-07T21:10:00Z">
        <w:r w:rsidRPr="007F709E">
          <w:rPr>
            <w:rFonts w:ascii="Times New Roman" w:eastAsia="Times New Roman" w:hAnsi="Times New Roman" w:cs="Times New Roman"/>
            <w:b/>
            <w:bCs/>
            <w:sz w:val="24"/>
            <w:szCs w:val="24"/>
            <w:u w:val="single"/>
          </w:rPr>
          <w:t xml:space="preserve">Given: </w:t>
        </w:r>
        <w:r w:rsidRPr="007F709E">
          <w:rPr>
            <w:rFonts w:ascii="Times New Roman" w:eastAsia="Times New Roman" w:hAnsi="Times New Roman" w:cs="Times New Roman"/>
            <w:sz w:val="24"/>
            <w:szCs w:val="24"/>
            <w:u w:val="single"/>
          </w:rPr>
          <w:t xml:space="preserve">The customer is looking to view the categories and items </w:t>
        </w:r>
        <w:proofErr w:type="gramStart"/>
        <w:r w:rsidRPr="007F709E">
          <w:rPr>
            <w:rFonts w:ascii="Times New Roman" w:eastAsia="Times New Roman" w:hAnsi="Times New Roman" w:cs="Times New Roman"/>
            <w:sz w:val="24"/>
            <w:szCs w:val="24"/>
            <w:u w:val="single"/>
          </w:rPr>
          <w:t>in website</w:t>
        </w:r>
        <w:proofErr w:type="gramEnd"/>
        <w:r w:rsidRPr="007F709E">
          <w:rPr>
            <w:rFonts w:ascii="Times New Roman" w:eastAsia="Times New Roman" w:hAnsi="Times New Roman" w:cs="Times New Roman"/>
            <w:sz w:val="24"/>
            <w:szCs w:val="24"/>
            <w:u w:val="single"/>
          </w:rPr>
          <w:t>.</w:t>
        </w:r>
      </w:ins>
    </w:p>
    <w:p w14:paraId="66D77952" w14:textId="4B4D9F5A" w:rsidR="00A66AA1" w:rsidRDefault="007F709E" w:rsidP="007F709E">
      <w:pPr>
        <w:numPr>
          <w:ilvl w:val="0"/>
          <w:numId w:val="85"/>
        </w:numPr>
        <w:spacing w:before="100" w:beforeAutospacing="1" w:after="100" w:afterAutospacing="1" w:line="240" w:lineRule="auto"/>
        <w:rPr>
          <w:ins w:id="4423" w:author="SHAHZAIB KHAN" w:date="2026-10-07T21:10:00Z" w16du:dateUtc="2026-10-07T16:10:00Z"/>
          <w:rFonts w:ascii="Times New Roman" w:eastAsia="Times New Roman" w:hAnsi="Times New Roman" w:cs="Times New Roman"/>
          <w:sz w:val="24"/>
          <w:szCs w:val="24"/>
          <w:u w:val="single"/>
        </w:rPr>
      </w:pPr>
      <w:ins w:id="4424" w:author="SHAHZAIB KHAN" w:date="2026-10-07T21:10:00Z">
        <w:r w:rsidRPr="007F709E">
          <w:rPr>
            <w:rFonts w:ascii="Times New Roman" w:eastAsia="Times New Roman" w:hAnsi="Times New Roman" w:cs="Times New Roman"/>
            <w:b/>
            <w:bCs/>
            <w:sz w:val="24"/>
            <w:szCs w:val="24"/>
            <w:u w:val="single"/>
          </w:rPr>
          <w:t xml:space="preserve">Then: </w:t>
        </w:r>
        <w:r w:rsidRPr="007F709E">
          <w:rPr>
            <w:rFonts w:ascii="Times New Roman" w:eastAsia="Times New Roman" w:hAnsi="Times New Roman" w:cs="Times New Roman"/>
            <w:sz w:val="24"/>
            <w:szCs w:val="24"/>
            <w:u w:val="single"/>
          </w:rPr>
          <w:t xml:space="preserve">The system shows the name </w:t>
        </w:r>
        <w:proofErr w:type="gramStart"/>
        <w:r w:rsidRPr="007F709E">
          <w:rPr>
            <w:rFonts w:ascii="Times New Roman" w:eastAsia="Times New Roman" w:hAnsi="Times New Roman" w:cs="Times New Roman"/>
            <w:sz w:val="24"/>
            <w:szCs w:val="24"/>
            <w:u w:val="single"/>
          </w:rPr>
          <w:t>and  price</w:t>
        </w:r>
        <w:proofErr w:type="gramEnd"/>
        <w:r w:rsidRPr="007F709E">
          <w:rPr>
            <w:rFonts w:ascii="Times New Roman" w:eastAsia="Times New Roman" w:hAnsi="Times New Roman" w:cs="Times New Roman"/>
            <w:sz w:val="24"/>
            <w:szCs w:val="24"/>
            <w:u w:val="single"/>
          </w:rPr>
          <w:t xml:space="preserve"> of </w:t>
        </w:r>
        <w:proofErr w:type="gramStart"/>
        <w:r w:rsidRPr="007F709E">
          <w:rPr>
            <w:rFonts w:ascii="Times New Roman" w:eastAsia="Times New Roman" w:hAnsi="Times New Roman" w:cs="Times New Roman"/>
            <w:sz w:val="24"/>
            <w:szCs w:val="24"/>
            <w:u w:val="single"/>
          </w:rPr>
          <w:t>items .</w:t>
        </w:r>
      </w:ins>
      <w:proofErr w:type="gramEnd"/>
    </w:p>
    <w:p w14:paraId="640AB3BB" w14:textId="77777777" w:rsidR="007F709E" w:rsidRPr="007F709E" w:rsidRDefault="007F709E">
      <w:pPr>
        <w:numPr>
          <w:ilvl w:val="0"/>
          <w:numId w:val="85"/>
        </w:numPr>
        <w:spacing w:before="100" w:beforeAutospacing="1" w:after="100" w:afterAutospacing="1" w:line="240" w:lineRule="auto"/>
        <w:rPr>
          <w:ins w:id="4425" w:author="SHAHZAIB KHAN" w:date="2026-10-07T20:52:00Z" w16du:dateUtc="2026-10-07T15:52:00Z"/>
          <w:rFonts w:ascii="Times New Roman" w:eastAsia="Times New Roman" w:hAnsi="Times New Roman" w:cs="Times New Roman"/>
          <w:sz w:val="24"/>
          <w:szCs w:val="24"/>
          <w:u w:val="single"/>
        </w:rPr>
        <w:pPrChange w:id="4426" w:author="SHAHZAIB KHAN" w:date="2026-10-07T21:10:00Z" w16du:dateUtc="2026-10-07T16:10:00Z">
          <w:pPr>
            <w:spacing w:before="100" w:beforeAutospacing="1" w:after="100" w:afterAutospacing="1" w:line="240" w:lineRule="auto"/>
            <w:ind w:left="720"/>
          </w:pPr>
        </w:pPrChange>
      </w:pPr>
    </w:p>
    <w:p w14:paraId="2372330C" w14:textId="4398CCA0" w:rsidR="00A66AA1" w:rsidRDefault="00A66AA1" w:rsidP="00C526BA">
      <w:pPr>
        <w:spacing w:before="100" w:beforeAutospacing="1" w:after="100" w:afterAutospacing="1" w:line="240" w:lineRule="auto"/>
        <w:ind w:left="720"/>
        <w:rPr>
          <w:ins w:id="4427" w:author="SHAHZAIB KHAN" w:date="2026-10-07T21:00:00Z" w16du:dateUtc="2026-10-07T16:00:00Z"/>
          <w:rFonts w:ascii="Times New Roman" w:eastAsia="Times New Roman" w:hAnsi="Times New Roman" w:cs="Times New Roman"/>
          <w:b/>
          <w:bCs/>
          <w:sz w:val="24"/>
          <w:szCs w:val="24"/>
          <w:u w:val="single"/>
        </w:rPr>
      </w:pPr>
      <w:ins w:id="4428" w:author="SHAHZAIB KHAN" w:date="2026-10-07T20:52:00Z" w16du:dateUtc="2026-10-07T15:52:00Z">
        <w:r w:rsidRPr="00A66AA1">
          <w:rPr>
            <w:rFonts w:ascii="Times New Roman" w:eastAsia="Times New Roman" w:hAnsi="Times New Roman" w:cs="Times New Roman"/>
            <w:b/>
            <w:bCs/>
            <w:sz w:val="24"/>
            <w:szCs w:val="24"/>
            <w:u w:val="single"/>
            <w:rPrChange w:id="4429" w:author="SHAHZAIB KHAN" w:date="2026-10-07T21:00:00Z" w16du:dateUtc="2026-10-07T16:00:00Z">
              <w:rPr>
                <w:rFonts w:ascii="Times New Roman" w:eastAsia="Times New Roman" w:hAnsi="Times New Roman" w:cs="Times New Roman"/>
                <w:sz w:val="24"/>
                <w:szCs w:val="24"/>
                <w:u w:val="single"/>
              </w:rPr>
            </w:rPrChange>
          </w:rPr>
          <w:t>Use Case :06</w:t>
        </w:r>
      </w:ins>
    </w:p>
    <w:p w14:paraId="3EA46AD4" w14:textId="14E2A6D5" w:rsidR="007F709E" w:rsidRPr="007F709E" w:rsidRDefault="007F709E" w:rsidP="007F709E">
      <w:pPr>
        <w:spacing w:before="100" w:beforeAutospacing="1" w:after="100" w:afterAutospacing="1" w:line="240" w:lineRule="auto"/>
        <w:ind w:left="720"/>
        <w:rPr>
          <w:ins w:id="4430" w:author="SHAHZAIB KHAN" w:date="2026-10-07T21:03:00Z"/>
          <w:rFonts w:ascii="Times New Roman" w:eastAsia="Times New Roman" w:hAnsi="Times New Roman" w:cs="Times New Roman"/>
          <w:sz w:val="24"/>
          <w:szCs w:val="24"/>
          <w:u w:val="single"/>
          <w:rPrChange w:id="4431" w:author="SHAHZAIB KHAN" w:date="2026-10-07T21:04:00Z" w16du:dateUtc="2026-10-07T16:04:00Z">
            <w:rPr>
              <w:ins w:id="4432" w:author="SHAHZAIB KHAN" w:date="2026-10-07T21:03:00Z"/>
              <w:rFonts w:ascii="Times New Roman" w:eastAsia="Times New Roman" w:hAnsi="Times New Roman" w:cs="Times New Roman"/>
              <w:b/>
              <w:bCs/>
              <w:sz w:val="24"/>
              <w:szCs w:val="24"/>
              <w:u w:val="single"/>
            </w:rPr>
          </w:rPrChange>
        </w:rPr>
      </w:pPr>
      <w:ins w:id="4433" w:author="SHAHZAIB KHAN" w:date="2026-10-07T21:03:00Z">
        <w:r w:rsidRPr="007F709E">
          <w:rPr>
            <w:rFonts w:ascii="Times New Roman" w:eastAsia="Times New Roman" w:hAnsi="Times New Roman" w:cs="Times New Roman"/>
            <w:sz w:val="24"/>
            <w:szCs w:val="24"/>
            <w:u w:val="single"/>
            <w:rPrChange w:id="4434" w:author="SHAHZAIB KHAN" w:date="2026-10-07T21:04:00Z" w16du:dateUtc="2026-10-07T16:04:00Z">
              <w:rPr>
                <w:rFonts w:ascii="Times New Roman" w:eastAsia="Times New Roman" w:hAnsi="Times New Roman" w:cs="Times New Roman"/>
                <w:b/>
                <w:bCs/>
                <w:sz w:val="24"/>
                <w:szCs w:val="24"/>
                <w:u w:val="single"/>
              </w:rPr>
            </w:rPrChange>
          </w:rPr>
          <w:t xml:space="preserve">Select Delivery </w:t>
        </w:r>
        <w:proofErr w:type="gramStart"/>
        <w:r w:rsidRPr="007F709E">
          <w:rPr>
            <w:rFonts w:ascii="Times New Roman" w:eastAsia="Times New Roman" w:hAnsi="Times New Roman" w:cs="Times New Roman"/>
            <w:sz w:val="24"/>
            <w:szCs w:val="24"/>
            <w:u w:val="single"/>
            <w:rPrChange w:id="4435" w:author="SHAHZAIB KHAN" w:date="2026-10-07T21:04:00Z" w16du:dateUtc="2026-10-07T16:04:00Z">
              <w:rPr>
                <w:rFonts w:ascii="Times New Roman" w:eastAsia="Times New Roman" w:hAnsi="Times New Roman" w:cs="Times New Roman"/>
                <w:b/>
                <w:bCs/>
                <w:sz w:val="24"/>
                <w:szCs w:val="24"/>
                <w:u w:val="single"/>
              </w:rPr>
            </w:rPrChange>
          </w:rPr>
          <w:t>Area  (</w:t>
        </w:r>
        <w:proofErr w:type="gramEnd"/>
        <w:r w:rsidRPr="007F709E">
          <w:rPr>
            <w:rFonts w:ascii="Times New Roman" w:eastAsia="Times New Roman" w:hAnsi="Times New Roman" w:cs="Times New Roman"/>
            <w:sz w:val="24"/>
            <w:szCs w:val="24"/>
            <w:u w:val="single"/>
            <w:rPrChange w:id="4436" w:author="SHAHZAIB KHAN" w:date="2026-10-07T21:04:00Z" w16du:dateUtc="2026-10-07T16:04:00Z">
              <w:rPr>
                <w:rFonts w:ascii="Times New Roman" w:eastAsia="Times New Roman" w:hAnsi="Times New Roman" w:cs="Times New Roman"/>
                <w:b/>
                <w:bCs/>
                <w:sz w:val="24"/>
                <w:szCs w:val="24"/>
                <w:u w:val="single"/>
              </w:rPr>
            </w:rPrChange>
          </w:rPr>
          <w:t xml:space="preserve"> </w:t>
        </w:r>
        <w:proofErr w:type="spellStart"/>
        <w:r w:rsidRPr="007F709E">
          <w:rPr>
            <w:rFonts w:ascii="Times New Roman" w:eastAsia="Times New Roman" w:hAnsi="Times New Roman" w:cs="Times New Roman"/>
            <w:sz w:val="24"/>
            <w:szCs w:val="24"/>
            <w:u w:val="single"/>
            <w:rPrChange w:id="4437" w:author="SHAHZAIB KHAN" w:date="2026-10-07T21:04:00Z" w16du:dateUtc="2026-10-07T16:04:00Z">
              <w:rPr>
                <w:rFonts w:ascii="Times New Roman" w:eastAsia="Times New Roman" w:hAnsi="Times New Roman" w:cs="Times New Roman"/>
                <w:b/>
                <w:bCs/>
                <w:sz w:val="24"/>
                <w:szCs w:val="24"/>
                <w:u w:val="single"/>
              </w:rPr>
            </w:rPrChange>
          </w:rPr>
          <w:t>Maisam</w:t>
        </w:r>
        <w:proofErr w:type="spellEnd"/>
        <w:r w:rsidRPr="007F709E">
          <w:rPr>
            <w:rFonts w:ascii="Times New Roman" w:eastAsia="Times New Roman" w:hAnsi="Times New Roman" w:cs="Times New Roman"/>
            <w:sz w:val="24"/>
            <w:szCs w:val="24"/>
            <w:u w:val="single"/>
            <w:rPrChange w:id="4438" w:author="SHAHZAIB KHAN" w:date="2026-10-07T21:04:00Z" w16du:dateUtc="2026-10-07T16:04:00Z">
              <w:rPr>
                <w:rFonts w:ascii="Times New Roman" w:eastAsia="Times New Roman" w:hAnsi="Times New Roman" w:cs="Times New Roman"/>
                <w:b/>
                <w:bCs/>
                <w:sz w:val="24"/>
                <w:szCs w:val="24"/>
                <w:u w:val="single"/>
              </w:rPr>
            </w:rPrChange>
          </w:rPr>
          <w:t xml:space="preserve"> Arifi) </w:t>
        </w:r>
      </w:ins>
    </w:p>
    <w:p w14:paraId="44A3213B" w14:textId="77777777" w:rsidR="007F709E" w:rsidRPr="007F709E" w:rsidRDefault="007F709E" w:rsidP="007F709E">
      <w:pPr>
        <w:spacing w:before="100" w:beforeAutospacing="1" w:after="100" w:afterAutospacing="1" w:line="240" w:lineRule="auto"/>
        <w:ind w:left="720"/>
        <w:rPr>
          <w:ins w:id="4439" w:author="SHAHZAIB KHAN" w:date="2026-10-07T21:03:00Z"/>
          <w:rFonts w:ascii="Times New Roman" w:eastAsia="Times New Roman" w:hAnsi="Times New Roman" w:cs="Times New Roman"/>
          <w:sz w:val="24"/>
          <w:szCs w:val="24"/>
          <w:u w:val="single"/>
          <w:rPrChange w:id="4440" w:author="SHAHZAIB KHAN" w:date="2026-10-07T21:04:00Z" w16du:dateUtc="2026-10-07T16:04:00Z">
            <w:rPr>
              <w:ins w:id="4441" w:author="SHAHZAIB KHAN" w:date="2026-10-07T21:03:00Z"/>
              <w:rFonts w:ascii="Times New Roman" w:eastAsia="Times New Roman" w:hAnsi="Times New Roman" w:cs="Times New Roman"/>
              <w:b/>
              <w:bCs/>
              <w:sz w:val="24"/>
              <w:szCs w:val="24"/>
              <w:u w:val="single"/>
            </w:rPr>
          </w:rPrChange>
        </w:rPr>
      </w:pPr>
      <w:ins w:id="4442" w:author="SHAHZAIB KHAN" w:date="2026-10-07T21:03:00Z">
        <w:r w:rsidRPr="007F709E">
          <w:rPr>
            <w:rFonts w:ascii="Times New Roman" w:eastAsia="Times New Roman" w:hAnsi="Times New Roman" w:cs="Times New Roman"/>
            <w:sz w:val="24"/>
            <w:szCs w:val="24"/>
            <w:u w:val="single"/>
            <w:rPrChange w:id="4443" w:author="SHAHZAIB KHAN" w:date="2026-10-07T21:04:00Z" w16du:dateUtc="2026-10-07T16:04:00Z">
              <w:rPr>
                <w:rFonts w:ascii="Times New Roman" w:eastAsia="Times New Roman" w:hAnsi="Times New Roman" w:cs="Times New Roman"/>
                <w:b/>
                <w:bCs/>
                <w:sz w:val="24"/>
                <w:szCs w:val="24"/>
                <w:u w:val="single"/>
              </w:rPr>
            </w:rPrChange>
          </w:rPr>
          <w:lastRenderedPageBreak/>
          <w:t>Inputs:</w:t>
        </w:r>
      </w:ins>
    </w:p>
    <w:p w14:paraId="413EA296" w14:textId="77777777" w:rsidR="007F709E" w:rsidRPr="007F709E" w:rsidRDefault="007F709E" w:rsidP="007F709E">
      <w:pPr>
        <w:numPr>
          <w:ilvl w:val="0"/>
          <w:numId w:val="86"/>
        </w:numPr>
        <w:spacing w:before="100" w:beforeAutospacing="1" w:after="100" w:afterAutospacing="1" w:line="240" w:lineRule="auto"/>
        <w:rPr>
          <w:ins w:id="4444" w:author="SHAHZAIB KHAN" w:date="2026-10-07T21:03:00Z"/>
          <w:rFonts w:ascii="Times New Roman" w:eastAsia="Times New Roman" w:hAnsi="Times New Roman" w:cs="Times New Roman"/>
          <w:sz w:val="24"/>
          <w:szCs w:val="24"/>
          <w:u w:val="single"/>
          <w:rPrChange w:id="4445" w:author="SHAHZAIB KHAN" w:date="2026-10-07T21:04:00Z" w16du:dateUtc="2026-10-07T16:04:00Z">
            <w:rPr>
              <w:ins w:id="4446" w:author="SHAHZAIB KHAN" w:date="2026-10-07T21:03:00Z"/>
              <w:rFonts w:ascii="Times New Roman" w:eastAsia="Times New Roman" w:hAnsi="Times New Roman" w:cs="Times New Roman"/>
              <w:b/>
              <w:bCs/>
              <w:sz w:val="24"/>
              <w:szCs w:val="24"/>
              <w:u w:val="single"/>
            </w:rPr>
          </w:rPrChange>
        </w:rPr>
      </w:pPr>
      <w:ins w:id="4447" w:author="SHAHZAIB KHAN" w:date="2026-10-07T21:03:00Z">
        <w:r w:rsidRPr="007F709E">
          <w:rPr>
            <w:rFonts w:ascii="Times New Roman" w:eastAsia="Times New Roman" w:hAnsi="Times New Roman" w:cs="Times New Roman"/>
            <w:sz w:val="24"/>
            <w:szCs w:val="24"/>
            <w:u w:val="single"/>
            <w:rPrChange w:id="4448" w:author="SHAHZAIB KHAN" w:date="2026-10-07T21:04:00Z" w16du:dateUtc="2026-10-07T16:04:00Z">
              <w:rPr>
                <w:rFonts w:ascii="Times New Roman" w:eastAsia="Times New Roman" w:hAnsi="Times New Roman" w:cs="Times New Roman"/>
                <w:b/>
                <w:bCs/>
                <w:sz w:val="24"/>
                <w:szCs w:val="24"/>
                <w:u w:val="single"/>
              </w:rPr>
            </w:rPrChange>
          </w:rPr>
          <w:t>Delivery Area Name</w:t>
        </w:r>
      </w:ins>
    </w:p>
    <w:p w14:paraId="1AF01947" w14:textId="77777777" w:rsidR="007F709E" w:rsidRPr="007F709E" w:rsidRDefault="007F709E" w:rsidP="007F709E">
      <w:pPr>
        <w:numPr>
          <w:ilvl w:val="0"/>
          <w:numId w:val="86"/>
        </w:numPr>
        <w:spacing w:before="100" w:beforeAutospacing="1" w:after="100" w:afterAutospacing="1" w:line="240" w:lineRule="auto"/>
        <w:rPr>
          <w:ins w:id="4449" w:author="SHAHZAIB KHAN" w:date="2026-10-07T21:03:00Z"/>
          <w:rFonts w:ascii="Times New Roman" w:eastAsia="Times New Roman" w:hAnsi="Times New Roman" w:cs="Times New Roman"/>
          <w:sz w:val="24"/>
          <w:szCs w:val="24"/>
          <w:u w:val="single"/>
          <w:rPrChange w:id="4450" w:author="SHAHZAIB KHAN" w:date="2026-10-07T21:04:00Z" w16du:dateUtc="2026-10-07T16:04:00Z">
            <w:rPr>
              <w:ins w:id="4451" w:author="SHAHZAIB KHAN" w:date="2026-10-07T21:03:00Z"/>
              <w:rFonts w:ascii="Times New Roman" w:eastAsia="Times New Roman" w:hAnsi="Times New Roman" w:cs="Times New Roman"/>
              <w:b/>
              <w:bCs/>
              <w:sz w:val="24"/>
              <w:szCs w:val="24"/>
              <w:u w:val="single"/>
            </w:rPr>
          </w:rPrChange>
        </w:rPr>
      </w:pPr>
      <w:ins w:id="4452" w:author="SHAHZAIB KHAN" w:date="2026-10-07T21:03:00Z">
        <w:r w:rsidRPr="007F709E">
          <w:rPr>
            <w:rFonts w:ascii="Times New Roman" w:eastAsia="Times New Roman" w:hAnsi="Times New Roman" w:cs="Times New Roman"/>
            <w:sz w:val="24"/>
            <w:szCs w:val="24"/>
            <w:u w:val="single"/>
            <w:rPrChange w:id="4453" w:author="SHAHZAIB KHAN" w:date="2026-10-07T21:04:00Z" w16du:dateUtc="2026-10-07T16:04:00Z">
              <w:rPr>
                <w:rFonts w:ascii="Times New Roman" w:eastAsia="Times New Roman" w:hAnsi="Times New Roman" w:cs="Times New Roman"/>
                <w:b/>
                <w:bCs/>
                <w:sz w:val="24"/>
                <w:szCs w:val="24"/>
                <w:u w:val="single"/>
              </w:rPr>
            </w:rPrChange>
          </w:rPr>
          <w:t>Address Details (house number, street)</w:t>
        </w:r>
      </w:ins>
    </w:p>
    <w:p w14:paraId="080688E5" w14:textId="77777777" w:rsidR="007F709E" w:rsidRPr="007F709E" w:rsidRDefault="007F709E" w:rsidP="007F709E">
      <w:pPr>
        <w:spacing w:before="100" w:beforeAutospacing="1" w:after="100" w:afterAutospacing="1" w:line="240" w:lineRule="auto"/>
        <w:ind w:left="720"/>
        <w:rPr>
          <w:ins w:id="4454" w:author="SHAHZAIB KHAN" w:date="2026-10-07T21:03:00Z"/>
          <w:rFonts w:ascii="Times New Roman" w:eastAsia="Times New Roman" w:hAnsi="Times New Roman" w:cs="Times New Roman"/>
          <w:sz w:val="24"/>
          <w:szCs w:val="24"/>
          <w:u w:val="single"/>
          <w:rPrChange w:id="4455" w:author="SHAHZAIB KHAN" w:date="2026-10-07T21:04:00Z" w16du:dateUtc="2026-10-07T16:04:00Z">
            <w:rPr>
              <w:ins w:id="4456" w:author="SHAHZAIB KHAN" w:date="2026-10-07T21:03:00Z"/>
              <w:rFonts w:ascii="Times New Roman" w:eastAsia="Times New Roman" w:hAnsi="Times New Roman" w:cs="Times New Roman"/>
              <w:b/>
              <w:bCs/>
              <w:sz w:val="24"/>
              <w:szCs w:val="24"/>
              <w:u w:val="single"/>
            </w:rPr>
          </w:rPrChange>
        </w:rPr>
      </w:pPr>
      <w:proofErr w:type="gramStart"/>
      <w:ins w:id="4457" w:author="SHAHZAIB KHAN" w:date="2026-10-07T21:03:00Z">
        <w:r w:rsidRPr="007F709E">
          <w:rPr>
            <w:rFonts w:ascii="Times New Roman" w:eastAsia="Times New Roman" w:hAnsi="Times New Roman" w:cs="Times New Roman"/>
            <w:sz w:val="24"/>
            <w:szCs w:val="24"/>
            <w:u w:val="single"/>
            <w:rPrChange w:id="4458" w:author="SHAHZAIB KHAN" w:date="2026-10-07T21:04:00Z" w16du:dateUtc="2026-10-07T16:04:00Z">
              <w:rPr>
                <w:rFonts w:ascii="Times New Roman" w:eastAsia="Times New Roman" w:hAnsi="Times New Roman" w:cs="Times New Roman"/>
                <w:b/>
                <w:bCs/>
                <w:sz w:val="24"/>
                <w:szCs w:val="24"/>
                <w:u w:val="single"/>
              </w:rPr>
            </w:rPrChange>
          </w:rPr>
          <w:t>Output :</w:t>
        </w:r>
        <w:proofErr w:type="gramEnd"/>
      </w:ins>
    </w:p>
    <w:p w14:paraId="7DBE7355" w14:textId="77777777" w:rsidR="007F709E" w:rsidRPr="007F709E" w:rsidRDefault="007F709E" w:rsidP="007F709E">
      <w:pPr>
        <w:numPr>
          <w:ilvl w:val="0"/>
          <w:numId w:val="87"/>
        </w:numPr>
        <w:spacing w:before="100" w:beforeAutospacing="1" w:after="100" w:afterAutospacing="1" w:line="240" w:lineRule="auto"/>
        <w:rPr>
          <w:ins w:id="4459" w:author="SHAHZAIB KHAN" w:date="2026-10-07T21:03:00Z"/>
          <w:rFonts w:ascii="Times New Roman" w:eastAsia="Times New Roman" w:hAnsi="Times New Roman" w:cs="Times New Roman"/>
          <w:sz w:val="24"/>
          <w:szCs w:val="24"/>
          <w:u w:val="single"/>
          <w:rPrChange w:id="4460" w:author="SHAHZAIB KHAN" w:date="2026-10-07T21:04:00Z" w16du:dateUtc="2026-10-07T16:04:00Z">
            <w:rPr>
              <w:ins w:id="4461" w:author="SHAHZAIB KHAN" w:date="2026-10-07T21:03:00Z"/>
              <w:rFonts w:ascii="Times New Roman" w:eastAsia="Times New Roman" w:hAnsi="Times New Roman" w:cs="Times New Roman"/>
              <w:b/>
              <w:bCs/>
              <w:sz w:val="24"/>
              <w:szCs w:val="24"/>
              <w:u w:val="single"/>
            </w:rPr>
          </w:rPrChange>
        </w:rPr>
      </w:pPr>
      <w:ins w:id="4462" w:author="SHAHZAIB KHAN" w:date="2026-10-07T21:03:00Z">
        <w:r w:rsidRPr="007F709E">
          <w:rPr>
            <w:rFonts w:ascii="Times New Roman" w:eastAsia="Times New Roman" w:hAnsi="Times New Roman" w:cs="Times New Roman"/>
            <w:sz w:val="24"/>
            <w:szCs w:val="24"/>
            <w:u w:val="single"/>
            <w:rPrChange w:id="4463" w:author="SHAHZAIB KHAN" w:date="2026-10-07T21:04:00Z" w16du:dateUtc="2026-10-07T16:04:00Z">
              <w:rPr>
                <w:rFonts w:ascii="Times New Roman" w:eastAsia="Times New Roman" w:hAnsi="Times New Roman" w:cs="Times New Roman"/>
                <w:b/>
                <w:bCs/>
                <w:sz w:val="24"/>
                <w:szCs w:val="24"/>
                <w:u w:val="single"/>
              </w:rPr>
            </w:rPrChange>
          </w:rPr>
          <w:t>Area Name</w:t>
        </w:r>
      </w:ins>
    </w:p>
    <w:p w14:paraId="0E5B8249" w14:textId="77777777" w:rsidR="007F709E" w:rsidRPr="007F709E" w:rsidRDefault="007F709E" w:rsidP="007F709E">
      <w:pPr>
        <w:numPr>
          <w:ilvl w:val="0"/>
          <w:numId w:val="87"/>
        </w:numPr>
        <w:spacing w:before="100" w:beforeAutospacing="1" w:after="100" w:afterAutospacing="1" w:line="240" w:lineRule="auto"/>
        <w:rPr>
          <w:ins w:id="4464" w:author="SHAHZAIB KHAN" w:date="2026-10-07T21:03:00Z"/>
          <w:rFonts w:ascii="Times New Roman" w:eastAsia="Times New Roman" w:hAnsi="Times New Roman" w:cs="Times New Roman"/>
          <w:sz w:val="24"/>
          <w:szCs w:val="24"/>
          <w:u w:val="single"/>
          <w:rPrChange w:id="4465" w:author="SHAHZAIB KHAN" w:date="2026-10-07T21:04:00Z" w16du:dateUtc="2026-10-07T16:04:00Z">
            <w:rPr>
              <w:ins w:id="4466" w:author="SHAHZAIB KHAN" w:date="2026-10-07T21:03:00Z"/>
              <w:rFonts w:ascii="Times New Roman" w:eastAsia="Times New Roman" w:hAnsi="Times New Roman" w:cs="Times New Roman"/>
              <w:b/>
              <w:bCs/>
              <w:sz w:val="24"/>
              <w:szCs w:val="24"/>
              <w:u w:val="single"/>
            </w:rPr>
          </w:rPrChange>
        </w:rPr>
      </w:pPr>
      <w:ins w:id="4467" w:author="SHAHZAIB KHAN" w:date="2026-10-07T21:03:00Z">
        <w:r w:rsidRPr="007F709E">
          <w:rPr>
            <w:rFonts w:ascii="Times New Roman" w:eastAsia="Times New Roman" w:hAnsi="Times New Roman" w:cs="Times New Roman"/>
            <w:sz w:val="24"/>
            <w:szCs w:val="24"/>
            <w:u w:val="single"/>
            <w:rPrChange w:id="4468" w:author="SHAHZAIB KHAN" w:date="2026-10-07T21:04:00Z" w16du:dateUtc="2026-10-07T16:04:00Z">
              <w:rPr>
                <w:rFonts w:ascii="Times New Roman" w:eastAsia="Times New Roman" w:hAnsi="Times New Roman" w:cs="Times New Roman"/>
                <w:b/>
                <w:bCs/>
                <w:sz w:val="24"/>
                <w:szCs w:val="24"/>
                <w:u w:val="single"/>
              </w:rPr>
            </w:rPrChange>
          </w:rPr>
          <w:t>Area Status (Valid or Not Valid)</w:t>
        </w:r>
      </w:ins>
    </w:p>
    <w:p w14:paraId="67A1EE7A" w14:textId="77777777" w:rsidR="007F709E" w:rsidRPr="007F709E" w:rsidRDefault="007F709E" w:rsidP="007F709E">
      <w:pPr>
        <w:numPr>
          <w:ilvl w:val="0"/>
          <w:numId w:val="87"/>
        </w:numPr>
        <w:spacing w:before="100" w:beforeAutospacing="1" w:after="100" w:afterAutospacing="1" w:line="240" w:lineRule="auto"/>
        <w:rPr>
          <w:ins w:id="4469" w:author="SHAHZAIB KHAN" w:date="2026-10-07T21:03:00Z"/>
          <w:rFonts w:ascii="Times New Roman" w:eastAsia="Times New Roman" w:hAnsi="Times New Roman" w:cs="Times New Roman"/>
          <w:sz w:val="24"/>
          <w:szCs w:val="24"/>
          <w:u w:val="single"/>
          <w:rPrChange w:id="4470" w:author="SHAHZAIB KHAN" w:date="2026-10-07T21:04:00Z" w16du:dateUtc="2026-10-07T16:04:00Z">
            <w:rPr>
              <w:ins w:id="4471" w:author="SHAHZAIB KHAN" w:date="2026-10-07T21:03:00Z"/>
              <w:rFonts w:ascii="Times New Roman" w:eastAsia="Times New Roman" w:hAnsi="Times New Roman" w:cs="Times New Roman"/>
              <w:b/>
              <w:bCs/>
              <w:sz w:val="24"/>
              <w:szCs w:val="24"/>
              <w:u w:val="single"/>
            </w:rPr>
          </w:rPrChange>
        </w:rPr>
      </w:pPr>
      <w:ins w:id="4472" w:author="SHAHZAIB KHAN" w:date="2026-10-07T21:03:00Z">
        <w:r w:rsidRPr="007F709E">
          <w:rPr>
            <w:rFonts w:ascii="Times New Roman" w:eastAsia="Times New Roman" w:hAnsi="Times New Roman" w:cs="Times New Roman"/>
            <w:sz w:val="24"/>
            <w:szCs w:val="24"/>
            <w:u w:val="single"/>
            <w:rPrChange w:id="4473" w:author="SHAHZAIB KHAN" w:date="2026-10-07T21:04:00Z" w16du:dateUtc="2026-10-07T16:04:00Z">
              <w:rPr>
                <w:rFonts w:ascii="Times New Roman" w:eastAsia="Times New Roman" w:hAnsi="Times New Roman" w:cs="Times New Roman"/>
                <w:b/>
                <w:bCs/>
                <w:sz w:val="24"/>
                <w:szCs w:val="24"/>
                <w:u w:val="single"/>
              </w:rPr>
            </w:rPrChange>
          </w:rPr>
          <w:t>Delivery Charges</w:t>
        </w:r>
      </w:ins>
    </w:p>
    <w:p w14:paraId="4A46B4DB" w14:textId="77777777" w:rsidR="007F709E" w:rsidRPr="007F709E" w:rsidRDefault="007F709E" w:rsidP="007F709E">
      <w:pPr>
        <w:spacing w:before="100" w:beforeAutospacing="1" w:after="100" w:afterAutospacing="1" w:line="240" w:lineRule="auto"/>
        <w:ind w:left="720"/>
        <w:rPr>
          <w:ins w:id="4474" w:author="SHAHZAIB KHAN" w:date="2026-10-07T21:03:00Z"/>
          <w:rFonts w:ascii="Times New Roman" w:eastAsia="Times New Roman" w:hAnsi="Times New Roman" w:cs="Times New Roman"/>
          <w:sz w:val="24"/>
          <w:szCs w:val="24"/>
          <w:u w:val="single"/>
          <w:rPrChange w:id="4475" w:author="SHAHZAIB KHAN" w:date="2026-10-07T21:04:00Z" w16du:dateUtc="2026-10-07T16:04:00Z">
            <w:rPr>
              <w:ins w:id="4476" w:author="SHAHZAIB KHAN" w:date="2026-10-07T21:03:00Z"/>
              <w:rFonts w:ascii="Times New Roman" w:eastAsia="Times New Roman" w:hAnsi="Times New Roman" w:cs="Times New Roman"/>
              <w:b/>
              <w:bCs/>
              <w:sz w:val="24"/>
              <w:szCs w:val="24"/>
              <w:u w:val="single"/>
            </w:rPr>
          </w:rPrChange>
        </w:rPr>
      </w:pPr>
      <w:ins w:id="4477" w:author="SHAHZAIB KHAN" w:date="2026-10-07T21:03:00Z">
        <w:r w:rsidRPr="007F709E">
          <w:rPr>
            <w:rFonts w:ascii="Times New Roman" w:eastAsia="Times New Roman" w:hAnsi="Times New Roman" w:cs="Times New Roman"/>
            <w:sz w:val="24"/>
            <w:szCs w:val="24"/>
            <w:u w:val="single"/>
            <w:rPrChange w:id="4478" w:author="SHAHZAIB KHAN" w:date="2026-10-07T21:04:00Z" w16du:dateUtc="2026-10-07T16:04:00Z">
              <w:rPr>
                <w:rFonts w:ascii="Times New Roman" w:eastAsia="Times New Roman" w:hAnsi="Times New Roman" w:cs="Times New Roman"/>
                <w:b/>
                <w:bCs/>
                <w:sz w:val="24"/>
                <w:szCs w:val="24"/>
                <w:u w:val="single"/>
              </w:rPr>
            </w:rPrChange>
          </w:rPr>
          <w:t>1. Primary Actor: Customer.</w:t>
        </w:r>
      </w:ins>
    </w:p>
    <w:p w14:paraId="15951D0A" w14:textId="77777777" w:rsidR="007F709E" w:rsidRPr="007F709E" w:rsidRDefault="007F709E" w:rsidP="007F709E">
      <w:pPr>
        <w:spacing w:before="100" w:beforeAutospacing="1" w:after="100" w:afterAutospacing="1" w:line="240" w:lineRule="auto"/>
        <w:ind w:left="720"/>
        <w:rPr>
          <w:ins w:id="4479" w:author="SHAHZAIB KHAN" w:date="2026-10-07T21:03:00Z"/>
          <w:rFonts w:ascii="Times New Roman" w:eastAsia="Times New Roman" w:hAnsi="Times New Roman" w:cs="Times New Roman"/>
          <w:sz w:val="24"/>
          <w:szCs w:val="24"/>
          <w:u w:val="single"/>
          <w:rPrChange w:id="4480" w:author="SHAHZAIB KHAN" w:date="2026-10-07T21:04:00Z" w16du:dateUtc="2026-10-07T16:04:00Z">
            <w:rPr>
              <w:ins w:id="4481" w:author="SHAHZAIB KHAN" w:date="2026-10-07T21:03:00Z"/>
              <w:rFonts w:ascii="Times New Roman" w:eastAsia="Times New Roman" w:hAnsi="Times New Roman" w:cs="Times New Roman"/>
              <w:b/>
              <w:bCs/>
              <w:sz w:val="24"/>
              <w:szCs w:val="24"/>
              <w:u w:val="single"/>
            </w:rPr>
          </w:rPrChange>
        </w:rPr>
      </w:pPr>
      <w:ins w:id="4482" w:author="SHAHZAIB KHAN" w:date="2026-10-07T21:03:00Z">
        <w:r w:rsidRPr="007F709E">
          <w:rPr>
            <w:rFonts w:ascii="Times New Roman" w:eastAsia="Times New Roman" w:hAnsi="Times New Roman" w:cs="Times New Roman"/>
            <w:sz w:val="24"/>
            <w:szCs w:val="24"/>
            <w:u w:val="single"/>
            <w:rPrChange w:id="4483" w:author="SHAHZAIB KHAN" w:date="2026-10-07T21:04:00Z" w16du:dateUtc="2026-10-07T16:04:00Z">
              <w:rPr>
                <w:rFonts w:ascii="Times New Roman" w:eastAsia="Times New Roman" w:hAnsi="Times New Roman" w:cs="Times New Roman"/>
                <w:b/>
                <w:bCs/>
                <w:sz w:val="24"/>
                <w:szCs w:val="24"/>
                <w:u w:val="single"/>
              </w:rPr>
            </w:rPrChange>
          </w:rPr>
          <w:t>2. Preconditions</w:t>
        </w:r>
      </w:ins>
    </w:p>
    <w:p w14:paraId="1487B631" w14:textId="77777777" w:rsidR="007F709E" w:rsidRPr="007F709E" w:rsidRDefault="007F709E" w:rsidP="007F709E">
      <w:pPr>
        <w:numPr>
          <w:ilvl w:val="0"/>
          <w:numId w:val="88"/>
        </w:numPr>
        <w:spacing w:before="100" w:beforeAutospacing="1" w:after="100" w:afterAutospacing="1" w:line="240" w:lineRule="auto"/>
        <w:rPr>
          <w:ins w:id="4484" w:author="SHAHZAIB KHAN" w:date="2026-10-07T21:03:00Z"/>
          <w:rFonts w:ascii="Times New Roman" w:eastAsia="Times New Roman" w:hAnsi="Times New Roman" w:cs="Times New Roman"/>
          <w:sz w:val="24"/>
          <w:szCs w:val="24"/>
          <w:u w:val="single"/>
          <w:rPrChange w:id="4485" w:author="SHAHZAIB KHAN" w:date="2026-10-07T21:04:00Z" w16du:dateUtc="2026-10-07T16:04:00Z">
            <w:rPr>
              <w:ins w:id="4486" w:author="SHAHZAIB KHAN" w:date="2026-10-07T21:03:00Z"/>
              <w:rFonts w:ascii="Times New Roman" w:eastAsia="Times New Roman" w:hAnsi="Times New Roman" w:cs="Times New Roman"/>
              <w:b/>
              <w:bCs/>
              <w:sz w:val="24"/>
              <w:szCs w:val="24"/>
              <w:u w:val="single"/>
            </w:rPr>
          </w:rPrChange>
        </w:rPr>
      </w:pPr>
      <w:ins w:id="4487" w:author="SHAHZAIB KHAN" w:date="2026-10-07T21:03:00Z">
        <w:r w:rsidRPr="007F709E">
          <w:rPr>
            <w:rFonts w:ascii="Times New Roman" w:eastAsia="Times New Roman" w:hAnsi="Times New Roman" w:cs="Times New Roman"/>
            <w:sz w:val="24"/>
            <w:szCs w:val="24"/>
            <w:u w:val="single"/>
            <w:rPrChange w:id="4488" w:author="SHAHZAIB KHAN" w:date="2026-10-07T21:04:00Z" w16du:dateUtc="2026-10-07T16:04:00Z">
              <w:rPr>
                <w:rFonts w:ascii="Times New Roman" w:eastAsia="Times New Roman" w:hAnsi="Times New Roman" w:cs="Times New Roman"/>
                <w:b/>
                <w:bCs/>
                <w:sz w:val="24"/>
                <w:szCs w:val="24"/>
                <w:u w:val="single"/>
              </w:rPr>
            </w:rPrChange>
          </w:rPr>
          <w:t>The customer has already selected the items for the order.</w:t>
        </w:r>
      </w:ins>
    </w:p>
    <w:p w14:paraId="35653A10" w14:textId="77777777" w:rsidR="007F709E" w:rsidRPr="007F709E" w:rsidRDefault="007F709E" w:rsidP="007F709E">
      <w:pPr>
        <w:numPr>
          <w:ilvl w:val="0"/>
          <w:numId w:val="88"/>
        </w:numPr>
        <w:spacing w:before="100" w:beforeAutospacing="1" w:after="100" w:afterAutospacing="1" w:line="240" w:lineRule="auto"/>
        <w:rPr>
          <w:ins w:id="4489" w:author="SHAHZAIB KHAN" w:date="2026-10-07T21:03:00Z"/>
          <w:rFonts w:ascii="Times New Roman" w:eastAsia="Times New Roman" w:hAnsi="Times New Roman" w:cs="Times New Roman"/>
          <w:sz w:val="24"/>
          <w:szCs w:val="24"/>
          <w:u w:val="single"/>
          <w:rPrChange w:id="4490" w:author="SHAHZAIB KHAN" w:date="2026-10-07T21:04:00Z" w16du:dateUtc="2026-10-07T16:04:00Z">
            <w:rPr>
              <w:ins w:id="4491" w:author="SHAHZAIB KHAN" w:date="2026-10-07T21:03:00Z"/>
              <w:rFonts w:ascii="Times New Roman" w:eastAsia="Times New Roman" w:hAnsi="Times New Roman" w:cs="Times New Roman"/>
              <w:b/>
              <w:bCs/>
              <w:sz w:val="24"/>
              <w:szCs w:val="24"/>
              <w:u w:val="single"/>
            </w:rPr>
          </w:rPrChange>
        </w:rPr>
      </w:pPr>
      <w:ins w:id="4492" w:author="SHAHZAIB KHAN" w:date="2026-10-07T21:03:00Z">
        <w:r w:rsidRPr="007F709E">
          <w:rPr>
            <w:rFonts w:ascii="Times New Roman" w:eastAsia="Times New Roman" w:hAnsi="Times New Roman" w:cs="Times New Roman"/>
            <w:sz w:val="24"/>
            <w:szCs w:val="24"/>
            <w:u w:val="single"/>
            <w:rPrChange w:id="4493" w:author="SHAHZAIB KHAN" w:date="2026-10-07T21:04:00Z" w16du:dateUtc="2026-10-07T16:04:00Z">
              <w:rPr>
                <w:rFonts w:ascii="Times New Roman" w:eastAsia="Times New Roman" w:hAnsi="Times New Roman" w:cs="Times New Roman"/>
                <w:b/>
                <w:bCs/>
                <w:sz w:val="24"/>
                <w:szCs w:val="24"/>
                <w:u w:val="single"/>
              </w:rPr>
            </w:rPrChange>
          </w:rPr>
          <w:t xml:space="preserve">The total bill of the selected items is calculated and shown, with any discount or the package deal </w:t>
        </w:r>
        <w:proofErr w:type="gramStart"/>
        <w:r w:rsidRPr="007F709E">
          <w:rPr>
            <w:rFonts w:ascii="Times New Roman" w:eastAsia="Times New Roman" w:hAnsi="Times New Roman" w:cs="Times New Roman"/>
            <w:sz w:val="24"/>
            <w:szCs w:val="24"/>
            <w:u w:val="single"/>
            <w:rPrChange w:id="4494" w:author="SHAHZAIB KHAN" w:date="2026-10-07T21:04:00Z" w16du:dateUtc="2026-10-07T16:04:00Z">
              <w:rPr>
                <w:rFonts w:ascii="Times New Roman" w:eastAsia="Times New Roman" w:hAnsi="Times New Roman" w:cs="Times New Roman"/>
                <w:b/>
                <w:bCs/>
                <w:sz w:val="24"/>
                <w:szCs w:val="24"/>
                <w:u w:val="single"/>
              </w:rPr>
            </w:rPrChange>
          </w:rPr>
          <w:t>be  added</w:t>
        </w:r>
        <w:proofErr w:type="gramEnd"/>
        <w:r w:rsidRPr="007F709E">
          <w:rPr>
            <w:rFonts w:ascii="Times New Roman" w:eastAsia="Times New Roman" w:hAnsi="Times New Roman" w:cs="Times New Roman"/>
            <w:sz w:val="24"/>
            <w:szCs w:val="24"/>
            <w:u w:val="single"/>
            <w:rPrChange w:id="4495" w:author="SHAHZAIB KHAN" w:date="2026-10-07T21:04:00Z" w16du:dateUtc="2026-10-07T16:04:00Z">
              <w:rPr>
                <w:rFonts w:ascii="Times New Roman" w:eastAsia="Times New Roman" w:hAnsi="Times New Roman" w:cs="Times New Roman"/>
                <w:b/>
                <w:bCs/>
                <w:sz w:val="24"/>
                <w:szCs w:val="24"/>
                <w:u w:val="single"/>
              </w:rPr>
            </w:rPrChange>
          </w:rPr>
          <w:t>.</w:t>
        </w:r>
      </w:ins>
    </w:p>
    <w:p w14:paraId="07713D80" w14:textId="77777777" w:rsidR="007F709E" w:rsidRPr="007F709E" w:rsidRDefault="007F709E" w:rsidP="007F709E">
      <w:pPr>
        <w:numPr>
          <w:ilvl w:val="0"/>
          <w:numId w:val="88"/>
        </w:numPr>
        <w:spacing w:before="100" w:beforeAutospacing="1" w:after="100" w:afterAutospacing="1" w:line="240" w:lineRule="auto"/>
        <w:rPr>
          <w:ins w:id="4496" w:author="SHAHZAIB KHAN" w:date="2026-10-07T21:03:00Z"/>
          <w:rFonts w:ascii="Times New Roman" w:eastAsia="Times New Roman" w:hAnsi="Times New Roman" w:cs="Times New Roman"/>
          <w:sz w:val="24"/>
          <w:szCs w:val="24"/>
          <w:u w:val="single"/>
          <w:rPrChange w:id="4497" w:author="SHAHZAIB KHAN" w:date="2026-10-07T21:04:00Z" w16du:dateUtc="2026-10-07T16:04:00Z">
            <w:rPr>
              <w:ins w:id="4498" w:author="SHAHZAIB KHAN" w:date="2026-10-07T21:03:00Z"/>
              <w:rFonts w:ascii="Times New Roman" w:eastAsia="Times New Roman" w:hAnsi="Times New Roman" w:cs="Times New Roman"/>
              <w:b/>
              <w:bCs/>
              <w:sz w:val="24"/>
              <w:szCs w:val="24"/>
              <w:u w:val="single"/>
            </w:rPr>
          </w:rPrChange>
        </w:rPr>
      </w:pPr>
      <w:ins w:id="4499" w:author="SHAHZAIB KHAN" w:date="2026-10-07T21:03:00Z">
        <w:r w:rsidRPr="007F709E">
          <w:rPr>
            <w:rFonts w:ascii="Times New Roman" w:eastAsia="Times New Roman" w:hAnsi="Times New Roman" w:cs="Times New Roman"/>
            <w:sz w:val="24"/>
            <w:szCs w:val="24"/>
            <w:u w:val="single"/>
            <w:rPrChange w:id="4500" w:author="SHAHZAIB KHAN" w:date="2026-10-07T21:04:00Z" w16du:dateUtc="2026-10-07T16:04:00Z">
              <w:rPr>
                <w:rFonts w:ascii="Times New Roman" w:eastAsia="Times New Roman" w:hAnsi="Times New Roman" w:cs="Times New Roman"/>
                <w:b/>
                <w:bCs/>
                <w:sz w:val="24"/>
                <w:szCs w:val="24"/>
                <w:u w:val="single"/>
              </w:rPr>
            </w:rPrChange>
          </w:rPr>
          <w:t>The bakery has a saved list of the areas where it delivers the order.</w:t>
        </w:r>
      </w:ins>
    </w:p>
    <w:p w14:paraId="1E510821" w14:textId="77777777" w:rsidR="007F709E" w:rsidRPr="007F709E" w:rsidRDefault="007F709E" w:rsidP="007F709E">
      <w:pPr>
        <w:spacing w:before="100" w:beforeAutospacing="1" w:after="100" w:afterAutospacing="1" w:line="240" w:lineRule="auto"/>
        <w:ind w:left="720"/>
        <w:rPr>
          <w:ins w:id="4501" w:author="SHAHZAIB KHAN" w:date="2026-10-07T21:03:00Z"/>
          <w:rFonts w:ascii="Times New Roman" w:eastAsia="Times New Roman" w:hAnsi="Times New Roman" w:cs="Times New Roman"/>
          <w:sz w:val="24"/>
          <w:szCs w:val="24"/>
          <w:u w:val="single"/>
          <w:rPrChange w:id="4502" w:author="SHAHZAIB KHAN" w:date="2026-10-07T21:04:00Z" w16du:dateUtc="2026-10-07T16:04:00Z">
            <w:rPr>
              <w:ins w:id="4503" w:author="SHAHZAIB KHAN" w:date="2026-10-07T21:03:00Z"/>
              <w:rFonts w:ascii="Times New Roman" w:eastAsia="Times New Roman" w:hAnsi="Times New Roman" w:cs="Times New Roman"/>
              <w:b/>
              <w:bCs/>
              <w:sz w:val="24"/>
              <w:szCs w:val="24"/>
              <w:u w:val="single"/>
            </w:rPr>
          </w:rPrChange>
        </w:rPr>
      </w:pPr>
      <w:ins w:id="4504" w:author="SHAHZAIB KHAN" w:date="2026-10-07T21:03:00Z">
        <w:r w:rsidRPr="007F709E">
          <w:rPr>
            <w:rFonts w:ascii="Times New Roman" w:eastAsia="Times New Roman" w:hAnsi="Times New Roman" w:cs="Times New Roman"/>
            <w:sz w:val="24"/>
            <w:szCs w:val="24"/>
            <w:u w:val="single"/>
            <w:rPrChange w:id="4505" w:author="SHAHZAIB KHAN" w:date="2026-10-07T21:04:00Z" w16du:dateUtc="2026-10-07T16:04:00Z">
              <w:rPr>
                <w:rFonts w:ascii="Times New Roman" w:eastAsia="Times New Roman" w:hAnsi="Times New Roman" w:cs="Times New Roman"/>
                <w:b/>
                <w:bCs/>
                <w:sz w:val="24"/>
                <w:szCs w:val="24"/>
                <w:u w:val="single"/>
              </w:rPr>
            </w:rPrChange>
          </w:rPr>
          <w:t>3. Success Scenario</w:t>
        </w:r>
      </w:ins>
    </w:p>
    <w:p w14:paraId="25B1AF69" w14:textId="77777777" w:rsidR="007F709E" w:rsidRPr="007F709E" w:rsidRDefault="007F709E" w:rsidP="007F709E">
      <w:pPr>
        <w:numPr>
          <w:ilvl w:val="0"/>
          <w:numId w:val="89"/>
        </w:numPr>
        <w:spacing w:before="100" w:beforeAutospacing="1" w:after="100" w:afterAutospacing="1" w:line="240" w:lineRule="auto"/>
        <w:rPr>
          <w:ins w:id="4506" w:author="SHAHZAIB KHAN" w:date="2026-10-07T21:03:00Z"/>
          <w:rFonts w:ascii="Times New Roman" w:eastAsia="Times New Roman" w:hAnsi="Times New Roman" w:cs="Times New Roman"/>
          <w:sz w:val="24"/>
          <w:szCs w:val="24"/>
          <w:u w:val="single"/>
          <w:rPrChange w:id="4507" w:author="SHAHZAIB KHAN" w:date="2026-10-07T21:04:00Z" w16du:dateUtc="2026-10-07T16:04:00Z">
            <w:rPr>
              <w:ins w:id="4508" w:author="SHAHZAIB KHAN" w:date="2026-10-07T21:03:00Z"/>
              <w:rFonts w:ascii="Times New Roman" w:eastAsia="Times New Roman" w:hAnsi="Times New Roman" w:cs="Times New Roman"/>
              <w:b/>
              <w:bCs/>
              <w:sz w:val="24"/>
              <w:szCs w:val="24"/>
              <w:u w:val="single"/>
            </w:rPr>
          </w:rPrChange>
        </w:rPr>
      </w:pPr>
      <w:ins w:id="4509" w:author="SHAHZAIB KHAN" w:date="2026-10-07T21:03:00Z">
        <w:r w:rsidRPr="007F709E">
          <w:rPr>
            <w:rFonts w:ascii="Times New Roman" w:eastAsia="Times New Roman" w:hAnsi="Times New Roman" w:cs="Times New Roman"/>
            <w:sz w:val="24"/>
            <w:szCs w:val="24"/>
            <w:u w:val="single"/>
            <w:rPrChange w:id="4510" w:author="SHAHZAIB KHAN" w:date="2026-10-07T21:04:00Z" w16du:dateUtc="2026-10-07T16:04:00Z">
              <w:rPr>
                <w:rFonts w:ascii="Times New Roman" w:eastAsia="Times New Roman" w:hAnsi="Times New Roman" w:cs="Times New Roman"/>
                <w:b/>
                <w:bCs/>
                <w:sz w:val="24"/>
                <w:szCs w:val="24"/>
                <w:u w:val="single"/>
              </w:rPr>
            </w:rPrChange>
          </w:rPr>
          <w:t>The customer selects the Select Delivery Area option.</w:t>
        </w:r>
      </w:ins>
    </w:p>
    <w:p w14:paraId="2CA30552" w14:textId="77777777" w:rsidR="007F709E" w:rsidRPr="007F709E" w:rsidRDefault="007F709E" w:rsidP="007F709E">
      <w:pPr>
        <w:numPr>
          <w:ilvl w:val="0"/>
          <w:numId w:val="89"/>
        </w:numPr>
        <w:spacing w:before="100" w:beforeAutospacing="1" w:after="100" w:afterAutospacing="1" w:line="240" w:lineRule="auto"/>
        <w:rPr>
          <w:ins w:id="4511" w:author="SHAHZAIB KHAN" w:date="2026-10-07T21:03:00Z"/>
          <w:rFonts w:ascii="Times New Roman" w:eastAsia="Times New Roman" w:hAnsi="Times New Roman" w:cs="Times New Roman"/>
          <w:sz w:val="24"/>
          <w:szCs w:val="24"/>
          <w:u w:val="single"/>
          <w:rPrChange w:id="4512" w:author="SHAHZAIB KHAN" w:date="2026-10-07T21:04:00Z" w16du:dateUtc="2026-10-07T16:04:00Z">
            <w:rPr>
              <w:ins w:id="4513" w:author="SHAHZAIB KHAN" w:date="2026-10-07T21:03:00Z"/>
              <w:rFonts w:ascii="Times New Roman" w:eastAsia="Times New Roman" w:hAnsi="Times New Roman" w:cs="Times New Roman"/>
              <w:b/>
              <w:bCs/>
              <w:sz w:val="24"/>
              <w:szCs w:val="24"/>
              <w:u w:val="single"/>
            </w:rPr>
          </w:rPrChange>
        </w:rPr>
      </w:pPr>
      <w:ins w:id="4514" w:author="SHAHZAIB KHAN" w:date="2026-10-07T21:03:00Z">
        <w:r w:rsidRPr="007F709E">
          <w:rPr>
            <w:rFonts w:ascii="Times New Roman" w:eastAsia="Times New Roman" w:hAnsi="Times New Roman" w:cs="Times New Roman"/>
            <w:sz w:val="24"/>
            <w:szCs w:val="24"/>
            <w:u w:val="single"/>
            <w:rPrChange w:id="4515" w:author="SHAHZAIB KHAN" w:date="2026-10-07T21:04:00Z" w16du:dateUtc="2026-10-07T16:04:00Z">
              <w:rPr>
                <w:rFonts w:ascii="Times New Roman" w:eastAsia="Times New Roman" w:hAnsi="Times New Roman" w:cs="Times New Roman"/>
                <w:b/>
                <w:bCs/>
                <w:sz w:val="24"/>
                <w:szCs w:val="24"/>
                <w:u w:val="single"/>
              </w:rPr>
            </w:rPrChange>
          </w:rPr>
          <w:t>The system shows the list of the areas where the bakery delivers the order.</w:t>
        </w:r>
      </w:ins>
    </w:p>
    <w:p w14:paraId="050FDAC8" w14:textId="77777777" w:rsidR="007F709E" w:rsidRPr="007F709E" w:rsidRDefault="007F709E" w:rsidP="007F709E">
      <w:pPr>
        <w:numPr>
          <w:ilvl w:val="0"/>
          <w:numId w:val="89"/>
        </w:numPr>
        <w:spacing w:before="100" w:beforeAutospacing="1" w:after="100" w:afterAutospacing="1" w:line="240" w:lineRule="auto"/>
        <w:rPr>
          <w:ins w:id="4516" w:author="SHAHZAIB KHAN" w:date="2026-10-07T21:03:00Z"/>
          <w:rFonts w:ascii="Times New Roman" w:eastAsia="Times New Roman" w:hAnsi="Times New Roman" w:cs="Times New Roman"/>
          <w:sz w:val="24"/>
          <w:szCs w:val="24"/>
          <w:u w:val="single"/>
          <w:rPrChange w:id="4517" w:author="SHAHZAIB KHAN" w:date="2026-10-07T21:04:00Z" w16du:dateUtc="2026-10-07T16:04:00Z">
            <w:rPr>
              <w:ins w:id="4518" w:author="SHAHZAIB KHAN" w:date="2026-10-07T21:03:00Z"/>
              <w:rFonts w:ascii="Times New Roman" w:eastAsia="Times New Roman" w:hAnsi="Times New Roman" w:cs="Times New Roman"/>
              <w:b/>
              <w:bCs/>
              <w:sz w:val="24"/>
              <w:szCs w:val="24"/>
              <w:u w:val="single"/>
            </w:rPr>
          </w:rPrChange>
        </w:rPr>
      </w:pPr>
      <w:ins w:id="4519" w:author="SHAHZAIB KHAN" w:date="2026-10-07T21:03:00Z">
        <w:r w:rsidRPr="007F709E">
          <w:rPr>
            <w:rFonts w:ascii="Times New Roman" w:eastAsia="Times New Roman" w:hAnsi="Times New Roman" w:cs="Times New Roman"/>
            <w:sz w:val="24"/>
            <w:szCs w:val="24"/>
            <w:u w:val="single"/>
            <w:rPrChange w:id="4520" w:author="SHAHZAIB KHAN" w:date="2026-10-07T21:04:00Z" w16du:dateUtc="2026-10-07T16:04:00Z">
              <w:rPr>
                <w:rFonts w:ascii="Times New Roman" w:eastAsia="Times New Roman" w:hAnsi="Times New Roman" w:cs="Times New Roman"/>
                <w:b/>
                <w:bCs/>
                <w:sz w:val="24"/>
                <w:szCs w:val="24"/>
                <w:u w:val="single"/>
              </w:rPr>
            </w:rPrChange>
          </w:rPr>
          <w:t>The Customer selects one delivery area from the list.</w:t>
        </w:r>
      </w:ins>
    </w:p>
    <w:p w14:paraId="4C48E2C7" w14:textId="77777777" w:rsidR="007F709E" w:rsidRPr="007F709E" w:rsidRDefault="007F709E" w:rsidP="007F709E">
      <w:pPr>
        <w:numPr>
          <w:ilvl w:val="0"/>
          <w:numId w:val="89"/>
        </w:numPr>
        <w:spacing w:before="100" w:beforeAutospacing="1" w:after="100" w:afterAutospacing="1" w:line="240" w:lineRule="auto"/>
        <w:rPr>
          <w:ins w:id="4521" w:author="SHAHZAIB KHAN" w:date="2026-10-07T21:03:00Z"/>
          <w:rFonts w:ascii="Times New Roman" w:eastAsia="Times New Roman" w:hAnsi="Times New Roman" w:cs="Times New Roman"/>
          <w:sz w:val="24"/>
          <w:szCs w:val="24"/>
          <w:u w:val="single"/>
          <w:rPrChange w:id="4522" w:author="SHAHZAIB KHAN" w:date="2026-10-07T21:04:00Z" w16du:dateUtc="2026-10-07T16:04:00Z">
            <w:rPr>
              <w:ins w:id="4523" w:author="SHAHZAIB KHAN" w:date="2026-10-07T21:03:00Z"/>
              <w:rFonts w:ascii="Times New Roman" w:eastAsia="Times New Roman" w:hAnsi="Times New Roman" w:cs="Times New Roman"/>
              <w:b/>
              <w:bCs/>
              <w:sz w:val="24"/>
              <w:szCs w:val="24"/>
              <w:u w:val="single"/>
            </w:rPr>
          </w:rPrChange>
        </w:rPr>
      </w:pPr>
      <w:ins w:id="4524" w:author="SHAHZAIB KHAN" w:date="2026-10-07T21:03:00Z">
        <w:r w:rsidRPr="007F709E">
          <w:rPr>
            <w:rFonts w:ascii="Times New Roman" w:eastAsia="Times New Roman" w:hAnsi="Times New Roman" w:cs="Times New Roman"/>
            <w:sz w:val="24"/>
            <w:szCs w:val="24"/>
            <w:u w:val="single"/>
            <w:rPrChange w:id="4525" w:author="SHAHZAIB KHAN" w:date="2026-10-07T21:04:00Z" w16du:dateUtc="2026-10-07T16:04:00Z">
              <w:rPr>
                <w:rFonts w:ascii="Times New Roman" w:eastAsia="Times New Roman" w:hAnsi="Times New Roman" w:cs="Times New Roman"/>
                <w:b/>
                <w:bCs/>
                <w:sz w:val="24"/>
                <w:szCs w:val="24"/>
                <w:u w:val="single"/>
              </w:rPr>
            </w:rPrChange>
          </w:rPr>
          <w:t>The system asks the Customer to enter the address details (house number and street).</w:t>
        </w:r>
      </w:ins>
    </w:p>
    <w:p w14:paraId="2330C802" w14:textId="77777777" w:rsidR="007F709E" w:rsidRPr="007F709E" w:rsidRDefault="007F709E" w:rsidP="007F709E">
      <w:pPr>
        <w:numPr>
          <w:ilvl w:val="0"/>
          <w:numId w:val="89"/>
        </w:numPr>
        <w:spacing w:before="100" w:beforeAutospacing="1" w:after="100" w:afterAutospacing="1" w:line="240" w:lineRule="auto"/>
        <w:rPr>
          <w:ins w:id="4526" w:author="SHAHZAIB KHAN" w:date="2026-10-07T21:03:00Z"/>
          <w:rFonts w:ascii="Times New Roman" w:eastAsia="Times New Roman" w:hAnsi="Times New Roman" w:cs="Times New Roman"/>
          <w:sz w:val="24"/>
          <w:szCs w:val="24"/>
          <w:u w:val="single"/>
          <w:rPrChange w:id="4527" w:author="SHAHZAIB KHAN" w:date="2026-10-07T21:04:00Z" w16du:dateUtc="2026-10-07T16:04:00Z">
            <w:rPr>
              <w:ins w:id="4528" w:author="SHAHZAIB KHAN" w:date="2026-10-07T21:03:00Z"/>
              <w:rFonts w:ascii="Times New Roman" w:eastAsia="Times New Roman" w:hAnsi="Times New Roman" w:cs="Times New Roman"/>
              <w:b/>
              <w:bCs/>
              <w:sz w:val="24"/>
              <w:szCs w:val="24"/>
              <w:u w:val="single"/>
            </w:rPr>
          </w:rPrChange>
        </w:rPr>
      </w:pPr>
      <w:ins w:id="4529" w:author="SHAHZAIB KHAN" w:date="2026-10-07T21:03:00Z">
        <w:r w:rsidRPr="007F709E">
          <w:rPr>
            <w:rFonts w:ascii="Times New Roman" w:eastAsia="Times New Roman" w:hAnsi="Times New Roman" w:cs="Times New Roman"/>
            <w:sz w:val="24"/>
            <w:szCs w:val="24"/>
            <w:u w:val="single"/>
            <w:rPrChange w:id="4530" w:author="SHAHZAIB KHAN" w:date="2026-10-07T21:04:00Z" w16du:dateUtc="2026-10-07T16:04:00Z">
              <w:rPr>
                <w:rFonts w:ascii="Times New Roman" w:eastAsia="Times New Roman" w:hAnsi="Times New Roman" w:cs="Times New Roman"/>
                <w:b/>
                <w:bCs/>
                <w:sz w:val="24"/>
                <w:szCs w:val="24"/>
                <w:u w:val="single"/>
              </w:rPr>
            </w:rPrChange>
          </w:rPr>
          <w:t>The Customer enters the address details and submits them.</w:t>
        </w:r>
      </w:ins>
    </w:p>
    <w:p w14:paraId="2175B4CB" w14:textId="77777777" w:rsidR="007F709E" w:rsidRPr="007F709E" w:rsidRDefault="007F709E" w:rsidP="007F709E">
      <w:pPr>
        <w:numPr>
          <w:ilvl w:val="0"/>
          <w:numId w:val="89"/>
        </w:numPr>
        <w:spacing w:before="100" w:beforeAutospacing="1" w:after="100" w:afterAutospacing="1" w:line="240" w:lineRule="auto"/>
        <w:rPr>
          <w:ins w:id="4531" w:author="SHAHZAIB KHAN" w:date="2026-10-07T21:03:00Z"/>
          <w:rFonts w:ascii="Times New Roman" w:eastAsia="Times New Roman" w:hAnsi="Times New Roman" w:cs="Times New Roman"/>
          <w:sz w:val="24"/>
          <w:szCs w:val="24"/>
          <w:u w:val="single"/>
          <w:rPrChange w:id="4532" w:author="SHAHZAIB KHAN" w:date="2026-10-07T21:04:00Z" w16du:dateUtc="2026-10-07T16:04:00Z">
            <w:rPr>
              <w:ins w:id="4533" w:author="SHAHZAIB KHAN" w:date="2026-10-07T21:03:00Z"/>
              <w:rFonts w:ascii="Times New Roman" w:eastAsia="Times New Roman" w:hAnsi="Times New Roman" w:cs="Times New Roman"/>
              <w:b/>
              <w:bCs/>
              <w:sz w:val="24"/>
              <w:szCs w:val="24"/>
              <w:u w:val="single"/>
            </w:rPr>
          </w:rPrChange>
        </w:rPr>
      </w:pPr>
      <w:ins w:id="4534" w:author="SHAHZAIB KHAN" w:date="2026-10-07T21:03:00Z">
        <w:r w:rsidRPr="007F709E">
          <w:rPr>
            <w:rFonts w:ascii="Times New Roman" w:eastAsia="Times New Roman" w:hAnsi="Times New Roman" w:cs="Times New Roman"/>
            <w:sz w:val="24"/>
            <w:szCs w:val="24"/>
            <w:u w:val="single"/>
            <w:rPrChange w:id="4535" w:author="SHAHZAIB KHAN" w:date="2026-10-07T21:04:00Z" w16du:dateUtc="2026-10-07T16:04:00Z">
              <w:rPr>
                <w:rFonts w:ascii="Times New Roman" w:eastAsia="Times New Roman" w:hAnsi="Times New Roman" w:cs="Times New Roman"/>
                <w:b/>
                <w:bCs/>
                <w:sz w:val="24"/>
                <w:szCs w:val="24"/>
                <w:u w:val="single"/>
              </w:rPr>
            </w:rPrChange>
          </w:rPr>
          <w:t>The system checks the selected area and the address details (Validate Delivery Area use case is included here).</w:t>
        </w:r>
      </w:ins>
    </w:p>
    <w:p w14:paraId="3BA58ED6" w14:textId="77777777" w:rsidR="007F709E" w:rsidRPr="007F709E" w:rsidRDefault="007F709E" w:rsidP="007F709E">
      <w:pPr>
        <w:numPr>
          <w:ilvl w:val="0"/>
          <w:numId w:val="89"/>
        </w:numPr>
        <w:spacing w:before="100" w:beforeAutospacing="1" w:after="100" w:afterAutospacing="1" w:line="240" w:lineRule="auto"/>
        <w:rPr>
          <w:ins w:id="4536" w:author="SHAHZAIB KHAN" w:date="2026-10-07T21:03:00Z"/>
          <w:rFonts w:ascii="Times New Roman" w:eastAsia="Times New Roman" w:hAnsi="Times New Roman" w:cs="Times New Roman"/>
          <w:sz w:val="24"/>
          <w:szCs w:val="24"/>
          <w:u w:val="single"/>
          <w:rPrChange w:id="4537" w:author="SHAHZAIB KHAN" w:date="2026-10-07T21:04:00Z" w16du:dateUtc="2026-10-07T16:04:00Z">
            <w:rPr>
              <w:ins w:id="4538" w:author="SHAHZAIB KHAN" w:date="2026-10-07T21:03:00Z"/>
              <w:rFonts w:ascii="Times New Roman" w:eastAsia="Times New Roman" w:hAnsi="Times New Roman" w:cs="Times New Roman"/>
              <w:b/>
              <w:bCs/>
              <w:sz w:val="24"/>
              <w:szCs w:val="24"/>
              <w:u w:val="single"/>
            </w:rPr>
          </w:rPrChange>
        </w:rPr>
      </w:pPr>
      <w:ins w:id="4539" w:author="SHAHZAIB KHAN" w:date="2026-10-07T21:03:00Z">
        <w:r w:rsidRPr="007F709E">
          <w:rPr>
            <w:rFonts w:ascii="Times New Roman" w:eastAsia="Times New Roman" w:hAnsi="Times New Roman" w:cs="Times New Roman"/>
            <w:sz w:val="24"/>
            <w:szCs w:val="24"/>
            <w:u w:val="single"/>
            <w:rPrChange w:id="4540" w:author="SHAHZAIB KHAN" w:date="2026-10-07T21:04:00Z" w16du:dateUtc="2026-10-07T16:04:00Z">
              <w:rPr>
                <w:rFonts w:ascii="Times New Roman" w:eastAsia="Times New Roman" w:hAnsi="Times New Roman" w:cs="Times New Roman"/>
                <w:b/>
                <w:bCs/>
                <w:sz w:val="24"/>
                <w:szCs w:val="24"/>
                <w:u w:val="single"/>
              </w:rPr>
            </w:rPrChange>
          </w:rPr>
          <w:t>The system finds that the area is valid and saves the delivery area with the current order.</w:t>
        </w:r>
      </w:ins>
    </w:p>
    <w:p w14:paraId="59657F55" w14:textId="77777777" w:rsidR="007F709E" w:rsidRPr="007F709E" w:rsidRDefault="007F709E" w:rsidP="007F709E">
      <w:pPr>
        <w:numPr>
          <w:ilvl w:val="0"/>
          <w:numId w:val="89"/>
        </w:numPr>
        <w:spacing w:before="100" w:beforeAutospacing="1" w:after="100" w:afterAutospacing="1" w:line="240" w:lineRule="auto"/>
        <w:rPr>
          <w:ins w:id="4541" w:author="SHAHZAIB KHAN" w:date="2026-10-07T21:03:00Z"/>
          <w:rFonts w:ascii="Times New Roman" w:eastAsia="Times New Roman" w:hAnsi="Times New Roman" w:cs="Times New Roman"/>
          <w:sz w:val="24"/>
          <w:szCs w:val="24"/>
          <w:u w:val="single"/>
          <w:rPrChange w:id="4542" w:author="SHAHZAIB KHAN" w:date="2026-10-07T21:04:00Z" w16du:dateUtc="2026-10-07T16:04:00Z">
            <w:rPr>
              <w:ins w:id="4543" w:author="SHAHZAIB KHAN" w:date="2026-10-07T21:03:00Z"/>
              <w:rFonts w:ascii="Times New Roman" w:eastAsia="Times New Roman" w:hAnsi="Times New Roman" w:cs="Times New Roman"/>
              <w:b/>
              <w:bCs/>
              <w:sz w:val="24"/>
              <w:szCs w:val="24"/>
              <w:u w:val="single"/>
            </w:rPr>
          </w:rPrChange>
        </w:rPr>
      </w:pPr>
      <w:ins w:id="4544" w:author="SHAHZAIB KHAN" w:date="2026-10-07T21:03:00Z">
        <w:r w:rsidRPr="007F709E">
          <w:rPr>
            <w:rFonts w:ascii="Times New Roman" w:eastAsia="Times New Roman" w:hAnsi="Times New Roman" w:cs="Times New Roman"/>
            <w:sz w:val="24"/>
            <w:szCs w:val="24"/>
            <w:u w:val="single"/>
            <w:rPrChange w:id="4545" w:author="SHAHZAIB KHAN" w:date="2026-10-07T21:04:00Z" w16du:dateUtc="2026-10-07T16:04:00Z">
              <w:rPr>
                <w:rFonts w:ascii="Times New Roman" w:eastAsia="Times New Roman" w:hAnsi="Times New Roman" w:cs="Times New Roman"/>
                <w:b/>
                <w:bCs/>
                <w:sz w:val="24"/>
                <w:szCs w:val="24"/>
                <w:u w:val="single"/>
              </w:rPr>
            </w:rPrChange>
          </w:rPr>
          <w:t>The system shows the Area Name, Area Status and Delivery Charges to the Customer, and the Customer can go on to place the order.</w:t>
        </w:r>
      </w:ins>
    </w:p>
    <w:p w14:paraId="25D2C6AF" w14:textId="77777777" w:rsidR="007F709E" w:rsidRPr="007F709E" w:rsidRDefault="007F709E" w:rsidP="007F709E">
      <w:pPr>
        <w:spacing w:before="100" w:beforeAutospacing="1" w:after="100" w:afterAutospacing="1" w:line="240" w:lineRule="auto"/>
        <w:ind w:left="720"/>
        <w:rPr>
          <w:ins w:id="4546" w:author="SHAHZAIB KHAN" w:date="2026-10-07T21:03:00Z"/>
          <w:rFonts w:ascii="Times New Roman" w:eastAsia="Times New Roman" w:hAnsi="Times New Roman" w:cs="Times New Roman"/>
          <w:sz w:val="24"/>
          <w:szCs w:val="24"/>
          <w:u w:val="single"/>
          <w:rPrChange w:id="4547" w:author="SHAHZAIB KHAN" w:date="2026-10-07T21:04:00Z" w16du:dateUtc="2026-10-07T16:04:00Z">
            <w:rPr>
              <w:ins w:id="4548" w:author="SHAHZAIB KHAN" w:date="2026-10-07T21:03:00Z"/>
              <w:rFonts w:ascii="Times New Roman" w:eastAsia="Times New Roman" w:hAnsi="Times New Roman" w:cs="Times New Roman"/>
              <w:b/>
              <w:bCs/>
              <w:sz w:val="24"/>
              <w:szCs w:val="24"/>
              <w:u w:val="single"/>
            </w:rPr>
          </w:rPrChange>
        </w:rPr>
      </w:pPr>
      <w:ins w:id="4549" w:author="SHAHZAIB KHAN" w:date="2026-10-07T21:03:00Z">
        <w:r w:rsidRPr="007F709E">
          <w:rPr>
            <w:rFonts w:ascii="Times New Roman" w:eastAsia="Times New Roman" w:hAnsi="Times New Roman" w:cs="Times New Roman"/>
            <w:sz w:val="24"/>
            <w:szCs w:val="24"/>
            <w:u w:val="single"/>
            <w:rPrChange w:id="4550" w:author="SHAHZAIB KHAN" w:date="2026-10-07T21:04:00Z" w16du:dateUtc="2026-10-07T16:04:00Z">
              <w:rPr>
                <w:rFonts w:ascii="Times New Roman" w:eastAsia="Times New Roman" w:hAnsi="Times New Roman" w:cs="Times New Roman"/>
                <w:b/>
                <w:bCs/>
                <w:sz w:val="24"/>
                <w:szCs w:val="24"/>
                <w:u w:val="single"/>
              </w:rPr>
            </w:rPrChange>
          </w:rPr>
          <w:t xml:space="preserve">           4. Alternatives</w:t>
        </w:r>
      </w:ins>
    </w:p>
    <w:p w14:paraId="221CE325" w14:textId="77777777" w:rsidR="007F709E" w:rsidRPr="007F709E" w:rsidRDefault="007F709E" w:rsidP="007F709E">
      <w:pPr>
        <w:spacing w:before="100" w:beforeAutospacing="1" w:after="100" w:afterAutospacing="1" w:line="240" w:lineRule="auto"/>
        <w:ind w:left="720"/>
        <w:rPr>
          <w:ins w:id="4551" w:author="SHAHZAIB KHAN" w:date="2026-10-07T21:03:00Z"/>
          <w:rFonts w:ascii="Times New Roman" w:eastAsia="Times New Roman" w:hAnsi="Times New Roman" w:cs="Times New Roman"/>
          <w:sz w:val="24"/>
          <w:szCs w:val="24"/>
          <w:u w:val="single"/>
          <w:rPrChange w:id="4552" w:author="SHAHZAIB KHAN" w:date="2026-10-07T21:04:00Z" w16du:dateUtc="2026-10-07T16:04:00Z">
            <w:rPr>
              <w:ins w:id="4553" w:author="SHAHZAIB KHAN" w:date="2026-10-07T21:03:00Z"/>
              <w:rFonts w:ascii="Times New Roman" w:eastAsia="Times New Roman" w:hAnsi="Times New Roman" w:cs="Times New Roman"/>
              <w:b/>
              <w:bCs/>
              <w:sz w:val="24"/>
              <w:szCs w:val="24"/>
              <w:u w:val="single"/>
            </w:rPr>
          </w:rPrChange>
        </w:rPr>
      </w:pPr>
      <w:ins w:id="4554" w:author="SHAHZAIB KHAN" w:date="2026-10-07T21:03:00Z">
        <w:r w:rsidRPr="007F709E">
          <w:rPr>
            <w:rFonts w:ascii="Times New Roman" w:eastAsia="Times New Roman" w:hAnsi="Times New Roman" w:cs="Times New Roman"/>
            <w:sz w:val="24"/>
            <w:szCs w:val="24"/>
            <w:u w:val="single"/>
            <w:rPrChange w:id="4555" w:author="SHAHZAIB KHAN" w:date="2026-10-07T21:04:00Z" w16du:dateUtc="2026-10-07T16:04:00Z">
              <w:rPr>
                <w:rFonts w:ascii="Times New Roman" w:eastAsia="Times New Roman" w:hAnsi="Times New Roman" w:cs="Times New Roman"/>
                <w:b/>
                <w:bCs/>
                <w:sz w:val="24"/>
                <w:szCs w:val="24"/>
                <w:u w:val="single"/>
              </w:rPr>
            </w:rPrChange>
          </w:rPr>
          <w:t>4.1. Area Not Available</w:t>
        </w:r>
      </w:ins>
    </w:p>
    <w:p w14:paraId="4942C56D" w14:textId="77777777" w:rsidR="007F709E" w:rsidRPr="007F709E" w:rsidRDefault="007F709E" w:rsidP="007F709E">
      <w:pPr>
        <w:numPr>
          <w:ilvl w:val="0"/>
          <w:numId w:val="90"/>
        </w:numPr>
        <w:spacing w:before="100" w:beforeAutospacing="1" w:after="100" w:afterAutospacing="1" w:line="240" w:lineRule="auto"/>
        <w:rPr>
          <w:ins w:id="4556" w:author="SHAHZAIB KHAN" w:date="2026-10-07T21:03:00Z"/>
          <w:rFonts w:ascii="Times New Roman" w:eastAsia="Times New Roman" w:hAnsi="Times New Roman" w:cs="Times New Roman"/>
          <w:sz w:val="24"/>
          <w:szCs w:val="24"/>
          <w:u w:val="single"/>
          <w:rPrChange w:id="4557" w:author="SHAHZAIB KHAN" w:date="2026-10-07T21:04:00Z" w16du:dateUtc="2026-10-07T16:04:00Z">
            <w:rPr>
              <w:ins w:id="4558" w:author="SHAHZAIB KHAN" w:date="2026-10-07T21:03:00Z"/>
              <w:rFonts w:ascii="Times New Roman" w:eastAsia="Times New Roman" w:hAnsi="Times New Roman" w:cs="Times New Roman"/>
              <w:b/>
              <w:bCs/>
              <w:sz w:val="24"/>
              <w:szCs w:val="24"/>
              <w:u w:val="single"/>
            </w:rPr>
          </w:rPrChange>
        </w:rPr>
      </w:pPr>
      <w:ins w:id="4559" w:author="SHAHZAIB KHAN" w:date="2026-10-07T21:03:00Z">
        <w:r w:rsidRPr="007F709E">
          <w:rPr>
            <w:rFonts w:ascii="Times New Roman" w:eastAsia="Times New Roman" w:hAnsi="Times New Roman" w:cs="Times New Roman"/>
            <w:sz w:val="24"/>
            <w:szCs w:val="24"/>
            <w:u w:val="single"/>
            <w:rPrChange w:id="4560" w:author="SHAHZAIB KHAN" w:date="2026-10-07T21:04:00Z" w16du:dateUtc="2026-10-07T16:04:00Z">
              <w:rPr>
                <w:rFonts w:ascii="Times New Roman" w:eastAsia="Times New Roman" w:hAnsi="Times New Roman" w:cs="Times New Roman"/>
                <w:b/>
                <w:bCs/>
                <w:sz w:val="24"/>
                <w:szCs w:val="24"/>
                <w:u w:val="single"/>
              </w:rPr>
            </w:rPrChange>
          </w:rPr>
          <w:t>At step 6 of the main success scenario, the system checks the area selected by the Customer.</w:t>
        </w:r>
      </w:ins>
    </w:p>
    <w:p w14:paraId="219CCF46" w14:textId="77777777" w:rsidR="007F709E" w:rsidRPr="007F709E" w:rsidRDefault="007F709E" w:rsidP="007F709E">
      <w:pPr>
        <w:numPr>
          <w:ilvl w:val="0"/>
          <w:numId w:val="90"/>
        </w:numPr>
        <w:spacing w:before="100" w:beforeAutospacing="1" w:after="100" w:afterAutospacing="1" w:line="240" w:lineRule="auto"/>
        <w:rPr>
          <w:ins w:id="4561" w:author="SHAHZAIB KHAN" w:date="2026-10-07T21:03:00Z"/>
          <w:rFonts w:ascii="Times New Roman" w:eastAsia="Times New Roman" w:hAnsi="Times New Roman" w:cs="Times New Roman"/>
          <w:sz w:val="24"/>
          <w:szCs w:val="24"/>
          <w:u w:val="single"/>
          <w:rPrChange w:id="4562" w:author="SHAHZAIB KHAN" w:date="2026-10-07T21:04:00Z" w16du:dateUtc="2026-10-07T16:04:00Z">
            <w:rPr>
              <w:ins w:id="4563" w:author="SHAHZAIB KHAN" w:date="2026-10-07T21:03:00Z"/>
              <w:rFonts w:ascii="Times New Roman" w:eastAsia="Times New Roman" w:hAnsi="Times New Roman" w:cs="Times New Roman"/>
              <w:b/>
              <w:bCs/>
              <w:sz w:val="24"/>
              <w:szCs w:val="24"/>
              <w:u w:val="single"/>
            </w:rPr>
          </w:rPrChange>
        </w:rPr>
      </w:pPr>
      <w:ins w:id="4564" w:author="SHAHZAIB KHAN" w:date="2026-10-07T21:03:00Z">
        <w:r w:rsidRPr="007F709E">
          <w:rPr>
            <w:rFonts w:ascii="Times New Roman" w:eastAsia="Times New Roman" w:hAnsi="Times New Roman" w:cs="Times New Roman"/>
            <w:sz w:val="24"/>
            <w:szCs w:val="24"/>
            <w:u w:val="single"/>
            <w:rPrChange w:id="4565" w:author="SHAHZAIB KHAN" w:date="2026-10-07T21:04:00Z" w16du:dateUtc="2026-10-07T16:04:00Z">
              <w:rPr>
                <w:rFonts w:ascii="Times New Roman" w:eastAsia="Times New Roman" w:hAnsi="Times New Roman" w:cs="Times New Roman"/>
                <w:b/>
                <w:bCs/>
                <w:sz w:val="24"/>
                <w:szCs w:val="24"/>
                <w:u w:val="single"/>
              </w:rPr>
            </w:rPrChange>
          </w:rPr>
          <w:t>The system finds that the bakery does not deliver to this area.</w:t>
        </w:r>
      </w:ins>
    </w:p>
    <w:p w14:paraId="17C880C1" w14:textId="77777777" w:rsidR="007F709E" w:rsidRPr="007F709E" w:rsidRDefault="007F709E" w:rsidP="007F709E">
      <w:pPr>
        <w:numPr>
          <w:ilvl w:val="0"/>
          <w:numId w:val="90"/>
        </w:numPr>
        <w:spacing w:before="100" w:beforeAutospacing="1" w:after="100" w:afterAutospacing="1" w:line="240" w:lineRule="auto"/>
        <w:rPr>
          <w:ins w:id="4566" w:author="SHAHZAIB KHAN" w:date="2026-10-07T21:03:00Z"/>
          <w:rFonts w:ascii="Times New Roman" w:eastAsia="Times New Roman" w:hAnsi="Times New Roman" w:cs="Times New Roman"/>
          <w:sz w:val="24"/>
          <w:szCs w:val="24"/>
          <w:u w:val="single"/>
          <w:rPrChange w:id="4567" w:author="SHAHZAIB KHAN" w:date="2026-10-07T21:04:00Z" w16du:dateUtc="2026-10-07T16:04:00Z">
            <w:rPr>
              <w:ins w:id="4568" w:author="SHAHZAIB KHAN" w:date="2026-10-07T21:03:00Z"/>
              <w:rFonts w:ascii="Times New Roman" w:eastAsia="Times New Roman" w:hAnsi="Times New Roman" w:cs="Times New Roman"/>
              <w:b/>
              <w:bCs/>
              <w:sz w:val="24"/>
              <w:szCs w:val="24"/>
              <w:u w:val="single"/>
            </w:rPr>
          </w:rPrChange>
        </w:rPr>
      </w:pPr>
      <w:ins w:id="4569" w:author="SHAHZAIB KHAN" w:date="2026-10-07T21:03:00Z">
        <w:r w:rsidRPr="007F709E">
          <w:rPr>
            <w:rFonts w:ascii="Times New Roman" w:eastAsia="Times New Roman" w:hAnsi="Times New Roman" w:cs="Times New Roman"/>
            <w:sz w:val="24"/>
            <w:szCs w:val="24"/>
            <w:u w:val="single"/>
            <w:rPrChange w:id="4570" w:author="SHAHZAIB KHAN" w:date="2026-10-07T21:04:00Z" w16du:dateUtc="2026-10-07T16:04:00Z">
              <w:rPr>
                <w:rFonts w:ascii="Times New Roman" w:eastAsia="Times New Roman" w:hAnsi="Times New Roman" w:cs="Times New Roman"/>
                <w:b/>
                <w:bCs/>
                <w:sz w:val="24"/>
                <w:szCs w:val="24"/>
                <w:u w:val="single"/>
              </w:rPr>
            </w:rPrChange>
          </w:rPr>
          <w:t>The system sets the Area Status as Not Valid, shows a message that delivery is not available there and asks the Customer to select another area.</w:t>
        </w:r>
      </w:ins>
    </w:p>
    <w:p w14:paraId="02003B2B" w14:textId="77777777" w:rsidR="007F709E" w:rsidRPr="007F709E" w:rsidRDefault="007F709E" w:rsidP="007F709E">
      <w:pPr>
        <w:numPr>
          <w:ilvl w:val="0"/>
          <w:numId w:val="90"/>
        </w:numPr>
        <w:spacing w:before="100" w:beforeAutospacing="1" w:after="100" w:afterAutospacing="1" w:line="240" w:lineRule="auto"/>
        <w:rPr>
          <w:ins w:id="4571" w:author="SHAHZAIB KHAN" w:date="2026-10-07T21:03:00Z"/>
          <w:rFonts w:ascii="Times New Roman" w:eastAsia="Times New Roman" w:hAnsi="Times New Roman" w:cs="Times New Roman"/>
          <w:sz w:val="24"/>
          <w:szCs w:val="24"/>
          <w:u w:val="single"/>
          <w:rPrChange w:id="4572" w:author="SHAHZAIB KHAN" w:date="2026-10-07T21:04:00Z" w16du:dateUtc="2026-10-07T16:04:00Z">
            <w:rPr>
              <w:ins w:id="4573" w:author="SHAHZAIB KHAN" w:date="2026-10-07T21:03:00Z"/>
              <w:rFonts w:ascii="Times New Roman" w:eastAsia="Times New Roman" w:hAnsi="Times New Roman" w:cs="Times New Roman"/>
              <w:b/>
              <w:bCs/>
              <w:sz w:val="24"/>
              <w:szCs w:val="24"/>
              <w:u w:val="single"/>
            </w:rPr>
          </w:rPrChange>
        </w:rPr>
      </w:pPr>
      <w:ins w:id="4574" w:author="SHAHZAIB KHAN" w:date="2026-10-07T21:03:00Z">
        <w:r w:rsidRPr="007F709E">
          <w:rPr>
            <w:rFonts w:ascii="Times New Roman" w:eastAsia="Times New Roman" w:hAnsi="Times New Roman" w:cs="Times New Roman"/>
            <w:sz w:val="24"/>
            <w:szCs w:val="24"/>
            <w:u w:val="single"/>
            <w:rPrChange w:id="4575" w:author="SHAHZAIB KHAN" w:date="2026-10-07T21:04:00Z" w16du:dateUtc="2026-10-07T16:04:00Z">
              <w:rPr>
                <w:rFonts w:ascii="Times New Roman" w:eastAsia="Times New Roman" w:hAnsi="Times New Roman" w:cs="Times New Roman"/>
                <w:b/>
                <w:bCs/>
                <w:sz w:val="24"/>
                <w:szCs w:val="24"/>
                <w:u w:val="single"/>
              </w:rPr>
            </w:rPrChange>
          </w:rPr>
          <w:t xml:space="preserve">The Customer selects another </w:t>
        </w:r>
        <w:proofErr w:type="gramStart"/>
        <w:r w:rsidRPr="007F709E">
          <w:rPr>
            <w:rFonts w:ascii="Times New Roman" w:eastAsia="Times New Roman" w:hAnsi="Times New Roman" w:cs="Times New Roman"/>
            <w:sz w:val="24"/>
            <w:szCs w:val="24"/>
            <w:u w:val="single"/>
            <w:rPrChange w:id="4576" w:author="SHAHZAIB KHAN" w:date="2026-10-07T21:04:00Z" w16du:dateUtc="2026-10-07T16:04:00Z">
              <w:rPr>
                <w:rFonts w:ascii="Times New Roman" w:eastAsia="Times New Roman" w:hAnsi="Times New Roman" w:cs="Times New Roman"/>
                <w:b/>
                <w:bCs/>
                <w:sz w:val="24"/>
                <w:szCs w:val="24"/>
                <w:u w:val="single"/>
              </w:rPr>
            </w:rPrChange>
          </w:rPr>
          <w:t>area</w:t>
        </w:r>
        <w:proofErr w:type="gramEnd"/>
        <w:r w:rsidRPr="007F709E">
          <w:rPr>
            <w:rFonts w:ascii="Times New Roman" w:eastAsia="Times New Roman" w:hAnsi="Times New Roman" w:cs="Times New Roman"/>
            <w:sz w:val="24"/>
            <w:szCs w:val="24"/>
            <w:u w:val="single"/>
            <w:rPrChange w:id="4577" w:author="SHAHZAIB KHAN" w:date="2026-10-07T21:04:00Z" w16du:dateUtc="2026-10-07T16:04:00Z">
              <w:rPr>
                <w:rFonts w:ascii="Times New Roman" w:eastAsia="Times New Roman" w:hAnsi="Times New Roman" w:cs="Times New Roman"/>
                <w:b/>
                <w:bCs/>
                <w:sz w:val="24"/>
                <w:szCs w:val="24"/>
                <w:u w:val="single"/>
              </w:rPr>
            </w:rPrChange>
          </w:rPr>
          <w:t xml:space="preserve"> and the flow continues from step 3 of the main success scenario.</w:t>
        </w:r>
      </w:ins>
    </w:p>
    <w:p w14:paraId="5DEA85EF" w14:textId="77777777" w:rsidR="007F709E" w:rsidRPr="007F709E" w:rsidRDefault="007F709E" w:rsidP="007F709E">
      <w:pPr>
        <w:spacing w:before="100" w:beforeAutospacing="1" w:after="100" w:afterAutospacing="1" w:line="240" w:lineRule="auto"/>
        <w:ind w:left="720"/>
        <w:rPr>
          <w:ins w:id="4578" w:author="SHAHZAIB KHAN" w:date="2026-10-07T21:03:00Z"/>
          <w:rFonts w:ascii="Times New Roman" w:eastAsia="Times New Roman" w:hAnsi="Times New Roman" w:cs="Times New Roman"/>
          <w:sz w:val="24"/>
          <w:szCs w:val="24"/>
          <w:u w:val="single"/>
          <w:rPrChange w:id="4579" w:author="SHAHZAIB KHAN" w:date="2026-10-07T21:04:00Z" w16du:dateUtc="2026-10-07T16:04:00Z">
            <w:rPr>
              <w:ins w:id="4580" w:author="SHAHZAIB KHAN" w:date="2026-10-07T21:03:00Z"/>
              <w:rFonts w:ascii="Times New Roman" w:eastAsia="Times New Roman" w:hAnsi="Times New Roman" w:cs="Times New Roman"/>
              <w:b/>
              <w:bCs/>
              <w:sz w:val="24"/>
              <w:szCs w:val="24"/>
              <w:u w:val="single"/>
            </w:rPr>
          </w:rPrChange>
        </w:rPr>
      </w:pPr>
      <w:ins w:id="4581" w:author="SHAHZAIB KHAN" w:date="2026-10-07T21:03:00Z">
        <w:r w:rsidRPr="007F709E">
          <w:rPr>
            <w:rFonts w:ascii="Times New Roman" w:eastAsia="Times New Roman" w:hAnsi="Times New Roman" w:cs="Times New Roman"/>
            <w:sz w:val="24"/>
            <w:szCs w:val="24"/>
            <w:u w:val="single"/>
            <w:rPrChange w:id="4582" w:author="SHAHZAIB KHAN" w:date="2026-10-07T21:04:00Z" w16du:dateUtc="2026-10-07T16:04:00Z">
              <w:rPr>
                <w:rFonts w:ascii="Times New Roman" w:eastAsia="Times New Roman" w:hAnsi="Times New Roman" w:cs="Times New Roman"/>
                <w:b/>
                <w:bCs/>
                <w:sz w:val="24"/>
                <w:szCs w:val="24"/>
                <w:u w:val="single"/>
              </w:rPr>
            </w:rPrChange>
          </w:rPr>
          <w:t>4.2. Invalid Address Details</w:t>
        </w:r>
      </w:ins>
    </w:p>
    <w:p w14:paraId="09210D34" w14:textId="77777777" w:rsidR="007F709E" w:rsidRPr="007F709E" w:rsidRDefault="007F709E" w:rsidP="007F709E">
      <w:pPr>
        <w:numPr>
          <w:ilvl w:val="0"/>
          <w:numId w:val="91"/>
        </w:numPr>
        <w:spacing w:before="100" w:beforeAutospacing="1" w:after="100" w:afterAutospacing="1" w:line="240" w:lineRule="auto"/>
        <w:rPr>
          <w:ins w:id="4583" w:author="SHAHZAIB KHAN" w:date="2026-10-07T21:03:00Z"/>
          <w:rFonts w:ascii="Times New Roman" w:eastAsia="Times New Roman" w:hAnsi="Times New Roman" w:cs="Times New Roman"/>
          <w:sz w:val="24"/>
          <w:szCs w:val="24"/>
          <w:u w:val="single"/>
          <w:rPrChange w:id="4584" w:author="SHAHZAIB KHAN" w:date="2026-10-07T21:04:00Z" w16du:dateUtc="2026-10-07T16:04:00Z">
            <w:rPr>
              <w:ins w:id="4585" w:author="SHAHZAIB KHAN" w:date="2026-10-07T21:03:00Z"/>
              <w:rFonts w:ascii="Times New Roman" w:eastAsia="Times New Roman" w:hAnsi="Times New Roman" w:cs="Times New Roman"/>
              <w:b/>
              <w:bCs/>
              <w:sz w:val="24"/>
              <w:szCs w:val="24"/>
              <w:u w:val="single"/>
            </w:rPr>
          </w:rPrChange>
        </w:rPr>
      </w:pPr>
      <w:ins w:id="4586" w:author="SHAHZAIB KHAN" w:date="2026-10-07T21:03:00Z">
        <w:r w:rsidRPr="007F709E">
          <w:rPr>
            <w:rFonts w:ascii="Times New Roman" w:eastAsia="Times New Roman" w:hAnsi="Times New Roman" w:cs="Times New Roman"/>
            <w:sz w:val="24"/>
            <w:szCs w:val="24"/>
            <w:u w:val="single"/>
            <w:rPrChange w:id="4587" w:author="SHAHZAIB KHAN" w:date="2026-10-07T21:04:00Z" w16du:dateUtc="2026-10-07T16:04:00Z">
              <w:rPr>
                <w:rFonts w:ascii="Times New Roman" w:eastAsia="Times New Roman" w:hAnsi="Times New Roman" w:cs="Times New Roman"/>
                <w:b/>
                <w:bCs/>
                <w:sz w:val="24"/>
                <w:szCs w:val="24"/>
                <w:u w:val="single"/>
              </w:rPr>
            </w:rPrChange>
          </w:rPr>
          <w:lastRenderedPageBreak/>
          <w:t>At step 6 of the main success scenario, the system checks the address details entered by the Customer.</w:t>
        </w:r>
      </w:ins>
    </w:p>
    <w:p w14:paraId="5404332B" w14:textId="77777777" w:rsidR="007F709E" w:rsidRPr="007F709E" w:rsidRDefault="007F709E" w:rsidP="007F709E">
      <w:pPr>
        <w:numPr>
          <w:ilvl w:val="0"/>
          <w:numId w:val="91"/>
        </w:numPr>
        <w:spacing w:before="100" w:beforeAutospacing="1" w:after="100" w:afterAutospacing="1" w:line="240" w:lineRule="auto"/>
        <w:rPr>
          <w:ins w:id="4588" w:author="SHAHZAIB KHAN" w:date="2026-10-07T21:03:00Z"/>
          <w:rFonts w:ascii="Times New Roman" w:eastAsia="Times New Roman" w:hAnsi="Times New Roman" w:cs="Times New Roman"/>
          <w:sz w:val="24"/>
          <w:szCs w:val="24"/>
          <w:u w:val="single"/>
          <w:rPrChange w:id="4589" w:author="SHAHZAIB KHAN" w:date="2026-10-07T21:04:00Z" w16du:dateUtc="2026-10-07T16:04:00Z">
            <w:rPr>
              <w:ins w:id="4590" w:author="SHAHZAIB KHAN" w:date="2026-10-07T21:03:00Z"/>
              <w:rFonts w:ascii="Times New Roman" w:eastAsia="Times New Roman" w:hAnsi="Times New Roman" w:cs="Times New Roman"/>
              <w:b/>
              <w:bCs/>
              <w:sz w:val="24"/>
              <w:szCs w:val="24"/>
              <w:u w:val="single"/>
            </w:rPr>
          </w:rPrChange>
        </w:rPr>
      </w:pPr>
      <w:ins w:id="4591" w:author="SHAHZAIB KHAN" w:date="2026-10-07T21:03:00Z">
        <w:r w:rsidRPr="007F709E">
          <w:rPr>
            <w:rFonts w:ascii="Times New Roman" w:eastAsia="Times New Roman" w:hAnsi="Times New Roman" w:cs="Times New Roman"/>
            <w:sz w:val="24"/>
            <w:szCs w:val="24"/>
            <w:u w:val="single"/>
            <w:rPrChange w:id="4592" w:author="SHAHZAIB KHAN" w:date="2026-10-07T21:04:00Z" w16du:dateUtc="2026-10-07T16:04:00Z">
              <w:rPr>
                <w:rFonts w:ascii="Times New Roman" w:eastAsia="Times New Roman" w:hAnsi="Times New Roman" w:cs="Times New Roman"/>
                <w:b/>
                <w:bCs/>
                <w:sz w:val="24"/>
                <w:szCs w:val="24"/>
                <w:u w:val="single"/>
              </w:rPr>
            </w:rPrChange>
          </w:rPr>
          <w:t xml:space="preserve">The system finds that some </w:t>
        </w:r>
        <w:proofErr w:type="gramStart"/>
        <w:r w:rsidRPr="007F709E">
          <w:rPr>
            <w:rFonts w:ascii="Times New Roman" w:eastAsia="Times New Roman" w:hAnsi="Times New Roman" w:cs="Times New Roman"/>
            <w:sz w:val="24"/>
            <w:szCs w:val="24"/>
            <w:u w:val="single"/>
            <w:rPrChange w:id="4593" w:author="SHAHZAIB KHAN" w:date="2026-10-07T21:04:00Z" w16du:dateUtc="2026-10-07T16:04:00Z">
              <w:rPr>
                <w:rFonts w:ascii="Times New Roman" w:eastAsia="Times New Roman" w:hAnsi="Times New Roman" w:cs="Times New Roman"/>
                <w:b/>
                <w:bCs/>
                <w:sz w:val="24"/>
                <w:szCs w:val="24"/>
                <w:u w:val="single"/>
              </w:rPr>
            </w:rPrChange>
          </w:rPr>
          <w:t>detail is</w:t>
        </w:r>
        <w:proofErr w:type="gramEnd"/>
        <w:r w:rsidRPr="007F709E">
          <w:rPr>
            <w:rFonts w:ascii="Times New Roman" w:eastAsia="Times New Roman" w:hAnsi="Times New Roman" w:cs="Times New Roman"/>
            <w:sz w:val="24"/>
            <w:szCs w:val="24"/>
            <w:u w:val="single"/>
            <w:rPrChange w:id="4594" w:author="SHAHZAIB KHAN" w:date="2026-10-07T21:04:00Z" w16du:dateUtc="2026-10-07T16:04:00Z">
              <w:rPr>
                <w:rFonts w:ascii="Times New Roman" w:eastAsia="Times New Roman" w:hAnsi="Times New Roman" w:cs="Times New Roman"/>
                <w:b/>
                <w:bCs/>
                <w:sz w:val="24"/>
                <w:szCs w:val="24"/>
                <w:u w:val="single"/>
              </w:rPr>
            </w:rPrChange>
          </w:rPr>
          <w:t xml:space="preserve"> wrong or missing.</w:t>
        </w:r>
      </w:ins>
    </w:p>
    <w:p w14:paraId="402BEA10" w14:textId="77777777" w:rsidR="007F709E" w:rsidRPr="007F709E" w:rsidRDefault="007F709E" w:rsidP="007F709E">
      <w:pPr>
        <w:numPr>
          <w:ilvl w:val="0"/>
          <w:numId w:val="91"/>
        </w:numPr>
        <w:spacing w:before="100" w:beforeAutospacing="1" w:after="100" w:afterAutospacing="1" w:line="240" w:lineRule="auto"/>
        <w:rPr>
          <w:ins w:id="4595" w:author="SHAHZAIB KHAN" w:date="2026-10-07T21:03:00Z"/>
          <w:rFonts w:ascii="Times New Roman" w:eastAsia="Times New Roman" w:hAnsi="Times New Roman" w:cs="Times New Roman"/>
          <w:sz w:val="24"/>
          <w:szCs w:val="24"/>
          <w:u w:val="single"/>
          <w:rPrChange w:id="4596" w:author="SHAHZAIB KHAN" w:date="2026-10-07T21:04:00Z" w16du:dateUtc="2026-10-07T16:04:00Z">
            <w:rPr>
              <w:ins w:id="4597" w:author="SHAHZAIB KHAN" w:date="2026-10-07T21:03:00Z"/>
              <w:rFonts w:ascii="Times New Roman" w:eastAsia="Times New Roman" w:hAnsi="Times New Roman" w:cs="Times New Roman"/>
              <w:b/>
              <w:bCs/>
              <w:sz w:val="24"/>
              <w:szCs w:val="24"/>
              <w:u w:val="single"/>
            </w:rPr>
          </w:rPrChange>
        </w:rPr>
      </w:pPr>
      <w:ins w:id="4598" w:author="SHAHZAIB KHAN" w:date="2026-10-07T21:03:00Z">
        <w:r w:rsidRPr="007F709E">
          <w:rPr>
            <w:rFonts w:ascii="Times New Roman" w:eastAsia="Times New Roman" w:hAnsi="Times New Roman" w:cs="Times New Roman"/>
            <w:sz w:val="24"/>
            <w:szCs w:val="24"/>
            <w:u w:val="single"/>
            <w:rPrChange w:id="4599" w:author="SHAHZAIB KHAN" w:date="2026-10-07T21:04:00Z" w16du:dateUtc="2026-10-07T16:04:00Z">
              <w:rPr>
                <w:rFonts w:ascii="Times New Roman" w:eastAsia="Times New Roman" w:hAnsi="Times New Roman" w:cs="Times New Roman"/>
                <w:b/>
                <w:bCs/>
                <w:sz w:val="24"/>
                <w:szCs w:val="24"/>
                <w:u w:val="single"/>
              </w:rPr>
            </w:rPrChange>
          </w:rPr>
          <w:t>The system shows an error message and asks the Customer to enter the address details again.</w:t>
        </w:r>
      </w:ins>
    </w:p>
    <w:p w14:paraId="6FBF41CC" w14:textId="77777777" w:rsidR="007F709E" w:rsidRPr="007F709E" w:rsidRDefault="007F709E" w:rsidP="007F709E">
      <w:pPr>
        <w:numPr>
          <w:ilvl w:val="0"/>
          <w:numId w:val="91"/>
        </w:numPr>
        <w:spacing w:before="100" w:beforeAutospacing="1" w:after="100" w:afterAutospacing="1" w:line="240" w:lineRule="auto"/>
        <w:rPr>
          <w:ins w:id="4600" w:author="SHAHZAIB KHAN" w:date="2026-10-07T21:03:00Z"/>
          <w:rFonts w:ascii="Times New Roman" w:eastAsia="Times New Roman" w:hAnsi="Times New Roman" w:cs="Times New Roman"/>
          <w:sz w:val="24"/>
          <w:szCs w:val="24"/>
          <w:u w:val="single"/>
          <w:rPrChange w:id="4601" w:author="SHAHZAIB KHAN" w:date="2026-10-07T21:04:00Z" w16du:dateUtc="2026-10-07T16:04:00Z">
            <w:rPr>
              <w:ins w:id="4602" w:author="SHAHZAIB KHAN" w:date="2026-10-07T21:03:00Z"/>
              <w:rFonts w:ascii="Times New Roman" w:eastAsia="Times New Roman" w:hAnsi="Times New Roman" w:cs="Times New Roman"/>
              <w:b/>
              <w:bCs/>
              <w:sz w:val="24"/>
              <w:szCs w:val="24"/>
              <w:u w:val="single"/>
            </w:rPr>
          </w:rPrChange>
        </w:rPr>
      </w:pPr>
      <w:ins w:id="4603" w:author="SHAHZAIB KHAN" w:date="2026-10-07T21:03:00Z">
        <w:r w:rsidRPr="007F709E">
          <w:rPr>
            <w:rFonts w:ascii="Times New Roman" w:eastAsia="Times New Roman" w:hAnsi="Times New Roman" w:cs="Times New Roman"/>
            <w:sz w:val="24"/>
            <w:szCs w:val="24"/>
            <w:u w:val="single"/>
            <w:rPrChange w:id="4604" w:author="SHAHZAIB KHAN" w:date="2026-10-07T21:04:00Z" w16du:dateUtc="2026-10-07T16:04:00Z">
              <w:rPr>
                <w:rFonts w:ascii="Times New Roman" w:eastAsia="Times New Roman" w:hAnsi="Times New Roman" w:cs="Times New Roman"/>
                <w:b/>
                <w:bCs/>
                <w:sz w:val="24"/>
                <w:szCs w:val="24"/>
                <w:u w:val="single"/>
              </w:rPr>
            </w:rPrChange>
          </w:rPr>
          <w:t xml:space="preserve">The Customer corrects the </w:t>
        </w:r>
        <w:proofErr w:type="gramStart"/>
        <w:r w:rsidRPr="007F709E">
          <w:rPr>
            <w:rFonts w:ascii="Times New Roman" w:eastAsia="Times New Roman" w:hAnsi="Times New Roman" w:cs="Times New Roman"/>
            <w:sz w:val="24"/>
            <w:szCs w:val="24"/>
            <w:u w:val="single"/>
            <w:rPrChange w:id="4605" w:author="SHAHZAIB KHAN" w:date="2026-10-07T21:04:00Z" w16du:dateUtc="2026-10-07T16:04:00Z">
              <w:rPr>
                <w:rFonts w:ascii="Times New Roman" w:eastAsia="Times New Roman" w:hAnsi="Times New Roman" w:cs="Times New Roman"/>
                <w:b/>
                <w:bCs/>
                <w:sz w:val="24"/>
                <w:szCs w:val="24"/>
                <w:u w:val="single"/>
              </w:rPr>
            </w:rPrChange>
          </w:rPr>
          <w:t>details</w:t>
        </w:r>
        <w:proofErr w:type="gramEnd"/>
        <w:r w:rsidRPr="007F709E">
          <w:rPr>
            <w:rFonts w:ascii="Times New Roman" w:eastAsia="Times New Roman" w:hAnsi="Times New Roman" w:cs="Times New Roman"/>
            <w:sz w:val="24"/>
            <w:szCs w:val="24"/>
            <w:u w:val="single"/>
            <w:rPrChange w:id="4606" w:author="SHAHZAIB KHAN" w:date="2026-10-07T21:04:00Z" w16du:dateUtc="2026-10-07T16:04:00Z">
              <w:rPr>
                <w:rFonts w:ascii="Times New Roman" w:eastAsia="Times New Roman" w:hAnsi="Times New Roman" w:cs="Times New Roman"/>
                <w:b/>
                <w:bCs/>
                <w:sz w:val="24"/>
                <w:szCs w:val="24"/>
                <w:u w:val="single"/>
              </w:rPr>
            </w:rPrChange>
          </w:rPr>
          <w:t xml:space="preserve"> and the flow continues from step 5 of the main success scenario.</w:t>
        </w:r>
      </w:ins>
    </w:p>
    <w:p w14:paraId="174C3515" w14:textId="77777777" w:rsidR="007F709E" w:rsidRPr="007F709E" w:rsidRDefault="007F709E" w:rsidP="007F709E">
      <w:pPr>
        <w:spacing w:before="100" w:beforeAutospacing="1" w:after="100" w:afterAutospacing="1" w:line="240" w:lineRule="auto"/>
        <w:ind w:left="720"/>
        <w:rPr>
          <w:ins w:id="4607" w:author="SHAHZAIB KHAN" w:date="2026-10-07T21:03:00Z"/>
          <w:rFonts w:ascii="Times New Roman" w:eastAsia="Times New Roman" w:hAnsi="Times New Roman" w:cs="Times New Roman"/>
          <w:sz w:val="24"/>
          <w:szCs w:val="24"/>
          <w:u w:val="single"/>
          <w:rPrChange w:id="4608" w:author="SHAHZAIB KHAN" w:date="2026-10-07T21:04:00Z" w16du:dateUtc="2026-10-07T16:04:00Z">
            <w:rPr>
              <w:ins w:id="4609" w:author="SHAHZAIB KHAN" w:date="2026-10-07T21:03:00Z"/>
              <w:rFonts w:ascii="Times New Roman" w:eastAsia="Times New Roman" w:hAnsi="Times New Roman" w:cs="Times New Roman"/>
              <w:b/>
              <w:bCs/>
              <w:sz w:val="24"/>
              <w:szCs w:val="24"/>
              <w:u w:val="single"/>
            </w:rPr>
          </w:rPrChange>
        </w:rPr>
      </w:pPr>
      <w:ins w:id="4610" w:author="SHAHZAIB KHAN" w:date="2026-10-07T21:03:00Z">
        <w:r w:rsidRPr="007F709E">
          <w:rPr>
            <w:rFonts w:ascii="Times New Roman" w:eastAsia="Times New Roman" w:hAnsi="Times New Roman" w:cs="Times New Roman"/>
            <w:sz w:val="24"/>
            <w:szCs w:val="24"/>
            <w:u w:val="single"/>
            <w:rPrChange w:id="4611" w:author="SHAHZAIB KHAN" w:date="2026-10-07T21:04:00Z" w16du:dateUtc="2026-10-07T16:04:00Z">
              <w:rPr>
                <w:rFonts w:ascii="Times New Roman" w:eastAsia="Times New Roman" w:hAnsi="Times New Roman" w:cs="Times New Roman"/>
                <w:b/>
                <w:bCs/>
                <w:sz w:val="24"/>
                <w:szCs w:val="24"/>
                <w:u w:val="single"/>
              </w:rPr>
            </w:rPrChange>
          </w:rPr>
          <w:t>4.3. Customer Cancels the Selection</w:t>
        </w:r>
      </w:ins>
    </w:p>
    <w:p w14:paraId="619D37C6" w14:textId="77777777" w:rsidR="007F709E" w:rsidRPr="007F709E" w:rsidRDefault="007F709E" w:rsidP="007F709E">
      <w:pPr>
        <w:numPr>
          <w:ilvl w:val="0"/>
          <w:numId w:val="92"/>
        </w:numPr>
        <w:spacing w:before="100" w:beforeAutospacing="1" w:after="100" w:afterAutospacing="1" w:line="240" w:lineRule="auto"/>
        <w:rPr>
          <w:ins w:id="4612" w:author="SHAHZAIB KHAN" w:date="2026-10-07T21:03:00Z"/>
          <w:rFonts w:ascii="Times New Roman" w:eastAsia="Times New Roman" w:hAnsi="Times New Roman" w:cs="Times New Roman"/>
          <w:sz w:val="24"/>
          <w:szCs w:val="24"/>
          <w:u w:val="single"/>
          <w:rPrChange w:id="4613" w:author="SHAHZAIB KHAN" w:date="2026-10-07T21:04:00Z" w16du:dateUtc="2026-10-07T16:04:00Z">
            <w:rPr>
              <w:ins w:id="4614" w:author="SHAHZAIB KHAN" w:date="2026-10-07T21:03:00Z"/>
              <w:rFonts w:ascii="Times New Roman" w:eastAsia="Times New Roman" w:hAnsi="Times New Roman" w:cs="Times New Roman"/>
              <w:b/>
              <w:bCs/>
              <w:sz w:val="24"/>
              <w:szCs w:val="24"/>
              <w:u w:val="single"/>
            </w:rPr>
          </w:rPrChange>
        </w:rPr>
      </w:pPr>
      <w:ins w:id="4615" w:author="SHAHZAIB KHAN" w:date="2026-10-07T21:03:00Z">
        <w:r w:rsidRPr="007F709E">
          <w:rPr>
            <w:rFonts w:ascii="Times New Roman" w:eastAsia="Times New Roman" w:hAnsi="Times New Roman" w:cs="Times New Roman"/>
            <w:sz w:val="24"/>
            <w:szCs w:val="24"/>
            <w:u w:val="single"/>
            <w:rPrChange w:id="4616" w:author="SHAHZAIB KHAN" w:date="2026-10-07T21:04:00Z" w16du:dateUtc="2026-10-07T16:04:00Z">
              <w:rPr>
                <w:rFonts w:ascii="Times New Roman" w:eastAsia="Times New Roman" w:hAnsi="Times New Roman" w:cs="Times New Roman"/>
                <w:b/>
                <w:bCs/>
                <w:sz w:val="24"/>
                <w:szCs w:val="24"/>
                <w:u w:val="single"/>
              </w:rPr>
            </w:rPrChange>
          </w:rPr>
          <w:t>Before step 7 of the main success scenario, the Customer presses the cancel button.</w:t>
        </w:r>
      </w:ins>
    </w:p>
    <w:p w14:paraId="67719C44" w14:textId="77777777" w:rsidR="007F709E" w:rsidRPr="007F709E" w:rsidRDefault="007F709E" w:rsidP="007F709E">
      <w:pPr>
        <w:numPr>
          <w:ilvl w:val="0"/>
          <w:numId w:val="92"/>
        </w:numPr>
        <w:spacing w:before="100" w:beforeAutospacing="1" w:after="100" w:afterAutospacing="1" w:line="240" w:lineRule="auto"/>
        <w:rPr>
          <w:ins w:id="4617" w:author="SHAHZAIB KHAN" w:date="2026-10-07T21:03:00Z"/>
          <w:rFonts w:ascii="Times New Roman" w:eastAsia="Times New Roman" w:hAnsi="Times New Roman" w:cs="Times New Roman"/>
          <w:sz w:val="24"/>
          <w:szCs w:val="24"/>
          <w:u w:val="single"/>
          <w:rPrChange w:id="4618" w:author="SHAHZAIB KHAN" w:date="2026-10-07T21:04:00Z" w16du:dateUtc="2026-10-07T16:04:00Z">
            <w:rPr>
              <w:ins w:id="4619" w:author="SHAHZAIB KHAN" w:date="2026-10-07T21:03:00Z"/>
              <w:rFonts w:ascii="Times New Roman" w:eastAsia="Times New Roman" w:hAnsi="Times New Roman" w:cs="Times New Roman"/>
              <w:b/>
              <w:bCs/>
              <w:sz w:val="24"/>
              <w:szCs w:val="24"/>
              <w:u w:val="single"/>
            </w:rPr>
          </w:rPrChange>
        </w:rPr>
      </w:pPr>
      <w:ins w:id="4620" w:author="SHAHZAIB KHAN" w:date="2026-10-07T21:03:00Z">
        <w:r w:rsidRPr="007F709E">
          <w:rPr>
            <w:rFonts w:ascii="Times New Roman" w:eastAsia="Times New Roman" w:hAnsi="Times New Roman" w:cs="Times New Roman"/>
            <w:sz w:val="24"/>
            <w:szCs w:val="24"/>
            <w:u w:val="single"/>
            <w:rPrChange w:id="4621" w:author="SHAHZAIB KHAN" w:date="2026-10-07T21:04:00Z" w16du:dateUtc="2026-10-07T16:04:00Z">
              <w:rPr>
                <w:rFonts w:ascii="Times New Roman" w:eastAsia="Times New Roman" w:hAnsi="Times New Roman" w:cs="Times New Roman"/>
                <w:b/>
                <w:bCs/>
                <w:sz w:val="24"/>
                <w:szCs w:val="24"/>
                <w:u w:val="single"/>
              </w:rPr>
            </w:rPrChange>
          </w:rPr>
          <w:t>The system asks the Customer to confirm that he or she wants to cancel.</w:t>
        </w:r>
      </w:ins>
    </w:p>
    <w:p w14:paraId="0C84C7C7" w14:textId="77777777" w:rsidR="007F709E" w:rsidRPr="007F709E" w:rsidRDefault="007F709E" w:rsidP="007F709E">
      <w:pPr>
        <w:numPr>
          <w:ilvl w:val="0"/>
          <w:numId w:val="92"/>
        </w:numPr>
        <w:spacing w:before="100" w:beforeAutospacing="1" w:after="100" w:afterAutospacing="1" w:line="240" w:lineRule="auto"/>
        <w:rPr>
          <w:ins w:id="4622" w:author="SHAHZAIB KHAN" w:date="2026-10-07T21:03:00Z"/>
          <w:rFonts w:ascii="Times New Roman" w:eastAsia="Times New Roman" w:hAnsi="Times New Roman" w:cs="Times New Roman"/>
          <w:sz w:val="24"/>
          <w:szCs w:val="24"/>
          <w:u w:val="single"/>
          <w:rPrChange w:id="4623" w:author="SHAHZAIB KHAN" w:date="2026-10-07T21:04:00Z" w16du:dateUtc="2026-10-07T16:04:00Z">
            <w:rPr>
              <w:ins w:id="4624" w:author="SHAHZAIB KHAN" w:date="2026-10-07T21:03:00Z"/>
              <w:rFonts w:ascii="Times New Roman" w:eastAsia="Times New Roman" w:hAnsi="Times New Roman" w:cs="Times New Roman"/>
              <w:b/>
              <w:bCs/>
              <w:sz w:val="24"/>
              <w:szCs w:val="24"/>
              <w:u w:val="single"/>
            </w:rPr>
          </w:rPrChange>
        </w:rPr>
      </w:pPr>
      <w:ins w:id="4625" w:author="SHAHZAIB KHAN" w:date="2026-10-07T21:03:00Z">
        <w:r w:rsidRPr="007F709E">
          <w:rPr>
            <w:rFonts w:ascii="Times New Roman" w:eastAsia="Times New Roman" w:hAnsi="Times New Roman" w:cs="Times New Roman"/>
            <w:sz w:val="24"/>
            <w:szCs w:val="24"/>
            <w:u w:val="single"/>
            <w:rPrChange w:id="4626" w:author="SHAHZAIB KHAN" w:date="2026-10-07T21:04:00Z" w16du:dateUtc="2026-10-07T16:04:00Z">
              <w:rPr>
                <w:rFonts w:ascii="Times New Roman" w:eastAsia="Times New Roman" w:hAnsi="Times New Roman" w:cs="Times New Roman"/>
                <w:b/>
                <w:bCs/>
                <w:sz w:val="24"/>
                <w:szCs w:val="24"/>
                <w:u w:val="single"/>
              </w:rPr>
            </w:rPrChange>
          </w:rPr>
          <w:t>The Customer confirms the cancellation.</w:t>
        </w:r>
      </w:ins>
    </w:p>
    <w:p w14:paraId="5CF0E66C" w14:textId="77777777" w:rsidR="007F709E" w:rsidRPr="007F709E" w:rsidRDefault="007F709E" w:rsidP="007F709E">
      <w:pPr>
        <w:numPr>
          <w:ilvl w:val="0"/>
          <w:numId w:val="92"/>
        </w:numPr>
        <w:spacing w:before="100" w:beforeAutospacing="1" w:after="100" w:afterAutospacing="1" w:line="240" w:lineRule="auto"/>
        <w:rPr>
          <w:ins w:id="4627" w:author="SHAHZAIB KHAN" w:date="2026-10-07T21:03:00Z"/>
          <w:rFonts w:ascii="Times New Roman" w:eastAsia="Times New Roman" w:hAnsi="Times New Roman" w:cs="Times New Roman"/>
          <w:sz w:val="24"/>
          <w:szCs w:val="24"/>
          <w:u w:val="single"/>
          <w:rPrChange w:id="4628" w:author="SHAHZAIB KHAN" w:date="2026-10-07T21:04:00Z" w16du:dateUtc="2026-10-07T16:04:00Z">
            <w:rPr>
              <w:ins w:id="4629" w:author="SHAHZAIB KHAN" w:date="2026-10-07T21:03:00Z"/>
              <w:rFonts w:ascii="Times New Roman" w:eastAsia="Times New Roman" w:hAnsi="Times New Roman" w:cs="Times New Roman"/>
              <w:b/>
              <w:bCs/>
              <w:sz w:val="24"/>
              <w:szCs w:val="24"/>
              <w:u w:val="single"/>
            </w:rPr>
          </w:rPrChange>
        </w:rPr>
      </w:pPr>
      <w:ins w:id="4630" w:author="SHAHZAIB KHAN" w:date="2026-10-07T21:03:00Z">
        <w:r w:rsidRPr="007F709E">
          <w:rPr>
            <w:rFonts w:ascii="Times New Roman" w:eastAsia="Times New Roman" w:hAnsi="Times New Roman" w:cs="Times New Roman"/>
            <w:sz w:val="24"/>
            <w:szCs w:val="24"/>
            <w:u w:val="single"/>
            <w:rPrChange w:id="4631" w:author="SHAHZAIB KHAN" w:date="2026-10-07T21:04:00Z" w16du:dateUtc="2026-10-07T16:04:00Z">
              <w:rPr>
                <w:rFonts w:ascii="Times New Roman" w:eastAsia="Times New Roman" w:hAnsi="Times New Roman" w:cs="Times New Roman"/>
                <w:b/>
                <w:bCs/>
                <w:sz w:val="24"/>
                <w:szCs w:val="24"/>
                <w:u w:val="single"/>
              </w:rPr>
            </w:rPrChange>
          </w:rPr>
          <w:t>The system does not save the selected area, keeps the selected items as they are and takes the Customer back to the order page.</w:t>
        </w:r>
      </w:ins>
    </w:p>
    <w:p w14:paraId="20C4A1DE" w14:textId="77777777" w:rsidR="007F709E" w:rsidRPr="007F709E" w:rsidRDefault="007F709E" w:rsidP="007F709E">
      <w:pPr>
        <w:spacing w:before="100" w:beforeAutospacing="1" w:after="100" w:afterAutospacing="1" w:line="240" w:lineRule="auto"/>
        <w:ind w:left="720"/>
        <w:rPr>
          <w:ins w:id="4632" w:author="SHAHZAIB KHAN" w:date="2026-10-07T21:03:00Z"/>
          <w:rFonts w:ascii="Times New Roman" w:eastAsia="Times New Roman" w:hAnsi="Times New Roman" w:cs="Times New Roman"/>
          <w:sz w:val="24"/>
          <w:szCs w:val="24"/>
          <w:u w:val="single"/>
          <w:rPrChange w:id="4633" w:author="SHAHZAIB KHAN" w:date="2026-10-07T21:04:00Z" w16du:dateUtc="2026-10-07T16:04:00Z">
            <w:rPr>
              <w:ins w:id="4634" w:author="SHAHZAIB KHAN" w:date="2026-10-07T21:03:00Z"/>
              <w:rFonts w:ascii="Times New Roman" w:eastAsia="Times New Roman" w:hAnsi="Times New Roman" w:cs="Times New Roman"/>
              <w:b/>
              <w:bCs/>
              <w:sz w:val="24"/>
              <w:szCs w:val="24"/>
              <w:u w:val="single"/>
            </w:rPr>
          </w:rPrChange>
        </w:rPr>
      </w:pPr>
      <w:ins w:id="4635" w:author="SHAHZAIB KHAN" w:date="2026-10-07T21:03:00Z">
        <w:r w:rsidRPr="007F709E">
          <w:rPr>
            <w:rFonts w:ascii="Times New Roman" w:eastAsia="Times New Roman" w:hAnsi="Times New Roman" w:cs="Times New Roman"/>
            <w:sz w:val="24"/>
            <w:szCs w:val="24"/>
            <w:u w:val="single"/>
            <w:rPrChange w:id="4636" w:author="SHAHZAIB KHAN" w:date="2026-10-07T21:04:00Z" w16du:dateUtc="2026-10-07T16:04:00Z">
              <w:rPr>
                <w:rFonts w:ascii="Times New Roman" w:eastAsia="Times New Roman" w:hAnsi="Times New Roman" w:cs="Times New Roman"/>
                <w:b/>
                <w:bCs/>
                <w:sz w:val="24"/>
                <w:szCs w:val="24"/>
                <w:u w:val="single"/>
              </w:rPr>
            </w:rPrChange>
          </w:rPr>
          <w:t>4.4. No Delivery Area Available</w:t>
        </w:r>
      </w:ins>
    </w:p>
    <w:p w14:paraId="328272F4" w14:textId="77777777" w:rsidR="007F709E" w:rsidRPr="007F709E" w:rsidRDefault="007F709E" w:rsidP="007F709E">
      <w:pPr>
        <w:numPr>
          <w:ilvl w:val="0"/>
          <w:numId w:val="93"/>
        </w:numPr>
        <w:spacing w:before="100" w:beforeAutospacing="1" w:after="100" w:afterAutospacing="1" w:line="240" w:lineRule="auto"/>
        <w:rPr>
          <w:ins w:id="4637" w:author="SHAHZAIB KHAN" w:date="2026-10-07T21:03:00Z"/>
          <w:rFonts w:ascii="Times New Roman" w:eastAsia="Times New Roman" w:hAnsi="Times New Roman" w:cs="Times New Roman"/>
          <w:sz w:val="24"/>
          <w:szCs w:val="24"/>
          <w:u w:val="single"/>
          <w:rPrChange w:id="4638" w:author="SHAHZAIB KHAN" w:date="2026-10-07T21:04:00Z" w16du:dateUtc="2026-10-07T16:04:00Z">
            <w:rPr>
              <w:ins w:id="4639" w:author="SHAHZAIB KHAN" w:date="2026-10-07T21:03:00Z"/>
              <w:rFonts w:ascii="Times New Roman" w:eastAsia="Times New Roman" w:hAnsi="Times New Roman" w:cs="Times New Roman"/>
              <w:b/>
              <w:bCs/>
              <w:sz w:val="24"/>
              <w:szCs w:val="24"/>
              <w:u w:val="single"/>
            </w:rPr>
          </w:rPrChange>
        </w:rPr>
      </w:pPr>
      <w:ins w:id="4640" w:author="SHAHZAIB KHAN" w:date="2026-10-07T21:03:00Z">
        <w:r w:rsidRPr="007F709E">
          <w:rPr>
            <w:rFonts w:ascii="Times New Roman" w:eastAsia="Times New Roman" w:hAnsi="Times New Roman" w:cs="Times New Roman"/>
            <w:sz w:val="24"/>
            <w:szCs w:val="24"/>
            <w:u w:val="single"/>
            <w:rPrChange w:id="4641" w:author="SHAHZAIB KHAN" w:date="2026-10-07T21:04:00Z" w16du:dateUtc="2026-10-07T16:04:00Z">
              <w:rPr>
                <w:rFonts w:ascii="Times New Roman" w:eastAsia="Times New Roman" w:hAnsi="Times New Roman" w:cs="Times New Roman"/>
                <w:b/>
                <w:bCs/>
                <w:sz w:val="24"/>
                <w:szCs w:val="24"/>
                <w:u w:val="single"/>
              </w:rPr>
            </w:rPrChange>
          </w:rPr>
          <w:t xml:space="preserve">At step 2 of the main success scenario, the system finds that no delivery area is open </w:t>
        </w:r>
        <w:proofErr w:type="gramStart"/>
        <w:r w:rsidRPr="007F709E">
          <w:rPr>
            <w:rFonts w:ascii="Times New Roman" w:eastAsia="Times New Roman" w:hAnsi="Times New Roman" w:cs="Times New Roman"/>
            <w:sz w:val="24"/>
            <w:szCs w:val="24"/>
            <w:u w:val="single"/>
            <w:rPrChange w:id="4642" w:author="SHAHZAIB KHAN" w:date="2026-10-07T21:04:00Z" w16du:dateUtc="2026-10-07T16:04:00Z">
              <w:rPr>
                <w:rFonts w:ascii="Times New Roman" w:eastAsia="Times New Roman" w:hAnsi="Times New Roman" w:cs="Times New Roman"/>
                <w:b/>
                <w:bCs/>
                <w:sz w:val="24"/>
                <w:szCs w:val="24"/>
                <w:u w:val="single"/>
              </w:rPr>
            </w:rPrChange>
          </w:rPr>
          <w:t>at this time</w:t>
        </w:r>
        <w:proofErr w:type="gramEnd"/>
        <w:r w:rsidRPr="007F709E">
          <w:rPr>
            <w:rFonts w:ascii="Times New Roman" w:eastAsia="Times New Roman" w:hAnsi="Times New Roman" w:cs="Times New Roman"/>
            <w:sz w:val="24"/>
            <w:szCs w:val="24"/>
            <w:u w:val="single"/>
            <w:rPrChange w:id="4643" w:author="SHAHZAIB KHAN" w:date="2026-10-07T21:04:00Z" w16du:dateUtc="2026-10-07T16:04:00Z">
              <w:rPr>
                <w:rFonts w:ascii="Times New Roman" w:eastAsia="Times New Roman" w:hAnsi="Times New Roman" w:cs="Times New Roman"/>
                <w:b/>
                <w:bCs/>
                <w:sz w:val="24"/>
                <w:szCs w:val="24"/>
                <w:u w:val="single"/>
              </w:rPr>
            </w:rPrChange>
          </w:rPr>
          <w:t>.</w:t>
        </w:r>
      </w:ins>
    </w:p>
    <w:p w14:paraId="5180C20C" w14:textId="77777777" w:rsidR="007F709E" w:rsidRPr="007F709E" w:rsidRDefault="007F709E" w:rsidP="007F709E">
      <w:pPr>
        <w:numPr>
          <w:ilvl w:val="0"/>
          <w:numId w:val="93"/>
        </w:numPr>
        <w:spacing w:before="100" w:beforeAutospacing="1" w:after="100" w:afterAutospacing="1" w:line="240" w:lineRule="auto"/>
        <w:rPr>
          <w:ins w:id="4644" w:author="SHAHZAIB KHAN" w:date="2026-10-07T21:03:00Z"/>
          <w:rFonts w:ascii="Times New Roman" w:eastAsia="Times New Roman" w:hAnsi="Times New Roman" w:cs="Times New Roman"/>
          <w:sz w:val="24"/>
          <w:szCs w:val="24"/>
          <w:u w:val="single"/>
          <w:rPrChange w:id="4645" w:author="SHAHZAIB KHAN" w:date="2026-10-07T21:04:00Z" w16du:dateUtc="2026-10-07T16:04:00Z">
            <w:rPr>
              <w:ins w:id="4646" w:author="SHAHZAIB KHAN" w:date="2026-10-07T21:03:00Z"/>
              <w:rFonts w:ascii="Times New Roman" w:eastAsia="Times New Roman" w:hAnsi="Times New Roman" w:cs="Times New Roman"/>
              <w:b/>
              <w:bCs/>
              <w:sz w:val="24"/>
              <w:szCs w:val="24"/>
              <w:u w:val="single"/>
            </w:rPr>
          </w:rPrChange>
        </w:rPr>
      </w:pPr>
      <w:ins w:id="4647" w:author="SHAHZAIB KHAN" w:date="2026-10-07T21:03:00Z">
        <w:r w:rsidRPr="007F709E">
          <w:rPr>
            <w:rFonts w:ascii="Times New Roman" w:eastAsia="Times New Roman" w:hAnsi="Times New Roman" w:cs="Times New Roman"/>
            <w:sz w:val="24"/>
            <w:szCs w:val="24"/>
            <w:u w:val="single"/>
            <w:rPrChange w:id="4648" w:author="SHAHZAIB KHAN" w:date="2026-10-07T21:04:00Z" w16du:dateUtc="2026-10-07T16:04:00Z">
              <w:rPr>
                <w:rFonts w:ascii="Times New Roman" w:eastAsia="Times New Roman" w:hAnsi="Times New Roman" w:cs="Times New Roman"/>
                <w:b/>
                <w:bCs/>
                <w:sz w:val="24"/>
                <w:szCs w:val="24"/>
                <w:u w:val="single"/>
              </w:rPr>
            </w:rPrChange>
          </w:rPr>
          <w:t>The system shows a message that delivery is not available right now.</w:t>
        </w:r>
      </w:ins>
    </w:p>
    <w:p w14:paraId="53A1242B" w14:textId="77777777" w:rsidR="007F709E" w:rsidRPr="007F709E" w:rsidRDefault="007F709E" w:rsidP="007F709E">
      <w:pPr>
        <w:numPr>
          <w:ilvl w:val="0"/>
          <w:numId w:val="93"/>
        </w:numPr>
        <w:spacing w:before="100" w:beforeAutospacing="1" w:after="100" w:afterAutospacing="1" w:line="240" w:lineRule="auto"/>
        <w:rPr>
          <w:ins w:id="4649" w:author="SHAHZAIB KHAN" w:date="2026-10-07T21:03:00Z"/>
          <w:rFonts w:ascii="Times New Roman" w:eastAsia="Times New Roman" w:hAnsi="Times New Roman" w:cs="Times New Roman"/>
          <w:sz w:val="24"/>
          <w:szCs w:val="24"/>
          <w:u w:val="single"/>
          <w:rPrChange w:id="4650" w:author="SHAHZAIB KHAN" w:date="2026-10-07T21:04:00Z" w16du:dateUtc="2026-10-07T16:04:00Z">
            <w:rPr>
              <w:ins w:id="4651" w:author="SHAHZAIB KHAN" w:date="2026-10-07T21:03:00Z"/>
              <w:rFonts w:ascii="Times New Roman" w:eastAsia="Times New Roman" w:hAnsi="Times New Roman" w:cs="Times New Roman"/>
              <w:b/>
              <w:bCs/>
              <w:sz w:val="24"/>
              <w:szCs w:val="24"/>
              <w:u w:val="single"/>
            </w:rPr>
          </w:rPrChange>
        </w:rPr>
      </w:pPr>
      <w:ins w:id="4652" w:author="SHAHZAIB KHAN" w:date="2026-10-07T21:03:00Z">
        <w:r w:rsidRPr="007F709E">
          <w:rPr>
            <w:rFonts w:ascii="Times New Roman" w:eastAsia="Times New Roman" w:hAnsi="Times New Roman" w:cs="Times New Roman"/>
            <w:sz w:val="24"/>
            <w:szCs w:val="24"/>
            <w:u w:val="single"/>
            <w:rPrChange w:id="4653" w:author="SHAHZAIB KHAN" w:date="2026-10-07T21:04:00Z" w16du:dateUtc="2026-10-07T16:04:00Z">
              <w:rPr>
                <w:rFonts w:ascii="Times New Roman" w:eastAsia="Times New Roman" w:hAnsi="Times New Roman" w:cs="Times New Roman"/>
                <w:b/>
                <w:bCs/>
                <w:sz w:val="24"/>
                <w:szCs w:val="24"/>
                <w:u w:val="single"/>
              </w:rPr>
            </w:rPrChange>
          </w:rPr>
          <w:t>The system takes the Customer back to the order page and the Customer can try again later.</w:t>
        </w:r>
      </w:ins>
    </w:p>
    <w:p w14:paraId="67F56F58" w14:textId="77777777" w:rsidR="007F709E" w:rsidRPr="007F709E" w:rsidRDefault="007F709E" w:rsidP="007F709E">
      <w:pPr>
        <w:spacing w:before="100" w:beforeAutospacing="1" w:after="100" w:afterAutospacing="1" w:line="240" w:lineRule="auto"/>
        <w:ind w:left="720"/>
        <w:rPr>
          <w:ins w:id="4654" w:author="SHAHZAIB KHAN" w:date="2026-10-07T21:03:00Z"/>
          <w:rFonts w:ascii="Times New Roman" w:eastAsia="Times New Roman" w:hAnsi="Times New Roman" w:cs="Times New Roman"/>
          <w:sz w:val="24"/>
          <w:szCs w:val="24"/>
          <w:u w:val="single"/>
          <w:rPrChange w:id="4655" w:author="SHAHZAIB KHAN" w:date="2026-10-07T21:04:00Z" w16du:dateUtc="2026-10-07T16:04:00Z">
            <w:rPr>
              <w:ins w:id="4656" w:author="SHAHZAIB KHAN" w:date="2026-10-07T21:03:00Z"/>
              <w:rFonts w:ascii="Times New Roman" w:eastAsia="Times New Roman" w:hAnsi="Times New Roman" w:cs="Times New Roman"/>
              <w:b/>
              <w:bCs/>
              <w:sz w:val="24"/>
              <w:szCs w:val="24"/>
              <w:u w:val="single"/>
            </w:rPr>
          </w:rPrChange>
        </w:rPr>
      </w:pPr>
      <w:ins w:id="4657" w:author="SHAHZAIB KHAN" w:date="2026-10-07T21:03:00Z">
        <w:r w:rsidRPr="007F709E">
          <w:rPr>
            <w:rFonts w:ascii="Times New Roman" w:eastAsia="Times New Roman" w:hAnsi="Times New Roman" w:cs="Times New Roman"/>
            <w:sz w:val="24"/>
            <w:szCs w:val="24"/>
            <w:u w:val="single"/>
            <w:rPrChange w:id="4658" w:author="SHAHZAIB KHAN" w:date="2026-10-07T21:04:00Z" w16du:dateUtc="2026-10-07T16:04:00Z">
              <w:rPr>
                <w:rFonts w:ascii="Times New Roman" w:eastAsia="Times New Roman" w:hAnsi="Times New Roman" w:cs="Times New Roman"/>
                <w:b/>
                <w:bCs/>
                <w:sz w:val="24"/>
                <w:szCs w:val="24"/>
                <w:u w:val="single"/>
              </w:rPr>
            </w:rPrChange>
          </w:rPr>
          <w:t>5. Post conditions</w:t>
        </w:r>
      </w:ins>
    </w:p>
    <w:p w14:paraId="4DBD681F" w14:textId="77777777" w:rsidR="007F709E" w:rsidRPr="007F709E" w:rsidRDefault="007F709E" w:rsidP="007F709E">
      <w:pPr>
        <w:numPr>
          <w:ilvl w:val="0"/>
          <w:numId w:val="94"/>
        </w:numPr>
        <w:spacing w:before="100" w:beforeAutospacing="1" w:after="100" w:afterAutospacing="1" w:line="240" w:lineRule="auto"/>
        <w:rPr>
          <w:ins w:id="4659" w:author="SHAHZAIB KHAN" w:date="2026-10-07T21:03:00Z"/>
          <w:rFonts w:ascii="Times New Roman" w:eastAsia="Times New Roman" w:hAnsi="Times New Roman" w:cs="Times New Roman"/>
          <w:sz w:val="24"/>
          <w:szCs w:val="24"/>
          <w:u w:val="single"/>
          <w:rPrChange w:id="4660" w:author="SHAHZAIB KHAN" w:date="2026-10-07T21:04:00Z" w16du:dateUtc="2026-10-07T16:04:00Z">
            <w:rPr>
              <w:ins w:id="4661" w:author="SHAHZAIB KHAN" w:date="2026-10-07T21:03:00Z"/>
              <w:rFonts w:ascii="Times New Roman" w:eastAsia="Times New Roman" w:hAnsi="Times New Roman" w:cs="Times New Roman"/>
              <w:b/>
              <w:bCs/>
              <w:sz w:val="24"/>
              <w:szCs w:val="24"/>
              <w:u w:val="single"/>
            </w:rPr>
          </w:rPrChange>
        </w:rPr>
      </w:pPr>
      <w:ins w:id="4662" w:author="SHAHZAIB KHAN" w:date="2026-10-07T21:03:00Z">
        <w:r w:rsidRPr="007F709E">
          <w:rPr>
            <w:rFonts w:ascii="Times New Roman" w:eastAsia="Times New Roman" w:hAnsi="Times New Roman" w:cs="Times New Roman"/>
            <w:sz w:val="24"/>
            <w:szCs w:val="24"/>
            <w:u w:val="single"/>
            <w:rPrChange w:id="4663" w:author="SHAHZAIB KHAN" w:date="2026-10-07T21:04:00Z" w16du:dateUtc="2026-10-07T16:04:00Z">
              <w:rPr>
                <w:rFonts w:ascii="Times New Roman" w:eastAsia="Times New Roman" w:hAnsi="Times New Roman" w:cs="Times New Roman"/>
                <w:b/>
                <w:bCs/>
                <w:sz w:val="24"/>
                <w:szCs w:val="24"/>
                <w:u w:val="single"/>
              </w:rPr>
            </w:rPrChange>
          </w:rPr>
          <w:t>The valid delivery area is saved with the current order of the Customer.</w:t>
        </w:r>
      </w:ins>
    </w:p>
    <w:p w14:paraId="76504F57" w14:textId="77777777" w:rsidR="007F709E" w:rsidRPr="007F709E" w:rsidRDefault="007F709E" w:rsidP="007F709E">
      <w:pPr>
        <w:numPr>
          <w:ilvl w:val="0"/>
          <w:numId w:val="94"/>
        </w:numPr>
        <w:spacing w:before="100" w:beforeAutospacing="1" w:after="100" w:afterAutospacing="1" w:line="240" w:lineRule="auto"/>
        <w:rPr>
          <w:ins w:id="4664" w:author="SHAHZAIB KHAN" w:date="2026-10-07T21:03:00Z"/>
          <w:rFonts w:ascii="Times New Roman" w:eastAsia="Times New Roman" w:hAnsi="Times New Roman" w:cs="Times New Roman"/>
          <w:sz w:val="24"/>
          <w:szCs w:val="24"/>
          <w:u w:val="single"/>
          <w:rPrChange w:id="4665" w:author="SHAHZAIB KHAN" w:date="2026-10-07T21:04:00Z" w16du:dateUtc="2026-10-07T16:04:00Z">
            <w:rPr>
              <w:ins w:id="4666" w:author="SHAHZAIB KHAN" w:date="2026-10-07T21:03:00Z"/>
              <w:rFonts w:ascii="Times New Roman" w:eastAsia="Times New Roman" w:hAnsi="Times New Roman" w:cs="Times New Roman"/>
              <w:b/>
              <w:bCs/>
              <w:sz w:val="24"/>
              <w:szCs w:val="24"/>
              <w:u w:val="single"/>
            </w:rPr>
          </w:rPrChange>
        </w:rPr>
      </w:pPr>
      <w:ins w:id="4667" w:author="SHAHZAIB KHAN" w:date="2026-10-07T21:03:00Z">
        <w:r w:rsidRPr="007F709E">
          <w:rPr>
            <w:rFonts w:ascii="Times New Roman" w:eastAsia="Times New Roman" w:hAnsi="Times New Roman" w:cs="Times New Roman"/>
            <w:sz w:val="24"/>
            <w:szCs w:val="24"/>
            <w:u w:val="single"/>
            <w:rPrChange w:id="4668" w:author="SHAHZAIB KHAN" w:date="2026-10-07T21:04:00Z" w16du:dateUtc="2026-10-07T16:04:00Z">
              <w:rPr>
                <w:rFonts w:ascii="Times New Roman" w:eastAsia="Times New Roman" w:hAnsi="Times New Roman" w:cs="Times New Roman"/>
                <w:b/>
                <w:bCs/>
                <w:sz w:val="24"/>
                <w:szCs w:val="24"/>
                <w:u w:val="single"/>
              </w:rPr>
            </w:rPrChange>
          </w:rPr>
          <w:t xml:space="preserve">The Area Status is set as </w:t>
        </w:r>
        <w:proofErr w:type="gramStart"/>
        <w:r w:rsidRPr="007F709E">
          <w:rPr>
            <w:rFonts w:ascii="Times New Roman" w:eastAsia="Times New Roman" w:hAnsi="Times New Roman" w:cs="Times New Roman"/>
            <w:sz w:val="24"/>
            <w:szCs w:val="24"/>
            <w:u w:val="single"/>
            <w:rPrChange w:id="4669" w:author="SHAHZAIB KHAN" w:date="2026-10-07T21:04:00Z" w16du:dateUtc="2026-10-07T16:04:00Z">
              <w:rPr>
                <w:rFonts w:ascii="Times New Roman" w:eastAsia="Times New Roman" w:hAnsi="Times New Roman" w:cs="Times New Roman"/>
                <w:b/>
                <w:bCs/>
                <w:sz w:val="24"/>
                <w:szCs w:val="24"/>
                <w:u w:val="single"/>
              </w:rPr>
            </w:rPrChange>
          </w:rPr>
          <w:t>Valid</w:t>
        </w:r>
        <w:proofErr w:type="gramEnd"/>
        <w:r w:rsidRPr="007F709E">
          <w:rPr>
            <w:rFonts w:ascii="Times New Roman" w:eastAsia="Times New Roman" w:hAnsi="Times New Roman" w:cs="Times New Roman"/>
            <w:sz w:val="24"/>
            <w:szCs w:val="24"/>
            <w:u w:val="single"/>
            <w:rPrChange w:id="4670" w:author="SHAHZAIB KHAN" w:date="2026-10-07T21:04:00Z" w16du:dateUtc="2026-10-07T16:04:00Z">
              <w:rPr>
                <w:rFonts w:ascii="Times New Roman" w:eastAsia="Times New Roman" w:hAnsi="Times New Roman" w:cs="Times New Roman"/>
                <w:b/>
                <w:bCs/>
                <w:sz w:val="24"/>
                <w:szCs w:val="24"/>
                <w:u w:val="single"/>
              </w:rPr>
            </w:rPrChange>
          </w:rPr>
          <w:t xml:space="preserve"> and the delivery charges are shown to the Customer.</w:t>
        </w:r>
      </w:ins>
    </w:p>
    <w:p w14:paraId="0200B3E5" w14:textId="77777777" w:rsidR="007F709E" w:rsidRPr="007F709E" w:rsidRDefault="007F709E" w:rsidP="007F709E">
      <w:pPr>
        <w:numPr>
          <w:ilvl w:val="0"/>
          <w:numId w:val="94"/>
        </w:numPr>
        <w:spacing w:before="100" w:beforeAutospacing="1" w:after="100" w:afterAutospacing="1" w:line="240" w:lineRule="auto"/>
        <w:rPr>
          <w:ins w:id="4671" w:author="SHAHZAIB KHAN" w:date="2026-10-07T21:03:00Z"/>
          <w:rFonts w:ascii="Times New Roman" w:eastAsia="Times New Roman" w:hAnsi="Times New Roman" w:cs="Times New Roman"/>
          <w:sz w:val="24"/>
          <w:szCs w:val="24"/>
          <w:u w:val="single"/>
          <w:rPrChange w:id="4672" w:author="SHAHZAIB KHAN" w:date="2026-10-07T21:04:00Z" w16du:dateUtc="2026-10-07T16:04:00Z">
            <w:rPr>
              <w:ins w:id="4673" w:author="SHAHZAIB KHAN" w:date="2026-10-07T21:03:00Z"/>
              <w:rFonts w:ascii="Times New Roman" w:eastAsia="Times New Roman" w:hAnsi="Times New Roman" w:cs="Times New Roman"/>
              <w:b/>
              <w:bCs/>
              <w:sz w:val="24"/>
              <w:szCs w:val="24"/>
              <w:u w:val="single"/>
            </w:rPr>
          </w:rPrChange>
        </w:rPr>
      </w:pPr>
      <w:ins w:id="4674" w:author="SHAHZAIB KHAN" w:date="2026-10-07T21:03:00Z">
        <w:r w:rsidRPr="007F709E">
          <w:rPr>
            <w:rFonts w:ascii="Times New Roman" w:eastAsia="Times New Roman" w:hAnsi="Times New Roman" w:cs="Times New Roman"/>
            <w:sz w:val="24"/>
            <w:szCs w:val="24"/>
            <w:u w:val="single"/>
            <w:rPrChange w:id="4675" w:author="SHAHZAIB KHAN" w:date="2026-10-07T21:04:00Z" w16du:dateUtc="2026-10-07T16:04:00Z">
              <w:rPr>
                <w:rFonts w:ascii="Times New Roman" w:eastAsia="Times New Roman" w:hAnsi="Times New Roman" w:cs="Times New Roman"/>
                <w:b/>
                <w:bCs/>
                <w:sz w:val="24"/>
                <w:szCs w:val="24"/>
                <w:u w:val="single"/>
              </w:rPr>
            </w:rPrChange>
          </w:rPr>
          <w:t>The Customer can continue to place the order.</w:t>
        </w:r>
      </w:ins>
    </w:p>
    <w:p w14:paraId="70021242" w14:textId="77777777" w:rsidR="007F709E" w:rsidRPr="007F709E" w:rsidRDefault="007F709E" w:rsidP="007F709E">
      <w:pPr>
        <w:spacing w:before="100" w:beforeAutospacing="1" w:after="100" w:afterAutospacing="1" w:line="240" w:lineRule="auto"/>
        <w:ind w:left="720"/>
        <w:rPr>
          <w:ins w:id="4676" w:author="SHAHZAIB KHAN" w:date="2026-10-07T21:03:00Z"/>
          <w:rFonts w:ascii="Times New Roman" w:eastAsia="Times New Roman" w:hAnsi="Times New Roman" w:cs="Times New Roman"/>
          <w:sz w:val="24"/>
          <w:szCs w:val="24"/>
          <w:u w:val="single"/>
          <w:rPrChange w:id="4677" w:author="SHAHZAIB KHAN" w:date="2026-10-07T21:04:00Z" w16du:dateUtc="2026-10-07T16:04:00Z">
            <w:rPr>
              <w:ins w:id="4678" w:author="SHAHZAIB KHAN" w:date="2026-10-07T21:03:00Z"/>
              <w:rFonts w:ascii="Times New Roman" w:eastAsia="Times New Roman" w:hAnsi="Times New Roman" w:cs="Times New Roman"/>
              <w:b/>
              <w:bCs/>
              <w:sz w:val="24"/>
              <w:szCs w:val="24"/>
              <w:u w:val="single"/>
            </w:rPr>
          </w:rPrChange>
        </w:rPr>
      </w:pPr>
      <w:ins w:id="4679" w:author="SHAHZAIB KHAN" w:date="2026-10-07T21:03:00Z">
        <w:r w:rsidRPr="007F709E">
          <w:rPr>
            <w:rFonts w:ascii="Times New Roman" w:eastAsia="Times New Roman" w:hAnsi="Times New Roman" w:cs="Times New Roman"/>
            <w:sz w:val="24"/>
            <w:szCs w:val="24"/>
            <w:u w:val="single"/>
            <w:rPrChange w:id="4680" w:author="SHAHZAIB KHAN" w:date="2026-10-07T21:04:00Z" w16du:dateUtc="2026-10-07T16:04:00Z">
              <w:rPr>
                <w:rFonts w:ascii="Times New Roman" w:eastAsia="Times New Roman" w:hAnsi="Times New Roman" w:cs="Times New Roman"/>
                <w:b/>
                <w:bCs/>
                <w:sz w:val="24"/>
                <w:szCs w:val="24"/>
                <w:u w:val="single"/>
              </w:rPr>
            </w:rPrChange>
          </w:rPr>
          <w:t>User Stories</w:t>
        </w:r>
      </w:ins>
    </w:p>
    <w:p w14:paraId="1A83656B" w14:textId="77777777" w:rsidR="007F709E" w:rsidRPr="007F709E" w:rsidRDefault="007F709E" w:rsidP="007F709E">
      <w:pPr>
        <w:spacing w:before="100" w:beforeAutospacing="1" w:after="100" w:afterAutospacing="1" w:line="240" w:lineRule="auto"/>
        <w:ind w:left="720"/>
        <w:rPr>
          <w:ins w:id="4681" w:author="SHAHZAIB KHAN" w:date="2026-10-07T21:03:00Z"/>
          <w:rFonts w:ascii="Times New Roman" w:eastAsia="Times New Roman" w:hAnsi="Times New Roman" w:cs="Times New Roman"/>
          <w:sz w:val="24"/>
          <w:szCs w:val="24"/>
          <w:u w:val="single"/>
          <w:rPrChange w:id="4682" w:author="SHAHZAIB KHAN" w:date="2026-10-07T21:04:00Z" w16du:dateUtc="2026-10-07T16:04:00Z">
            <w:rPr>
              <w:ins w:id="4683" w:author="SHAHZAIB KHAN" w:date="2026-10-07T21:03:00Z"/>
              <w:rFonts w:ascii="Times New Roman" w:eastAsia="Times New Roman" w:hAnsi="Times New Roman" w:cs="Times New Roman"/>
              <w:b/>
              <w:bCs/>
              <w:sz w:val="24"/>
              <w:szCs w:val="24"/>
              <w:u w:val="single"/>
            </w:rPr>
          </w:rPrChange>
        </w:rPr>
      </w:pPr>
      <w:ins w:id="4684" w:author="SHAHZAIB KHAN" w:date="2026-10-07T21:03:00Z">
        <w:r w:rsidRPr="007F709E">
          <w:rPr>
            <w:rFonts w:ascii="Times New Roman" w:eastAsia="Times New Roman" w:hAnsi="Times New Roman" w:cs="Times New Roman"/>
            <w:sz w:val="24"/>
            <w:szCs w:val="24"/>
            <w:u w:val="single"/>
            <w:rPrChange w:id="4685" w:author="SHAHZAIB KHAN" w:date="2026-10-07T21:04:00Z" w16du:dateUtc="2026-10-07T16:04:00Z">
              <w:rPr>
                <w:rFonts w:ascii="Times New Roman" w:eastAsia="Times New Roman" w:hAnsi="Times New Roman" w:cs="Times New Roman"/>
                <w:b/>
                <w:bCs/>
                <w:sz w:val="24"/>
                <w:szCs w:val="24"/>
                <w:u w:val="single"/>
              </w:rPr>
            </w:rPrChange>
          </w:rPr>
          <w:t xml:space="preserve">User Story No.1: </w:t>
        </w:r>
      </w:ins>
    </w:p>
    <w:p w14:paraId="3DD67298" w14:textId="77777777" w:rsidR="007F709E" w:rsidRPr="007F709E" w:rsidRDefault="007F709E" w:rsidP="007F709E">
      <w:pPr>
        <w:spacing w:before="100" w:beforeAutospacing="1" w:after="100" w:afterAutospacing="1" w:line="240" w:lineRule="auto"/>
        <w:ind w:left="720"/>
        <w:rPr>
          <w:ins w:id="4686" w:author="SHAHZAIB KHAN" w:date="2026-10-07T21:03:00Z"/>
          <w:rFonts w:ascii="Times New Roman" w:eastAsia="Times New Roman" w:hAnsi="Times New Roman" w:cs="Times New Roman"/>
          <w:sz w:val="24"/>
          <w:szCs w:val="24"/>
          <w:u w:val="single"/>
          <w:rPrChange w:id="4687" w:author="SHAHZAIB KHAN" w:date="2026-10-07T21:04:00Z" w16du:dateUtc="2026-10-07T16:04:00Z">
            <w:rPr>
              <w:ins w:id="4688" w:author="SHAHZAIB KHAN" w:date="2026-10-07T21:03:00Z"/>
              <w:rFonts w:ascii="Times New Roman" w:eastAsia="Times New Roman" w:hAnsi="Times New Roman" w:cs="Times New Roman"/>
              <w:b/>
              <w:bCs/>
              <w:sz w:val="24"/>
              <w:szCs w:val="24"/>
              <w:u w:val="single"/>
            </w:rPr>
          </w:rPrChange>
        </w:rPr>
      </w:pPr>
      <w:ins w:id="4689" w:author="SHAHZAIB KHAN" w:date="2026-10-07T21:03:00Z">
        <w:r w:rsidRPr="007F709E">
          <w:rPr>
            <w:rFonts w:ascii="Times New Roman" w:eastAsia="Times New Roman" w:hAnsi="Times New Roman" w:cs="Times New Roman"/>
            <w:sz w:val="24"/>
            <w:szCs w:val="24"/>
            <w:u w:val="single"/>
            <w:rPrChange w:id="4690" w:author="SHAHZAIB KHAN" w:date="2026-10-07T21:04:00Z" w16du:dateUtc="2026-10-07T16:04:00Z">
              <w:rPr>
                <w:rFonts w:ascii="Times New Roman" w:eastAsia="Times New Roman" w:hAnsi="Times New Roman" w:cs="Times New Roman"/>
                <w:b/>
                <w:bCs/>
                <w:sz w:val="24"/>
                <w:szCs w:val="24"/>
                <w:u w:val="single"/>
              </w:rPr>
            </w:rPrChange>
          </w:rPr>
          <w:t xml:space="preserve">             Selecting the delivery area</w:t>
        </w:r>
      </w:ins>
    </w:p>
    <w:p w14:paraId="66F6F7F3" w14:textId="77777777" w:rsidR="007F709E" w:rsidRPr="007F709E" w:rsidRDefault="007F709E" w:rsidP="007F709E">
      <w:pPr>
        <w:numPr>
          <w:ilvl w:val="0"/>
          <w:numId w:val="95"/>
        </w:numPr>
        <w:spacing w:before="100" w:beforeAutospacing="1" w:after="100" w:afterAutospacing="1" w:line="240" w:lineRule="auto"/>
        <w:rPr>
          <w:ins w:id="4691" w:author="SHAHZAIB KHAN" w:date="2026-10-07T21:03:00Z"/>
          <w:rFonts w:ascii="Times New Roman" w:eastAsia="Times New Roman" w:hAnsi="Times New Roman" w:cs="Times New Roman"/>
          <w:sz w:val="24"/>
          <w:szCs w:val="24"/>
          <w:u w:val="single"/>
          <w:rPrChange w:id="4692" w:author="SHAHZAIB KHAN" w:date="2026-10-07T21:04:00Z" w16du:dateUtc="2026-10-07T16:04:00Z">
            <w:rPr>
              <w:ins w:id="4693" w:author="SHAHZAIB KHAN" w:date="2026-10-07T21:03:00Z"/>
              <w:rFonts w:ascii="Times New Roman" w:eastAsia="Times New Roman" w:hAnsi="Times New Roman" w:cs="Times New Roman"/>
              <w:b/>
              <w:bCs/>
              <w:sz w:val="24"/>
              <w:szCs w:val="24"/>
              <w:u w:val="single"/>
            </w:rPr>
          </w:rPrChange>
        </w:rPr>
      </w:pPr>
      <w:ins w:id="4694" w:author="SHAHZAIB KHAN" w:date="2026-10-07T21:03:00Z">
        <w:r w:rsidRPr="007F709E">
          <w:rPr>
            <w:rFonts w:ascii="Times New Roman" w:eastAsia="Times New Roman" w:hAnsi="Times New Roman" w:cs="Times New Roman"/>
            <w:sz w:val="24"/>
            <w:szCs w:val="24"/>
            <w:u w:val="single"/>
            <w:rPrChange w:id="4695" w:author="SHAHZAIB KHAN" w:date="2026-10-07T21:04:00Z" w16du:dateUtc="2026-10-07T16:04:00Z">
              <w:rPr>
                <w:rFonts w:ascii="Times New Roman" w:eastAsia="Times New Roman" w:hAnsi="Times New Roman" w:cs="Times New Roman"/>
                <w:b/>
                <w:bCs/>
                <w:sz w:val="24"/>
                <w:szCs w:val="24"/>
                <w:u w:val="single"/>
              </w:rPr>
            </w:rPrChange>
          </w:rPr>
          <w:t>Who: I am a customer of the Online Bakery system.</w:t>
        </w:r>
      </w:ins>
    </w:p>
    <w:p w14:paraId="2B93111A" w14:textId="77777777" w:rsidR="007F709E" w:rsidRPr="007F709E" w:rsidRDefault="007F709E" w:rsidP="007F709E">
      <w:pPr>
        <w:numPr>
          <w:ilvl w:val="0"/>
          <w:numId w:val="95"/>
        </w:numPr>
        <w:spacing w:before="100" w:beforeAutospacing="1" w:after="100" w:afterAutospacing="1" w:line="240" w:lineRule="auto"/>
        <w:rPr>
          <w:ins w:id="4696" w:author="SHAHZAIB KHAN" w:date="2026-10-07T21:03:00Z"/>
          <w:rFonts w:ascii="Times New Roman" w:eastAsia="Times New Roman" w:hAnsi="Times New Roman" w:cs="Times New Roman"/>
          <w:sz w:val="24"/>
          <w:szCs w:val="24"/>
          <w:u w:val="single"/>
          <w:rPrChange w:id="4697" w:author="SHAHZAIB KHAN" w:date="2026-10-07T21:04:00Z" w16du:dateUtc="2026-10-07T16:04:00Z">
            <w:rPr>
              <w:ins w:id="4698" w:author="SHAHZAIB KHAN" w:date="2026-10-07T21:03:00Z"/>
              <w:rFonts w:ascii="Times New Roman" w:eastAsia="Times New Roman" w:hAnsi="Times New Roman" w:cs="Times New Roman"/>
              <w:b/>
              <w:bCs/>
              <w:sz w:val="24"/>
              <w:szCs w:val="24"/>
              <w:u w:val="single"/>
            </w:rPr>
          </w:rPrChange>
        </w:rPr>
      </w:pPr>
      <w:ins w:id="4699" w:author="SHAHZAIB KHAN" w:date="2026-10-07T21:03:00Z">
        <w:r w:rsidRPr="007F709E">
          <w:rPr>
            <w:rFonts w:ascii="Times New Roman" w:eastAsia="Times New Roman" w:hAnsi="Times New Roman" w:cs="Times New Roman"/>
            <w:sz w:val="24"/>
            <w:szCs w:val="24"/>
            <w:u w:val="single"/>
            <w:rPrChange w:id="4700" w:author="SHAHZAIB KHAN" w:date="2026-10-07T21:04:00Z" w16du:dateUtc="2026-10-07T16:04:00Z">
              <w:rPr>
                <w:rFonts w:ascii="Times New Roman" w:eastAsia="Times New Roman" w:hAnsi="Times New Roman" w:cs="Times New Roman"/>
                <w:b/>
                <w:bCs/>
                <w:sz w:val="24"/>
                <w:szCs w:val="24"/>
                <w:u w:val="single"/>
              </w:rPr>
            </w:rPrChange>
          </w:rPr>
          <w:t>What: I want to select the area where my order should be delivered.</w:t>
        </w:r>
      </w:ins>
    </w:p>
    <w:p w14:paraId="4403D488" w14:textId="77777777" w:rsidR="007F709E" w:rsidRPr="007F709E" w:rsidRDefault="007F709E" w:rsidP="007F709E">
      <w:pPr>
        <w:numPr>
          <w:ilvl w:val="0"/>
          <w:numId w:val="95"/>
        </w:numPr>
        <w:spacing w:before="100" w:beforeAutospacing="1" w:after="100" w:afterAutospacing="1" w:line="240" w:lineRule="auto"/>
        <w:rPr>
          <w:ins w:id="4701" w:author="SHAHZAIB KHAN" w:date="2026-10-07T21:03:00Z"/>
          <w:rFonts w:ascii="Times New Roman" w:eastAsia="Times New Roman" w:hAnsi="Times New Roman" w:cs="Times New Roman"/>
          <w:sz w:val="24"/>
          <w:szCs w:val="24"/>
          <w:u w:val="single"/>
          <w:rPrChange w:id="4702" w:author="SHAHZAIB KHAN" w:date="2026-10-07T21:04:00Z" w16du:dateUtc="2026-10-07T16:04:00Z">
            <w:rPr>
              <w:ins w:id="4703" w:author="SHAHZAIB KHAN" w:date="2026-10-07T21:03:00Z"/>
              <w:rFonts w:ascii="Times New Roman" w:eastAsia="Times New Roman" w:hAnsi="Times New Roman" w:cs="Times New Roman"/>
              <w:b/>
              <w:bCs/>
              <w:sz w:val="24"/>
              <w:szCs w:val="24"/>
              <w:u w:val="single"/>
            </w:rPr>
          </w:rPrChange>
        </w:rPr>
      </w:pPr>
      <w:ins w:id="4704" w:author="SHAHZAIB KHAN" w:date="2026-10-07T21:03:00Z">
        <w:r w:rsidRPr="007F709E">
          <w:rPr>
            <w:rFonts w:ascii="Times New Roman" w:eastAsia="Times New Roman" w:hAnsi="Times New Roman" w:cs="Times New Roman"/>
            <w:sz w:val="24"/>
            <w:szCs w:val="24"/>
            <w:u w:val="single"/>
            <w:rPrChange w:id="4705" w:author="SHAHZAIB KHAN" w:date="2026-10-07T21:04:00Z" w16du:dateUtc="2026-10-07T16:04:00Z">
              <w:rPr>
                <w:rFonts w:ascii="Times New Roman" w:eastAsia="Times New Roman" w:hAnsi="Times New Roman" w:cs="Times New Roman"/>
                <w:b/>
                <w:bCs/>
                <w:sz w:val="24"/>
                <w:szCs w:val="24"/>
                <w:u w:val="single"/>
              </w:rPr>
            </w:rPrChange>
          </w:rPr>
          <w:t xml:space="preserve">Why: So that the bakery knows where to </w:t>
        </w:r>
        <w:proofErr w:type="gramStart"/>
        <w:r w:rsidRPr="007F709E">
          <w:rPr>
            <w:rFonts w:ascii="Times New Roman" w:eastAsia="Times New Roman" w:hAnsi="Times New Roman" w:cs="Times New Roman"/>
            <w:sz w:val="24"/>
            <w:szCs w:val="24"/>
            <w:u w:val="single"/>
            <w:rPrChange w:id="4706" w:author="SHAHZAIB KHAN" w:date="2026-10-07T21:04:00Z" w16du:dateUtc="2026-10-07T16:04:00Z">
              <w:rPr>
                <w:rFonts w:ascii="Times New Roman" w:eastAsia="Times New Roman" w:hAnsi="Times New Roman" w:cs="Times New Roman"/>
                <w:b/>
                <w:bCs/>
                <w:sz w:val="24"/>
                <w:szCs w:val="24"/>
                <w:u w:val="single"/>
              </w:rPr>
            </w:rPrChange>
          </w:rPr>
          <w:t>deliver</w:t>
        </w:r>
        <w:proofErr w:type="gramEnd"/>
        <w:r w:rsidRPr="007F709E">
          <w:rPr>
            <w:rFonts w:ascii="Times New Roman" w:eastAsia="Times New Roman" w:hAnsi="Times New Roman" w:cs="Times New Roman"/>
            <w:sz w:val="24"/>
            <w:szCs w:val="24"/>
            <w:u w:val="single"/>
            <w:rPrChange w:id="4707" w:author="SHAHZAIB KHAN" w:date="2026-10-07T21:04:00Z" w16du:dateUtc="2026-10-07T16:04:00Z">
              <w:rPr>
                <w:rFonts w:ascii="Times New Roman" w:eastAsia="Times New Roman" w:hAnsi="Times New Roman" w:cs="Times New Roman"/>
                <w:b/>
                <w:bCs/>
                <w:sz w:val="24"/>
                <w:szCs w:val="24"/>
                <w:u w:val="single"/>
              </w:rPr>
            </w:rPrChange>
          </w:rPr>
          <w:t xml:space="preserve"> and I know that delivery is possible in my area.</w:t>
        </w:r>
      </w:ins>
    </w:p>
    <w:p w14:paraId="61FD4730" w14:textId="77777777" w:rsidR="007F709E" w:rsidRPr="007F709E" w:rsidRDefault="007F709E" w:rsidP="007F709E">
      <w:pPr>
        <w:spacing w:before="100" w:beforeAutospacing="1" w:after="100" w:afterAutospacing="1" w:line="240" w:lineRule="auto"/>
        <w:ind w:left="720"/>
        <w:rPr>
          <w:ins w:id="4708" w:author="SHAHZAIB KHAN" w:date="2026-10-07T21:03:00Z"/>
          <w:rFonts w:ascii="Times New Roman" w:eastAsia="Times New Roman" w:hAnsi="Times New Roman" w:cs="Times New Roman"/>
          <w:sz w:val="24"/>
          <w:szCs w:val="24"/>
          <w:u w:val="single"/>
          <w:rPrChange w:id="4709" w:author="SHAHZAIB KHAN" w:date="2026-10-07T21:04:00Z" w16du:dateUtc="2026-10-07T16:04:00Z">
            <w:rPr>
              <w:ins w:id="4710" w:author="SHAHZAIB KHAN" w:date="2026-10-07T21:03:00Z"/>
              <w:rFonts w:ascii="Times New Roman" w:eastAsia="Times New Roman" w:hAnsi="Times New Roman" w:cs="Times New Roman"/>
              <w:b/>
              <w:bCs/>
              <w:sz w:val="24"/>
              <w:szCs w:val="24"/>
              <w:u w:val="single"/>
            </w:rPr>
          </w:rPrChange>
        </w:rPr>
      </w:pPr>
      <w:ins w:id="4711" w:author="SHAHZAIB KHAN" w:date="2026-10-07T21:03:00Z">
        <w:r w:rsidRPr="007F709E">
          <w:rPr>
            <w:rFonts w:ascii="Times New Roman" w:eastAsia="Times New Roman" w:hAnsi="Times New Roman" w:cs="Times New Roman"/>
            <w:sz w:val="24"/>
            <w:szCs w:val="24"/>
            <w:u w:val="single"/>
            <w:rPrChange w:id="4712" w:author="SHAHZAIB KHAN" w:date="2026-10-07T21:04:00Z" w16du:dateUtc="2026-10-07T16:04:00Z">
              <w:rPr>
                <w:rFonts w:ascii="Times New Roman" w:eastAsia="Times New Roman" w:hAnsi="Times New Roman" w:cs="Times New Roman"/>
                <w:b/>
                <w:bCs/>
                <w:sz w:val="24"/>
                <w:szCs w:val="24"/>
                <w:u w:val="single"/>
              </w:rPr>
            </w:rPrChange>
          </w:rPr>
          <w:t>Acceptance Criteria:</w:t>
        </w:r>
        <w:r w:rsidRPr="007F709E">
          <w:rPr>
            <w:rFonts w:ascii="Times New Roman" w:eastAsia="Times New Roman" w:hAnsi="Times New Roman" w:cs="Times New Roman"/>
            <w:sz w:val="24"/>
            <w:szCs w:val="24"/>
            <w:u w:val="single"/>
            <w:rPrChange w:id="4713" w:author="SHAHZAIB KHAN" w:date="2026-10-07T21:04:00Z" w16du:dateUtc="2026-10-07T16:04:00Z">
              <w:rPr>
                <w:rFonts w:ascii="Times New Roman" w:eastAsia="Times New Roman" w:hAnsi="Times New Roman" w:cs="Times New Roman"/>
                <w:b/>
                <w:bCs/>
                <w:sz w:val="24"/>
                <w:szCs w:val="24"/>
                <w:u w:val="single"/>
              </w:rPr>
            </w:rPrChange>
          </w:rPr>
          <w:tab/>
        </w:r>
      </w:ins>
    </w:p>
    <w:p w14:paraId="4CA0D7D9" w14:textId="77777777" w:rsidR="007F709E" w:rsidRPr="007F709E" w:rsidRDefault="007F709E" w:rsidP="007F709E">
      <w:pPr>
        <w:numPr>
          <w:ilvl w:val="0"/>
          <w:numId w:val="96"/>
        </w:numPr>
        <w:spacing w:before="100" w:beforeAutospacing="1" w:after="100" w:afterAutospacing="1" w:line="240" w:lineRule="auto"/>
        <w:rPr>
          <w:ins w:id="4714" w:author="SHAHZAIB KHAN" w:date="2026-10-07T21:03:00Z"/>
          <w:rFonts w:ascii="Times New Roman" w:eastAsia="Times New Roman" w:hAnsi="Times New Roman" w:cs="Times New Roman"/>
          <w:sz w:val="24"/>
          <w:szCs w:val="24"/>
          <w:u w:val="single"/>
          <w:rPrChange w:id="4715" w:author="SHAHZAIB KHAN" w:date="2026-10-07T21:04:00Z" w16du:dateUtc="2026-10-07T16:04:00Z">
            <w:rPr>
              <w:ins w:id="4716" w:author="SHAHZAIB KHAN" w:date="2026-10-07T21:03:00Z"/>
              <w:rFonts w:ascii="Times New Roman" w:eastAsia="Times New Roman" w:hAnsi="Times New Roman" w:cs="Times New Roman"/>
              <w:b/>
              <w:bCs/>
              <w:sz w:val="24"/>
              <w:szCs w:val="24"/>
              <w:u w:val="single"/>
            </w:rPr>
          </w:rPrChange>
        </w:rPr>
      </w:pPr>
      <w:ins w:id="4717" w:author="SHAHZAIB KHAN" w:date="2026-10-07T21:03:00Z">
        <w:r w:rsidRPr="007F709E">
          <w:rPr>
            <w:rFonts w:ascii="Times New Roman" w:eastAsia="Times New Roman" w:hAnsi="Times New Roman" w:cs="Times New Roman"/>
            <w:sz w:val="24"/>
            <w:szCs w:val="24"/>
            <w:u w:val="single"/>
            <w:rPrChange w:id="4718" w:author="SHAHZAIB KHAN" w:date="2026-10-07T21:04:00Z" w16du:dateUtc="2026-10-07T16:04:00Z">
              <w:rPr>
                <w:rFonts w:ascii="Times New Roman" w:eastAsia="Times New Roman" w:hAnsi="Times New Roman" w:cs="Times New Roman"/>
                <w:b/>
                <w:bCs/>
                <w:sz w:val="24"/>
                <w:szCs w:val="24"/>
                <w:u w:val="single"/>
              </w:rPr>
            </w:rPrChange>
          </w:rPr>
          <w:t>Scenario: Successful selection of the delivery area</w:t>
        </w:r>
      </w:ins>
    </w:p>
    <w:p w14:paraId="518590C0" w14:textId="77777777" w:rsidR="007F709E" w:rsidRPr="007F709E" w:rsidRDefault="007F709E" w:rsidP="007F709E">
      <w:pPr>
        <w:numPr>
          <w:ilvl w:val="0"/>
          <w:numId w:val="96"/>
        </w:numPr>
        <w:spacing w:before="100" w:beforeAutospacing="1" w:after="100" w:afterAutospacing="1" w:line="240" w:lineRule="auto"/>
        <w:rPr>
          <w:ins w:id="4719" w:author="SHAHZAIB KHAN" w:date="2026-10-07T21:03:00Z"/>
          <w:rFonts w:ascii="Times New Roman" w:eastAsia="Times New Roman" w:hAnsi="Times New Roman" w:cs="Times New Roman"/>
          <w:sz w:val="24"/>
          <w:szCs w:val="24"/>
          <w:u w:val="single"/>
          <w:rPrChange w:id="4720" w:author="SHAHZAIB KHAN" w:date="2026-10-07T21:04:00Z" w16du:dateUtc="2026-10-07T16:04:00Z">
            <w:rPr>
              <w:ins w:id="4721" w:author="SHAHZAIB KHAN" w:date="2026-10-07T21:03:00Z"/>
              <w:rFonts w:ascii="Times New Roman" w:eastAsia="Times New Roman" w:hAnsi="Times New Roman" w:cs="Times New Roman"/>
              <w:b/>
              <w:bCs/>
              <w:sz w:val="24"/>
              <w:szCs w:val="24"/>
              <w:u w:val="single"/>
            </w:rPr>
          </w:rPrChange>
        </w:rPr>
      </w:pPr>
      <w:ins w:id="4722" w:author="SHAHZAIB KHAN" w:date="2026-10-07T21:03:00Z">
        <w:r w:rsidRPr="007F709E">
          <w:rPr>
            <w:rFonts w:ascii="Times New Roman" w:eastAsia="Times New Roman" w:hAnsi="Times New Roman" w:cs="Times New Roman"/>
            <w:sz w:val="24"/>
            <w:szCs w:val="24"/>
            <w:u w:val="single"/>
            <w:rPrChange w:id="4723" w:author="SHAHZAIB KHAN" w:date="2026-10-07T21:04:00Z" w16du:dateUtc="2026-10-07T16:04:00Z">
              <w:rPr>
                <w:rFonts w:ascii="Times New Roman" w:eastAsia="Times New Roman" w:hAnsi="Times New Roman" w:cs="Times New Roman"/>
                <w:b/>
                <w:bCs/>
                <w:sz w:val="24"/>
                <w:szCs w:val="24"/>
                <w:u w:val="single"/>
              </w:rPr>
            </w:rPrChange>
          </w:rPr>
          <w:t xml:space="preserve">Given: The customer has selected the </w:t>
        </w:r>
        <w:proofErr w:type="gramStart"/>
        <w:r w:rsidRPr="007F709E">
          <w:rPr>
            <w:rFonts w:ascii="Times New Roman" w:eastAsia="Times New Roman" w:hAnsi="Times New Roman" w:cs="Times New Roman"/>
            <w:sz w:val="24"/>
            <w:szCs w:val="24"/>
            <w:u w:val="single"/>
            <w:rPrChange w:id="4724" w:author="SHAHZAIB KHAN" w:date="2026-10-07T21:04:00Z" w16du:dateUtc="2026-10-07T16:04:00Z">
              <w:rPr>
                <w:rFonts w:ascii="Times New Roman" w:eastAsia="Times New Roman" w:hAnsi="Times New Roman" w:cs="Times New Roman"/>
                <w:b/>
                <w:bCs/>
                <w:sz w:val="24"/>
                <w:szCs w:val="24"/>
                <w:u w:val="single"/>
              </w:rPr>
            </w:rPrChange>
          </w:rPr>
          <w:t>items</w:t>
        </w:r>
        <w:proofErr w:type="gramEnd"/>
        <w:r w:rsidRPr="007F709E">
          <w:rPr>
            <w:rFonts w:ascii="Times New Roman" w:eastAsia="Times New Roman" w:hAnsi="Times New Roman" w:cs="Times New Roman"/>
            <w:sz w:val="24"/>
            <w:szCs w:val="24"/>
            <w:u w:val="single"/>
            <w:rPrChange w:id="4725" w:author="SHAHZAIB KHAN" w:date="2026-10-07T21:04:00Z" w16du:dateUtc="2026-10-07T16:04:00Z">
              <w:rPr>
                <w:rFonts w:ascii="Times New Roman" w:eastAsia="Times New Roman" w:hAnsi="Times New Roman" w:cs="Times New Roman"/>
                <w:b/>
                <w:bCs/>
                <w:sz w:val="24"/>
                <w:szCs w:val="24"/>
                <w:u w:val="single"/>
              </w:rPr>
            </w:rPrChange>
          </w:rPr>
          <w:t xml:space="preserve"> and the total amount is shown.</w:t>
        </w:r>
      </w:ins>
    </w:p>
    <w:p w14:paraId="0C0EE554" w14:textId="77777777" w:rsidR="007F709E" w:rsidRPr="007F709E" w:rsidRDefault="007F709E" w:rsidP="007F709E">
      <w:pPr>
        <w:numPr>
          <w:ilvl w:val="0"/>
          <w:numId w:val="96"/>
        </w:numPr>
        <w:spacing w:before="100" w:beforeAutospacing="1" w:after="100" w:afterAutospacing="1" w:line="240" w:lineRule="auto"/>
        <w:rPr>
          <w:ins w:id="4726" w:author="SHAHZAIB KHAN" w:date="2026-10-07T21:03:00Z"/>
          <w:rFonts w:ascii="Times New Roman" w:eastAsia="Times New Roman" w:hAnsi="Times New Roman" w:cs="Times New Roman"/>
          <w:sz w:val="24"/>
          <w:szCs w:val="24"/>
          <w:u w:val="single"/>
          <w:rPrChange w:id="4727" w:author="SHAHZAIB KHAN" w:date="2026-10-07T21:04:00Z" w16du:dateUtc="2026-10-07T16:04:00Z">
            <w:rPr>
              <w:ins w:id="4728" w:author="SHAHZAIB KHAN" w:date="2026-10-07T21:03:00Z"/>
              <w:rFonts w:ascii="Times New Roman" w:eastAsia="Times New Roman" w:hAnsi="Times New Roman" w:cs="Times New Roman"/>
              <w:b/>
              <w:bCs/>
              <w:sz w:val="24"/>
              <w:szCs w:val="24"/>
              <w:u w:val="single"/>
            </w:rPr>
          </w:rPrChange>
        </w:rPr>
      </w:pPr>
      <w:ins w:id="4729" w:author="SHAHZAIB KHAN" w:date="2026-10-07T21:03:00Z">
        <w:r w:rsidRPr="007F709E">
          <w:rPr>
            <w:rFonts w:ascii="Times New Roman" w:eastAsia="Times New Roman" w:hAnsi="Times New Roman" w:cs="Times New Roman"/>
            <w:sz w:val="24"/>
            <w:szCs w:val="24"/>
            <w:u w:val="single"/>
            <w:rPrChange w:id="4730" w:author="SHAHZAIB KHAN" w:date="2026-10-07T21:04:00Z" w16du:dateUtc="2026-10-07T16:04:00Z">
              <w:rPr>
                <w:rFonts w:ascii="Times New Roman" w:eastAsia="Times New Roman" w:hAnsi="Times New Roman" w:cs="Times New Roman"/>
                <w:b/>
                <w:bCs/>
                <w:sz w:val="24"/>
                <w:szCs w:val="24"/>
                <w:u w:val="single"/>
              </w:rPr>
            </w:rPrChange>
          </w:rPr>
          <w:t>And: The customer has selected a delivery area and entered the correct address details.</w:t>
        </w:r>
      </w:ins>
    </w:p>
    <w:p w14:paraId="3280773F" w14:textId="77777777" w:rsidR="007F709E" w:rsidRPr="007F709E" w:rsidRDefault="007F709E" w:rsidP="007F709E">
      <w:pPr>
        <w:numPr>
          <w:ilvl w:val="0"/>
          <w:numId w:val="96"/>
        </w:numPr>
        <w:spacing w:before="100" w:beforeAutospacing="1" w:after="100" w:afterAutospacing="1" w:line="240" w:lineRule="auto"/>
        <w:rPr>
          <w:ins w:id="4731" w:author="SHAHZAIB KHAN" w:date="2026-10-07T21:03:00Z"/>
          <w:rFonts w:ascii="Times New Roman" w:eastAsia="Times New Roman" w:hAnsi="Times New Roman" w:cs="Times New Roman"/>
          <w:sz w:val="24"/>
          <w:szCs w:val="24"/>
          <w:u w:val="single"/>
          <w:rPrChange w:id="4732" w:author="SHAHZAIB KHAN" w:date="2026-10-07T21:04:00Z" w16du:dateUtc="2026-10-07T16:04:00Z">
            <w:rPr>
              <w:ins w:id="4733" w:author="SHAHZAIB KHAN" w:date="2026-10-07T21:03:00Z"/>
              <w:rFonts w:ascii="Times New Roman" w:eastAsia="Times New Roman" w:hAnsi="Times New Roman" w:cs="Times New Roman"/>
              <w:b/>
              <w:bCs/>
              <w:sz w:val="24"/>
              <w:szCs w:val="24"/>
              <w:u w:val="single"/>
            </w:rPr>
          </w:rPrChange>
        </w:rPr>
      </w:pPr>
      <w:ins w:id="4734" w:author="SHAHZAIB KHAN" w:date="2026-10-07T21:03:00Z">
        <w:r w:rsidRPr="007F709E">
          <w:rPr>
            <w:rFonts w:ascii="Times New Roman" w:eastAsia="Times New Roman" w:hAnsi="Times New Roman" w:cs="Times New Roman"/>
            <w:sz w:val="24"/>
            <w:szCs w:val="24"/>
            <w:u w:val="single"/>
            <w:rPrChange w:id="4735" w:author="SHAHZAIB KHAN" w:date="2026-10-07T21:04:00Z" w16du:dateUtc="2026-10-07T16:04:00Z">
              <w:rPr>
                <w:rFonts w:ascii="Times New Roman" w:eastAsia="Times New Roman" w:hAnsi="Times New Roman" w:cs="Times New Roman"/>
                <w:b/>
                <w:bCs/>
                <w:sz w:val="24"/>
                <w:szCs w:val="24"/>
                <w:u w:val="single"/>
              </w:rPr>
            </w:rPrChange>
          </w:rPr>
          <w:lastRenderedPageBreak/>
          <w:t>When: The customer submits the address details.</w:t>
        </w:r>
      </w:ins>
    </w:p>
    <w:p w14:paraId="056B7A6A" w14:textId="77777777" w:rsidR="007F709E" w:rsidRPr="007F709E" w:rsidRDefault="007F709E" w:rsidP="007F709E">
      <w:pPr>
        <w:numPr>
          <w:ilvl w:val="0"/>
          <w:numId w:val="96"/>
        </w:numPr>
        <w:spacing w:before="100" w:beforeAutospacing="1" w:after="100" w:afterAutospacing="1" w:line="240" w:lineRule="auto"/>
        <w:rPr>
          <w:ins w:id="4736" w:author="SHAHZAIB KHAN" w:date="2026-10-07T21:03:00Z"/>
          <w:rFonts w:ascii="Times New Roman" w:eastAsia="Times New Roman" w:hAnsi="Times New Roman" w:cs="Times New Roman"/>
          <w:sz w:val="24"/>
          <w:szCs w:val="24"/>
          <w:u w:val="single"/>
          <w:rPrChange w:id="4737" w:author="SHAHZAIB KHAN" w:date="2026-10-07T21:04:00Z" w16du:dateUtc="2026-10-07T16:04:00Z">
            <w:rPr>
              <w:ins w:id="4738" w:author="SHAHZAIB KHAN" w:date="2026-10-07T21:03:00Z"/>
              <w:rFonts w:ascii="Times New Roman" w:eastAsia="Times New Roman" w:hAnsi="Times New Roman" w:cs="Times New Roman"/>
              <w:b/>
              <w:bCs/>
              <w:sz w:val="24"/>
              <w:szCs w:val="24"/>
              <w:u w:val="single"/>
            </w:rPr>
          </w:rPrChange>
        </w:rPr>
      </w:pPr>
      <w:ins w:id="4739" w:author="SHAHZAIB KHAN" w:date="2026-10-07T21:03:00Z">
        <w:r w:rsidRPr="007F709E">
          <w:rPr>
            <w:rFonts w:ascii="Times New Roman" w:eastAsia="Times New Roman" w:hAnsi="Times New Roman" w:cs="Times New Roman"/>
            <w:sz w:val="24"/>
            <w:szCs w:val="24"/>
            <w:u w:val="single"/>
            <w:rPrChange w:id="4740" w:author="SHAHZAIB KHAN" w:date="2026-10-07T21:04:00Z" w16du:dateUtc="2026-10-07T16:04:00Z">
              <w:rPr>
                <w:rFonts w:ascii="Times New Roman" w:eastAsia="Times New Roman" w:hAnsi="Times New Roman" w:cs="Times New Roman"/>
                <w:b/>
                <w:bCs/>
                <w:sz w:val="24"/>
                <w:szCs w:val="24"/>
                <w:u w:val="single"/>
              </w:rPr>
            </w:rPrChange>
          </w:rPr>
          <w:t>Then: The system checks the area, finds it valid and saves it with the order.</w:t>
        </w:r>
      </w:ins>
    </w:p>
    <w:p w14:paraId="0743F5C6" w14:textId="77777777" w:rsidR="007F709E" w:rsidRPr="007F709E" w:rsidRDefault="007F709E" w:rsidP="007F709E">
      <w:pPr>
        <w:numPr>
          <w:ilvl w:val="0"/>
          <w:numId w:val="96"/>
        </w:numPr>
        <w:spacing w:before="100" w:beforeAutospacing="1" w:after="100" w:afterAutospacing="1" w:line="240" w:lineRule="auto"/>
        <w:rPr>
          <w:ins w:id="4741" w:author="SHAHZAIB KHAN" w:date="2026-10-07T21:03:00Z"/>
          <w:rFonts w:ascii="Times New Roman" w:eastAsia="Times New Roman" w:hAnsi="Times New Roman" w:cs="Times New Roman"/>
          <w:sz w:val="24"/>
          <w:szCs w:val="24"/>
          <w:u w:val="single"/>
          <w:rPrChange w:id="4742" w:author="SHAHZAIB KHAN" w:date="2026-10-07T21:04:00Z" w16du:dateUtc="2026-10-07T16:04:00Z">
            <w:rPr>
              <w:ins w:id="4743" w:author="SHAHZAIB KHAN" w:date="2026-10-07T21:03:00Z"/>
              <w:rFonts w:ascii="Times New Roman" w:eastAsia="Times New Roman" w:hAnsi="Times New Roman" w:cs="Times New Roman"/>
              <w:b/>
              <w:bCs/>
              <w:sz w:val="24"/>
              <w:szCs w:val="24"/>
              <w:u w:val="single"/>
            </w:rPr>
          </w:rPrChange>
        </w:rPr>
      </w:pPr>
      <w:ins w:id="4744" w:author="SHAHZAIB KHAN" w:date="2026-10-07T21:03:00Z">
        <w:r w:rsidRPr="007F709E">
          <w:rPr>
            <w:rFonts w:ascii="Times New Roman" w:eastAsia="Times New Roman" w:hAnsi="Times New Roman" w:cs="Times New Roman"/>
            <w:sz w:val="24"/>
            <w:szCs w:val="24"/>
            <w:u w:val="single"/>
            <w:rPrChange w:id="4745" w:author="SHAHZAIB KHAN" w:date="2026-10-07T21:04:00Z" w16du:dateUtc="2026-10-07T16:04:00Z">
              <w:rPr>
                <w:rFonts w:ascii="Times New Roman" w:eastAsia="Times New Roman" w:hAnsi="Times New Roman" w:cs="Times New Roman"/>
                <w:b/>
                <w:bCs/>
                <w:sz w:val="24"/>
                <w:szCs w:val="24"/>
                <w:u w:val="single"/>
              </w:rPr>
            </w:rPrChange>
          </w:rPr>
          <w:t>And: The system shows the Area Name, Area Status and Delivery Charges.</w:t>
        </w:r>
      </w:ins>
    </w:p>
    <w:p w14:paraId="5538686C" w14:textId="77777777" w:rsidR="007F709E" w:rsidRPr="007F709E" w:rsidRDefault="007F709E" w:rsidP="007F709E">
      <w:pPr>
        <w:spacing w:before="100" w:beforeAutospacing="1" w:after="100" w:afterAutospacing="1" w:line="240" w:lineRule="auto"/>
        <w:ind w:left="720"/>
        <w:rPr>
          <w:ins w:id="4746" w:author="SHAHZAIB KHAN" w:date="2026-10-07T21:03:00Z"/>
          <w:rFonts w:ascii="Times New Roman" w:eastAsia="Times New Roman" w:hAnsi="Times New Roman" w:cs="Times New Roman"/>
          <w:sz w:val="24"/>
          <w:szCs w:val="24"/>
          <w:u w:val="single"/>
          <w:rPrChange w:id="4747" w:author="SHAHZAIB KHAN" w:date="2026-10-07T21:04:00Z" w16du:dateUtc="2026-10-07T16:04:00Z">
            <w:rPr>
              <w:ins w:id="4748" w:author="SHAHZAIB KHAN" w:date="2026-10-07T21:03:00Z"/>
              <w:rFonts w:ascii="Times New Roman" w:eastAsia="Times New Roman" w:hAnsi="Times New Roman" w:cs="Times New Roman"/>
              <w:b/>
              <w:bCs/>
              <w:sz w:val="24"/>
              <w:szCs w:val="24"/>
              <w:u w:val="single"/>
            </w:rPr>
          </w:rPrChange>
        </w:rPr>
      </w:pPr>
      <w:ins w:id="4749" w:author="SHAHZAIB KHAN" w:date="2026-10-07T21:03:00Z">
        <w:r w:rsidRPr="007F709E">
          <w:rPr>
            <w:rFonts w:ascii="Times New Roman" w:eastAsia="Times New Roman" w:hAnsi="Times New Roman" w:cs="Times New Roman"/>
            <w:sz w:val="24"/>
            <w:szCs w:val="24"/>
            <w:u w:val="single"/>
            <w:rPrChange w:id="4750" w:author="SHAHZAIB KHAN" w:date="2026-10-07T21:04:00Z" w16du:dateUtc="2026-10-07T16:04:00Z">
              <w:rPr>
                <w:rFonts w:ascii="Times New Roman" w:eastAsia="Times New Roman" w:hAnsi="Times New Roman" w:cs="Times New Roman"/>
                <w:b/>
                <w:bCs/>
                <w:sz w:val="24"/>
                <w:szCs w:val="24"/>
                <w:u w:val="single"/>
              </w:rPr>
            </w:rPrChange>
          </w:rPr>
          <w:t>User Story No.2:</w:t>
        </w:r>
      </w:ins>
    </w:p>
    <w:p w14:paraId="700AD99D" w14:textId="77777777" w:rsidR="007F709E" w:rsidRPr="007F709E" w:rsidRDefault="007F709E" w:rsidP="007F709E">
      <w:pPr>
        <w:spacing w:before="100" w:beforeAutospacing="1" w:after="100" w:afterAutospacing="1" w:line="240" w:lineRule="auto"/>
        <w:ind w:left="720"/>
        <w:rPr>
          <w:ins w:id="4751" w:author="SHAHZAIB KHAN" w:date="2026-10-07T21:03:00Z"/>
          <w:rFonts w:ascii="Times New Roman" w:eastAsia="Times New Roman" w:hAnsi="Times New Roman" w:cs="Times New Roman"/>
          <w:sz w:val="24"/>
          <w:szCs w:val="24"/>
          <w:u w:val="single"/>
          <w:rPrChange w:id="4752" w:author="SHAHZAIB KHAN" w:date="2026-10-07T21:04:00Z" w16du:dateUtc="2026-10-07T16:04:00Z">
            <w:rPr>
              <w:ins w:id="4753" w:author="SHAHZAIB KHAN" w:date="2026-10-07T21:03:00Z"/>
              <w:rFonts w:ascii="Times New Roman" w:eastAsia="Times New Roman" w:hAnsi="Times New Roman" w:cs="Times New Roman"/>
              <w:b/>
              <w:bCs/>
              <w:sz w:val="24"/>
              <w:szCs w:val="24"/>
              <w:u w:val="single"/>
            </w:rPr>
          </w:rPrChange>
        </w:rPr>
      </w:pPr>
      <w:ins w:id="4754" w:author="SHAHZAIB KHAN" w:date="2026-10-07T21:03:00Z">
        <w:r w:rsidRPr="007F709E">
          <w:rPr>
            <w:rFonts w:ascii="Times New Roman" w:eastAsia="Times New Roman" w:hAnsi="Times New Roman" w:cs="Times New Roman"/>
            <w:sz w:val="24"/>
            <w:szCs w:val="24"/>
            <w:u w:val="single"/>
            <w:rPrChange w:id="4755" w:author="SHAHZAIB KHAN" w:date="2026-10-07T21:04:00Z" w16du:dateUtc="2026-10-07T16:04:00Z">
              <w:rPr>
                <w:rFonts w:ascii="Times New Roman" w:eastAsia="Times New Roman" w:hAnsi="Times New Roman" w:cs="Times New Roman"/>
                <w:b/>
                <w:bCs/>
                <w:sz w:val="24"/>
                <w:szCs w:val="24"/>
                <w:u w:val="single"/>
              </w:rPr>
            </w:rPrChange>
          </w:rPr>
          <w:t xml:space="preserve">      Area not available or wrong details</w:t>
        </w:r>
      </w:ins>
    </w:p>
    <w:p w14:paraId="6B4B48D4" w14:textId="77777777" w:rsidR="007F709E" w:rsidRPr="007F709E" w:rsidRDefault="007F709E" w:rsidP="007F709E">
      <w:pPr>
        <w:numPr>
          <w:ilvl w:val="0"/>
          <w:numId w:val="97"/>
        </w:numPr>
        <w:spacing w:before="100" w:beforeAutospacing="1" w:after="100" w:afterAutospacing="1" w:line="240" w:lineRule="auto"/>
        <w:rPr>
          <w:ins w:id="4756" w:author="SHAHZAIB KHAN" w:date="2026-10-07T21:03:00Z"/>
          <w:rFonts w:ascii="Times New Roman" w:eastAsia="Times New Roman" w:hAnsi="Times New Roman" w:cs="Times New Roman"/>
          <w:sz w:val="24"/>
          <w:szCs w:val="24"/>
          <w:u w:val="single"/>
          <w:rPrChange w:id="4757" w:author="SHAHZAIB KHAN" w:date="2026-10-07T21:04:00Z" w16du:dateUtc="2026-10-07T16:04:00Z">
            <w:rPr>
              <w:ins w:id="4758" w:author="SHAHZAIB KHAN" w:date="2026-10-07T21:03:00Z"/>
              <w:rFonts w:ascii="Times New Roman" w:eastAsia="Times New Roman" w:hAnsi="Times New Roman" w:cs="Times New Roman"/>
              <w:b/>
              <w:bCs/>
              <w:sz w:val="24"/>
              <w:szCs w:val="24"/>
              <w:u w:val="single"/>
            </w:rPr>
          </w:rPrChange>
        </w:rPr>
      </w:pPr>
      <w:ins w:id="4759" w:author="SHAHZAIB KHAN" w:date="2026-10-07T21:03:00Z">
        <w:r w:rsidRPr="007F709E">
          <w:rPr>
            <w:rFonts w:ascii="Times New Roman" w:eastAsia="Times New Roman" w:hAnsi="Times New Roman" w:cs="Times New Roman"/>
            <w:sz w:val="24"/>
            <w:szCs w:val="24"/>
            <w:u w:val="single"/>
            <w:rPrChange w:id="4760" w:author="SHAHZAIB KHAN" w:date="2026-10-07T21:04:00Z" w16du:dateUtc="2026-10-07T16:04:00Z">
              <w:rPr>
                <w:rFonts w:ascii="Times New Roman" w:eastAsia="Times New Roman" w:hAnsi="Times New Roman" w:cs="Times New Roman"/>
                <w:b/>
                <w:bCs/>
                <w:sz w:val="24"/>
                <w:szCs w:val="24"/>
                <w:u w:val="single"/>
              </w:rPr>
            </w:rPrChange>
          </w:rPr>
          <w:t>Who: I am a customer of the Online Bakery system.</w:t>
        </w:r>
      </w:ins>
    </w:p>
    <w:p w14:paraId="4235E354" w14:textId="77777777" w:rsidR="007F709E" w:rsidRPr="007F709E" w:rsidRDefault="007F709E" w:rsidP="007F709E">
      <w:pPr>
        <w:numPr>
          <w:ilvl w:val="0"/>
          <w:numId w:val="97"/>
        </w:numPr>
        <w:spacing w:before="100" w:beforeAutospacing="1" w:after="100" w:afterAutospacing="1" w:line="240" w:lineRule="auto"/>
        <w:rPr>
          <w:ins w:id="4761" w:author="SHAHZAIB KHAN" w:date="2026-10-07T21:03:00Z"/>
          <w:rFonts w:ascii="Times New Roman" w:eastAsia="Times New Roman" w:hAnsi="Times New Roman" w:cs="Times New Roman"/>
          <w:sz w:val="24"/>
          <w:szCs w:val="24"/>
          <w:u w:val="single"/>
          <w:rPrChange w:id="4762" w:author="SHAHZAIB KHAN" w:date="2026-10-07T21:04:00Z" w16du:dateUtc="2026-10-07T16:04:00Z">
            <w:rPr>
              <w:ins w:id="4763" w:author="SHAHZAIB KHAN" w:date="2026-10-07T21:03:00Z"/>
              <w:rFonts w:ascii="Times New Roman" w:eastAsia="Times New Roman" w:hAnsi="Times New Roman" w:cs="Times New Roman"/>
              <w:b/>
              <w:bCs/>
              <w:sz w:val="24"/>
              <w:szCs w:val="24"/>
              <w:u w:val="single"/>
            </w:rPr>
          </w:rPrChange>
        </w:rPr>
      </w:pPr>
      <w:ins w:id="4764" w:author="SHAHZAIB KHAN" w:date="2026-10-07T21:03:00Z">
        <w:r w:rsidRPr="007F709E">
          <w:rPr>
            <w:rFonts w:ascii="Times New Roman" w:eastAsia="Times New Roman" w:hAnsi="Times New Roman" w:cs="Times New Roman"/>
            <w:sz w:val="24"/>
            <w:szCs w:val="24"/>
            <w:u w:val="single"/>
            <w:rPrChange w:id="4765" w:author="SHAHZAIB KHAN" w:date="2026-10-07T21:04:00Z" w16du:dateUtc="2026-10-07T16:04:00Z">
              <w:rPr>
                <w:rFonts w:ascii="Times New Roman" w:eastAsia="Times New Roman" w:hAnsi="Times New Roman" w:cs="Times New Roman"/>
                <w:b/>
                <w:bCs/>
                <w:sz w:val="24"/>
                <w:szCs w:val="24"/>
                <w:u w:val="single"/>
              </w:rPr>
            </w:rPrChange>
          </w:rPr>
          <w:t>What: I want to know when the bakery does not deliver to my area or when my address details are wrong.</w:t>
        </w:r>
      </w:ins>
    </w:p>
    <w:p w14:paraId="285EE02A" w14:textId="77777777" w:rsidR="007F709E" w:rsidRPr="007F709E" w:rsidRDefault="007F709E" w:rsidP="007F709E">
      <w:pPr>
        <w:numPr>
          <w:ilvl w:val="0"/>
          <w:numId w:val="97"/>
        </w:numPr>
        <w:spacing w:before="100" w:beforeAutospacing="1" w:after="100" w:afterAutospacing="1" w:line="240" w:lineRule="auto"/>
        <w:rPr>
          <w:ins w:id="4766" w:author="SHAHZAIB KHAN" w:date="2026-10-07T21:03:00Z"/>
          <w:rFonts w:ascii="Times New Roman" w:eastAsia="Times New Roman" w:hAnsi="Times New Roman" w:cs="Times New Roman"/>
          <w:sz w:val="24"/>
          <w:szCs w:val="24"/>
          <w:u w:val="single"/>
          <w:rPrChange w:id="4767" w:author="SHAHZAIB KHAN" w:date="2026-10-07T21:04:00Z" w16du:dateUtc="2026-10-07T16:04:00Z">
            <w:rPr>
              <w:ins w:id="4768" w:author="SHAHZAIB KHAN" w:date="2026-10-07T21:03:00Z"/>
              <w:rFonts w:ascii="Times New Roman" w:eastAsia="Times New Roman" w:hAnsi="Times New Roman" w:cs="Times New Roman"/>
              <w:b/>
              <w:bCs/>
              <w:sz w:val="24"/>
              <w:szCs w:val="24"/>
              <w:u w:val="single"/>
            </w:rPr>
          </w:rPrChange>
        </w:rPr>
      </w:pPr>
      <w:ins w:id="4769" w:author="SHAHZAIB KHAN" w:date="2026-10-07T21:03:00Z">
        <w:r w:rsidRPr="007F709E">
          <w:rPr>
            <w:rFonts w:ascii="Times New Roman" w:eastAsia="Times New Roman" w:hAnsi="Times New Roman" w:cs="Times New Roman"/>
            <w:sz w:val="24"/>
            <w:szCs w:val="24"/>
            <w:u w:val="single"/>
            <w:rPrChange w:id="4770" w:author="SHAHZAIB KHAN" w:date="2026-10-07T21:04:00Z" w16du:dateUtc="2026-10-07T16:04:00Z">
              <w:rPr>
                <w:rFonts w:ascii="Times New Roman" w:eastAsia="Times New Roman" w:hAnsi="Times New Roman" w:cs="Times New Roman"/>
                <w:b/>
                <w:bCs/>
                <w:sz w:val="24"/>
                <w:szCs w:val="24"/>
                <w:u w:val="single"/>
              </w:rPr>
            </w:rPrChange>
          </w:rPr>
          <w:t>Why: So that I can correct the details or choose another area and not lose my order.</w:t>
        </w:r>
      </w:ins>
    </w:p>
    <w:p w14:paraId="5ACA6C25" w14:textId="77777777" w:rsidR="007F709E" w:rsidRPr="007F709E" w:rsidRDefault="007F709E" w:rsidP="007F709E">
      <w:pPr>
        <w:spacing w:before="100" w:beforeAutospacing="1" w:after="100" w:afterAutospacing="1" w:line="240" w:lineRule="auto"/>
        <w:ind w:left="720"/>
        <w:rPr>
          <w:ins w:id="4771" w:author="SHAHZAIB KHAN" w:date="2026-10-07T21:03:00Z"/>
          <w:rFonts w:ascii="Times New Roman" w:eastAsia="Times New Roman" w:hAnsi="Times New Roman" w:cs="Times New Roman"/>
          <w:sz w:val="24"/>
          <w:szCs w:val="24"/>
          <w:u w:val="single"/>
          <w:rPrChange w:id="4772" w:author="SHAHZAIB KHAN" w:date="2026-10-07T21:04:00Z" w16du:dateUtc="2026-10-07T16:04:00Z">
            <w:rPr>
              <w:ins w:id="4773" w:author="SHAHZAIB KHAN" w:date="2026-10-07T21:03:00Z"/>
              <w:rFonts w:ascii="Times New Roman" w:eastAsia="Times New Roman" w:hAnsi="Times New Roman" w:cs="Times New Roman"/>
              <w:b/>
              <w:bCs/>
              <w:sz w:val="24"/>
              <w:szCs w:val="24"/>
              <w:u w:val="single"/>
            </w:rPr>
          </w:rPrChange>
        </w:rPr>
      </w:pPr>
      <w:ins w:id="4774" w:author="SHAHZAIB KHAN" w:date="2026-10-07T21:03:00Z">
        <w:r w:rsidRPr="007F709E">
          <w:rPr>
            <w:rFonts w:ascii="Times New Roman" w:eastAsia="Times New Roman" w:hAnsi="Times New Roman" w:cs="Times New Roman"/>
            <w:sz w:val="24"/>
            <w:szCs w:val="24"/>
            <w:u w:val="single"/>
            <w:rPrChange w:id="4775" w:author="SHAHZAIB KHAN" w:date="2026-10-07T21:04:00Z" w16du:dateUtc="2026-10-07T16:04:00Z">
              <w:rPr>
                <w:rFonts w:ascii="Times New Roman" w:eastAsia="Times New Roman" w:hAnsi="Times New Roman" w:cs="Times New Roman"/>
                <w:b/>
                <w:bCs/>
                <w:sz w:val="24"/>
                <w:szCs w:val="24"/>
                <w:u w:val="single"/>
              </w:rPr>
            </w:rPrChange>
          </w:rPr>
          <w:t>Acceptance Criteria:</w:t>
        </w:r>
      </w:ins>
    </w:p>
    <w:p w14:paraId="22A3ACD2" w14:textId="77777777" w:rsidR="007F709E" w:rsidRPr="007F709E" w:rsidRDefault="007F709E" w:rsidP="007F709E">
      <w:pPr>
        <w:numPr>
          <w:ilvl w:val="0"/>
          <w:numId w:val="98"/>
        </w:numPr>
        <w:spacing w:before="100" w:beforeAutospacing="1" w:after="100" w:afterAutospacing="1" w:line="240" w:lineRule="auto"/>
        <w:rPr>
          <w:ins w:id="4776" w:author="SHAHZAIB KHAN" w:date="2026-10-07T21:03:00Z"/>
          <w:rFonts w:ascii="Times New Roman" w:eastAsia="Times New Roman" w:hAnsi="Times New Roman" w:cs="Times New Roman"/>
          <w:sz w:val="24"/>
          <w:szCs w:val="24"/>
          <w:u w:val="single"/>
          <w:rPrChange w:id="4777" w:author="SHAHZAIB KHAN" w:date="2026-10-07T21:04:00Z" w16du:dateUtc="2026-10-07T16:04:00Z">
            <w:rPr>
              <w:ins w:id="4778" w:author="SHAHZAIB KHAN" w:date="2026-10-07T21:03:00Z"/>
              <w:rFonts w:ascii="Times New Roman" w:eastAsia="Times New Roman" w:hAnsi="Times New Roman" w:cs="Times New Roman"/>
              <w:b/>
              <w:bCs/>
              <w:sz w:val="24"/>
              <w:szCs w:val="24"/>
              <w:u w:val="single"/>
            </w:rPr>
          </w:rPrChange>
        </w:rPr>
      </w:pPr>
      <w:ins w:id="4779" w:author="SHAHZAIB KHAN" w:date="2026-10-07T21:03:00Z">
        <w:r w:rsidRPr="007F709E">
          <w:rPr>
            <w:rFonts w:ascii="Times New Roman" w:eastAsia="Times New Roman" w:hAnsi="Times New Roman" w:cs="Times New Roman"/>
            <w:sz w:val="24"/>
            <w:szCs w:val="24"/>
            <w:u w:val="single"/>
            <w:rPrChange w:id="4780" w:author="SHAHZAIB KHAN" w:date="2026-10-07T21:04:00Z" w16du:dateUtc="2026-10-07T16:04:00Z">
              <w:rPr>
                <w:rFonts w:ascii="Times New Roman" w:eastAsia="Times New Roman" w:hAnsi="Times New Roman" w:cs="Times New Roman"/>
                <w:b/>
                <w:bCs/>
                <w:sz w:val="24"/>
                <w:szCs w:val="24"/>
                <w:u w:val="single"/>
              </w:rPr>
            </w:rPrChange>
          </w:rPr>
          <w:t>Scenario: Delivery area is not valid</w:t>
        </w:r>
      </w:ins>
    </w:p>
    <w:p w14:paraId="7C29C4E9" w14:textId="77777777" w:rsidR="007F709E" w:rsidRPr="007F709E" w:rsidRDefault="007F709E" w:rsidP="007F709E">
      <w:pPr>
        <w:numPr>
          <w:ilvl w:val="0"/>
          <w:numId w:val="98"/>
        </w:numPr>
        <w:spacing w:before="100" w:beforeAutospacing="1" w:after="100" w:afterAutospacing="1" w:line="240" w:lineRule="auto"/>
        <w:rPr>
          <w:ins w:id="4781" w:author="SHAHZAIB KHAN" w:date="2026-10-07T21:03:00Z"/>
          <w:rFonts w:ascii="Times New Roman" w:eastAsia="Times New Roman" w:hAnsi="Times New Roman" w:cs="Times New Roman"/>
          <w:sz w:val="24"/>
          <w:szCs w:val="24"/>
          <w:u w:val="single"/>
          <w:rPrChange w:id="4782" w:author="SHAHZAIB KHAN" w:date="2026-10-07T21:04:00Z" w16du:dateUtc="2026-10-07T16:04:00Z">
            <w:rPr>
              <w:ins w:id="4783" w:author="SHAHZAIB KHAN" w:date="2026-10-07T21:03:00Z"/>
              <w:rFonts w:ascii="Times New Roman" w:eastAsia="Times New Roman" w:hAnsi="Times New Roman" w:cs="Times New Roman"/>
              <w:b/>
              <w:bCs/>
              <w:sz w:val="24"/>
              <w:szCs w:val="24"/>
              <w:u w:val="single"/>
            </w:rPr>
          </w:rPrChange>
        </w:rPr>
      </w:pPr>
      <w:ins w:id="4784" w:author="SHAHZAIB KHAN" w:date="2026-10-07T21:03:00Z">
        <w:r w:rsidRPr="007F709E">
          <w:rPr>
            <w:rFonts w:ascii="Times New Roman" w:eastAsia="Times New Roman" w:hAnsi="Times New Roman" w:cs="Times New Roman"/>
            <w:sz w:val="24"/>
            <w:szCs w:val="24"/>
            <w:u w:val="single"/>
            <w:rPrChange w:id="4785" w:author="SHAHZAIB KHAN" w:date="2026-10-07T21:04:00Z" w16du:dateUtc="2026-10-07T16:04:00Z">
              <w:rPr>
                <w:rFonts w:ascii="Times New Roman" w:eastAsia="Times New Roman" w:hAnsi="Times New Roman" w:cs="Times New Roman"/>
                <w:b/>
                <w:bCs/>
                <w:sz w:val="24"/>
                <w:szCs w:val="24"/>
                <w:u w:val="single"/>
              </w:rPr>
            </w:rPrChange>
          </w:rPr>
          <w:t>Given: The customer is on the Select Delivery Area page with the selected items.</w:t>
        </w:r>
      </w:ins>
    </w:p>
    <w:p w14:paraId="69740991" w14:textId="77777777" w:rsidR="007F709E" w:rsidRPr="007F709E" w:rsidRDefault="007F709E" w:rsidP="007F709E">
      <w:pPr>
        <w:numPr>
          <w:ilvl w:val="0"/>
          <w:numId w:val="98"/>
        </w:numPr>
        <w:spacing w:before="100" w:beforeAutospacing="1" w:after="100" w:afterAutospacing="1" w:line="240" w:lineRule="auto"/>
        <w:rPr>
          <w:ins w:id="4786" w:author="SHAHZAIB KHAN" w:date="2026-10-07T21:03:00Z"/>
          <w:rFonts w:ascii="Times New Roman" w:eastAsia="Times New Roman" w:hAnsi="Times New Roman" w:cs="Times New Roman"/>
          <w:sz w:val="24"/>
          <w:szCs w:val="24"/>
          <w:u w:val="single"/>
          <w:rPrChange w:id="4787" w:author="SHAHZAIB KHAN" w:date="2026-10-07T21:04:00Z" w16du:dateUtc="2026-10-07T16:04:00Z">
            <w:rPr>
              <w:ins w:id="4788" w:author="SHAHZAIB KHAN" w:date="2026-10-07T21:03:00Z"/>
              <w:rFonts w:ascii="Times New Roman" w:eastAsia="Times New Roman" w:hAnsi="Times New Roman" w:cs="Times New Roman"/>
              <w:b/>
              <w:bCs/>
              <w:sz w:val="24"/>
              <w:szCs w:val="24"/>
              <w:u w:val="single"/>
            </w:rPr>
          </w:rPrChange>
        </w:rPr>
      </w:pPr>
      <w:ins w:id="4789" w:author="SHAHZAIB KHAN" w:date="2026-10-07T21:03:00Z">
        <w:r w:rsidRPr="007F709E">
          <w:rPr>
            <w:rFonts w:ascii="Times New Roman" w:eastAsia="Times New Roman" w:hAnsi="Times New Roman" w:cs="Times New Roman"/>
            <w:sz w:val="24"/>
            <w:szCs w:val="24"/>
            <w:u w:val="single"/>
            <w:rPrChange w:id="4790" w:author="SHAHZAIB KHAN" w:date="2026-10-07T21:04:00Z" w16du:dateUtc="2026-10-07T16:04:00Z">
              <w:rPr>
                <w:rFonts w:ascii="Times New Roman" w:eastAsia="Times New Roman" w:hAnsi="Times New Roman" w:cs="Times New Roman"/>
                <w:b/>
                <w:bCs/>
                <w:sz w:val="24"/>
                <w:szCs w:val="24"/>
                <w:u w:val="single"/>
              </w:rPr>
            </w:rPrChange>
          </w:rPr>
          <w:t xml:space="preserve">And: The customer selects an area where the bakery does not </w:t>
        </w:r>
        <w:proofErr w:type="gramStart"/>
        <w:r w:rsidRPr="007F709E">
          <w:rPr>
            <w:rFonts w:ascii="Times New Roman" w:eastAsia="Times New Roman" w:hAnsi="Times New Roman" w:cs="Times New Roman"/>
            <w:sz w:val="24"/>
            <w:szCs w:val="24"/>
            <w:u w:val="single"/>
            <w:rPrChange w:id="4791" w:author="SHAHZAIB KHAN" w:date="2026-10-07T21:04:00Z" w16du:dateUtc="2026-10-07T16:04:00Z">
              <w:rPr>
                <w:rFonts w:ascii="Times New Roman" w:eastAsia="Times New Roman" w:hAnsi="Times New Roman" w:cs="Times New Roman"/>
                <w:b/>
                <w:bCs/>
                <w:sz w:val="24"/>
                <w:szCs w:val="24"/>
                <w:u w:val="single"/>
              </w:rPr>
            </w:rPrChange>
          </w:rPr>
          <w:t>deliver, or</w:t>
        </w:r>
        <w:proofErr w:type="gramEnd"/>
        <w:r w:rsidRPr="007F709E">
          <w:rPr>
            <w:rFonts w:ascii="Times New Roman" w:eastAsia="Times New Roman" w:hAnsi="Times New Roman" w:cs="Times New Roman"/>
            <w:sz w:val="24"/>
            <w:szCs w:val="24"/>
            <w:u w:val="single"/>
            <w:rPrChange w:id="4792" w:author="SHAHZAIB KHAN" w:date="2026-10-07T21:04:00Z" w16du:dateUtc="2026-10-07T16:04:00Z">
              <w:rPr>
                <w:rFonts w:ascii="Times New Roman" w:eastAsia="Times New Roman" w:hAnsi="Times New Roman" w:cs="Times New Roman"/>
                <w:b/>
                <w:bCs/>
                <w:sz w:val="24"/>
                <w:szCs w:val="24"/>
                <w:u w:val="single"/>
              </w:rPr>
            </w:rPrChange>
          </w:rPr>
          <w:t xml:space="preserve"> enters wrong address details.</w:t>
        </w:r>
      </w:ins>
    </w:p>
    <w:p w14:paraId="239FE14F" w14:textId="77777777" w:rsidR="007F709E" w:rsidRPr="007F709E" w:rsidRDefault="007F709E" w:rsidP="007F709E">
      <w:pPr>
        <w:numPr>
          <w:ilvl w:val="0"/>
          <w:numId w:val="98"/>
        </w:numPr>
        <w:spacing w:before="100" w:beforeAutospacing="1" w:after="100" w:afterAutospacing="1" w:line="240" w:lineRule="auto"/>
        <w:rPr>
          <w:ins w:id="4793" w:author="SHAHZAIB KHAN" w:date="2026-10-07T21:03:00Z"/>
          <w:rFonts w:ascii="Times New Roman" w:eastAsia="Times New Roman" w:hAnsi="Times New Roman" w:cs="Times New Roman"/>
          <w:sz w:val="24"/>
          <w:szCs w:val="24"/>
          <w:u w:val="single"/>
          <w:rPrChange w:id="4794" w:author="SHAHZAIB KHAN" w:date="2026-10-07T21:04:00Z" w16du:dateUtc="2026-10-07T16:04:00Z">
            <w:rPr>
              <w:ins w:id="4795" w:author="SHAHZAIB KHAN" w:date="2026-10-07T21:03:00Z"/>
              <w:rFonts w:ascii="Times New Roman" w:eastAsia="Times New Roman" w:hAnsi="Times New Roman" w:cs="Times New Roman"/>
              <w:b/>
              <w:bCs/>
              <w:sz w:val="24"/>
              <w:szCs w:val="24"/>
              <w:u w:val="single"/>
            </w:rPr>
          </w:rPrChange>
        </w:rPr>
      </w:pPr>
      <w:ins w:id="4796" w:author="SHAHZAIB KHAN" w:date="2026-10-07T21:03:00Z">
        <w:r w:rsidRPr="007F709E">
          <w:rPr>
            <w:rFonts w:ascii="Times New Roman" w:eastAsia="Times New Roman" w:hAnsi="Times New Roman" w:cs="Times New Roman"/>
            <w:sz w:val="24"/>
            <w:szCs w:val="24"/>
            <w:u w:val="single"/>
            <w:rPrChange w:id="4797" w:author="SHAHZAIB KHAN" w:date="2026-10-07T21:04:00Z" w16du:dateUtc="2026-10-07T16:04:00Z">
              <w:rPr>
                <w:rFonts w:ascii="Times New Roman" w:eastAsia="Times New Roman" w:hAnsi="Times New Roman" w:cs="Times New Roman"/>
                <w:b/>
                <w:bCs/>
                <w:sz w:val="24"/>
                <w:szCs w:val="24"/>
                <w:u w:val="single"/>
              </w:rPr>
            </w:rPrChange>
          </w:rPr>
          <w:t>When: The customer submits the address details.</w:t>
        </w:r>
      </w:ins>
    </w:p>
    <w:p w14:paraId="4793612D" w14:textId="77777777" w:rsidR="007F709E" w:rsidRPr="007F709E" w:rsidRDefault="007F709E" w:rsidP="007F709E">
      <w:pPr>
        <w:numPr>
          <w:ilvl w:val="0"/>
          <w:numId w:val="98"/>
        </w:numPr>
        <w:spacing w:before="100" w:beforeAutospacing="1" w:after="100" w:afterAutospacing="1" w:line="240" w:lineRule="auto"/>
        <w:rPr>
          <w:ins w:id="4798" w:author="SHAHZAIB KHAN" w:date="2026-10-07T21:03:00Z"/>
          <w:rFonts w:ascii="Times New Roman" w:eastAsia="Times New Roman" w:hAnsi="Times New Roman" w:cs="Times New Roman"/>
          <w:sz w:val="24"/>
          <w:szCs w:val="24"/>
          <w:u w:val="single"/>
          <w:rPrChange w:id="4799" w:author="SHAHZAIB KHAN" w:date="2026-10-07T21:04:00Z" w16du:dateUtc="2026-10-07T16:04:00Z">
            <w:rPr>
              <w:ins w:id="4800" w:author="SHAHZAIB KHAN" w:date="2026-10-07T21:03:00Z"/>
              <w:rFonts w:ascii="Times New Roman" w:eastAsia="Times New Roman" w:hAnsi="Times New Roman" w:cs="Times New Roman"/>
              <w:b/>
              <w:bCs/>
              <w:sz w:val="24"/>
              <w:szCs w:val="24"/>
              <w:u w:val="single"/>
            </w:rPr>
          </w:rPrChange>
        </w:rPr>
      </w:pPr>
      <w:ins w:id="4801" w:author="SHAHZAIB KHAN" w:date="2026-10-07T21:03:00Z">
        <w:r w:rsidRPr="007F709E">
          <w:rPr>
            <w:rFonts w:ascii="Times New Roman" w:eastAsia="Times New Roman" w:hAnsi="Times New Roman" w:cs="Times New Roman"/>
            <w:sz w:val="24"/>
            <w:szCs w:val="24"/>
            <w:u w:val="single"/>
            <w:rPrChange w:id="4802" w:author="SHAHZAIB KHAN" w:date="2026-10-07T21:04:00Z" w16du:dateUtc="2026-10-07T16:04:00Z">
              <w:rPr>
                <w:rFonts w:ascii="Times New Roman" w:eastAsia="Times New Roman" w:hAnsi="Times New Roman" w:cs="Times New Roman"/>
                <w:b/>
                <w:bCs/>
                <w:sz w:val="24"/>
                <w:szCs w:val="24"/>
                <w:u w:val="single"/>
              </w:rPr>
            </w:rPrChange>
          </w:rPr>
          <w:t>Then: The system shows an error message, sets the Area Status as Not Valid and does not save the area with the order.</w:t>
        </w:r>
      </w:ins>
    </w:p>
    <w:p w14:paraId="7C03CE24" w14:textId="77777777" w:rsidR="007F709E" w:rsidRPr="007F709E" w:rsidRDefault="007F709E" w:rsidP="007F709E">
      <w:pPr>
        <w:numPr>
          <w:ilvl w:val="0"/>
          <w:numId w:val="98"/>
        </w:numPr>
        <w:spacing w:before="100" w:beforeAutospacing="1" w:after="100" w:afterAutospacing="1" w:line="240" w:lineRule="auto"/>
        <w:rPr>
          <w:ins w:id="4803" w:author="SHAHZAIB KHAN" w:date="2026-10-07T21:03:00Z"/>
          <w:rFonts w:ascii="Times New Roman" w:eastAsia="Times New Roman" w:hAnsi="Times New Roman" w:cs="Times New Roman"/>
          <w:b/>
          <w:bCs/>
          <w:sz w:val="24"/>
          <w:szCs w:val="24"/>
          <w:u w:val="single"/>
        </w:rPr>
      </w:pPr>
      <w:ins w:id="4804" w:author="SHAHZAIB KHAN" w:date="2026-10-07T21:03:00Z">
        <w:r w:rsidRPr="007F709E">
          <w:rPr>
            <w:rFonts w:ascii="Times New Roman" w:eastAsia="Times New Roman" w:hAnsi="Times New Roman" w:cs="Times New Roman"/>
            <w:sz w:val="24"/>
            <w:szCs w:val="24"/>
            <w:u w:val="single"/>
            <w:rPrChange w:id="4805" w:author="SHAHZAIB KHAN" w:date="2026-10-07T21:04:00Z" w16du:dateUtc="2026-10-07T16:04:00Z">
              <w:rPr>
                <w:rFonts w:ascii="Times New Roman" w:eastAsia="Times New Roman" w:hAnsi="Times New Roman" w:cs="Times New Roman"/>
                <w:b/>
                <w:bCs/>
                <w:sz w:val="24"/>
                <w:szCs w:val="24"/>
                <w:u w:val="single"/>
              </w:rPr>
            </w:rPrChange>
          </w:rPr>
          <w:t>And: The system lets the customer select another area or enter the details again</w:t>
        </w:r>
        <w:r w:rsidRPr="007F709E">
          <w:rPr>
            <w:rFonts w:ascii="Times New Roman" w:eastAsia="Times New Roman" w:hAnsi="Times New Roman" w:cs="Times New Roman"/>
            <w:b/>
            <w:bCs/>
            <w:sz w:val="24"/>
            <w:szCs w:val="24"/>
            <w:u w:val="single"/>
          </w:rPr>
          <w:t>.</w:t>
        </w:r>
      </w:ins>
    </w:p>
    <w:p w14:paraId="15CF20D4" w14:textId="77777777" w:rsidR="007F709E" w:rsidRPr="00A66AA1" w:rsidRDefault="007F709E" w:rsidP="00C526BA">
      <w:pPr>
        <w:spacing w:before="100" w:beforeAutospacing="1" w:after="100" w:afterAutospacing="1" w:line="240" w:lineRule="auto"/>
        <w:ind w:left="720"/>
        <w:rPr>
          <w:ins w:id="4806" w:author="SHAHZAIB KHAN" w:date="2026-10-07T20:47:00Z"/>
          <w:rFonts w:ascii="Times New Roman" w:eastAsia="Times New Roman" w:hAnsi="Times New Roman" w:cs="Times New Roman"/>
          <w:b/>
          <w:bCs/>
          <w:sz w:val="24"/>
          <w:szCs w:val="24"/>
          <w:u w:val="single"/>
          <w:rPrChange w:id="4807" w:author="SHAHZAIB KHAN" w:date="2026-10-07T21:00:00Z" w16du:dateUtc="2026-10-07T16:00:00Z">
            <w:rPr>
              <w:ins w:id="4808" w:author="SHAHZAIB KHAN" w:date="2026-10-07T20:47:00Z"/>
              <w:rFonts w:ascii="Times New Roman" w:eastAsia="Times New Roman" w:hAnsi="Times New Roman" w:cs="Times New Roman"/>
              <w:sz w:val="24"/>
              <w:szCs w:val="24"/>
              <w:u w:val="single"/>
            </w:rPr>
          </w:rPrChange>
        </w:rPr>
      </w:pPr>
    </w:p>
    <w:p w14:paraId="7E6F0486" w14:textId="77777777" w:rsidR="00C526BA" w:rsidRPr="007F709E" w:rsidRDefault="00C526BA" w:rsidP="00C526BA">
      <w:pPr>
        <w:spacing w:before="100" w:beforeAutospacing="1" w:after="100" w:afterAutospacing="1" w:line="240" w:lineRule="auto"/>
        <w:ind w:left="720"/>
        <w:rPr>
          <w:ins w:id="4809" w:author="SHAHZAIB KHAN" w:date="2026-10-07T20:47:00Z"/>
          <w:rFonts w:ascii="Times New Roman" w:eastAsia="Times New Roman" w:hAnsi="Times New Roman" w:cs="Times New Roman"/>
          <w:b/>
          <w:bCs/>
          <w:sz w:val="24"/>
          <w:szCs w:val="24"/>
          <w:u w:val="single"/>
          <w:rPrChange w:id="4810" w:author="SHAHZAIB KHAN" w:date="2026-10-07T21:06:00Z" w16du:dateUtc="2026-10-07T16:06:00Z">
            <w:rPr>
              <w:ins w:id="4811" w:author="SHAHZAIB KHAN" w:date="2026-10-07T20:47:00Z"/>
              <w:rFonts w:ascii="Times New Roman" w:eastAsia="Times New Roman" w:hAnsi="Times New Roman" w:cs="Times New Roman"/>
              <w:sz w:val="24"/>
              <w:szCs w:val="24"/>
              <w:u w:val="single"/>
            </w:rPr>
          </w:rPrChange>
        </w:rPr>
      </w:pPr>
    </w:p>
    <w:p w14:paraId="040D88BC" w14:textId="2DBC5E1A" w:rsidR="00C526BA" w:rsidRDefault="007F709E" w:rsidP="00C526BA">
      <w:pPr>
        <w:spacing w:before="100" w:beforeAutospacing="1" w:after="100" w:afterAutospacing="1" w:line="240" w:lineRule="auto"/>
        <w:ind w:left="720"/>
        <w:rPr>
          <w:ins w:id="4812" w:author="SHAHZAIB KHAN" w:date="2026-10-07T21:06:00Z" w16du:dateUtc="2026-10-07T16:06:00Z"/>
          <w:rFonts w:ascii="Times New Roman" w:eastAsia="Times New Roman" w:hAnsi="Times New Roman" w:cs="Times New Roman"/>
          <w:b/>
          <w:bCs/>
          <w:sz w:val="24"/>
          <w:szCs w:val="24"/>
          <w:u w:val="single"/>
        </w:rPr>
      </w:pPr>
      <w:ins w:id="4813" w:author="SHAHZAIB KHAN" w:date="2026-10-07T21:05:00Z" w16du:dateUtc="2026-10-07T16:05:00Z">
        <w:r w:rsidRPr="007F709E">
          <w:rPr>
            <w:rFonts w:ascii="Times New Roman" w:eastAsia="Times New Roman" w:hAnsi="Times New Roman" w:cs="Times New Roman"/>
            <w:b/>
            <w:bCs/>
            <w:sz w:val="24"/>
            <w:szCs w:val="24"/>
            <w:u w:val="single"/>
            <w:rPrChange w:id="4814" w:author="SHAHZAIB KHAN" w:date="2026-10-07T21:06:00Z" w16du:dateUtc="2026-10-07T16:06:00Z">
              <w:rPr>
                <w:rFonts w:ascii="Times New Roman" w:eastAsia="Times New Roman" w:hAnsi="Times New Roman" w:cs="Times New Roman"/>
                <w:sz w:val="24"/>
                <w:szCs w:val="24"/>
                <w:u w:val="single"/>
              </w:rPr>
            </w:rPrChange>
          </w:rPr>
          <w:t xml:space="preserve">Use </w:t>
        </w:r>
        <w:proofErr w:type="gramStart"/>
        <w:r w:rsidRPr="007F709E">
          <w:rPr>
            <w:rFonts w:ascii="Times New Roman" w:eastAsia="Times New Roman" w:hAnsi="Times New Roman" w:cs="Times New Roman"/>
            <w:b/>
            <w:bCs/>
            <w:sz w:val="24"/>
            <w:szCs w:val="24"/>
            <w:u w:val="single"/>
            <w:rPrChange w:id="4815" w:author="SHAHZAIB KHAN" w:date="2026-10-07T21:06:00Z" w16du:dateUtc="2026-10-07T16:06:00Z">
              <w:rPr>
                <w:rFonts w:ascii="Times New Roman" w:eastAsia="Times New Roman" w:hAnsi="Times New Roman" w:cs="Times New Roman"/>
                <w:sz w:val="24"/>
                <w:szCs w:val="24"/>
                <w:u w:val="single"/>
              </w:rPr>
            </w:rPrChange>
          </w:rPr>
          <w:t>Case :</w:t>
        </w:r>
        <w:proofErr w:type="gramEnd"/>
        <w:r w:rsidRPr="007F709E">
          <w:rPr>
            <w:rFonts w:ascii="Times New Roman" w:eastAsia="Times New Roman" w:hAnsi="Times New Roman" w:cs="Times New Roman"/>
            <w:b/>
            <w:bCs/>
            <w:sz w:val="24"/>
            <w:szCs w:val="24"/>
            <w:u w:val="single"/>
            <w:rPrChange w:id="4816" w:author="SHAHZAIB KHAN" w:date="2026-10-07T21:06:00Z" w16du:dateUtc="2026-10-07T16:06:00Z">
              <w:rPr>
                <w:rFonts w:ascii="Times New Roman" w:eastAsia="Times New Roman" w:hAnsi="Times New Roman" w:cs="Times New Roman"/>
                <w:sz w:val="24"/>
                <w:szCs w:val="24"/>
                <w:u w:val="single"/>
              </w:rPr>
            </w:rPrChange>
          </w:rPr>
          <w:t xml:space="preserve"> </w:t>
        </w:r>
      </w:ins>
      <w:ins w:id="4817" w:author="SHAHZAIB KHAN" w:date="2026-10-07T21:06:00Z" w16du:dateUtc="2026-10-07T16:06:00Z">
        <w:r w:rsidRPr="007F709E">
          <w:rPr>
            <w:rFonts w:ascii="Times New Roman" w:eastAsia="Times New Roman" w:hAnsi="Times New Roman" w:cs="Times New Roman"/>
            <w:b/>
            <w:bCs/>
            <w:sz w:val="24"/>
            <w:szCs w:val="24"/>
            <w:u w:val="single"/>
            <w:rPrChange w:id="4818" w:author="SHAHZAIB KHAN" w:date="2026-10-07T21:06:00Z" w16du:dateUtc="2026-10-07T16:06:00Z">
              <w:rPr>
                <w:rFonts w:ascii="Times New Roman" w:eastAsia="Times New Roman" w:hAnsi="Times New Roman" w:cs="Times New Roman"/>
                <w:sz w:val="24"/>
                <w:szCs w:val="24"/>
                <w:u w:val="single"/>
              </w:rPr>
            </w:rPrChange>
          </w:rPr>
          <w:t>07</w:t>
        </w:r>
      </w:ins>
    </w:p>
    <w:p w14:paraId="0D18D1EA" w14:textId="77777777" w:rsidR="007F709E" w:rsidRPr="007F709E" w:rsidRDefault="007F709E" w:rsidP="007F709E">
      <w:pPr>
        <w:spacing w:before="100" w:beforeAutospacing="1" w:after="100" w:afterAutospacing="1" w:line="240" w:lineRule="auto"/>
        <w:ind w:left="720"/>
        <w:rPr>
          <w:ins w:id="4819" w:author="SHAHZAIB KHAN" w:date="2026-10-07T21:06:00Z"/>
          <w:rFonts w:ascii="Times New Roman" w:eastAsia="Times New Roman" w:hAnsi="Times New Roman" w:cs="Times New Roman"/>
          <w:b/>
          <w:bCs/>
          <w:sz w:val="24"/>
          <w:szCs w:val="24"/>
          <w:u w:val="single"/>
        </w:rPr>
      </w:pPr>
      <w:ins w:id="4820" w:author="SHAHZAIB KHAN" w:date="2026-10-07T21:06:00Z">
        <w:r w:rsidRPr="007F709E">
          <w:rPr>
            <w:rFonts w:ascii="Times New Roman" w:eastAsia="Times New Roman" w:hAnsi="Times New Roman" w:cs="Times New Roman"/>
            <w:b/>
            <w:bCs/>
            <w:sz w:val="24"/>
            <w:szCs w:val="24"/>
            <w:u w:val="single"/>
          </w:rPr>
          <w:t>Use Case: Place Order</w:t>
        </w:r>
      </w:ins>
    </w:p>
    <w:p w14:paraId="0C39BE86" w14:textId="77777777" w:rsidR="007F709E" w:rsidRPr="007F709E" w:rsidRDefault="007F709E" w:rsidP="007F709E">
      <w:pPr>
        <w:spacing w:before="100" w:beforeAutospacing="1" w:after="100" w:afterAutospacing="1" w:line="240" w:lineRule="auto"/>
        <w:ind w:left="720"/>
        <w:rPr>
          <w:ins w:id="4821" w:author="SHAHZAIB KHAN" w:date="2026-10-07T21:06:00Z"/>
          <w:rFonts w:ascii="Times New Roman" w:eastAsia="Times New Roman" w:hAnsi="Times New Roman" w:cs="Times New Roman"/>
          <w:b/>
          <w:bCs/>
          <w:sz w:val="24"/>
          <w:szCs w:val="24"/>
          <w:u w:val="single"/>
          <w:rtl/>
        </w:rPr>
      </w:pPr>
    </w:p>
    <w:p w14:paraId="1E4EDD38" w14:textId="77777777" w:rsidR="007F709E" w:rsidRPr="007F709E" w:rsidRDefault="007F709E" w:rsidP="007F709E">
      <w:pPr>
        <w:spacing w:before="100" w:beforeAutospacing="1" w:after="100" w:afterAutospacing="1" w:line="240" w:lineRule="auto"/>
        <w:ind w:left="720"/>
        <w:rPr>
          <w:ins w:id="4822" w:author="SHAHZAIB KHAN" w:date="2026-10-07T21:06:00Z"/>
          <w:rFonts w:ascii="Times New Roman" w:eastAsia="Times New Roman" w:hAnsi="Times New Roman" w:cs="Times New Roman"/>
          <w:b/>
          <w:bCs/>
          <w:sz w:val="24"/>
          <w:szCs w:val="24"/>
          <w:u w:val="single"/>
          <w:rtl/>
        </w:rPr>
      </w:pPr>
      <w:ins w:id="4823" w:author="SHAHZAIB KHAN" w:date="2026-10-07T21:06:00Z">
        <w:r w:rsidRPr="007F709E">
          <w:rPr>
            <w:rFonts w:ascii="Times New Roman" w:eastAsia="Times New Roman" w:hAnsi="Times New Roman" w:cs="Times New Roman"/>
            <w:b/>
            <w:bCs/>
            <w:sz w:val="24"/>
            <w:szCs w:val="24"/>
            <w:u w:val="single"/>
          </w:rPr>
          <w:t>Scope:</w:t>
        </w:r>
      </w:ins>
    </w:p>
    <w:p w14:paraId="52896C35" w14:textId="511BA8FE" w:rsidR="007F709E" w:rsidRPr="007F709E" w:rsidRDefault="007F709E" w:rsidP="007F709E">
      <w:pPr>
        <w:spacing w:before="100" w:beforeAutospacing="1" w:after="100" w:afterAutospacing="1" w:line="240" w:lineRule="auto"/>
        <w:ind w:left="720"/>
        <w:rPr>
          <w:ins w:id="4824" w:author="SHAHZAIB KHAN" w:date="2026-10-07T21:06:00Z"/>
          <w:rFonts w:ascii="Times New Roman" w:eastAsia="Times New Roman" w:hAnsi="Times New Roman" w:cs="Times New Roman"/>
          <w:sz w:val="24"/>
          <w:szCs w:val="24"/>
          <w:u w:val="single"/>
        </w:rPr>
      </w:pPr>
      <w:proofErr w:type="gramStart"/>
      <w:ins w:id="4825" w:author="SHAHZAIB KHAN" w:date="2026-10-07T21:06:00Z">
        <w:r w:rsidRPr="007F709E">
          <w:rPr>
            <w:rFonts w:ascii="Times New Roman" w:eastAsia="Times New Roman" w:hAnsi="Times New Roman" w:cs="Times New Roman"/>
            <w:sz w:val="24"/>
            <w:szCs w:val="24"/>
            <w:u w:val="single"/>
          </w:rPr>
          <w:t>This use</w:t>
        </w:r>
        <w:proofErr w:type="gramEnd"/>
        <w:r w:rsidRPr="007F709E">
          <w:rPr>
            <w:rFonts w:ascii="Times New Roman" w:eastAsia="Times New Roman" w:hAnsi="Times New Roman" w:cs="Times New Roman"/>
            <w:sz w:val="24"/>
            <w:szCs w:val="24"/>
            <w:u w:val="single"/>
          </w:rPr>
          <w:t xml:space="preserve"> case </w:t>
        </w:r>
        <w:proofErr w:type="gramStart"/>
        <w:r w:rsidRPr="007F709E">
          <w:rPr>
            <w:rFonts w:ascii="Times New Roman" w:eastAsia="Times New Roman" w:hAnsi="Times New Roman" w:cs="Times New Roman"/>
            <w:sz w:val="24"/>
            <w:szCs w:val="24"/>
            <w:u w:val="single"/>
          </w:rPr>
          <w:t>covers,</w:t>
        </w:r>
        <w:proofErr w:type="gramEnd"/>
        <w:r w:rsidRPr="007F709E">
          <w:rPr>
            <w:rFonts w:ascii="Times New Roman" w:eastAsia="Times New Roman" w:hAnsi="Times New Roman" w:cs="Times New Roman"/>
            <w:sz w:val="24"/>
            <w:szCs w:val="24"/>
            <w:u w:val="single"/>
          </w:rPr>
          <w:t xml:space="preserve"> how a </w:t>
        </w:r>
        <w:proofErr w:type="gramStart"/>
        <w:r w:rsidRPr="007F709E">
          <w:rPr>
            <w:rFonts w:ascii="Times New Roman" w:eastAsia="Times New Roman" w:hAnsi="Times New Roman" w:cs="Times New Roman"/>
            <w:sz w:val="24"/>
            <w:szCs w:val="24"/>
            <w:u w:val="single"/>
          </w:rPr>
          <w:t xml:space="preserve">customer </w:t>
        </w:r>
      </w:ins>
      <w:ins w:id="4826" w:author="SHAHZAIB KHAN" w:date="2026-10-07T21:50:00Z" w16du:dateUtc="2026-10-07T16:50:00Z">
        <w:r w:rsidR="000F180E">
          <w:rPr>
            <w:rFonts w:ascii="Times New Roman" w:eastAsia="Times New Roman" w:hAnsi="Times New Roman" w:cs="Times New Roman"/>
            <w:sz w:val="24"/>
            <w:szCs w:val="24"/>
            <w:u w:val="single"/>
          </w:rPr>
          <w:t xml:space="preserve"> </w:t>
        </w:r>
      </w:ins>
      <w:ins w:id="4827" w:author="SHAHZAIB KHAN" w:date="2026-10-07T21:06:00Z">
        <w:r w:rsidRPr="007F709E">
          <w:rPr>
            <w:rFonts w:ascii="Times New Roman" w:eastAsia="Times New Roman" w:hAnsi="Times New Roman" w:cs="Times New Roman"/>
            <w:sz w:val="24"/>
            <w:szCs w:val="24"/>
            <w:u w:val="single"/>
          </w:rPr>
          <w:t>turns</w:t>
        </w:r>
        <w:proofErr w:type="gramEnd"/>
        <w:r w:rsidRPr="007F709E">
          <w:rPr>
            <w:rFonts w:ascii="Times New Roman" w:eastAsia="Times New Roman" w:hAnsi="Times New Roman" w:cs="Times New Roman"/>
            <w:sz w:val="24"/>
            <w:szCs w:val="24"/>
            <w:u w:val="single"/>
          </w:rPr>
          <w:t xml:space="preserve"> their selected items into an official order in the Online Bakery Ordering System. It starts when the customer, who already has items selected and a valid delivery area, chooses Place Order. The system shows the order summary, the customer confirms it and enters the delivery details, and the system saves them through the included Log Delivery Details use case. T</w:t>
        </w:r>
      </w:ins>
      <w:ins w:id="4828" w:author="SHAHZAIB KHAN" w:date="2026-10-07T21:50:00Z" w16du:dateUtc="2026-10-07T16:50:00Z">
        <w:r w:rsidR="000F180E">
          <w:rPr>
            <w:rFonts w:ascii="Times New Roman" w:eastAsia="Times New Roman" w:hAnsi="Times New Roman" w:cs="Times New Roman"/>
            <w:sz w:val="24"/>
            <w:szCs w:val="24"/>
            <w:u w:val="single"/>
          </w:rPr>
          <w:t>h</w:t>
        </w:r>
      </w:ins>
      <w:ins w:id="4829" w:author="SHAHZAIB KHAN" w:date="2026-10-07T21:06:00Z">
        <w:r w:rsidRPr="007F709E">
          <w:rPr>
            <w:rFonts w:ascii="Times New Roman" w:eastAsia="Times New Roman" w:hAnsi="Times New Roman" w:cs="Times New Roman"/>
            <w:sz w:val="24"/>
            <w:szCs w:val="24"/>
            <w:u w:val="single"/>
          </w:rPr>
          <w:t>e use case ends when the system has created a unique Order ID, saved the order with the status Placed, and shown the final summary to the customer. It also covers the alternative flows of invalid delivery details, changing the order, cancelling, and booking the order for later with an order deadline.</w:t>
        </w:r>
      </w:ins>
    </w:p>
    <w:p w14:paraId="7D09164D" w14:textId="77777777" w:rsidR="007F709E" w:rsidRPr="007F709E" w:rsidRDefault="007F709E" w:rsidP="007F709E">
      <w:pPr>
        <w:spacing w:before="100" w:beforeAutospacing="1" w:after="100" w:afterAutospacing="1" w:line="240" w:lineRule="auto"/>
        <w:ind w:left="720"/>
        <w:rPr>
          <w:ins w:id="4830" w:author="SHAHZAIB KHAN" w:date="2026-10-07T21:06:00Z"/>
          <w:rFonts w:ascii="Times New Roman" w:eastAsia="Times New Roman" w:hAnsi="Times New Roman" w:cs="Times New Roman"/>
          <w:b/>
          <w:bCs/>
          <w:sz w:val="24"/>
          <w:szCs w:val="24"/>
          <w:u w:val="single"/>
        </w:rPr>
      </w:pPr>
      <w:ins w:id="4831" w:author="SHAHZAIB KHAN" w:date="2026-10-07T21:06:00Z">
        <w:r w:rsidRPr="007F709E">
          <w:rPr>
            <w:rFonts w:ascii="Times New Roman" w:eastAsia="Times New Roman" w:hAnsi="Times New Roman" w:cs="Times New Roman"/>
            <w:b/>
            <w:bCs/>
            <w:sz w:val="24"/>
            <w:szCs w:val="24"/>
            <w:u w:val="single"/>
          </w:rPr>
          <w:lastRenderedPageBreak/>
          <w:t>Inputs:</w:t>
        </w:r>
      </w:ins>
    </w:p>
    <w:p w14:paraId="60A97B23" w14:textId="77777777" w:rsidR="007F709E" w:rsidRPr="007F709E" w:rsidRDefault="007F709E" w:rsidP="007F709E">
      <w:pPr>
        <w:numPr>
          <w:ilvl w:val="0"/>
          <w:numId w:val="99"/>
        </w:numPr>
        <w:spacing w:before="100" w:beforeAutospacing="1" w:after="100" w:afterAutospacing="1" w:line="240" w:lineRule="auto"/>
        <w:rPr>
          <w:ins w:id="4832" w:author="SHAHZAIB KHAN" w:date="2026-10-07T21:06:00Z"/>
          <w:rFonts w:ascii="Times New Roman" w:eastAsia="Times New Roman" w:hAnsi="Times New Roman" w:cs="Times New Roman"/>
          <w:b/>
          <w:bCs/>
          <w:sz w:val="24"/>
          <w:szCs w:val="24"/>
          <w:u w:val="single"/>
        </w:rPr>
      </w:pPr>
      <w:ins w:id="4833" w:author="SHAHZAIB KHAN" w:date="2026-10-07T21:06:00Z">
        <w:r w:rsidRPr="007F709E">
          <w:rPr>
            <w:rFonts w:ascii="Times New Roman" w:eastAsia="Times New Roman" w:hAnsi="Times New Roman" w:cs="Times New Roman"/>
            <w:sz w:val="24"/>
            <w:szCs w:val="24"/>
            <w:u w:val="single"/>
          </w:rPr>
          <w:t>Order list (the selected items and their quantities).</w:t>
        </w:r>
      </w:ins>
    </w:p>
    <w:p w14:paraId="60E5CE98" w14:textId="77777777" w:rsidR="007F709E" w:rsidRPr="007F709E" w:rsidRDefault="007F709E" w:rsidP="007F709E">
      <w:pPr>
        <w:numPr>
          <w:ilvl w:val="0"/>
          <w:numId w:val="99"/>
        </w:numPr>
        <w:spacing w:before="100" w:beforeAutospacing="1" w:after="100" w:afterAutospacing="1" w:line="240" w:lineRule="auto"/>
        <w:rPr>
          <w:ins w:id="4834" w:author="SHAHZAIB KHAN" w:date="2026-10-07T21:06:00Z"/>
          <w:rFonts w:ascii="Times New Roman" w:eastAsia="Times New Roman" w:hAnsi="Times New Roman" w:cs="Times New Roman"/>
          <w:b/>
          <w:bCs/>
          <w:sz w:val="24"/>
          <w:szCs w:val="24"/>
          <w:u w:val="single"/>
        </w:rPr>
      </w:pPr>
      <w:ins w:id="4835" w:author="SHAHZAIB KHAN" w:date="2026-10-07T21:06:00Z">
        <w:r w:rsidRPr="007F709E">
          <w:rPr>
            <w:rFonts w:ascii="Times New Roman" w:eastAsia="Times New Roman" w:hAnsi="Times New Roman" w:cs="Times New Roman"/>
            <w:sz w:val="24"/>
            <w:szCs w:val="24"/>
            <w:u w:val="single"/>
          </w:rPr>
          <w:t>Delivery area and address details.</w:t>
        </w:r>
      </w:ins>
    </w:p>
    <w:p w14:paraId="6B339819" w14:textId="77777777" w:rsidR="007F709E" w:rsidRPr="007F709E" w:rsidRDefault="007F709E" w:rsidP="007F709E">
      <w:pPr>
        <w:numPr>
          <w:ilvl w:val="0"/>
          <w:numId w:val="99"/>
        </w:numPr>
        <w:spacing w:before="100" w:beforeAutospacing="1" w:after="100" w:afterAutospacing="1" w:line="240" w:lineRule="auto"/>
        <w:rPr>
          <w:ins w:id="4836" w:author="SHAHZAIB KHAN" w:date="2026-10-07T21:06:00Z"/>
          <w:rFonts w:ascii="Times New Roman" w:eastAsia="Times New Roman" w:hAnsi="Times New Roman" w:cs="Times New Roman"/>
          <w:b/>
          <w:bCs/>
          <w:sz w:val="24"/>
          <w:szCs w:val="24"/>
          <w:u w:val="single"/>
        </w:rPr>
      </w:pPr>
      <w:ins w:id="4837" w:author="SHAHZAIB KHAN" w:date="2026-10-07T21:06:00Z">
        <w:r w:rsidRPr="007F709E">
          <w:rPr>
            <w:rFonts w:ascii="Times New Roman" w:eastAsia="Times New Roman" w:hAnsi="Times New Roman" w:cs="Times New Roman"/>
            <w:sz w:val="24"/>
            <w:szCs w:val="24"/>
            <w:u w:val="single"/>
          </w:rPr>
          <w:t>Costumer details.</w:t>
        </w:r>
      </w:ins>
    </w:p>
    <w:p w14:paraId="355EF317" w14:textId="77777777" w:rsidR="007F709E" w:rsidRPr="007F709E" w:rsidRDefault="007F709E" w:rsidP="007F709E">
      <w:pPr>
        <w:numPr>
          <w:ilvl w:val="0"/>
          <w:numId w:val="99"/>
        </w:numPr>
        <w:spacing w:before="100" w:beforeAutospacing="1" w:after="100" w:afterAutospacing="1" w:line="240" w:lineRule="auto"/>
        <w:rPr>
          <w:ins w:id="4838" w:author="SHAHZAIB KHAN" w:date="2026-10-07T21:06:00Z"/>
          <w:rFonts w:ascii="Times New Roman" w:eastAsia="Times New Roman" w:hAnsi="Times New Roman" w:cs="Times New Roman"/>
          <w:b/>
          <w:bCs/>
          <w:sz w:val="24"/>
          <w:szCs w:val="24"/>
          <w:u w:val="single"/>
        </w:rPr>
      </w:pPr>
      <w:ins w:id="4839" w:author="SHAHZAIB KHAN" w:date="2026-10-07T21:06:00Z">
        <w:r w:rsidRPr="007F709E">
          <w:rPr>
            <w:rFonts w:ascii="Times New Roman" w:eastAsia="Times New Roman" w:hAnsi="Times New Roman" w:cs="Times New Roman"/>
            <w:sz w:val="24"/>
            <w:szCs w:val="24"/>
            <w:u w:val="single"/>
          </w:rPr>
          <w:t>Costumer confirmation of orders.</w:t>
        </w:r>
      </w:ins>
    </w:p>
    <w:p w14:paraId="16A08483" w14:textId="77777777" w:rsidR="007F709E" w:rsidRPr="007F709E" w:rsidRDefault="007F709E" w:rsidP="007F709E">
      <w:pPr>
        <w:spacing w:before="100" w:beforeAutospacing="1" w:after="100" w:afterAutospacing="1" w:line="240" w:lineRule="auto"/>
        <w:ind w:left="720"/>
        <w:rPr>
          <w:ins w:id="4840" w:author="SHAHZAIB KHAN" w:date="2026-10-07T21:06:00Z"/>
          <w:rFonts w:ascii="Times New Roman" w:eastAsia="Times New Roman" w:hAnsi="Times New Roman" w:cs="Times New Roman"/>
          <w:b/>
          <w:bCs/>
          <w:sz w:val="24"/>
          <w:szCs w:val="24"/>
          <w:u w:val="single"/>
        </w:rPr>
      </w:pPr>
      <w:ins w:id="4841" w:author="SHAHZAIB KHAN" w:date="2026-10-07T21:06:00Z">
        <w:r w:rsidRPr="007F709E">
          <w:rPr>
            <w:rFonts w:ascii="Times New Roman" w:eastAsia="Times New Roman" w:hAnsi="Times New Roman" w:cs="Times New Roman"/>
            <w:b/>
            <w:bCs/>
            <w:sz w:val="24"/>
            <w:szCs w:val="24"/>
            <w:u w:val="single"/>
          </w:rPr>
          <w:t>Outputs:</w:t>
        </w:r>
      </w:ins>
    </w:p>
    <w:p w14:paraId="27085030" w14:textId="77777777" w:rsidR="007F709E" w:rsidRPr="007F709E" w:rsidRDefault="007F709E" w:rsidP="007F709E">
      <w:pPr>
        <w:numPr>
          <w:ilvl w:val="0"/>
          <w:numId w:val="100"/>
        </w:numPr>
        <w:spacing w:before="100" w:beforeAutospacing="1" w:after="100" w:afterAutospacing="1" w:line="240" w:lineRule="auto"/>
        <w:rPr>
          <w:ins w:id="4842" w:author="SHAHZAIB KHAN" w:date="2026-10-07T21:06:00Z"/>
          <w:rFonts w:ascii="Times New Roman" w:eastAsia="Times New Roman" w:hAnsi="Times New Roman" w:cs="Times New Roman"/>
          <w:b/>
          <w:bCs/>
          <w:sz w:val="24"/>
          <w:szCs w:val="24"/>
          <w:u w:val="single"/>
        </w:rPr>
      </w:pPr>
      <w:ins w:id="4843" w:author="SHAHZAIB KHAN" w:date="2026-10-07T21:06:00Z">
        <w:r w:rsidRPr="007F709E">
          <w:rPr>
            <w:rFonts w:ascii="Times New Roman" w:eastAsia="Times New Roman" w:hAnsi="Times New Roman" w:cs="Times New Roman"/>
            <w:sz w:val="24"/>
            <w:szCs w:val="24"/>
            <w:u w:val="single"/>
          </w:rPr>
          <w:t>Order ID.</w:t>
        </w:r>
      </w:ins>
    </w:p>
    <w:p w14:paraId="04F8F691" w14:textId="77777777" w:rsidR="007F709E" w:rsidRPr="007F709E" w:rsidRDefault="007F709E" w:rsidP="007F709E">
      <w:pPr>
        <w:numPr>
          <w:ilvl w:val="0"/>
          <w:numId w:val="100"/>
        </w:numPr>
        <w:spacing w:before="100" w:beforeAutospacing="1" w:after="100" w:afterAutospacing="1" w:line="240" w:lineRule="auto"/>
        <w:rPr>
          <w:ins w:id="4844" w:author="SHAHZAIB KHAN" w:date="2026-10-07T21:06:00Z"/>
          <w:rFonts w:ascii="Times New Roman" w:eastAsia="Times New Roman" w:hAnsi="Times New Roman" w:cs="Times New Roman"/>
          <w:b/>
          <w:bCs/>
          <w:sz w:val="24"/>
          <w:szCs w:val="24"/>
          <w:u w:val="single"/>
        </w:rPr>
      </w:pPr>
      <w:ins w:id="4845" w:author="SHAHZAIB KHAN" w:date="2026-10-07T21:06:00Z">
        <w:r w:rsidRPr="007F709E">
          <w:rPr>
            <w:rFonts w:ascii="Times New Roman" w:eastAsia="Times New Roman" w:hAnsi="Times New Roman" w:cs="Times New Roman"/>
            <w:sz w:val="24"/>
            <w:szCs w:val="24"/>
            <w:u w:val="single"/>
          </w:rPr>
          <w:t>Order Status.</w:t>
        </w:r>
      </w:ins>
    </w:p>
    <w:p w14:paraId="5E17C3D5" w14:textId="77777777" w:rsidR="007F709E" w:rsidRPr="007F709E" w:rsidRDefault="007F709E" w:rsidP="007F709E">
      <w:pPr>
        <w:numPr>
          <w:ilvl w:val="0"/>
          <w:numId w:val="100"/>
        </w:numPr>
        <w:spacing w:before="100" w:beforeAutospacing="1" w:after="100" w:afterAutospacing="1" w:line="240" w:lineRule="auto"/>
        <w:rPr>
          <w:ins w:id="4846" w:author="SHAHZAIB KHAN" w:date="2026-10-07T21:06:00Z"/>
          <w:rFonts w:ascii="Times New Roman" w:eastAsia="Times New Roman" w:hAnsi="Times New Roman" w:cs="Times New Roman"/>
          <w:b/>
          <w:bCs/>
          <w:sz w:val="24"/>
          <w:szCs w:val="24"/>
          <w:u w:val="single"/>
        </w:rPr>
      </w:pPr>
      <w:ins w:id="4847" w:author="SHAHZAIB KHAN" w:date="2026-10-07T21:06:00Z">
        <w:r w:rsidRPr="007F709E">
          <w:rPr>
            <w:rFonts w:ascii="Times New Roman" w:eastAsia="Times New Roman" w:hAnsi="Times New Roman" w:cs="Times New Roman"/>
            <w:sz w:val="24"/>
            <w:szCs w:val="24"/>
            <w:u w:val="single"/>
          </w:rPr>
          <w:t>Order Summary.</w:t>
        </w:r>
      </w:ins>
    </w:p>
    <w:p w14:paraId="50C0B432" w14:textId="77777777" w:rsidR="007F709E" w:rsidRPr="007F709E" w:rsidRDefault="007F709E" w:rsidP="007F709E">
      <w:pPr>
        <w:numPr>
          <w:ilvl w:val="0"/>
          <w:numId w:val="100"/>
        </w:numPr>
        <w:spacing w:before="100" w:beforeAutospacing="1" w:after="100" w:afterAutospacing="1" w:line="240" w:lineRule="auto"/>
        <w:rPr>
          <w:ins w:id="4848" w:author="SHAHZAIB KHAN" w:date="2026-10-07T21:06:00Z"/>
          <w:rFonts w:ascii="Times New Roman" w:eastAsia="Times New Roman" w:hAnsi="Times New Roman" w:cs="Times New Roman"/>
          <w:b/>
          <w:bCs/>
          <w:sz w:val="24"/>
          <w:szCs w:val="24"/>
          <w:u w:val="single"/>
        </w:rPr>
      </w:pPr>
      <w:ins w:id="4849" w:author="SHAHZAIB KHAN" w:date="2026-10-07T21:06:00Z">
        <w:r w:rsidRPr="007F709E">
          <w:rPr>
            <w:rFonts w:ascii="Times New Roman" w:eastAsia="Times New Roman" w:hAnsi="Times New Roman" w:cs="Times New Roman"/>
            <w:sz w:val="24"/>
            <w:szCs w:val="24"/>
            <w:u w:val="single"/>
          </w:rPr>
          <w:t>Saved delivery details.</w:t>
        </w:r>
      </w:ins>
    </w:p>
    <w:p w14:paraId="0BCDB8A3" w14:textId="77777777" w:rsidR="007F709E" w:rsidRPr="007F709E" w:rsidRDefault="007F709E" w:rsidP="007F709E">
      <w:pPr>
        <w:spacing w:before="100" w:beforeAutospacing="1" w:after="100" w:afterAutospacing="1" w:line="240" w:lineRule="auto"/>
        <w:ind w:left="720"/>
        <w:rPr>
          <w:ins w:id="4850" w:author="SHAHZAIB KHAN" w:date="2026-10-07T21:06:00Z"/>
          <w:rFonts w:ascii="Times New Roman" w:eastAsia="Times New Roman" w:hAnsi="Times New Roman" w:cs="Times New Roman"/>
          <w:sz w:val="24"/>
          <w:szCs w:val="24"/>
          <w:u w:val="single"/>
        </w:rPr>
      </w:pPr>
      <w:ins w:id="4851" w:author="SHAHZAIB KHAN" w:date="2026-10-07T21:06:00Z">
        <w:r w:rsidRPr="007F709E">
          <w:rPr>
            <w:rFonts w:ascii="Times New Roman" w:eastAsia="Times New Roman" w:hAnsi="Times New Roman" w:cs="Times New Roman"/>
            <w:b/>
            <w:bCs/>
            <w:sz w:val="24"/>
            <w:szCs w:val="24"/>
            <w:u w:val="single"/>
          </w:rPr>
          <w:t xml:space="preserve">Primary Actor: </w:t>
        </w:r>
        <w:r w:rsidRPr="007F709E">
          <w:rPr>
            <w:rFonts w:ascii="Times New Roman" w:eastAsia="Times New Roman" w:hAnsi="Times New Roman" w:cs="Times New Roman"/>
            <w:sz w:val="24"/>
            <w:szCs w:val="24"/>
            <w:u w:val="single"/>
          </w:rPr>
          <w:t>Costumer.</w:t>
        </w:r>
      </w:ins>
    </w:p>
    <w:p w14:paraId="6E30E9DA" w14:textId="77777777" w:rsidR="007F709E" w:rsidRPr="007F709E" w:rsidRDefault="007F709E" w:rsidP="007F709E">
      <w:pPr>
        <w:spacing w:before="100" w:beforeAutospacing="1" w:after="100" w:afterAutospacing="1" w:line="240" w:lineRule="auto"/>
        <w:ind w:left="720"/>
        <w:rPr>
          <w:ins w:id="4852" w:author="SHAHZAIB KHAN" w:date="2026-10-07T21:06:00Z"/>
          <w:rFonts w:ascii="Times New Roman" w:eastAsia="Times New Roman" w:hAnsi="Times New Roman" w:cs="Times New Roman"/>
          <w:b/>
          <w:bCs/>
          <w:sz w:val="24"/>
          <w:szCs w:val="24"/>
          <w:u w:val="single"/>
        </w:rPr>
      </w:pPr>
      <w:ins w:id="4853" w:author="SHAHZAIB KHAN" w:date="2026-10-07T21:06:00Z">
        <w:r w:rsidRPr="007F709E">
          <w:rPr>
            <w:rFonts w:ascii="Times New Roman" w:eastAsia="Times New Roman" w:hAnsi="Times New Roman" w:cs="Times New Roman"/>
            <w:b/>
            <w:bCs/>
            <w:sz w:val="24"/>
            <w:szCs w:val="24"/>
            <w:u w:val="single"/>
          </w:rPr>
          <w:t>Pre-condition:</w:t>
        </w:r>
      </w:ins>
    </w:p>
    <w:p w14:paraId="65884994" w14:textId="77777777" w:rsidR="007F709E" w:rsidRPr="007F709E" w:rsidRDefault="007F709E" w:rsidP="007F709E">
      <w:pPr>
        <w:numPr>
          <w:ilvl w:val="0"/>
          <w:numId w:val="101"/>
        </w:numPr>
        <w:spacing w:before="100" w:beforeAutospacing="1" w:after="100" w:afterAutospacing="1" w:line="240" w:lineRule="auto"/>
        <w:rPr>
          <w:ins w:id="4854" w:author="SHAHZAIB KHAN" w:date="2026-10-07T21:06:00Z"/>
          <w:rFonts w:ascii="Times New Roman" w:eastAsia="Times New Roman" w:hAnsi="Times New Roman" w:cs="Times New Roman"/>
          <w:sz w:val="24"/>
          <w:szCs w:val="24"/>
          <w:u w:val="single"/>
        </w:rPr>
      </w:pPr>
      <w:ins w:id="4855" w:author="SHAHZAIB KHAN" w:date="2026-10-07T21:06:00Z">
        <w:r w:rsidRPr="007F709E">
          <w:rPr>
            <w:rFonts w:ascii="Times New Roman" w:eastAsia="Times New Roman" w:hAnsi="Times New Roman" w:cs="Times New Roman"/>
            <w:sz w:val="24"/>
            <w:szCs w:val="24"/>
            <w:u w:val="single"/>
          </w:rPr>
          <w:t xml:space="preserve">The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has already selected the </w:t>
        </w:r>
        <w:proofErr w:type="gramStart"/>
        <w:r w:rsidRPr="007F709E">
          <w:rPr>
            <w:rFonts w:ascii="Times New Roman" w:eastAsia="Times New Roman" w:hAnsi="Times New Roman" w:cs="Times New Roman"/>
            <w:sz w:val="24"/>
            <w:szCs w:val="24"/>
            <w:u w:val="single"/>
          </w:rPr>
          <w:t>items</w:t>
        </w:r>
        <w:proofErr w:type="gramEnd"/>
        <w:r w:rsidRPr="007F709E">
          <w:rPr>
            <w:rFonts w:ascii="Times New Roman" w:eastAsia="Times New Roman" w:hAnsi="Times New Roman" w:cs="Times New Roman"/>
            <w:sz w:val="24"/>
            <w:szCs w:val="24"/>
            <w:u w:val="single"/>
          </w:rPr>
          <w:t xml:space="preserve"> and the order list is not empty.</w:t>
        </w:r>
      </w:ins>
    </w:p>
    <w:p w14:paraId="387B967F" w14:textId="77777777" w:rsidR="007F709E" w:rsidRPr="007F709E" w:rsidRDefault="007F709E" w:rsidP="007F709E">
      <w:pPr>
        <w:numPr>
          <w:ilvl w:val="0"/>
          <w:numId w:val="101"/>
        </w:numPr>
        <w:spacing w:before="100" w:beforeAutospacing="1" w:after="100" w:afterAutospacing="1" w:line="240" w:lineRule="auto"/>
        <w:rPr>
          <w:ins w:id="4856" w:author="SHAHZAIB KHAN" w:date="2026-10-07T21:06:00Z"/>
          <w:rFonts w:ascii="Times New Roman" w:eastAsia="Times New Roman" w:hAnsi="Times New Roman" w:cs="Times New Roman"/>
          <w:sz w:val="24"/>
          <w:szCs w:val="24"/>
          <w:u w:val="single"/>
        </w:rPr>
      </w:pPr>
      <w:ins w:id="4857" w:author="SHAHZAIB KHAN" w:date="2026-10-07T21:06:00Z">
        <w:r w:rsidRPr="007F709E">
          <w:rPr>
            <w:rFonts w:ascii="Times New Roman" w:eastAsia="Times New Roman" w:hAnsi="Times New Roman" w:cs="Times New Roman"/>
            <w:sz w:val="24"/>
            <w:szCs w:val="24"/>
            <w:u w:val="single"/>
          </w:rPr>
          <w:t>The total bill is calculated and shown with any discounts or package deals added.</w:t>
        </w:r>
      </w:ins>
    </w:p>
    <w:p w14:paraId="784956E8" w14:textId="77777777" w:rsidR="007F709E" w:rsidRPr="007F709E" w:rsidRDefault="007F709E" w:rsidP="007F709E">
      <w:pPr>
        <w:numPr>
          <w:ilvl w:val="0"/>
          <w:numId w:val="101"/>
        </w:numPr>
        <w:spacing w:before="100" w:beforeAutospacing="1" w:after="100" w:afterAutospacing="1" w:line="240" w:lineRule="auto"/>
        <w:rPr>
          <w:ins w:id="4858" w:author="SHAHZAIB KHAN" w:date="2026-10-07T21:06:00Z"/>
          <w:rFonts w:ascii="Times New Roman" w:eastAsia="Times New Roman" w:hAnsi="Times New Roman" w:cs="Times New Roman"/>
          <w:sz w:val="24"/>
          <w:szCs w:val="24"/>
          <w:u w:val="single"/>
        </w:rPr>
      </w:pPr>
      <w:ins w:id="4859" w:author="SHAHZAIB KHAN" w:date="2026-10-07T21:06:00Z">
        <w:r w:rsidRPr="007F709E">
          <w:rPr>
            <w:rFonts w:ascii="Times New Roman" w:eastAsia="Times New Roman" w:hAnsi="Times New Roman" w:cs="Times New Roman"/>
            <w:sz w:val="24"/>
            <w:szCs w:val="24"/>
            <w:u w:val="single"/>
          </w:rPr>
          <w:t xml:space="preserve">The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has specified and selected the delivery </w:t>
        </w:r>
        <w:proofErr w:type="gramStart"/>
        <w:r w:rsidRPr="007F709E">
          <w:rPr>
            <w:rFonts w:ascii="Times New Roman" w:eastAsia="Times New Roman" w:hAnsi="Times New Roman" w:cs="Times New Roman"/>
            <w:sz w:val="24"/>
            <w:szCs w:val="24"/>
            <w:u w:val="single"/>
          </w:rPr>
          <w:t>area</w:t>
        </w:r>
        <w:proofErr w:type="gramEnd"/>
        <w:r w:rsidRPr="007F709E">
          <w:rPr>
            <w:rFonts w:ascii="Times New Roman" w:eastAsia="Times New Roman" w:hAnsi="Times New Roman" w:cs="Times New Roman"/>
            <w:sz w:val="24"/>
            <w:szCs w:val="24"/>
            <w:u w:val="single"/>
          </w:rPr>
          <w:t xml:space="preserve"> and the system has known it as a valid address.</w:t>
        </w:r>
      </w:ins>
    </w:p>
    <w:p w14:paraId="3097FB24" w14:textId="77777777" w:rsidR="007F709E" w:rsidRPr="007F709E" w:rsidRDefault="007F709E" w:rsidP="007F709E">
      <w:pPr>
        <w:spacing w:before="100" w:beforeAutospacing="1" w:after="100" w:afterAutospacing="1" w:line="240" w:lineRule="auto"/>
        <w:ind w:left="720"/>
        <w:rPr>
          <w:ins w:id="4860" w:author="SHAHZAIB KHAN" w:date="2026-10-07T21:06:00Z"/>
          <w:rFonts w:ascii="Times New Roman" w:eastAsia="Times New Roman" w:hAnsi="Times New Roman" w:cs="Times New Roman"/>
          <w:b/>
          <w:bCs/>
          <w:sz w:val="24"/>
          <w:szCs w:val="24"/>
          <w:u w:val="single"/>
        </w:rPr>
      </w:pPr>
      <w:ins w:id="4861" w:author="SHAHZAIB KHAN" w:date="2026-10-07T21:06:00Z">
        <w:r w:rsidRPr="007F709E">
          <w:rPr>
            <w:rFonts w:ascii="Times New Roman" w:eastAsia="Times New Roman" w:hAnsi="Times New Roman" w:cs="Times New Roman"/>
            <w:b/>
            <w:bCs/>
            <w:sz w:val="24"/>
            <w:szCs w:val="24"/>
            <w:u w:val="single"/>
          </w:rPr>
          <w:t>Main Success Scenario:</w:t>
        </w:r>
      </w:ins>
    </w:p>
    <w:p w14:paraId="518A6D78" w14:textId="77777777" w:rsidR="007F709E" w:rsidRPr="007F709E" w:rsidRDefault="007F709E" w:rsidP="007F709E">
      <w:pPr>
        <w:numPr>
          <w:ilvl w:val="0"/>
          <w:numId w:val="102"/>
        </w:numPr>
        <w:spacing w:before="100" w:beforeAutospacing="1" w:after="100" w:afterAutospacing="1" w:line="240" w:lineRule="auto"/>
        <w:rPr>
          <w:ins w:id="4862" w:author="SHAHZAIB KHAN" w:date="2026-10-07T21:06:00Z"/>
          <w:rFonts w:ascii="Times New Roman" w:eastAsia="Times New Roman" w:hAnsi="Times New Roman" w:cs="Times New Roman"/>
          <w:sz w:val="24"/>
          <w:szCs w:val="24"/>
          <w:u w:val="single"/>
        </w:rPr>
      </w:pPr>
      <w:ins w:id="4863" w:author="SHAHZAIB KHAN" w:date="2026-10-07T21:06:00Z">
        <w:r w:rsidRPr="007F709E">
          <w:rPr>
            <w:rFonts w:ascii="Times New Roman" w:eastAsia="Times New Roman" w:hAnsi="Times New Roman" w:cs="Times New Roman"/>
            <w:sz w:val="24"/>
            <w:szCs w:val="24"/>
            <w:u w:val="single"/>
          </w:rPr>
          <w:t xml:space="preserve">The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selects the Place Order option.</w:t>
        </w:r>
      </w:ins>
    </w:p>
    <w:p w14:paraId="469662D2" w14:textId="77777777" w:rsidR="007F709E" w:rsidRPr="007F709E" w:rsidRDefault="007F709E" w:rsidP="007F709E">
      <w:pPr>
        <w:numPr>
          <w:ilvl w:val="0"/>
          <w:numId w:val="102"/>
        </w:numPr>
        <w:spacing w:before="100" w:beforeAutospacing="1" w:after="100" w:afterAutospacing="1" w:line="240" w:lineRule="auto"/>
        <w:rPr>
          <w:ins w:id="4864" w:author="SHAHZAIB KHAN" w:date="2026-10-07T21:06:00Z"/>
          <w:rFonts w:ascii="Times New Roman" w:eastAsia="Times New Roman" w:hAnsi="Times New Roman" w:cs="Times New Roman"/>
          <w:sz w:val="24"/>
          <w:szCs w:val="24"/>
          <w:u w:val="single"/>
        </w:rPr>
      </w:pPr>
      <w:ins w:id="4865" w:author="SHAHZAIB KHAN" w:date="2026-10-07T21:06:00Z">
        <w:r w:rsidRPr="007F709E">
          <w:rPr>
            <w:rFonts w:ascii="Times New Roman" w:eastAsia="Times New Roman" w:hAnsi="Times New Roman" w:cs="Times New Roman"/>
            <w:sz w:val="24"/>
            <w:szCs w:val="24"/>
            <w:u w:val="single"/>
          </w:rPr>
          <w:t>The system shows the order summary: the selected items, quantities, total amount, delivery area and the delivery charges.</w:t>
        </w:r>
      </w:ins>
    </w:p>
    <w:p w14:paraId="1259DE0B" w14:textId="77777777" w:rsidR="007F709E" w:rsidRPr="007F709E" w:rsidRDefault="007F709E" w:rsidP="007F709E">
      <w:pPr>
        <w:numPr>
          <w:ilvl w:val="0"/>
          <w:numId w:val="102"/>
        </w:numPr>
        <w:spacing w:before="100" w:beforeAutospacing="1" w:after="100" w:afterAutospacing="1" w:line="240" w:lineRule="auto"/>
        <w:rPr>
          <w:ins w:id="4866" w:author="SHAHZAIB KHAN" w:date="2026-10-07T21:06:00Z"/>
          <w:rFonts w:ascii="Times New Roman" w:eastAsia="Times New Roman" w:hAnsi="Times New Roman" w:cs="Times New Roman"/>
          <w:sz w:val="24"/>
          <w:szCs w:val="24"/>
          <w:u w:val="single"/>
        </w:rPr>
      </w:pPr>
      <w:ins w:id="4867" w:author="SHAHZAIB KHAN" w:date="2026-10-07T21:06:00Z">
        <w:r w:rsidRPr="007F709E">
          <w:rPr>
            <w:rFonts w:ascii="Times New Roman" w:eastAsia="Times New Roman" w:hAnsi="Times New Roman" w:cs="Times New Roman"/>
            <w:sz w:val="24"/>
            <w:szCs w:val="24"/>
            <w:u w:val="single"/>
          </w:rPr>
          <w:t xml:space="preserve">The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checks the summary and confirms the order.</w:t>
        </w:r>
      </w:ins>
    </w:p>
    <w:p w14:paraId="1CA817FA" w14:textId="77777777" w:rsidR="007F709E" w:rsidRPr="007F709E" w:rsidRDefault="007F709E" w:rsidP="007F709E">
      <w:pPr>
        <w:numPr>
          <w:ilvl w:val="0"/>
          <w:numId w:val="102"/>
        </w:numPr>
        <w:spacing w:before="100" w:beforeAutospacing="1" w:after="100" w:afterAutospacing="1" w:line="240" w:lineRule="auto"/>
        <w:rPr>
          <w:ins w:id="4868" w:author="SHAHZAIB KHAN" w:date="2026-10-07T21:06:00Z"/>
          <w:rFonts w:ascii="Times New Roman" w:eastAsia="Times New Roman" w:hAnsi="Times New Roman" w:cs="Times New Roman"/>
          <w:sz w:val="24"/>
          <w:szCs w:val="24"/>
          <w:u w:val="single"/>
        </w:rPr>
      </w:pPr>
      <w:ins w:id="4869" w:author="SHAHZAIB KHAN" w:date="2026-10-07T21:06:00Z">
        <w:r w:rsidRPr="007F709E">
          <w:rPr>
            <w:rFonts w:ascii="Times New Roman" w:eastAsia="Times New Roman" w:hAnsi="Times New Roman" w:cs="Times New Roman"/>
            <w:sz w:val="24"/>
            <w:szCs w:val="24"/>
            <w:u w:val="single"/>
          </w:rPr>
          <w:t xml:space="preserve">The system asks the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to enter the delivery details (name, phone number and address) for the selected area.</w:t>
        </w:r>
      </w:ins>
    </w:p>
    <w:p w14:paraId="77AC8C56" w14:textId="77777777" w:rsidR="007F709E" w:rsidRPr="007F709E" w:rsidRDefault="007F709E" w:rsidP="007F709E">
      <w:pPr>
        <w:numPr>
          <w:ilvl w:val="0"/>
          <w:numId w:val="102"/>
        </w:numPr>
        <w:spacing w:before="100" w:beforeAutospacing="1" w:after="100" w:afterAutospacing="1" w:line="240" w:lineRule="auto"/>
        <w:rPr>
          <w:ins w:id="4870" w:author="SHAHZAIB KHAN" w:date="2026-10-07T21:06:00Z"/>
          <w:rFonts w:ascii="Times New Roman" w:eastAsia="Times New Roman" w:hAnsi="Times New Roman" w:cs="Times New Roman"/>
          <w:sz w:val="24"/>
          <w:szCs w:val="24"/>
          <w:u w:val="single"/>
        </w:rPr>
      </w:pPr>
      <w:ins w:id="4871" w:author="SHAHZAIB KHAN" w:date="2026-10-07T21:06:00Z">
        <w:r w:rsidRPr="007F709E">
          <w:rPr>
            <w:rFonts w:ascii="Times New Roman" w:eastAsia="Times New Roman" w:hAnsi="Times New Roman" w:cs="Times New Roman"/>
            <w:sz w:val="24"/>
            <w:szCs w:val="24"/>
            <w:u w:val="single"/>
          </w:rPr>
          <w:t xml:space="preserve">The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enters the delivery details and submits them.</w:t>
        </w:r>
      </w:ins>
    </w:p>
    <w:p w14:paraId="3190BA20" w14:textId="77777777" w:rsidR="007F709E" w:rsidRPr="007F709E" w:rsidRDefault="007F709E" w:rsidP="007F709E">
      <w:pPr>
        <w:numPr>
          <w:ilvl w:val="0"/>
          <w:numId w:val="102"/>
        </w:numPr>
        <w:spacing w:before="100" w:beforeAutospacing="1" w:after="100" w:afterAutospacing="1" w:line="240" w:lineRule="auto"/>
        <w:rPr>
          <w:ins w:id="4872" w:author="SHAHZAIB KHAN" w:date="2026-10-07T21:06:00Z"/>
          <w:rFonts w:ascii="Times New Roman" w:eastAsia="Times New Roman" w:hAnsi="Times New Roman" w:cs="Times New Roman"/>
          <w:sz w:val="24"/>
          <w:szCs w:val="24"/>
          <w:u w:val="single"/>
        </w:rPr>
      </w:pPr>
      <w:ins w:id="4873" w:author="SHAHZAIB KHAN" w:date="2026-10-07T21:06:00Z">
        <w:r w:rsidRPr="007F709E">
          <w:rPr>
            <w:rFonts w:ascii="Times New Roman" w:eastAsia="Times New Roman" w:hAnsi="Times New Roman" w:cs="Times New Roman"/>
            <w:sz w:val="24"/>
            <w:szCs w:val="24"/>
            <w:u w:val="single"/>
          </w:rPr>
          <w:t>The system checks the details and saves them with the order.</w:t>
        </w:r>
      </w:ins>
    </w:p>
    <w:p w14:paraId="18413345" w14:textId="77777777" w:rsidR="007F709E" w:rsidRPr="007F709E" w:rsidRDefault="007F709E" w:rsidP="007F709E">
      <w:pPr>
        <w:numPr>
          <w:ilvl w:val="0"/>
          <w:numId w:val="102"/>
        </w:numPr>
        <w:spacing w:before="100" w:beforeAutospacing="1" w:after="100" w:afterAutospacing="1" w:line="240" w:lineRule="auto"/>
        <w:rPr>
          <w:ins w:id="4874" w:author="SHAHZAIB KHAN" w:date="2026-10-07T21:06:00Z"/>
          <w:rFonts w:ascii="Times New Roman" w:eastAsia="Times New Roman" w:hAnsi="Times New Roman" w:cs="Times New Roman"/>
          <w:sz w:val="24"/>
          <w:szCs w:val="24"/>
          <w:u w:val="single"/>
        </w:rPr>
      </w:pPr>
      <w:ins w:id="4875" w:author="SHAHZAIB KHAN" w:date="2026-10-07T21:06:00Z">
        <w:r w:rsidRPr="007F709E">
          <w:rPr>
            <w:rFonts w:ascii="Times New Roman" w:eastAsia="Times New Roman" w:hAnsi="Times New Roman" w:cs="Times New Roman"/>
            <w:sz w:val="24"/>
            <w:szCs w:val="24"/>
            <w:u w:val="single"/>
          </w:rPr>
          <w:t>The system creates a unique Order ID and saves the order in the database with the statues placed.</w:t>
        </w:r>
      </w:ins>
    </w:p>
    <w:p w14:paraId="1858A926" w14:textId="77777777" w:rsidR="007F709E" w:rsidRPr="007F709E" w:rsidRDefault="007F709E" w:rsidP="007F709E">
      <w:pPr>
        <w:numPr>
          <w:ilvl w:val="0"/>
          <w:numId w:val="102"/>
        </w:numPr>
        <w:spacing w:before="100" w:beforeAutospacing="1" w:after="100" w:afterAutospacing="1" w:line="240" w:lineRule="auto"/>
        <w:rPr>
          <w:ins w:id="4876" w:author="SHAHZAIB KHAN" w:date="2026-10-07T21:06:00Z"/>
          <w:rFonts w:ascii="Times New Roman" w:eastAsia="Times New Roman" w:hAnsi="Times New Roman" w:cs="Times New Roman"/>
          <w:sz w:val="24"/>
          <w:szCs w:val="24"/>
          <w:u w:val="single"/>
        </w:rPr>
      </w:pPr>
      <w:ins w:id="4877" w:author="SHAHZAIB KHAN" w:date="2026-10-07T21:06:00Z">
        <w:r w:rsidRPr="007F709E">
          <w:rPr>
            <w:rFonts w:ascii="Times New Roman" w:eastAsia="Times New Roman" w:hAnsi="Times New Roman" w:cs="Times New Roman"/>
            <w:sz w:val="24"/>
            <w:szCs w:val="24"/>
            <w:u w:val="single"/>
          </w:rPr>
          <w:t xml:space="preserve">The system shows the Order ID, Order statues and the final order summary to the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and the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can go for the payment.</w:t>
        </w:r>
      </w:ins>
    </w:p>
    <w:p w14:paraId="1C5DCA6F" w14:textId="77777777" w:rsidR="007F709E" w:rsidRPr="007F709E" w:rsidRDefault="007F709E" w:rsidP="007F709E">
      <w:pPr>
        <w:spacing w:before="100" w:beforeAutospacing="1" w:after="100" w:afterAutospacing="1" w:line="240" w:lineRule="auto"/>
        <w:ind w:left="720"/>
        <w:rPr>
          <w:ins w:id="4878" w:author="SHAHZAIB KHAN" w:date="2026-10-07T21:06:00Z"/>
          <w:rFonts w:ascii="Times New Roman" w:eastAsia="Times New Roman" w:hAnsi="Times New Roman" w:cs="Times New Roman"/>
          <w:sz w:val="24"/>
          <w:szCs w:val="24"/>
          <w:u w:val="single"/>
        </w:rPr>
      </w:pPr>
    </w:p>
    <w:p w14:paraId="552BBD92" w14:textId="77777777" w:rsidR="007F709E" w:rsidRPr="007F709E" w:rsidRDefault="007F709E" w:rsidP="007F709E">
      <w:pPr>
        <w:spacing w:before="100" w:beforeAutospacing="1" w:after="100" w:afterAutospacing="1" w:line="240" w:lineRule="auto"/>
        <w:ind w:left="720"/>
        <w:rPr>
          <w:ins w:id="4879" w:author="SHAHZAIB KHAN" w:date="2026-10-07T21:06:00Z"/>
          <w:rFonts w:ascii="Times New Roman" w:eastAsia="Times New Roman" w:hAnsi="Times New Roman" w:cs="Times New Roman"/>
          <w:b/>
          <w:bCs/>
          <w:sz w:val="24"/>
          <w:szCs w:val="24"/>
          <w:u w:val="single"/>
        </w:rPr>
      </w:pPr>
      <w:ins w:id="4880" w:author="SHAHZAIB KHAN" w:date="2026-10-07T21:06:00Z">
        <w:r w:rsidRPr="007F709E">
          <w:rPr>
            <w:rFonts w:ascii="Times New Roman" w:eastAsia="Times New Roman" w:hAnsi="Times New Roman" w:cs="Times New Roman"/>
            <w:b/>
            <w:bCs/>
            <w:sz w:val="24"/>
            <w:szCs w:val="24"/>
            <w:u w:val="single"/>
          </w:rPr>
          <w:t>Alternative Scenario:</w:t>
        </w:r>
      </w:ins>
    </w:p>
    <w:p w14:paraId="0A145B31" w14:textId="77777777" w:rsidR="007F709E" w:rsidRPr="007F709E" w:rsidRDefault="007F709E" w:rsidP="007F709E">
      <w:pPr>
        <w:spacing w:before="100" w:beforeAutospacing="1" w:after="100" w:afterAutospacing="1" w:line="240" w:lineRule="auto"/>
        <w:ind w:left="720"/>
        <w:rPr>
          <w:ins w:id="4881" w:author="SHAHZAIB KHAN" w:date="2026-10-07T21:06:00Z"/>
          <w:rFonts w:ascii="Times New Roman" w:eastAsia="Times New Roman" w:hAnsi="Times New Roman" w:cs="Times New Roman"/>
          <w:sz w:val="24"/>
          <w:szCs w:val="24"/>
          <w:u w:val="single"/>
        </w:rPr>
      </w:pPr>
      <w:ins w:id="4882" w:author="SHAHZAIB KHAN" w:date="2026-10-07T21:06:00Z">
        <w:r w:rsidRPr="007F709E">
          <w:rPr>
            <w:rFonts w:ascii="Times New Roman" w:eastAsia="Times New Roman" w:hAnsi="Times New Roman" w:cs="Times New Roman"/>
            <w:b/>
            <w:bCs/>
            <w:sz w:val="24"/>
            <w:szCs w:val="24"/>
            <w:u w:val="single"/>
          </w:rPr>
          <w:t>Invalid or Missing Delivery Details</w:t>
        </w:r>
      </w:ins>
    </w:p>
    <w:p w14:paraId="49FB0F69" w14:textId="77777777" w:rsidR="007F709E" w:rsidRPr="007F709E" w:rsidRDefault="007F709E" w:rsidP="007F709E">
      <w:pPr>
        <w:numPr>
          <w:ilvl w:val="0"/>
          <w:numId w:val="103"/>
        </w:numPr>
        <w:spacing w:before="100" w:beforeAutospacing="1" w:after="100" w:afterAutospacing="1" w:line="240" w:lineRule="auto"/>
        <w:rPr>
          <w:ins w:id="4883" w:author="SHAHZAIB KHAN" w:date="2026-10-07T21:06:00Z"/>
          <w:rFonts w:ascii="Times New Roman" w:eastAsia="Times New Roman" w:hAnsi="Times New Roman" w:cs="Times New Roman"/>
          <w:sz w:val="24"/>
          <w:szCs w:val="24"/>
          <w:u w:val="single"/>
        </w:rPr>
      </w:pPr>
      <w:ins w:id="4884" w:author="SHAHZAIB KHAN" w:date="2026-10-07T21:06:00Z">
        <w:r w:rsidRPr="007F709E">
          <w:rPr>
            <w:rFonts w:ascii="Times New Roman" w:eastAsia="Times New Roman" w:hAnsi="Times New Roman" w:cs="Times New Roman"/>
            <w:sz w:val="24"/>
            <w:szCs w:val="24"/>
            <w:u w:val="single"/>
          </w:rPr>
          <w:t>At step 6 of the main success scenario, the system checks the delivery details entered by the customer.</w:t>
        </w:r>
      </w:ins>
    </w:p>
    <w:p w14:paraId="3F8B1A38" w14:textId="77777777" w:rsidR="007F709E" w:rsidRPr="007F709E" w:rsidRDefault="007F709E" w:rsidP="007F709E">
      <w:pPr>
        <w:numPr>
          <w:ilvl w:val="0"/>
          <w:numId w:val="103"/>
        </w:numPr>
        <w:spacing w:before="100" w:beforeAutospacing="1" w:after="100" w:afterAutospacing="1" w:line="240" w:lineRule="auto"/>
        <w:rPr>
          <w:ins w:id="4885" w:author="SHAHZAIB KHAN" w:date="2026-10-07T21:06:00Z"/>
          <w:rFonts w:ascii="Times New Roman" w:eastAsia="Times New Roman" w:hAnsi="Times New Roman" w:cs="Times New Roman"/>
          <w:sz w:val="24"/>
          <w:szCs w:val="24"/>
          <w:u w:val="single"/>
        </w:rPr>
      </w:pPr>
      <w:ins w:id="4886" w:author="SHAHZAIB KHAN" w:date="2026-10-07T21:06:00Z">
        <w:r w:rsidRPr="007F709E">
          <w:rPr>
            <w:rFonts w:ascii="Times New Roman" w:eastAsia="Times New Roman" w:hAnsi="Times New Roman" w:cs="Times New Roman"/>
            <w:sz w:val="24"/>
            <w:szCs w:val="24"/>
            <w:u w:val="single"/>
          </w:rPr>
          <w:lastRenderedPageBreak/>
          <w:t xml:space="preserve">The system finds that some </w:t>
        </w:r>
        <w:proofErr w:type="gramStart"/>
        <w:r w:rsidRPr="007F709E">
          <w:rPr>
            <w:rFonts w:ascii="Times New Roman" w:eastAsia="Times New Roman" w:hAnsi="Times New Roman" w:cs="Times New Roman"/>
            <w:sz w:val="24"/>
            <w:szCs w:val="24"/>
            <w:u w:val="single"/>
          </w:rPr>
          <w:t>detail is</w:t>
        </w:r>
        <w:proofErr w:type="gramEnd"/>
        <w:r w:rsidRPr="007F709E">
          <w:rPr>
            <w:rFonts w:ascii="Times New Roman" w:eastAsia="Times New Roman" w:hAnsi="Times New Roman" w:cs="Times New Roman"/>
            <w:sz w:val="24"/>
            <w:szCs w:val="24"/>
            <w:u w:val="single"/>
          </w:rPr>
          <w:t xml:space="preserve"> wrong or missing (for example the phone number).</w:t>
        </w:r>
      </w:ins>
    </w:p>
    <w:p w14:paraId="56799F79" w14:textId="77777777" w:rsidR="007F709E" w:rsidRPr="007F709E" w:rsidRDefault="007F709E" w:rsidP="007F709E">
      <w:pPr>
        <w:numPr>
          <w:ilvl w:val="0"/>
          <w:numId w:val="103"/>
        </w:numPr>
        <w:spacing w:before="100" w:beforeAutospacing="1" w:after="100" w:afterAutospacing="1" w:line="240" w:lineRule="auto"/>
        <w:rPr>
          <w:ins w:id="4887" w:author="SHAHZAIB KHAN" w:date="2026-10-07T21:06:00Z"/>
          <w:rFonts w:ascii="Times New Roman" w:eastAsia="Times New Roman" w:hAnsi="Times New Roman" w:cs="Times New Roman"/>
          <w:sz w:val="24"/>
          <w:szCs w:val="24"/>
          <w:u w:val="single"/>
        </w:rPr>
      </w:pPr>
      <w:ins w:id="4888" w:author="SHAHZAIB KHAN" w:date="2026-10-07T21:06:00Z">
        <w:r w:rsidRPr="007F709E">
          <w:rPr>
            <w:rFonts w:ascii="Times New Roman" w:eastAsia="Times New Roman" w:hAnsi="Times New Roman" w:cs="Times New Roman"/>
            <w:sz w:val="24"/>
            <w:szCs w:val="24"/>
            <w:u w:val="single"/>
          </w:rPr>
          <w:t>The system shows an error message and asks the customer to enter the details again.</w:t>
        </w:r>
      </w:ins>
    </w:p>
    <w:p w14:paraId="12E7C997" w14:textId="77777777" w:rsidR="007F709E" w:rsidRPr="007F709E" w:rsidRDefault="007F709E" w:rsidP="007F709E">
      <w:pPr>
        <w:numPr>
          <w:ilvl w:val="0"/>
          <w:numId w:val="103"/>
        </w:numPr>
        <w:spacing w:before="100" w:beforeAutospacing="1" w:after="100" w:afterAutospacing="1" w:line="240" w:lineRule="auto"/>
        <w:rPr>
          <w:ins w:id="4889" w:author="SHAHZAIB KHAN" w:date="2026-10-07T21:06:00Z"/>
          <w:rFonts w:ascii="Times New Roman" w:eastAsia="Times New Roman" w:hAnsi="Times New Roman" w:cs="Times New Roman"/>
          <w:sz w:val="24"/>
          <w:szCs w:val="24"/>
          <w:u w:val="single"/>
        </w:rPr>
      </w:pPr>
      <w:ins w:id="4890" w:author="SHAHZAIB KHAN" w:date="2026-10-07T21:06:00Z">
        <w:r w:rsidRPr="007F709E">
          <w:rPr>
            <w:rFonts w:ascii="Times New Roman" w:eastAsia="Times New Roman" w:hAnsi="Times New Roman" w:cs="Times New Roman"/>
            <w:sz w:val="24"/>
            <w:szCs w:val="24"/>
            <w:u w:val="single"/>
          </w:rPr>
          <w:t xml:space="preserve">The customer corrects the </w:t>
        </w:r>
        <w:proofErr w:type="gramStart"/>
        <w:r w:rsidRPr="007F709E">
          <w:rPr>
            <w:rFonts w:ascii="Times New Roman" w:eastAsia="Times New Roman" w:hAnsi="Times New Roman" w:cs="Times New Roman"/>
            <w:sz w:val="24"/>
            <w:szCs w:val="24"/>
            <w:u w:val="single"/>
          </w:rPr>
          <w:t>details</w:t>
        </w:r>
        <w:proofErr w:type="gramEnd"/>
        <w:r w:rsidRPr="007F709E">
          <w:rPr>
            <w:rFonts w:ascii="Times New Roman" w:eastAsia="Times New Roman" w:hAnsi="Times New Roman" w:cs="Times New Roman"/>
            <w:sz w:val="24"/>
            <w:szCs w:val="24"/>
            <w:u w:val="single"/>
          </w:rPr>
          <w:t xml:space="preserve"> and the flow continues from step 5 of the main success scenario.</w:t>
        </w:r>
      </w:ins>
    </w:p>
    <w:p w14:paraId="612D5728" w14:textId="77777777" w:rsidR="007F709E" w:rsidRPr="007F709E" w:rsidRDefault="007F709E" w:rsidP="007F709E">
      <w:pPr>
        <w:spacing w:before="100" w:beforeAutospacing="1" w:after="100" w:afterAutospacing="1" w:line="240" w:lineRule="auto"/>
        <w:ind w:left="720"/>
        <w:rPr>
          <w:ins w:id="4891" w:author="SHAHZAIB KHAN" w:date="2026-10-07T21:06:00Z"/>
          <w:rFonts w:ascii="Times New Roman" w:eastAsia="Times New Roman" w:hAnsi="Times New Roman" w:cs="Times New Roman"/>
          <w:sz w:val="24"/>
          <w:szCs w:val="24"/>
          <w:u w:val="single"/>
        </w:rPr>
      </w:pPr>
      <w:ins w:id="4892" w:author="SHAHZAIB KHAN" w:date="2026-10-07T21:06:00Z">
        <w:r w:rsidRPr="007F709E">
          <w:rPr>
            <w:rFonts w:ascii="Times New Roman" w:eastAsia="Times New Roman" w:hAnsi="Times New Roman" w:cs="Times New Roman"/>
            <w:b/>
            <w:bCs/>
            <w:sz w:val="24"/>
            <w:szCs w:val="24"/>
            <w:u w:val="single"/>
          </w:rPr>
          <w:t xml:space="preserve"> Customer Changes the Order</w:t>
        </w:r>
      </w:ins>
    </w:p>
    <w:p w14:paraId="2375874E" w14:textId="77777777" w:rsidR="007F709E" w:rsidRPr="007F709E" w:rsidRDefault="007F709E" w:rsidP="007F709E">
      <w:pPr>
        <w:numPr>
          <w:ilvl w:val="0"/>
          <w:numId w:val="104"/>
        </w:numPr>
        <w:spacing w:before="100" w:beforeAutospacing="1" w:after="100" w:afterAutospacing="1" w:line="240" w:lineRule="auto"/>
        <w:rPr>
          <w:ins w:id="4893" w:author="SHAHZAIB KHAN" w:date="2026-10-07T21:06:00Z"/>
          <w:rFonts w:ascii="Times New Roman" w:eastAsia="Times New Roman" w:hAnsi="Times New Roman" w:cs="Times New Roman"/>
          <w:sz w:val="24"/>
          <w:szCs w:val="24"/>
          <w:u w:val="single"/>
        </w:rPr>
      </w:pPr>
      <w:ins w:id="4894" w:author="SHAHZAIB KHAN" w:date="2026-10-07T21:06:00Z">
        <w:r w:rsidRPr="007F709E">
          <w:rPr>
            <w:rFonts w:ascii="Times New Roman" w:eastAsia="Times New Roman" w:hAnsi="Times New Roman" w:cs="Times New Roman"/>
            <w:sz w:val="24"/>
            <w:szCs w:val="24"/>
            <w:u w:val="single"/>
          </w:rPr>
          <w:t>At step 3 of the main success scenario, the customer finds that the order is not correct.</w:t>
        </w:r>
      </w:ins>
    </w:p>
    <w:p w14:paraId="6ED472C8" w14:textId="77777777" w:rsidR="007F709E" w:rsidRPr="007F709E" w:rsidRDefault="007F709E" w:rsidP="007F709E">
      <w:pPr>
        <w:numPr>
          <w:ilvl w:val="0"/>
          <w:numId w:val="104"/>
        </w:numPr>
        <w:spacing w:before="100" w:beforeAutospacing="1" w:after="100" w:afterAutospacing="1" w:line="240" w:lineRule="auto"/>
        <w:rPr>
          <w:ins w:id="4895" w:author="SHAHZAIB KHAN" w:date="2026-10-07T21:06:00Z"/>
          <w:rFonts w:ascii="Times New Roman" w:eastAsia="Times New Roman" w:hAnsi="Times New Roman" w:cs="Times New Roman"/>
          <w:sz w:val="24"/>
          <w:szCs w:val="24"/>
          <w:u w:val="single"/>
        </w:rPr>
      </w:pPr>
      <w:ins w:id="4896" w:author="SHAHZAIB KHAN" w:date="2026-10-07T21:06:00Z">
        <w:r w:rsidRPr="007F709E">
          <w:rPr>
            <w:rFonts w:ascii="Times New Roman" w:eastAsia="Times New Roman" w:hAnsi="Times New Roman" w:cs="Times New Roman"/>
            <w:sz w:val="24"/>
            <w:szCs w:val="24"/>
            <w:u w:val="single"/>
          </w:rPr>
          <w:t>The customer chooses to go back and selects the Select Items use case to add, remove or change items or quantities.</w:t>
        </w:r>
      </w:ins>
    </w:p>
    <w:p w14:paraId="67444C61" w14:textId="77777777" w:rsidR="007F709E" w:rsidRPr="007F709E" w:rsidRDefault="007F709E" w:rsidP="007F709E">
      <w:pPr>
        <w:numPr>
          <w:ilvl w:val="0"/>
          <w:numId w:val="104"/>
        </w:numPr>
        <w:spacing w:before="100" w:beforeAutospacing="1" w:after="100" w:afterAutospacing="1" w:line="240" w:lineRule="auto"/>
        <w:rPr>
          <w:ins w:id="4897" w:author="SHAHZAIB KHAN" w:date="2026-10-07T21:06:00Z"/>
          <w:rFonts w:ascii="Times New Roman" w:eastAsia="Times New Roman" w:hAnsi="Times New Roman" w:cs="Times New Roman"/>
          <w:sz w:val="24"/>
          <w:szCs w:val="24"/>
          <w:u w:val="single"/>
        </w:rPr>
      </w:pPr>
      <w:ins w:id="4898" w:author="SHAHZAIB KHAN" w:date="2026-10-07T21:06:00Z">
        <w:r w:rsidRPr="007F709E">
          <w:rPr>
            <w:rFonts w:ascii="Times New Roman" w:eastAsia="Times New Roman" w:hAnsi="Times New Roman" w:cs="Times New Roman"/>
            <w:sz w:val="24"/>
            <w:szCs w:val="24"/>
            <w:u w:val="single"/>
          </w:rPr>
          <w:t>The system updates the order list and the total amount, and the flow continues from step 1 of the main success scenario.</w:t>
        </w:r>
      </w:ins>
    </w:p>
    <w:p w14:paraId="42330A77" w14:textId="77777777" w:rsidR="007F709E" w:rsidRPr="007F709E" w:rsidRDefault="007F709E" w:rsidP="007F709E">
      <w:pPr>
        <w:spacing w:before="100" w:beforeAutospacing="1" w:after="100" w:afterAutospacing="1" w:line="240" w:lineRule="auto"/>
        <w:ind w:left="720"/>
        <w:rPr>
          <w:ins w:id="4899" w:author="SHAHZAIB KHAN" w:date="2026-10-07T21:06:00Z"/>
          <w:rFonts w:ascii="Times New Roman" w:eastAsia="Times New Roman" w:hAnsi="Times New Roman" w:cs="Times New Roman"/>
          <w:sz w:val="24"/>
          <w:szCs w:val="24"/>
          <w:u w:val="single"/>
        </w:rPr>
      </w:pPr>
      <w:ins w:id="4900" w:author="SHAHZAIB KHAN" w:date="2026-10-07T21:06:00Z">
        <w:r w:rsidRPr="007F709E">
          <w:rPr>
            <w:rFonts w:ascii="Times New Roman" w:eastAsia="Times New Roman" w:hAnsi="Times New Roman" w:cs="Times New Roman"/>
            <w:b/>
            <w:bCs/>
            <w:sz w:val="24"/>
            <w:szCs w:val="24"/>
            <w:u w:val="single"/>
          </w:rPr>
          <w:t>Customer Books the Order for Later</w:t>
        </w:r>
      </w:ins>
    </w:p>
    <w:p w14:paraId="3B256048" w14:textId="77777777" w:rsidR="007F709E" w:rsidRPr="007F709E" w:rsidRDefault="007F709E" w:rsidP="007F709E">
      <w:pPr>
        <w:numPr>
          <w:ilvl w:val="0"/>
          <w:numId w:val="105"/>
        </w:numPr>
        <w:spacing w:before="100" w:beforeAutospacing="1" w:after="100" w:afterAutospacing="1" w:line="240" w:lineRule="auto"/>
        <w:rPr>
          <w:ins w:id="4901" w:author="SHAHZAIB KHAN" w:date="2026-10-07T21:06:00Z"/>
          <w:rFonts w:ascii="Times New Roman" w:eastAsia="Times New Roman" w:hAnsi="Times New Roman" w:cs="Times New Roman"/>
          <w:sz w:val="24"/>
          <w:szCs w:val="24"/>
          <w:u w:val="single"/>
        </w:rPr>
      </w:pPr>
      <w:ins w:id="4902" w:author="SHAHZAIB KHAN" w:date="2026-10-07T21:06:00Z">
        <w:r w:rsidRPr="007F709E">
          <w:rPr>
            <w:rFonts w:ascii="Times New Roman" w:eastAsia="Times New Roman" w:hAnsi="Times New Roman" w:cs="Times New Roman"/>
            <w:sz w:val="24"/>
            <w:szCs w:val="24"/>
            <w:u w:val="single"/>
          </w:rPr>
          <w:t>At step 3 of the main success scenario, the customer chooses the Book Order option instead of placing the order immediately.</w:t>
        </w:r>
      </w:ins>
    </w:p>
    <w:p w14:paraId="23EB76F6" w14:textId="77777777" w:rsidR="007F709E" w:rsidRPr="007F709E" w:rsidRDefault="007F709E" w:rsidP="007F709E">
      <w:pPr>
        <w:numPr>
          <w:ilvl w:val="0"/>
          <w:numId w:val="105"/>
        </w:numPr>
        <w:spacing w:before="100" w:beforeAutospacing="1" w:after="100" w:afterAutospacing="1" w:line="240" w:lineRule="auto"/>
        <w:rPr>
          <w:ins w:id="4903" w:author="SHAHZAIB KHAN" w:date="2026-10-07T21:06:00Z"/>
          <w:rFonts w:ascii="Times New Roman" w:eastAsia="Times New Roman" w:hAnsi="Times New Roman" w:cs="Times New Roman"/>
          <w:sz w:val="24"/>
          <w:szCs w:val="24"/>
          <w:u w:val="single"/>
        </w:rPr>
      </w:pPr>
      <w:ins w:id="4904" w:author="SHAHZAIB KHAN" w:date="2026-10-07T21:06:00Z">
        <w:r w:rsidRPr="007F709E">
          <w:rPr>
            <w:rFonts w:ascii="Times New Roman" w:eastAsia="Times New Roman" w:hAnsi="Times New Roman" w:cs="Times New Roman"/>
            <w:sz w:val="24"/>
            <w:szCs w:val="24"/>
            <w:u w:val="single"/>
          </w:rPr>
          <w:t>The system asks for the order deadline (Set Order Deadline use case is included).</w:t>
        </w:r>
      </w:ins>
    </w:p>
    <w:p w14:paraId="1B3F75D0" w14:textId="77777777" w:rsidR="007F709E" w:rsidRPr="007F709E" w:rsidRDefault="007F709E" w:rsidP="007F709E">
      <w:pPr>
        <w:numPr>
          <w:ilvl w:val="0"/>
          <w:numId w:val="105"/>
        </w:numPr>
        <w:spacing w:before="100" w:beforeAutospacing="1" w:after="100" w:afterAutospacing="1" w:line="240" w:lineRule="auto"/>
        <w:rPr>
          <w:ins w:id="4905" w:author="SHAHZAIB KHAN" w:date="2026-10-07T21:06:00Z"/>
          <w:rFonts w:ascii="Times New Roman" w:eastAsia="Times New Roman" w:hAnsi="Times New Roman" w:cs="Times New Roman"/>
          <w:sz w:val="24"/>
          <w:szCs w:val="24"/>
          <w:u w:val="single"/>
        </w:rPr>
      </w:pPr>
      <w:ins w:id="4906" w:author="SHAHZAIB KHAN" w:date="2026-10-07T21:06:00Z">
        <w:r w:rsidRPr="007F709E">
          <w:rPr>
            <w:rFonts w:ascii="Times New Roman" w:eastAsia="Times New Roman" w:hAnsi="Times New Roman" w:cs="Times New Roman"/>
            <w:sz w:val="24"/>
            <w:szCs w:val="24"/>
            <w:u w:val="single"/>
          </w:rPr>
          <w:t xml:space="preserve">The customer enters the </w:t>
        </w:r>
        <w:proofErr w:type="gramStart"/>
        <w:r w:rsidRPr="007F709E">
          <w:rPr>
            <w:rFonts w:ascii="Times New Roman" w:eastAsia="Times New Roman" w:hAnsi="Times New Roman" w:cs="Times New Roman"/>
            <w:sz w:val="24"/>
            <w:szCs w:val="24"/>
            <w:u w:val="single"/>
          </w:rPr>
          <w:t>deadline</w:t>
        </w:r>
        <w:proofErr w:type="gramEnd"/>
        <w:r w:rsidRPr="007F709E">
          <w:rPr>
            <w:rFonts w:ascii="Times New Roman" w:eastAsia="Times New Roman" w:hAnsi="Times New Roman" w:cs="Times New Roman"/>
            <w:sz w:val="24"/>
            <w:szCs w:val="24"/>
            <w:u w:val="single"/>
          </w:rPr>
          <w:t xml:space="preserve"> and the system saves it with the order.</w:t>
        </w:r>
      </w:ins>
    </w:p>
    <w:p w14:paraId="6C977A1C" w14:textId="77777777" w:rsidR="007F709E" w:rsidRPr="007F709E" w:rsidRDefault="007F709E" w:rsidP="007F709E">
      <w:pPr>
        <w:numPr>
          <w:ilvl w:val="0"/>
          <w:numId w:val="105"/>
        </w:numPr>
        <w:spacing w:before="100" w:beforeAutospacing="1" w:after="100" w:afterAutospacing="1" w:line="240" w:lineRule="auto"/>
        <w:rPr>
          <w:ins w:id="4907" w:author="SHAHZAIB KHAN" w:date="2026-10-07T21:06:00Z"/>
          <w:rFonts w:ascii="Times New Roman" w:eastAsia="Times New Roman" w:hAnsi="Times New Roman" w:cs="Times New Roman"/>
          <w:sz w:val="24"/>
          <w:szCs w:val="24"/>
          <w:u w:val="single"/>
        </w:rPr>
      </w:pPr>
      <w:ins w:id="4908" w:author="SHAHZAIB KHAN" w:date="2026-10-07T21:06:00Z">
        <w:r w:rsidRPr="007F709E">
          <w:rPr>
            <w:rFonts w:ascii="Times New Roman" w:eastAsia="Times New Roman" w:hAnsi="Times New Roman" w:cs="Times New Roman"/>
            <w:sz w:val="24"/>
            <w:szCs w:val="24"/>
            <w:u w:val="single"/>
          </w:rPr>
          <w:t>The flow continues from step 4 of the main success scenario.</w:t>
        </w:r>
      </w:ins>
    </w:p>
    <w:p w14:paraId="0A34844E" w14:textId="77777777" w:rsidR="007F709E" w:rsidRPr="007F709E" w:rsidRDefault="007F709E" w:rsidP="007F709E">
      <w:pPr>
        <w:spacing w:before="100" w:beforeAutospacing="1" w:after="100" w:afterAutospacing="1" w:line="240" w:lineRule="auto"/>
        <w:ind w:left="720"/>
        <w:rPr>
          <w:ins w:id="4909" w:author="SHAHZAIB KHAN" w:date="2026-10-07T21:06:00Z"/>
          <w:rFonts w:ascii="Times New Roman" w:eastAsia="Times New Roman" w:hAnsi="Times New Roman" w:cs="Times New Roman"/>
          <w:sz w:val="24"/>
          <w:szCs w:val="24"/>
          <w:u w:val="single"/>
        </w:rPr>
      </w:pPr>
      <w:ins w:id="4910" w:author="SHAHZAIB KHAN" w:date="2026-10-07T21:06:00Z">
        <w:r w:rsidRPr="007F709E">
          <w:rPr>
            <w:rFonts w:ascii="Times New Roman" w:eastAsia="Times New Roman" w:hAnsi="Times New Roman" w:cs="Times New Roman"/>
            <w:b/>
            <w:bCs/>
            <w:sz w:val="24"/>
            <w:szCs w:val="24"/>
            <w:u w:val="single"/>
          </w:rPr>
          <w:t>Customer Cancels the Order</w:t>
        </w:r>
      </w:ins>
    </w:p>
    <w:p w14:paraId="1BC448D4" w14:textId="77777777" w:rsidR="007F709E" w:rsidRPr="007F709E" w:rsidRDefault="007F709E" w:rsidP="007F709E">
      <w:pPr>
        <w:numPr>
          <w:ilvl w:val="0"/>
          <w:numId w:val="106"/>
        </w:numPr>
        <w:spacing w:before="100" w:beforeAutospacing="1" w:after="100" w:afterAutospacing="1" w:line="240" w:lineRule="auto"/>
        <w:rPr>
          <w:ins w:id="4911" w:author="SHAHZAIB KHAN" w:date="2026-10-07T21:06:00Z"/>
          <w:rFonts w:ascii="Times New Roman" w:eastAsia="Times New Roman" w:hAnsi="Times New Roman" w:cs="Times New Roman"/>
          <w:sz w:val="24"/>
          <w:szCs w:val="24"/>
          <w:u w:val="single"/>
        </w:rPr>
      </w:pPr>
      <w:ins w:id="4912" w:author="SHAHZAIB KHAN" w:date="2026-10-07T21:06:00Z">
        <w:r w:rsidRPr="007F709E">
          <w:rPr>
            <w:rFonts w:ascii="Times New Roman" w:eastAsia="Times New Roman" w:hAnsi="Times New Roman" w:cs="Times New Roman"/>
            <w:sz w:val="24"/>
            <w:szCs w:val="24"/>
            <w:u w:val="single"/>
          </w:rPr>
          <w:t>Before step 7 of the main success scenario, the customer presses the cancel button.</w:t>
        </w:r>
      </w:ins>
    </w:p>
    <w:p w14:paraId="542AB219" w14:textId="77777777" w:rsidR="007F709E" w:rsidRPr="007F709E" w:rsidRDefault="007F709E" w:rsidP="007F709E">
      <w:pPr>
        <w:numPr>
          <w:ilvl w:val="0"/>
          <w:numId w:val="106"/>
        </w:numPr>
        <w:spacing w:before="100" w:beforeAutospacing="1" w:after="100" w:afterAutospacing="1" w:line="240" w:lineRule="auto"/>
        <w:rPr>
          <w:ins w:id="4913" w:author="SHAHZAIB KHAN" w:date="2026-10-07T21:06:00Z"/>
          <w:rFonts w:ascii="Times New Roman" w:eastAsia="Times New Roman" w:hAnsi="Times New Roman" w:cs="Times New Roman"/>
          <w:sz w:val="24"/>
          <w:szCs w:val="24"/>
          <w:u w:val="single"/>
        </w:rPr>
      </w:pPr>
      <w:ins w:id="4914" w:author="SHAHZAIB KHAN" w:date="2026-10-07T21:06:00Z">
        <w:r w:rsidRPr="007F709E">
          <w:rPr>
            <w:rFonts w:ascii="Times New Roman" w:eastAsia="Times New Roman" w:hAnsi="Times New Roman" w:cs="Times New Roman"/>
            <w:sz w:val="24"/>
            <w:szCs w:val="24"/>
            <w:u w:val="single"/>
          </w:rPr>
          <w:t>The system asks the customer to confirm the cancellation.</w:t>
        </w:r>
      </w:ins>
    </w:p>
    <w:p w14:paraId="04FF550F" w14:textId="77777777" w:rsidR="007F709E" w:rsidRPr="007F709E" w:rsidRDefault="007F709E" w:rsidP="007F709E">
      <w:pPr>
        <w:numPr>
          <w:ilvl w:val="0"/>
          <w:numId w:val="106"/>
        </w:numPr>
        <w:spacing w:before="100" w:beforeAutospacing="1" w:after="100" w:afterAutospacing="1" w:line="240" w:lineRule="auto"/>
        <w:rPr>
          <w:ins w:id="4915" w:author="SHAHZAIB KHAN" w:date="2026-10-07T21:06:00Z"/>
          <w:rFonts w:ascii="Times New Roman" w:eastAsia="Times New Roman" w:hAnsi="Times New Roman" w:cs="Times New Roman"/>
          <w:sz w:val="24"/>
          <w:szCs w:val="24"/>
          <w:u w:val="single"/>
        </w:rPr>
      </w:pPr>
      <w:ins w:id="4916" w:author="SHAHZAIB KHAN" w:date="2026-10-07T21:06:00Z">
        <w:r w:rsidRPr="007F709E">
          <w:rPr>
            <w:rFonts w:ascii="Times New Roman" w:eastAsia="Times New Roman" w:hAnsi="Times New Roman" w:cs="Times New Roman"/>
            <w:sz w:val="24"/>
            <w:szCs w:val="24"/>
            <w:u w:val="single"/>
          </w:rPr>
          <w:t xml:space="preserve">The customer </w:t>
        </w:r>
        <w:proofErr w:type="gramStart"/>
        <w:r w:rsidRPr="007F709E">
          <w:rPr>
            <w:rFonts w:ascii="Times New Roman" w:eastAsia="Times New Roman" w:hAnsi="Times New Roman" w:cs="Times New Roman"/>
            <w:sz w:val="24"/>
            <w:szCs w:val="24"/>
            <w:u w:val="single"/>
          </w:rPr>
          <w:t>confirms,</w:t>
        </w:r>
        <w:proofErr w:type="gramEnd"/>
        <w:r w:rsidRPr="007F709E">
          <w:rPr>
            <w:rFonts w:ascii="Times New Roman" w:eastAsia="Times New Roman" w:hAnsi="Times New Roman" w:cs="Times New Roman"/>
            <w:sz w:val="24"/>
            <w:szCs w:val="24"/>
            <w:u w:val="single"/>
          </w:rPr>
          <w:t xml:space="preserve"> the system does not create the order and takes the customer back to the order list.</w:t>
        </w:r>
      </w:ins>
    </w:p>
    <w:p w14:paraId="526ECA1C" w14:textId="77777777" w:rsidR="007F709E" w:rsidRPr="007F709E" w:rsidRDefault="007F709E" w:rsidP="007F709E">
      <w:pPr>
        <w:spacing w:before="100" w:beforeAutospacing="1" w:after="100" w:afterAutospacing="1" w:line="240" w:lineRule="auto"/>
        <w:ind w:left="720"/>
        <w:rPr>
          <w:ins w:id="4917" w:author="SHAHZAIB KHAN" w:date="2026-10-07T21:06:00Z"/>
          <w:rFonts w:ascii="Times New Roman" w:eastAsia="Times New Roman" w:hAnsi="Times New Roman" w:cs="Times New Roman"/>
          <w:sz w:val="24"/>
          <w:szCs w:val="24"/>
          <w:u w:val="single"/>
        </w:rPr>
      </w:pPr>
      <w:ins w:id="4918" w:author="SHAHZAIB KHAN" w:date="2026-10-07T21:06:00Z">
        <w:r w:rsidRPr="007F709E">
          <w:rPr>
            <w:rFonts w:ascii="Times New Roman" w:eastAsia="Times New Roman" w:hAnsi="Times New Roman" w:cs="Times New Roman"/>
            <w:b/>
            <w:bCs/>
            <w:sz w:val="24"/>
            <w:szCs w:val="24"/>
            <w:u w:val="single"/>
          </w:rPr>
          <w:t>Empty Order List</w:t>
        </w:r>
      </w:ins>
    </w:p>
    <w:p w14:paraId="7F4C6DB5" w14:textId="77777777" w:rsidR="007F709E" w:rsidRPr="007F709E" w:rsidRDefault="007F709E" w:rsidP="007F709E">
      <w:pPr>
        <w:numPr>
          <w:ilvl w:val="0"/>
          <w:numId w:val="107"/>
        </w:numPr>
        <w:spacing w:before="100" w:beforeAutospacing="1" w:after="100" w:afterAutospacing="1" w:line="240" w:lineRule="auto"/>
        <w:rPr>
          <w:ins w:id="4919" w:author="SHAHZAIB KHAN" w:date="2026-10-07T21:06:00Z"/>
          <w:rFonts w:ascii="Times New Roman" w:eastAsia="Times New Roman" w:hAnsi="Times New Roman" w:cs="Times New Roman"/>
          <w:sz w:val="24"/>
          <w:szCs w:val="24"/>
          <w:u w:val="single"/>
        </w:rPr>
      </w:pPr>
      <w:ins w:id="4920" w:author="SHAHZAIB KHAN" w:date="2026-10-07T21:06:00Z">
        <w:r w:rsidRPr="007F709E">
          <w:rPr>
            <w:rFonts w:ascii="Times New Roman" w:eastAsia="Times New Roman" w:hAnsi="Times New Roman" w:cs="Times New Roman"/>
            <w:sz w:val="24"/>
            <w:szCs w:val="24"/>
            <w:u w:val="single"/>
          </w:rPr>
          <w:t>At step 1 of the main success scenario, the system finds that the customer has not selected any item.</w:t>
        </w:r>
      </w:ins>
    </w:p>
    <w:p w14:paraId="3219BB48" w14:textId="77777777" w:rsidR="007F709E" w:rsidRPr="007F709E" w:rsidRDefault="007F709E" w:rsidP="007F709E">
      <w:pPr>
        <w:numPr>
          <w:ilvl w:val="0"/>
          <w:numId w:val="107"/>
        </w:numPr>
        <w:spacing w:before="100" w:beforeAutospacing="1" w:after="100" w:afterAutospacing="1" w:line="240" w:lineRule="auto"/>
        <w:rPr>
          <w:ins w:id="4921" w:author="SHAHZAIB KHAN" w:date="2026-10-07T21:06:00Z"/>
          <w:rFonts w:ascii="Times New Roman" w:eastAsia="Times New Roman" w:hAnsi="Times New Roman" w:cs="Times New Roman"/>
          <w:sz w:val="24"/>
          <w:szCs w:val="24"/>
          <w:u w:val="single"/>
        </w:rPr>
      </w:pPr>
      <w:ins w:id="4922" w:author="SHAHZAIB KHAN" w:date="2026-10-07T21:06:00Z">
        <w:r w:rsidRPr="007F709E">
          <w:rPr>
            <w:rFonts w:ascii="Times New Roman" w:eastAsia="Times New Roman" w:hAnsi="Times New Roman" w:cs="Times New Roman"/>
            <w:sz w:val="24"/>
            <w:szCs w:val="24"/>
            <w:u w:val="single"/>
          </w:rPr>
          <w:t>The system shows a message that the order list is empty and takes the customer to the Select Items page.</w:t>
        </w:r>
      </w:ins>
    </w:p>
    <w:p w14:paraId="20327CD2" w14:textId="77777777" w:rsidR="007F709E" w:rsidRPr="007F709E" w:rsidRDefault="007F709E" w:rsidP="007F709E">
      <w:pPr>
        <w:spacing w:before="100" w:beforeAutospacing="1" w:after="100" w:afterAutospacing="1" w:line="240" w:lineRule="auto"/>
        <w:ind w:left="720"/>
        <w:rPr>
          <w:ins w:id="4923" w:author="SHAHZAIB KHAN" w:date="2026-10-07T21:06:00Z"/>
          <w:rFonts w:ascii="Times New Roman" w:eastAsia="Times New Roman" w:hAnsi="Times New Roman" w:cs="Times New Roman"/>
          <w:b/>
          <w:bCs/>
          <w:sz w:val="24"/>
          <w:szCs w:val="24"/>
          <w:u w:val="single"/>
        </w:rPr>
      </w:pPr>
      <w:ins w:id="4924" w:author="SHAHZAIB KHAN" w:date="2026-10-07T21:06:00Z">
        <w:r w:rsidRPr="007F709E">
          <w:rPr>
            <w:rFonts w:ascii="Times New Roman" w:eastAsia="Times New Roman" w:hAnsi="Times New Roman" w:cs="Times New Roman"/>
            <w:b/>
            <w:bCs/>
            <w:sz w:val="24"/>
            <w:szCs w:val="24"/>
            <w:u w:val="single"/>
          </w:rPr>
          <w:t>Post-Condition:</w:t>
        </w:r>
      </w:ins>
    </w:p>
    <w:p w14:paraId="4BEB3897" w14:textId="77777777" w:rsidR="007F709E" w:rsidRPr="007F709E" w:rsidRDefault="007F709E" w:rsidP="007F709E">
      <w:pPr>
        <w:numPr>
          <w:ilvl w:val="0"/>
          <w:numId w:val="108"/>
        </w:numPr>
        <w:spacing w:before="100" w:beforeAutospacing="1" w:after="100" w:afterAutospacing="1" w:line="240" w:lineRule="auto"/>
        <w:rPr>
          <w:ins w:id="4925" w:author="SHAHZAIB KHAN" w:date="2026-10-07T21:06:00Z"/>
          <w:rFonts w:ascii="Times New Roman" w:eastAsia="Times New Roman" w:hAnsi="Times New Roman" w:cs="Times New Roman"/>
          <w:sz w:val="24"/>
          <w:szCs w:val="24"/>
          <w:u w:val="single"/>
        </w:rPr>
      </w:pPr>
      <w:ins w:id="4926" w:author="SHAHZAIB KHAN" w:date="2026-10-07T21:06:00Z">
        <w:r w:rsidRPr="007F709E">
          <w:rPr>
            <w:rFonts w:ascii="Times New Roman" w:eastAsia="Times New Roman" w:hAnsi="Times New Roman" w:cs="Times New Roman"/>
            <w:sz w:val="24"/>
            <w:szCs w:val="24"/>
            <w:u w:val="single"/>
          </w:rPr>
          <w:t>The order is saved in the database with a unique Order ID and the status Placed.</w:t>
        </w:r>
      </w:ins>
    </w:p>
    <w:p w14:paraId="19E6CA74" w14:textId="77777777" w:rsidR="007F709E" w:rsidRPr="007F709E" w:rsidRDefault="007F709E" w:rsidP="007F709E">
      <w:pPr>
        <w:numPr>
          <w:ilvl w:val="0"/>
          <w:numId w:val="108"/>
        </w:numPr>
        <w:spacing w:before="100" w:beforeAutospacing="1" w:after="100" w:afterAutospacing="1" w:line="240" w:lineRule="auto"/>
        <w:rPr>
          <w:ins w:id="4927" w:author="SHAHZAIB KHAN" w:date="2026-10-07T21:06:00Z"/>
          <w:rFonts w:ascii="Times New Roman" w:eastAsia="Times New Roman" w:hAnsi="Times New Roman" w:cs="Times New Roman"/>
          <w:sz w:val="24"/>
          <w:szCs w:val="24"/>
          <w:u w:val="single"/>
        </w:rPr>
      </w:pPr>
      <w:ins w:id="4928" w:author="SHAHZAIB KHAN" w:date="2026-10-07T21:06:00Z">
        <w:r w:rsidRPr="007F709E">
          <w:rPr>
            <w:rFonts w:ascii="Times New Roman" w:eastAsia="Times New Roman" w:hAnsi="Times New Roman" w:cs="Times New Roman"/>
            <w:sz w:val="24"/>
            <w:szCs w:val="24"/>
            <w:u w:val="single"/>
          </w:rPr>
          <w:t>The selected items, quantities, total amount and delivery details are linked with the Order ID.</w:t>
        </w:r>
      </w:ins>
    </w:p>
    <w:p w14:paraId="45F19690" w14:textId="77777777" w:rsidR="007F709E" w:rsidRPr="007F709E" w:rsidRDefault="007F709E" w:rsidP="007F709E">
      <w:pPr>
        <w:numPr>
          <w:ilvl w:val="0"/>
          <w:numId w:val="108"/>
        </w:numPr>
        <w:spacing w:before="100" w:beforeAutospacing="1" w:after="100" w:afterAutospacing="1" w:line="240" w:lineRule="auto"/>
        <w:rPr>
          <w:ins w:id="4929" w:author="SHAHZAIB KHAN" w:date="2026-10-07T21:06:00Z"/>
          <w:rFonts w:ascii="Times New Roman" w:eastAsia="Times New Roman" w:hAnsi="Times New Roman" w:cs="Times New Roman"/>
          <w:b/>
          <w:bCs/>
          <w:sz w:val="24"/>
          <w:szCs w:val="24"/>
          <w:u w:val="single"/>
        </w:rPr>
      </w:pPr>
      <w:ins w:id="4930" w:author="SHAHZAIB KHAN" w:date="2026-10-07T21:06:00Z">
        <w:r w:rsidRPr="007F709E">
          <w:rPr>
            <w:rFonts w:ascii="Times New Roman" w:eastAsia="Times New Roman" w:hAnsi="Times New Roman" w:cs="Times New Roman"/>
            <w:sz w:val="24"/>
            <w:szCs w:val="24"/>
            <w:u w:val="single"/>
          </w:rPr>
          <w:t>The order is ready for the customer to make the payment.</w:t>
        </w:r>
      </w:ins>
    </w:p>
    <w:p w14:paraId="6029E4A8" w14:textId="77777777" w:rsidR="007F709E" w:rsidRPr="007F709E" w:rsidRDefault="007F709E" w:rsidP="007F709E">
      <w:pPr>
        <w:spacing w:before="100" w:beforeAutospacing="1" w:after="100" w:afterAutospacing="1" w:line="240" w:lineRule="auto"/>
        <w:ind w:left="720"/>
        <w:rPr>
          <w:ins w:id="4931" w:author="SHAHZAIB KHAN" w:date="2026-10-07T21:06:00Z"/>
          <w:rFonts w:ascii="Times New Roman" w:eastAsia="Times New Roman" w:hAnsi="Times New Roman" w:cs="Times New Roman"/>
          <w:b/>
          <w:bCs/>
          <w:sz w:val="24"/>
          <w:szCs w:val="24"/>
          <w:u w:val="single"/>
        </w:rPr>
      </w:pPr>
    </w:p>
    <w:p w14:paraId="4235F2C6" w14:textId="77777777" w:rsidR="007F709E" w:rsidRPr="007F709E" w:rsidRDefault="007F709E" w:rsidP="007F709E">
      <w:pPr>
        <w:spacing w:before="100" w:beforeAutospacing="1" w:after="100" w:afterAutospacing="1" w:line="240" w:lineRule="auto"/>
        <w:ind w:left="720"/>
        <w:rPr>
          <w:ins w:id="4932" w:author="SHAHZAIB KHAN" w:date="2026-10-07T21:06:00Z"/>
          <w:rFonts w:ascii="Times New Roman" w:eastAsia="Times New Roman" w:hAnsi="Times New Roman" w:cs="Times New Roman"/>
          <w:b/>
          <w:bCs/>
          <w:sz w:val="24"/>
          <w:szCs w:val="24"/>
          <w:u w:val="single"/>
        </w:rPr>
      </w:pPr>
      <w:ins w:id="4933" w:author="SHAHZAIB KHAN" w:date="2026-10-07T21:06:00Z">
        <w:r w:rsidRPr="007F709E">
          <w:rPr>
            <w:rFonts w:ascii="Times New Roman" w:eastAsia="Times New Roman" w:hAnsi="Times New Roman" w:cs="Times New Roman"/>
            <w:b/>
            <w:bCs/>
            <w:sz w:val="24"/>
            <w:szCs w:val="24"/>
            <w:u w:val="single"/>
          </w:rPr>
          <w:t>User Stories:</w:t>
        </w:r>
      </w:ins>
    </w:p>
    <w:p w14:paraId="2AAF656E" w14:textId="77777777" w:rsidR="007F709E" w:rsidRPr="007F709E" w:rsidRDefault="007F709E" w:rsidP="007F709E">
      <w:pPr>
        <w:spacing w:before="100" w:beforeAutospacing="1" w:after="100" w:afterAutospacing="1" w:line="240" w:lineRule="auto"/>
        <w:ind w:left="720"/>
        <w:rPr>
          <w:ins w:id="4934" w:author="SHAHZAIB KHAN" w:date="2026-10-07T21:06:00Z"/>
          <w:rFonts w:ascii="Times New Roman" w:eastAsia="Times New Roman" w:hAnsi="Times New Roman" w:cs="Times New Roman"/>
          <w:sz w:val="24"/>
          <w:szCs w:val="24"/>
          <w:u w:val="single"/>
        </w:rPr>
      </w:pPr>
      <w:ins w:id="4935" w:author="SHAHZAIB KHAN" w:date="2026-10-07T21:06:00Z">
        <w:r w:rsidRPr="007F709E">
          <w:rPr>
            <w:rFonts w:ascii="Times New Roman" w:eastAsia="Times New Roman" w:hAnsi="Times New Roman" w:cs="Times New Roman"/>
            <w:b/>
            <w:bCs/>
            <w:sz w:val="24"/>
            <w:szCs w:val="24"/>
            <w:u w:val="single"/>
          </w:rPr>
          <w:lastRenderedPageBreak/>
          <w:t xml:space="preserve">User Story 1: </w:t>
        </w:r>
        <w:r w:rsidRPr="007F709E">
          <w:rPr>
            <w:rFonts w:ascii="Times New Roman" w:eastAsia="Times New Roman" w:hAnsi="Times New Roman" w:cs="Times New Roman"/>
            <w:sz w:val="24"/>
            <w:szCs w:val="24"/>
            <w:u w:val="single"/>
          </w:rPr>
          <w:t>Placing My Order</w:t>
        </w:r>
      </w:ins>
    </w:p>
    <w:p w14:paraId="25D2FC16" w14:textId="77777777" w:rsidR="007F709E" w:rsidRPr="007F709E" w:rsidRDefault="007F709E" w:rsidP="007F709E">
      <w:pPr>
        <w:numPr>
          <w:ilvl w:val="0"/>
          <w:numId w:val="109"/>
        </w:numPr>
        <w:spacing w:before="100" w:beforeAutospacing="1" w:after="100" w:afterAutospacing="1" w:line="240" w:lineRule="auto"/>
        <w:rPr>
          <w:ins w:id="4936" w:author="SHAHZAIB KHAN" w:date="2026-10-07T21:06:00Z"/>
          <w:rFonts w:ascii="Times New Roman" w:eastAsia="Times New Roman" w:hAnsi="Times New Roman" w:cs="Times New Roman"/>
          <w:sz w:val="24"/>
          <w:szCs w:val="24"/>
          <w:u w:val="single"/>
        </w:rPr>
      </w:pPr>
      <w:ins w:id="4937" w:author="SHAHZAIB KHAN" w:date="2026-10-07T21:06:00Z">
        <w:r w:rsidRPr="007F709E">
          <w:rPr>
            <w:rFonts w:ascii="Times New Roman" w:eastAsia="Times New Roman" w:hAnsi="Times New Roman" w:cs="Times New Roman"/>
            <w:b/>
            <w:bCs/>
            <w:sz w:val="24"/>
            <w:szCs w:val="24"/>
            <w:u w:val="single"/>
          </w:rPr>
          <w:t xml:space="preserve">Who: </w:t>
        </w:r>
        <w:r w:rsidRPr="007F709E">
          <w:rPr>
            <w:rFonts w:ascii="Times New Roman" w:eastAsia="Times New Roman" w:hAnsi="Times New Roman" w:cs="Times New Roman"/>
            <w:sz w:val="24"/>
            <w:szCs w:val="24"/>
            <w:u w:val="single"/>
          </w:rPr>
          <w:t xml:space="preserve">I am a </w:t>
        </w:r>
        <w:proofErr w:type="gramStart"/>
        <w:r w:rsidRPr="007F709E">
          <w:rPr>
            <w:rFonts w:ascii="Times New Roman" w:eastAsia="Times New Roman" w:hAnsi="Times New Roman" w:cs="Times New Roman"/>
            <w:sz w:val="24"/>
            <w:szCs w:val="24"/>
            <w:u w:val="single"/>
          </w:rPr>
          <w:t>costumer</w:t>
        </w:r>
        <w:proofErr w:type="gramEnd"/>
        <w:r w:rsidRPr="007F709E">
          <w:rPr>
            <w:rFonts w:ascii="Times New Roman" w:eastAsia="Times New Roman" w:hAnsi="Times New Roman" w:cs="Times New Roman"/>
            <w:sz w:val="24"/>
            <w:szCs w:val="24"/>
            <w:u w:val="single"/>
          </w:rPr>
          <w:t xml:space="preserve"> of Online Bakery Delivery.</w:t>
        </w:r>
      </w:ins>
    </w:p>
    <w:p w14:paraId="2A1DAAA4" w14:textId="77777777" w:rsidR="007F709E" w:rsidRPr="007F709E" w:rsidRDefault="007F709E" w:rsidP="007F709E">
      <w:pPr>
        <w:numPr>
          <w:ilvl w:val="0"/>
          <w:numId w:val="109"/>
        </w:numPr>
        <w:spacing w:before="100" w:beforeAutospacing="1" w:after="100" w:afterAutospacing="1" w:line="240" w:lineRule="auto"/>
        <w:rPr>
          <w:ins w:id="4938" w:author="SHAHZAIB KHAN" w:date="2026-10-07T21:06:00Z"/>
          <w:rFonts w:ascii="Times New Roman" w:eastAsia="Times New Roman" w:hAnsi="Times New Roman" w:cs="Times New Roman"/>
          <w:sz w:val="24"/>
          <w:szCs w:val="24"/>
          <w:u w:val="single"/>
        </w:rPr>
      </w:pPr>
      <w:ins w:id="4939" w:author="SHAHZAIB KHAN" w:date="2026-10-07T21:06:00Z">
        <w:r w:rsidRPr="007F709E">
          <w:rPr>
            <w:rFonts w:ascii="Times New Roman" w:eastAsia="Times New Roman" w:hAnsi="Times New Roman" w:cs="Times New Roman"/>
            <w:b/>
            <w:bCs/>
            <w:sz w:val="24"/>
            <w:szCs w:val="24"/>
            <w:u w:val="single"/>
          </w:rPr>
          <w:t xml:space="preserve">What: </w:t>
        </w:r>
        <w:r w:rsidRPr="007F709E">
          <w:rPr>
            <w:rFonts w:ascii="Times New Roman" w:eastAsia="Times New Roman" w:hAnsi="Times New Roman" w:cs="Times New Roman"/>
            <w:sz w:val="24"/>
            <w:szCs w:val="24"/>
            <w:u w:val="single"/>
          </w:rPr>
          <w:t>I want to confirm my selected items and give my delivery details to place the order.</w:t>
        </w:r>
      </w:ins>
    </w:p>
    <w:p w14:paraId="4F281677" w14:textId="77777777" w:rsidR="007F709E" w:rsidRPr="007F709E" w:rsidRDefault="007F709E" w:rsidP="007F709E">
      <w:pPr>
        <w:numPr>
          <w:ilvl w:val="0"/>
          <w:numId w:val="109"/>
        </w:numPr>
        <w:spacing w:before="100" w:beforeAutospacing="1" w:after="100" w:afterAutospacing="1" w:line="240" w:lineRule="auto"/>
        <w:rPr>
          <w:ins w:id="4940" w:author="SHAHZAIB KHAN" w:date="2026-10-07T21:06:00Z"/>
          <w:rFonts w:ascii="Times New Roman" w:eastAsia="Times New Roman" w:hAnsi="Times New Roman" w:cs="Times New Roman"/>
          <w:sz w:val="24"/>
          <w:szCs w:val="24"/>
          <w:u w:val="single"/>
        </w:rPr>
      </w:pPr>
      <w:ins w:id="4941" w:author="SHAHZAIB KHAN" w:date="2026-10-07T21:06:00Z">
        <w:r w:rsidRPr="007F709E">
          <w:rPr>
            <w:rFonts w:ascii="Times New Roman" w:eastAsia="Times New Roman" w:hAnsi="Times New Roman" w:cs="Times New Roman"/>
            <w:b/>
            <w:bCs/>
            <w:sz w:val="24"/>
            <w:szCs w:val="24"/>
            <w:u w:val="single"/>
          </w:rPr>
          <w:t xml:space="preserve">Why: </w:t>
        </w:r>
        <w:r w:rsidRPr="007F709E">
          <w:rPr>
            <w:rFonts w:ascii="Times New Roman" w:eastAsia="Times New Roman" w:hAnsi="Times New Roman" w:cs="Times New Roman"/>
            <w:sz w:val="24"/>
            <w:szCs w:val="24"/>
            <w:u w:val="single"/>
          </w:rPr>
          <w:t>So that the bakery gets my order and I can pay for it and receive it at my address.</w:t>
        </w:r>
      </w:ins>
    </w:p>
    <w:p w14:paraId="4FF2B89C" w14:textId="77777777" w:rsidR="007F709E" w:rsidRPr="007F709E" w:rsidRDefault="007F709E" w:rsidP="007F709E">
      <w:pPr>
        <w:spacing w:before="100" w:beforeAutospacing="1" w:after="100" w:afterAutospacing="1" w:line="240" w:lineRule="auto"/>
        <w:ind w:left="720"/>
        <w:rPr>
          <w:ins w:id="4942" w:author="SHAHZAIB KHAN" w:date="2026-10-07T21:06:00Z"/>
          <w:rFonts w:ascii="Times New Roman" w:eastAsia="Times New Roman" w:hAnsi="Times New Roman" w:cs="Times New Roman"/>
          <w:b/>
          <w:bCs/>
          <w:sz w:val="24"/>
          <w:szCs w:val="24"/>
          <w:u w:val="single"/>
        </w:rPr>
      </w:pPr>
      <w:ins w:id="4943" w:author="SHAHZAIB KHAN" w:date="2026-10-07T21:06:00Z">
        <w:r w:rsidRPr="007F709E">
          <w:rPr>
            <w:rFonts w:ascii="Times New Roman" w:eastAsia="Times New Roman" w:hAnsi="Times New Roman" w:cs="Times New Roman"/>
            <w:b/>
            <w:bCs/>
            <w:sz w:val="24"/>
            <w:szCs w:val="24"/>
            <w:u w:val="single"/>
          </w:rPr>
          <w:t>Acceptance Criteria</w:t>
        </w:r>
      </w:ins>
    </w:p>
    <w:p w14:paraId="2DA1094C" w14:textId="77777777" w:rsidR="007F709E" w:rsidRPr="007F709E" w:rsidRDefault="007F709E" w:rsidP="007F709E">
      <w:pPr>
        <w:numPr>
          <w:ilvl w:val="0"/>
          <w:numId w:val="110"/>
        </w:numPr>
        <w:spacing w:before="100" w:beforeAutospacing="1" w:after="100" w:afterAutospacing="1" w:line="240" w:lineRule="auto"/>
        <w:rPr>
          <w:ins w:id="4944" w:author="SHAHZAIB KHAN" w:date="2026-10-07T21:06:00Z"/>
          <w:rFonts w:ascii="Times New Roman" w:eastAsia="Times New Roman" w:hAnsi="Times New Roman" w:cs="Times New Roman"/>
          <w:sz w:val="24"/>
          <w:szCs w:val="24"/>
          <w:u w:val="single"/>
        </w:rPr>
      </w:pPr>
      <w:ins w:id="4945" w:author="SHAHZAIB KHAN" w:date="2026-10-07T21:06:00Z">
        <w:r w:rsidRPr="007F709E">
          <w:rPr>
            <w:rFonts w:ascii="Times New Roman" w:eastAsia="Times New Roman" w:hAnsi="Times New Roman" w:cs="Times New Roman"/>
            <w:b/>
            <w:bCs/>
            <w:sz w:val="24"/>
            <w:szCs w:val="24"/>
            <w:u w:val="single"/>
          </w:rPr>
          <w:t xml:space="preserve">Scenario: </w:t>
        </w:r>
        <w:r w:rsidRPr="007F709E">
          <w:rPr>
            <w:rFonts w:ascii="Times New Roman" w:eastAsia="Times New Roman" w:hAnsi="Times New Roman" w:cs="Times New Roman"/>
            <w:sz w:val="24"/>
            <w:szCs w:val="24"/>
            <w:u w:val="single"/>
          </w:rPr>
          <w:t>Successful placement of an order.</w:t>
        </w:r>
      </w:ins>
    </w:p>
    <w:p w14:paraId="15EE6D2C" w14:textId="77777777" w:rsidR="007F709E" w:rsidRPr="007F709E" w:rsidRDefault="007F709E" w:rsidP="007F709E">
      <w:pPr>
        <w:numPr>
          <w:ilvl w:val="0"/>
          <w:numId w:val="110"/>
        </w:numPr>
        <w:spacing w:before="100" w:beforeAutospacing="1" w:after="100" w:afterAutospacing="1" w:line="240" w:lineRule="auto"/>
        <w:rPr>
          <w:ins w:id="4946" w:author="SHAHZAIB KHAN" w:date="2026-10-07T21:06:00Z"/>
          <w:rFonts w:ascii="Times New Roman" w:eastAsia="Times New Roman" w:hAnsi="Times New Roman" w:cs="Times New Roman"/>
          <w:sz w:val="24"/>
          <w:szCs w:val="24"/>
          <w:u w:val="single"/>
        </w:rPr>
      </w:pPr>
      <w:ins w:id="4947" w:author="SHAHZAIB KHAN" w:date="2026-10-07T21:06:00Z">
        <w:r w:rsidRPr="007F709E">
          <w:rPr>
            <w:rFonts w:ascii="Times New Roman" w:eastAsia="Times New Roman" w:hAnsi="Times New Roman" w:cs="Times New Roman"/>
            <w:b/>
            <w:bCs/>
            <w:sz w:val="24"/>
            <w:szCs w:val="24"/>
            <w:u w:val="single"/>
          </w:rPr>
          <w:t xml:space="preserve">Given: </w:t>
        </w:r>
        <w:r w:rsidRPr="007F709E">
          <w:rPr>
            <w:rFonts w:ascii="Times New Roman" w:eastAsia="Times New Roman" w:hAnsi="Times New Roman" w:cs="Times New Roman"/>
            <w:sz w:val="24"/>
            <w:szCs w:val="24"/>
            <w:u w:val="single"/>
          </w:rPr>
          <w:t>The customer has selected items and a valid delivery area.</w:t>
        </w:r>
      </w:ins>
    </w:p>
    <w:p w14:paraId="76DEEC2D" w14:textId="77777777" w:rsidR="007F709E" w:rsidRPr="007F709E" w:rsidRDefault="007F709E" w:rsidP="007F709E">
      <w:pPr>
        <w:numPr>
          <w:ilvl w:val="0"/>
          <w:numId w:val="110"/>
        </w:numPr>
        <w:spacing w:before="100" w:beforeAutospacing="1" w:after="100" w:afterAutospacing="1" w:line="240" w:lineRule="auto"/>
        <w:rPr>
          <w:ins w:id="4948" w:author="SHAHZAIB KHAN" w:date="2026-10-07T21:06:00Z"/>
          <w:rFonts w:ascii="Times New Roman" w:eastAsia="Times New Roman" w:hAnsi="Times New Roman" w:cs="Times New Roman"/>
          <w:sz w:val="24"/>
          <w:szCs w:val="24"/>
          <w:u w:val="single"/>
        </w:rPr>
      </w:pPr>
      <w:ins w:id="4949" w:author="SHAHZAIB KHAN" w:date="2026-10-07T21:06:00Z">
        <w:r w:rsidRPr="007F709E">
          <w:rPr>
            <w:rFonts w:ascii="Times New Roman" w:eastAsia="Times New Roman" w:hAnsi="Times New Roman" w:cs="Times New Roman"/>
            <w:b/>
            <w:bCs/>
            <w:sz w:val="24"/>
            <w:szCs w:val="24"/>
            <w:u w:val="single"/>
          </w:rPr>
          <w:t xml:space="preserve">And: </w:t>
        </w:r>
        <w:r w:rsidRPr="007F709E">
          <w:rPr>
            <w:rFonts w:ascii="Times New Roman" w:eastAsia="Times New Roman" w:hAnsi="Times New Roman" w:cs="Times New Roman"/>
            <w:sz w:val="24"/>
            <w:szCs w:val="24"/>
            <w:u w:val="single"/>
          </w:rPr>
          <w:t>The system shows the order summary with the total amount and delivery charges.</w:t>
        </w:r>
      </w:ins>
    </w:p>
    <w:p w14:paraId="61176737" w14:textId="77777777" w:rsidR="007F709E" w:rsidRPr="007F709E" w:rsidRDefault="007F709E" w:rsidP="007F709E">
      <w:pPr>
        <w:numPr>
          <w:ilvl w:val="0"/>
          <w:numId w:val="110"/>
        </w:numPr>
        <w:spacing w:before="100" w:beforeAutospacing="1" w:after="100" w:afterAutospacing="1" w:line="240" w:lineRule="auto"/>
        <w:rPr>
          <w:ins w:id="4950" w:author="SHAHZAIB KHAN" w:date="2026-10-07T21:06:00Z"/>
          <w:rFonts w:ascii="Times New Roman" w:eastAsia="Times New Roman" w:hAnsi="Times New Roman" w:cs="Times New Roman"/>
          <w:sz w:val="24"/>
          <w:szCs w:val="24"/>
          <w:u w:val="single"/>
        </w:rPr>
      </w:pPr>
      <w:ins w:id="4951" w:author="SHAHZAIB KHAN" w:date="2026-10-07T21:06:00Z">
        <w:r w:rsidRPr="007F709E">
          <w:rPr>
            <w:rFonts w:ascii="Times New Roman" w:eastAsia="Times New Roman" w:hAnsi="Times New Roman" w:cs="Times New Roman"/>
            <w:b/>
            <w:bCs/>
            <w:sz w:val="24"/>
            <w:szCs w:val="24"/>
            <w:u w:val="single"/>
          </w:rPr>
          <w:t xml:space="preserve">When: </w:t>
        </w:r>
        <w:r w:rsidRPr="007F709E">
          <w:rPr>
            <w:rFonts w:ascii="Times New Roman" w:eastAsia="Times New Roman" w:hAnsi="Times New Roman" w:cs="Times New Roman"/>
            <w:sz w:val="24"/>
            <w:szCs w:val="24"/>
            <w:u w:val="single"/>
          </w:rPr>
          <w:t>The customer confirms the order and submits correct delivery details.</w:t>
        </w:r>
      </w:ins>
    </w:p>
    <w:p w14:paraId="59DFA656" w14:textId="77777777" w:rsidR="007F709E" w:rsidRPr="007F709E" w:rsidRDefault="007F709E" w:rsidP="007F709E">
      <w:pPr>
        <w:numPr>
          <w:ilvl w:val="0"/>
          <w:numId w:val="110"/>
        </w:numPr>
        <w:spacing w:before="100" w:beforeAutospacing="1" w:after="100" w:afterAutospacing="1" w:line="240" w:lineRule="auto"/>
        <w:rPr>
          <w:ins w:id="4952" w:author="SHAHZAIB KHAN" w:date="2026-10-07T21:06:00Z"/>
          <w:rFonts w:ascii="Times New Roman" w:eastAsia="Times New Roman" w:hAnsi="Times New Roman" w:cs="Times New Roman"/>
          <w:sz w:val="24"/>
          <w:szCs w:val="24"/>
          <w:u w:val="single"/>
        </w:rPr>
      </w:pPr>
      <w:ins w:id="4953" w:author="SHAHZAIB KHAN" w:date="2026-10-07T21:06:00Z">
        <w:r w:rsidRPr="007F709E">
          <w:rPr>
            <w:rFonts w:ascii="Times New Roman" w:eastAsia="Times New Roman" w:hAnsi="Times New Roman" w:cs="Times New Roman"/>
            <w:b/>
            <w:bCs/>
            <w:sz w:val="24"/>
            <w:szCs w:val="24"/>
            <w:u w:val="single"/>
          </w:rPr>
          <w:t xml:space="preserve">Then: </w:t>
        </w:r>
        <w:r w:rsidRPr="007F709E">
          <w:rPr>
            <w:rFonts w:ascii="Times New Roman" w:eastAsia="Times New Roman" w:hAnsi="Times New Roman" w:cs="Times New Roman"/>
            <w:sz w:val="24"/>
            <w:szCs w:val="24"/>
            <w:u w:val="single"/>
          </w:rPr>
          <w:t>The system saves the order and the delivery details and creates an Order ID.</w:t>
        </w:r>
      </w:ins>
    </w:p>
    <w:p w14:paraId="73FD06A8" w14:textId="77777777" w:rsidR="007F709E" w:rsidRPr="007F709E" w:rsidRDefault="007F709E" w:rsidP="007F709E">
      <w:pPr>
        <w:numPr>
          <w:ilvl w:val="0"/>
          <w:numId w:val="110"/>
        </w:numPr>
        <w:spacing w:before="100" w:beforeAutospacing="1" w:after="100" w:afterAutospacing="1" w:line="240" w:lineRule="auto"/>
        <w:rPr>
          <w:ins w:id="4954" w:author="SHAHZAIB KHAN" w:date="2026-10-07T21:06:00Z"/>
          <w:rFonts w:ascii="Times New Roman" w:eastAsia="Times New Roman" w:hAnsi="Times New Roman" w:cs="Times New Roman"/>
          <w:sz w:val="24"/>
          <w:szCs w:val="24"/>
          <w:u w:val="single"/>
        </w:rPr>
      </w:pPr>
      <w:ins w:id="4955" w:author="SHAHZAIB KHAN" w:date="2026-10-07T21:06:00Z">
        <w:r w:rsidRPr="007F709E">
          <w:rPr>
            <w:rFonts w:ascii="Times New Roman" w:eastAsia="Times New Roman" w:hAnsi="Times New Roman" w:cs="Times New Roman"/>
            <w:b/>
            <w:bCs/>
            <w:sz w:val="24"/>
            <w:szCs w:val="24"/>
            <w:u w:val="single"/>
          </w:rPr>
          <w:t xml:space="preserve">And: </w:t>
        </w:r>
        <w:r w:rsidRPr="007F709E">
          <w:rPr>
            <w:rFonts w:ascii="Times New Roman" w:eastAsia="Times New Roman" w:hAnsi="Times New Roman" w:cs="Times New Roman"/>
            <w:sz w:val="24"/>
            <w:szCs w:val="24"/>
            <w:u w:val="single"/>
          </w:rPr>
          <w:t>The system shows the Order ID and the order status to the customer.</w:t>
        </w:r>
      </w:ins>
    </w:p>
    <w:p w14:paraId="4CF55DEE" w14:textId="77777777" w:rsidR="007F709E" w:rsidRPr="007F709E" w:rsidRDefault="007F709E" w:rsidP="007F709E">
      <w:pPr>
        <w:spacing w:before="100" w:beforeAutospacing="1" w:after="100" w:afterAutospacing="1" w:line="240" w:lineRule="auto"/>
        <w:ind w:left="720"/>
        <w:rPr>
          <w:ins w:id="4956" w:author="SHAHZAIB KHAN" w:date="2026-10-07T21:06:00Z"/>
          <w:rFonts w:ascii="Times New Roman" w:eastAsia="Times New Roman" w:hAnsi="Times New Roman" w:cs="Times New Roman"/>
          <w:sz w:val="24"/>
          <w:szCs w:val="24"/>
          <w:u w:val="single"/>
        </w:rPr>
      </w:pPr>
      <w:ins w:id="4957" w:author="SHAHZAIB KHAN" w:date="2026-10-07T21:06:00Z">
        <w:r w:rsidRPr="007F709E">
          <w:rPr>
            <w:rFonts w:ascii="Times New Roman" w:eastAsia="Times New Roman" w:hAnsi="Times New Roman" w:cs="Times New Roman"/>
            <w:b/>
            <w:bCs/>
            <w:sz w:val="24"/>
            <w:szCs w:val="24"/>
            <w:u w:val="single"/>
          </w:rPr>
          <w:t xml:space="preserve">User Story 2: </w:t>
        </w:r>
        <w:r w:rsidRPr="007F709E">
          <w:rPr>
            <w:rFonts w:ascii="Times New Roman" w:eastAsia="Times New Roman" w:hAnsi="Times New Roman" w:cs="Times New Roman"/>
            <w:sz w:val="24"/>
            <w:szCs w:val="24"/>
            <w:u w:val="single"/>
          </w:rPr>
          <w:t>Wrong or missing delivery details</w:t>
        </w:r>
      </w:ins>
    </w:p>
    <w:p w14:paraId="7C2159E2" w14:textId="77777777" w:rsidR="007F709E" w:rsidRPr="007F709E" w:rsidRDefault="007F709E" w:rsidP="007F709E">
      <w:pPr>
        <w:numPr>
          <w:ilvl w:val="0"/>
          <w:numId w:val="110"/>
        </w:numPr>
        <w:spacing w:before="100" w:beforeAutospacing="1" w:after="100" w:afterAutospacing="1" w:line="240" w:lineRule="auto"/>
        <w:rPr>
          <w:ins w:id="4958" w:author="SHAHZAIB KHAN" w:date="2026-10-07T21:06:00Z"/>
          <w:rFonts w:ascii="Times New Roman" w:eastAsia="Times New Roman" w:hAnsi="Times New Roman" w:cs="Times New Roman"/>
          <w:sz w:val="24"/>
          <w:szCs w:val="24"/>
          <w:u w:val="single"/>
        </w:rPr>
      </w:pPr>
      <w:ins w:id="4959" w:author="SHAHZAIB KHAN" w:date="2026-10-07T21:06:00Z">
        <w:r w:rsidRPr="007F709E">
          <w:rPr>
            <w:rFonts w:ascii="Times New Roman" w:eastAsia="Times New Roman" w:hAnsi="Times New Roman" w:cs="Times New Roman"/>
            <w:b/>
            <w:bCs/>
            <w:sz w:val="24"/>
            <w:szCs w:val="24"/>
            <w:u w:val="single"/>
          </w:rPr>
          <w:t xml:space="preserve">Who: </w:t>
        </w:r>
        <w:r w:rsidRPr="007F709E">
          <w:rPr>
            <w:rFonts w:ascii="Times New Roman" w:eastAsia="Times New Roman" w:hAnsi="Times New Roman" w:cs="Times New Roman"/>
            <w:sz w:val="24"/>
            <w:szCs w:val="24"/>
            <w:u w:val="single"/>
          </w:rPr>
          <w:t>I am a customer of the Online Bakery system.</w:t>
        </w:r>
      </w:ins>
    </w:p>
    <w:p w14:paraId="26823EEB" w14:textId="77777777" w:rsidR="007F709E" w:rsidRPr="007F709E" w:rsidRDefault="007F709E" w:rsidP="007F709E">
      <w:pPr>
        <w:numPr>
          <w:ilvl w:val="0"/>
          <w:numId w:val="110"/>
        </w:numPr>
        <w:spacing w:before="100" w:beforeAutospacing="1" w:after="100" w:afterAutospacing="1" w:line="240" w:lineRule="auto"/>
        <w:rPr>
          <w:ins w:id="4960" w:author="SHAHZAIB KHAN" w:date="2026-10-07T21:06:00Z"/>
          <w:rFonts w:ascii="Times New Roman" w:eastAsia="Times New Roman" w:hAnsi="Times New Roman" w:cs="Times New Roman"/>
          <w:sz w:val="24"/>
          <w:szCs w:val="24"/>
          <w:u w:val="single"/>
        </w:rPr>
      </w:pPr>
      <w:ins w:id="4961" w:author="SHAHZAIB KHAN" w:date="2026-10-07T21:06:00Z">
        <w:r w:rsidRPr="007F709E">
          <w:rPr>
            <w:rFonts w:ascii="Times New Roman" w:eastAsia="Times New Roman" w:hAnsi="Times New Roman" w:cs="Times New Roman"/>
            <w:b/>
            <w:bCs/>
            <w:sz w:val="24"/>
            <w:szCs w:val="24"/>
            <w:u w:val="single"/>
          </w:rPr>
          <w:t xml:space="preserve">What: </w:t>
        </w:r>
        <w:r w:rsidRPr="007F709E">
          <w:rPr>
            <w:rFonts w:ascii="Times New Roman" w:eastAsia="Times New Roman" w:hAnsi="Times New Roman" w:cs="Times New Roman"/>
            <w:sz w:val="24"/>
            <w:szCs w:val="24"/>
            <w:u w:val="single"/>
          </w:rPr>
          <w:t>I want to be told when my delivery details are wrong or missing.</w:t>
        </w:r>
      </w:ins>
    </w:p>
    <w:p w14:paraId="6DB4951C" w14:textId="77777777" w:rsidR="007F709E" w:rsidRPr="007F709E" w:rsidRDefault="007F709E" w:rsidP="007F709E">
      <w:pPr>
        <w:numPr>
          <w:ilvl w:val="0"/>
          <w:numId w:val="110"/>
        </w:numPr>
        <w:spacing w:before="100" w:beforeAutospacing="1" w:after="100" w:afterAutospacing="1" w:line="240" w:lineRule="auto"/>
        <w:rPr>
          <w:ins w:id="4962" w:author="SHAHZAIB KHAN" w:date="2026-10-07T21:06:00Z"/>
          <w:rFonts w:ascii="Times New Roman" w:eastAsia="Times New Roman" w:hAnsi="Times New Roman" w:cs="Times New Roman"/>
          <w:sz w:val="24"/>
          <w:szCs w:val="24"/>
          <w:u w:val="single"/>
        </w:rPr>
      </w:pPr>
      <w:ins w:id="4963" w:author="SHAHZAIB KHAN" w:date="2026-10-07T21:06:00Z">
        <w:r w:rsidRPr="007F709E">
          <w:rPr>
            <w:rFonts w:ascii="Times New Roman" w:eastAsia="Times New Roman" w:hAnsi="Times New Roman" w:cs="Times New Roman"/>
            <w:b/>
            <w:bCs/>
            <w:sz w:val="24"/>
            <w:szCs w:val="24"/>
            <w:u w:val="single"/>
          </w:rPr>
          <w:t xml:space="preserve">Why: </w:t>
        </w:r>
        <w:r w:rsidRPr="007F709E">
          <w:rPr>
            <w:rFonts w:ascii="Times New Roman" w:eastAsia="Times New Roman" w:hAnsi="Times New Roman" w:cs="Times New Roman"/>
            <w:sz w:val="24"/>
            <w:szCs w:val="24"/>
            <w:u w:val="single"/>
          </w:rPr>
          <w:t xml:space="preserve">So that I can correct them and my order is not delivered to </w:t>
        </w:r>
        <w:proofErr w:type="gramStart"/>
        <w:r w:rsidRPr="007F709E">
          <w:rPr>
            <w:rFonts w:ascii="Times New Roman" w:eastAsia="Times New Roman" w:hAnsi="Times New Roman" w:cs="Times New Roman"/>
            <w:sz w:val="24"/>
            <w:szCs w:val="24"/>
            <w:u w:val="single"/>
          </w:rPr>
          <w:t>a wrong</w:t>
        </w:r>
        <w:proofErr w:type="gramEnd"/>
        <w:r w:rsidRPr="007F709E">
          <w:rPr>
            <w:rFonts w:ascii="Times New Roman" w:eastAsia="Times New Roman" w:hAnsi="Times New Roman" w:cs="Times New Roman"/>
            <w:sz w:val="24"/>
            <w:szCs w:val="24"/>
            <w:u w:val="single"/>
          </w:rPr>
          <w:t xml:space="preserve"> place.</w:t>
        </w:r>
      </w:ins>
    </w:p>
    <w:p w14:paraId="43C947E9" w14:textId="77777777" w:rsidR="007F709E" w:rsidRPr="007F709E" w:rsidRDefault="007F709E" w:rsidP="007F709E">
      <w:pPr>
        <w:spacing w:before="100" w:beforeAutospacing="1" w:after="100" w:afterAutospacing="1" w:line="240" w:lineRule="auto"/>
        <w:ind w:left="720"/>
        <w:rPr>
          <w:ins w:id="4964" w:author="SHAHZAIB KHAN" w:date="2026-10-07T21:06:00Z"/>
          <w:rFonts w:ascii="Times New Roman" w:eastAsia="Times New Roman" w:hAnsi="Times New Roman" w:cs="Times New Roman"/>
          <w:sz w:val="24"/>
          <w:szCs w:val="24"/>
          <w:u w:val="single"/>
        </w:rPr>
      </w:pPr>
      <w:ins w:id="4965" w:author="SHAHZAIB KHAN" w:date="2026-10-07T21:06:00Z">
        <w:r w:rsidRPr="007F709E">
          <w:rPr>
            <w:rFonts w:ascii="Times New Roman" w:eastAsia="Times New Roman" w:hAnsi="Times New Roman" w:cs="Times New Roman"/>
            <w:b/>
            <w:bCs/>
            <w:sz w:val="24"/>
            <w:szCs w:val="24"/>
            <w:u w:val="single"/>
          </w:rPr>
          <w:t>Acceptance Criteria:</w:t>
        </w:r>
      </w:ins>
    </w:p>
    <w:p w14:paraId="1BD88F7C" w14:textId="77777777" w:rsidR="007F709E" w:rsidRPr="007F709E" w:rsidRDefault="007F709E" w:rsidP="007F709E">
      <w:pPr>
        <w:numPr>
          <w:ilvl w:val="0"/>
          <w:numId w:val="110"/>
        </w:numPr>
        <w:spacing w:before="100" w:beforeAutospacing="1" w:after="100" w:afterAutospacing="1" w:line="240" w:lineRule="auto"/>
        <w:rPr>
          <w:ins w:id="4966" w:author="SHAHZAIB KHAN" w:date="2026-10-07T21:06:00Z"/>
          <w:rFonts w:ascii="Times New Roman" w:eastAsia="Times New Roman" w:hAnsi="Times New Roman" w:cs="Times New Roman"/>
          <w:sz w:val="24"/>
          <w:szCs w:val="24"/>
          <w:u w:val="single"/>
        </w:rPr>
      </w:pPr>
      <w:ins w:id="4967" w:author="SHAHZAIB KHAN" w:date="2026-10-07T21:06:00Z">
        <w:r w:rsidRPr="007F709E">
          <w:rPr>
            <w:rFonts w:ascii="Times New Roman" w:eastAsia="Times New Roman" w:hAnsi="Times New Roman" w:cs="Times New Roman"/>
            <w:b/>
            <w:bCs/>
            <w:sz w:val="24"/>
            <w:szCs w:val="24"/>
            <w:u w:val="single"/>
          </w:rPr>
          <w:t xml:space="preserve">Scenario: </w:t>
        </w:r>
        <w:r w:rsidRPr="007F709E">
          <w:rPr>
            <w:rFonts w:ascii="Times New Roman" w:eastAsia="Times New Roman" w:hAnsi="Times New Roman" w:cs="Times New Roman"/>
            <w:sz w:val="24"/>
            <w:szCs w:val="24"/>
            <w:u w:val="single"/>
          </w:rPr>
          <w:t>Delivery details are not correct.</w:t>
        </w:r>
      </w:ins>
    </w:p>
    <w:p w14:paraId="5E0559B8" w14:textId="77777777" w:rsidR="007F709E" w:rsidRPr="007F709E" w:rsidRDefault="007F709E" w:rsidP="007F709E">
      <w:pPr>
        <w:numPr>
          <w:ilvl w:val="0"/>
          <w:numId w:val="110"/>
        </w:numPr>
        <w:spacing w:before="100" w:beforeAutospacing="1" w:after="100" w:afterAutospacing="1" w:line="240" w:lineRule="auto"/>
        <w:rPr>
          <w:ins w:id="4968" w:author="SHAHZAIB KHAN" w:date="2026-10-07T21:06:00Z"/>
          <w:rFonts w:ascii="Times New Roman" w:eastAsia="Times New Roman" w:hAnsi="Times New Roman" w:cs="Times New Roman"/>
          <w:sz w:val="24"/>
          <w:szCs w:val="24"/>
          <w:u w:val="single"/>
        </w:rPr>
      </w:pPr>
      <w:ins w:id="4969" w:author="SHAHZAIB KHAN" w:date="2026-10-07T21:06:00Z">
        <w:r w:rsidRPr="007F709E">
          <w:rPr>
            <w:rFonts w:ascii="Times New Roman" w:eastAsia="Times New Roman" w:hAnsi="Times New Roman" w:cs="Times New Roman"/>
            <w:b/>
            <w:bCs/>
            <w:sz w:val="24"/>
            <w:szCs w:val="24"/>
            <w:u w:val="single"/>
          </w:rPr>
          <w:t xml:space="preserve">Given: </w:t>
        </w:r>
        <w:r w:rsidRPr="007F709E">
          <w:rPr>
            <w:rFonts w:ascii="Times New Roman" w:eastAsia="Times New Roman" w:hAnsi="Times New Roman" w:cs="Times New Roman"/>
            <w:sz w:val="24"/>
            <w:szCs w:val="24"/>
            <w:u w:val="single"/>
          </w:rPr>
          <w:t>The customer has confirmed the order and is on the delivery details page.</w:t>
        </w:r>
      </w:ins>
    </w:p>
    <w:p w14:paraId="0E4FC13D" w14:textId="77777777" w:rsidR="007F709E" w:rsidRPr="007F709E" w:rsidRDefault="007F709E" w:rsidP="007F709E">
      <w:pPr>
        <w:numPr>
          <w:ilvl w:val="0"/>
          <w:numId w:val="110"/>
        </w:numPr>
        <w:spacing w:before="100" w:beforeAutospacing="1" w:after="100" w:afterAutospacing="1" w:line="240" w:lineRule="auto"/>
        <w:rPr>
          <w:ins w:id="4970" w:author="SHAHZAIB KHAN" w:date="2026-10-07T21:06:00Z"/>
          <w:rFonts w:ascii="Times New Roman" w:eastAsia="Times New Roman" w:hAnsi="Times New Roman" w:cs="Times New Roman"/>
          <w:sz w:val="24"/>
          <w:szCs w:val="24"/>
          <w:u w:val="single"/>
        </w:rPr>
      </w:pPr>
      <w:ins w:id="4971" w:author="SHAHZAIB KHAN" w:date="2026-10-07T21:06:00Z">
        <w:r w:rsidRPr="007F709E">
          <w:rPr>
            <w:rFonts w:ascii="Times New Roman" w:eastAsia="Times New Roman" w:hAnsi="Times New Roman" w:cs="Times New Roman"/>
            <w:b/>
            <w:bCs/>
            <w:sz w:val="24"/>
            <w:szCs w:val="24"/>
            <w:u w:val="single"/>
          </w:rPr>
          <w:t xml:space="preserve">And: </w:t>
        </w:r>
        <w:r w:rsidRPr="007F709E">
          <w:rPr>
            <w:rFonts w:ascii="Times New Roman" w:eastAsia="Times New Roman" w:hAnsi="Times New Roman" w:cs="Times New Roman"/>
            <w:sz w:val="24"/>
            <w:szCs w:val="24"/>
            <w:u w:val="single"/>
          </w:rPr>
          <w:t xml:space="preserve">The customer leaves </w:t>
        </w:r>
        <w:proofErr w:type="gramStart"/>
        <w:r w:rsidRPr="007F709E">
          <w:rPr>
            <w:rFonts w:ascii="Times New Roman" w:eastAsia="Times New Roman" w:hAnsi="Times New Roman" w:cs="Times New Roman"/>
            <w:sz w:val="24"/>
            <w:szCs w:val="24"/>
            <w:u w:val="single"/>
          </w:rPr>
          <w:t>a required</w:t>
        </w:r>
        <w:proofErr w:type="gramEnd"/>
        <w:r w:rsidRPr="007F709E">
          <w:rPr>
            <w:rFonts w:ascii="Times New Roman" w:eastAsia="Times New Roman" w:hAnsi="Times New Roman" w:cs="Times New Roman"/>
            <w:sz w:val="24"/>
            <w:szCs w:val="24"/>
            <w:u w:val="single"/>
          </w:rPr>
          <w:t xml:space="preserve"> detail empty or enters a wrong detail.</w:t>
        </w:r>
      </w:ins>
    </w:p>
    <w:p w14:paraId="24B4E906" w14:textId="77777777" w:rsidR="007F709E" w:rsidRPr="007F709E" w:rsidRDefault="007F709E" w:rsidP="007F709E">
      <w:pPr>
        <w:numPr>
          <w:ilvl w:val="0"/>
          <w:numId w:val="110"/>
        </w:numPr>
        <w:spacing w:before="100" w:beforeAutospacing="1" w:after="100" w:afterAutospacing="1" w:line="240" w:lineRule="auto"/>
        <w:rPr>
          <w:ins w:id="4972" w:author="SHAHZAIB KHAN" w:date="2026-10-07T21:06:00Z"/>
          <w:rFonts w:ascii="Times New Roman" w:eastAsia="Times New Roman" w:hAnsi="Times New Roman" w:cs="Times New Roman"/>
          <w:sz w:val="24"/>
          <w:szCs w:val="24"/>
          <w:u w:val="single"/>
        </w:rPr>
      </w:pPr>
      <w:ins w:id="4973" w:author="SHAHZAIB KHAN" w:date="2026-10-07T21:06:00Z">
        <w:r w:rsidRPr="007F709E">
          <w:rPr>
            <w:rFonts w:ascii="Times New Roman" w:eastAsia="Times New Roman" w:hAnsi="Times New Roman" w:cs="Times New Roman"/>
            <w:b/>
            <w:bCs/>
            <w:sz w:val="24"/>
            <w:szCs w:val="24"/>
            <w:u w:val="single"/>
          </w:rPr>
          <w:t xml:space="preserve">When: </w:t>
        </w:r>
        <w:r w:rsidRPr="007F709E">
          <w:rPr>
            <w:rFonts w:ascii="Times New Roman" w:eastAsia="Times New Roman" w:hAnsi="Times New Roman" w:cs="Times New Roman"/>
            <w:sz w:val="24"/>
            <w:szCs w:val="24"/>
            <w:u w:val="single"/>
          </w:rPr>
          <w:t>The customer submits the delivery details.</w:t>
        </w:r>
      </w:ins>
    </w:p>
    <w:p w14:paraId="4B5C56EF" w14:textId="77777777" w:rsidR="007F709E" w:rsidRPr="007F709E" w:rsidRDefault="007F709E" w:rsidP="007F709E">
      <w:pPr>
        <w:numPr>
          <w:ilvl w:val="0"/>
          <w:numId w:val="110"/>
        </w:numPr>
        <w:spacing w:before="100" w:beforeAutospacing="1" w:after="100" w:afterAutospacing="1" w:line="240" w:lineRule="auto"/>
        <w:rPr>
          <w:ins w:id="4974" w:author="SHAHZAIB KHAN" w:date="2026-10-07T21:06:00Z"/>
          <w:rFonts w:ascii="Times New Roman" w:eastAsia="Times New Roman" w:hAnsi="Times New Roman" w:cs="Times New Roman"/>
          <w:sz w:val="24"/>
          <w:szCs w:val="24"/>
          <w:u w:val="single"/>
        </w:rPr>
      </w:pPr>
      <w:ins w:id="4975" w:author="SHAHZAIB KHAN" w:date="2026-10-07T21:06:00Z">
        <w:r w:rsidRPr="007F709E">
          <w:rPr>
            <w:rFonts w:ascii="Times New Roman" w:eastAsia="Times New Roman" w:hAnsi="Times New Roman" w:cs="Times New Roman"/>
            <w:b/>
            <w:bCs/>
            <w:sz w:val="24"/>
            <w:szCs w:val="24"/>
            <w:u w:val="single"/>
          </w:rPr>
          <w:t xml:space="preserve">Then: </w:t>
        </w:r>
        <w:r w:rsidRPr="007F709E">
          <w:rPr>
            <w:rFonts w:ascii="Times New Roman" w:eastAsia="Times New Roman" w:hAnsi="Times New Roman" w:cs="Times New Roman"/>
            <w:sz w:val="24"/>
            <w:szCs w:val="24"/>
            <w:u w:val="single"/>
          </w:rPr>
          <w:t>The system shows an error message and does not place the order.</w:t>
        </w:r>
      </w:ins>
    </w:p>
    <w:p w14:paraId="307FDACE" w14:textId="77777777" w:rsidR="007F709E" w:rsidRPr="007F709E" w:rsidRDefault="007F709E" w:rsidP="007F709E">
      <w:pPr>
        <w:numPr>
          <w:ilvl w:val="0"/>
          <w:numId w:val="110"/>
        </w:numPr>
        <w:spacing w:before="100" w:beforeAutospacing="1" w:after="100" w:afterAutospacing="1" w:line="240" w:lineRule="auto"/>
        <w:rPr>
          <w:ins w:id="4976" w:author="SHAHZAIB KHAN" w:date="2026-10-07T21:06:00Z"/>
          <w:rFonts w:ascii="Times New Roman" w:eastAsia="Times New Roman" w:hAnsi="Times New Roman" w:cs="Times New Roman"/>
          <w:sz w:val="24"/>
          <w:szCs w:val="24"/>
          <w:u w:val="single"/>
        </w:rPr>
      </w:pPr>
      <w:ins w:id="4977" w:author="SHAHZAIB KHAN" w:date="2026-10-07T21:06:00Z">
        <w:r w:rsidRPr="007F709E">
          <w:rPr>
            <w:rFonts w:ascii="Times New Roman" w:eastAsia="Times New Roman" w:hAnsi="Times New Roman" w:cs="Times New Roman"/>
            <w:b/>
            <w:bCs/>
            <w:sz w:val="24"/>
            <w:szCs w:val="24"/>
            <w:u w:val="single"/>
          </w:rPr>
          <w:t xml:space="preserve">And: </w:t>
        </w:r>
        <w:r w:rsidRPr="007F709E">
          <w:rPr>
            <w:rFonts w:ascii="Times New Roman" w:eastAsia="Times New Roman" w:hAnsi="Times New Roman" w:cs="Times New Roman"/>
            <w:sz w:val="24"/>
            <w:szCs w:val="24"/>
            <w:u w:val="single"/>
          </w:rPr>
          <w:t>The system lets the customer enter the details again.</w:t>
        </w:r>
      </w:ins>
    </w:p>
    <w:p w14:paraId="33F9CB5B" w14:textId="77777777" w:rsidR="007F709E" w:rsidRPr="007F709E" w:rsidRDefault="007F709E" w:rsidP="007F709E">
      <w:pPr>
        <w:spacing w:before="100" w:beforeAutospacing="1" w:after="100" w:afterAutospacing="1" w:line="240" w:lineRule="auto"/>
        <w:ind w:left="720"/>
        <w:rPr>
          <w:ins w:id="4978" w:author="SHAHZAIB KHAN" w:date="2026-10-07T21:06:00Z"/>
          <w:rFonts w:ascii="Times New Roman" w:eastAsia="Times New Roman" w:hAnsi="Times New Roman" w:cs="Times New Roman"/>
          <w:sz w:val="24"/>
          <w:szCs w:val="24"/>
          <w:u w:val="single"/>
        </w:rPr>
      </w:pPr>
    </w:p>
    <w:p w14:paraId="10FB3695" w14:textId="77777777" w:rsidR="007F709E" w:rsidRPr="007F709E" w:rsidRDefault="007F709E" w:rsidP="007F709E">
      <w:pPr>
        <w:spacing w:before="100" w:beforeAutospacing="1" w:after="100" w:afterAutospacing="1" w:line="240" w:lineRule="auto"/>
        <w:ind w:left="720"/>
        <w:rPr>
          <w:ins w:id="4979" w:author="SHAHZAIB KHAN" w:date="2026-10-07T21:06:00Z"/>
          <w:rFonts w:ascii="Times New Roman" w:eastAsia="Times New Roman" w:hAnsi="Times New Roman" w:cs="Times New Roman"/>
          <w:sz w:val="24"/>
          <w:szCs w:val="24"/>
          <w:u w:val="single"/>
        </w:rPr>
      </w:pPr>
    </w:p>
    <w:p w14:paraId="1069A169" w14:textId="77777777" w:rsidR="007F709E" w:rsidRPr="007F709E" w:rsidRDefault="007F709E" w:rsidP="007F709E">
      <w:pPr>
        <w:spacing w:before="100" w:beforeAutospacing="1" w:after="100" w:afterAutospacing="1" w:line="240" w:lineRule="auto"/>
        <w:ind w:left="720"/>
        <w:rPr>
          <w:ins w:id="4980" w:author="SHAHZAIB KHAN" w:date="2026-10-07T21:06:00Z"/>
          <w:rFonts w:ascii="Times New Roman" w:eastAsia="Times New Roman" w:hAnsi="Times New Roman" w:cs="Times New Roman"/>
          <w:sz w:val="24"/>
          <w:szCs w:val="24"/>
          <w:u w:val="single"/>
        </w:rPr>
      </w:pPr>
    </w:p>
    <w:p w14:paraId="3F620439" w14:textId="77777777" w:rsidR="007F709E" w:rsidRPr="007F709E" w:rsidRDefault="007F709E" w:rsidP="007F709E">
      <w:pPr>
        <w:spacing w:before="100" w:beforeAutospacing="1" w:after="100" w:afterAutospacing="1" w:line="240" w:lineRule="auto"/>
        <w:ind w:left="720"/>
        <w:rPr>
          <w:ins w:id="4981" w:author="SHAHZAIB KHAN" w:date="2026-10-07T21:06:00Z"/>
          <w:rFonts w:ascii="Times New Roman" w:eastAsia="Times New Roman" w:hAnsi="Times New Roman" w:cs="Times New Roman"/>
          <w:sz w:val="24"/>
          <w:szCs w:val="24"/>
          <w:u w:val="single"/>
        </w:rPr>
      </w:pPr>
    </w:p>
    <w:p w14:paraId="50F5197C" w14:textId="77777777" w:rsidR="007F709E" w:rsidRPr="007F709E" w:rsidRDefault="007F709E" w:rsidP="00C526BA">
      <w:pPr>
        <w:spacing w:before="100" w:beforeAutospacing="1" w:after="100" w:afterAutospacing="1" w:line="240" w:lineRule="auto"/>
        <w:ind w:left="720"/>
        <w:rPr>
          <w:ins w:id="4982" w:author="SHAHZAIB KHAN" w:date="2026-10-07T20:47:00Z"/>
          <w:rFonts w:ascii="Times New Roman" w:eastAsia="Times New Roman" w:hAnsi="Times New Roman" w:cs="Times New Roman"/>
          <w:sz w:val="24"/>
          <w:szCs w:val="24"/>
          <w:u w:val="single"/>
        </w:rPr>
      </w:pPr>
    </w:p>
    <w:p w14:paraId="1643581C" w14:textId="77777777" w:rsidR="00C526BA" w:rsidRPr="00C526BA" w:rsidRDefault="00C526BA" w:rsidP="00C526BA">
      <w:pPr>
        <w:spacing w:before="100" w:beforeAutospacing="1" w:after="100" w:afterAutospacing="1" w:line="240" w:lineRule="auto"/>
        <w:ind w:left="720"/>
        <w:rPr>
          <w:ins w:id="4983" w:author="SHAHZAIB KHAN" w:date="2026-10-07T20:47:00Z"/>
          <w:rFonts w:ascii="Times New Roman" w:eastAsia="Times New Roman" w:hAnsi="Times New Roman" w:cs="Times New Roman"/>
          <w:sz w:val="24"/>
          <w:szCs w:val="24"/>
          <w:u w:val="single"/>
        </w:rPr>
      </w:pPr>
    </w:p>
    <w:p w14:paraId="3097EC69" w14:textId="77777777" w:rsidR="00C526BA" w:rsidRPr="00C526BA" w:rsidRDefault="00C526BA" w:rsidP="00C526BA">
      <w:pPr>
        <w:spacing w:before="100" w:beforeAutospacing="1" w:after="100" w:afterAutospacing="1" w:line="240" w:lineRule="auto"/>
        <w:ind w:left="720"/>
        <w:rPr>
          <w:ins w:id="4984" w:author="SHAHZAIB KHAN" w:date="2026-10-07T20:47:00Z"/>
          <w:rFonts w:ascii="Times New Roman" w:eastAsia="Times New Roman" w:hAnsi="Times New Roman" w:cs="Times New Roman"/>
          <w:sz w:val="24"/>
          <w:szCs w:val="24"/>
          <w:u w:val="single"/>
        </w:rPr>
      </w:pPr>
    </w:p>
    <w:p w14:paraId="4F554180" w14:textId="77777777" w:rsidR="00C526BA" w:rsidRPr="00C526BA" w:rsidRDefault="00C526BA" w:rsidP="00C526BA">
      <w:pPr>
        <w:spacing w:before="100" w:beforeAutospacing="1" w:after="100" w:afterAutospacing="1" w:line="240" w:lineRule="auto"/>
        <w:ind w:left="720"/>
        <w:rPr>
          <w:ins w:id="4985" w:author="SHAHZAIB KHAN" w:date="2026-10-07T20:47:00Z"/>
          <w:rFonts w:ascii="Times New Roman" w:eastAsia="Times New Roman" w:hAnsi="Times New Roman" w:cs="Times New Roman"/>
          <w:sz w:val="24"/>
          <w:szCs w:val="24"/>
          <w:u w:val="single"/>
        </w:rPr>
      </w:pPr>
    </w:p>
    <w:p w14:paraId="161C4343" w14:textId="77777777" w:rsidR="00C526BA" w:rsidRPr="00C526BA" w:rsidRDefault="00C526BA" w:rsidP="00C526BA">
      <w:pPr>
        <w:spacing w:before="100" w:beforeAutospacing="1" w:after="100" w:afterAutospacing="1" w:line="240" w:lineRule="auto"/>
        <w:ind w:left="720"/>
        <w:rPr>
          <w:ins w:id="4986" w:author="SHAHZAIB KHAN" w:date="2026-10-07T20:44:00Z"/>
          <w:rFonts w:ascii="Times New Roman" w:eastAsia="Times New Roman" w:hAnsi="Times New Roman" w:cs="Times New Roman"/>
          <w:sz w:val="24"/>
          <w:szCs w:val="24"/>
          <w:u w:val="single"/>
          <w:rPrChange w:id="4987" w:author="SHAHZAIB KHAN" w:date="2026-10-07T20:47:00Z" w16du:dateUtc="2026-10-07T15:47:00Z">
            <w:rPr>
              <w:ins w:id="4988" w:author="SHAHZAIB KHAN" w:date="2026-10-07T20:44:00Z"/>
              <w:rFonts w:ascii="Times New Roman" w:eastAsia="Times New Roman" w:hAnsi="Times New Roman" w:cs="Times New Roman"/>
              <w:b/>
              <w:bCs/>
              <w:sz w:val="36"/>
              <w:szCs w:val="36"/>
              <w:u w:val="single"/>
            </w:rPr>
          </w:rPrChange>
        </w:rPr>
      </w:pPr>
    </w:p>
    <w:p w14:paraId="67753430" w14:textId="77777777" w:rsidR="00C526BA" w:rsidRPr="00C526BA" w:rsidRDefault="00C526BA" w:rsidP="00C526BA">
      <w:pPr>
        <w:spacing w:before="100" w:beforeAutospacing="1" w:after="100" w:afterAutospacing="1" w:line="240" w:lineRule="auto"/>
        <w:ind w:left="720"/>
        <w:rPr>
          <w:ins w:id="4989" w:author="SHAHZAIB KHAN" w:date="2026-10-07T20:44:00Z"/>
          <w:rFonts w:ascii="Times New Roman" w:eastAsia="Times New Roman" w:hAnsi="Times New Roman" w:cs="Times New Roman"/>
          <w:b/>
          <w:bCs/>
          <w:sz w:val="36"/>
          <w:szCs w:val="36"/>
          <w:u w:val="single"/>
        </w:rPr>
      </w:pPr>
    </w:p>
    <w:p w14:paraId="16600250" w14:textId="77777777" w:rsidR="00C526BA" w:rsidRPr="00C526BA" w:rsidRDefault="00C526BA" w:rsidP="00C526BA">
      <w:pPr>
        <w:spacing w:before="100" w:beforeAutospacing="1" w:after="100" w:afterAutospacing="1" w:line="240" w:lineRule="auto"/>
        <w:ind w:left="720"/>
        <w:rPr>
          <w:ins w:id="4990" w:author="SHAHZAIB KHAN" w:date="2026-10-07T20:44:00Z"/>
          <w:rFonts w:ascii="Times New Roman" w:eastAsia="Times New Roman" w:hAnsi="Times New Roman" w:cs="Times New Roman"/>
          <w:b/>
          <w:bCs/>
          <w:sz w:val="36"/>
          <w:szCs w:val="36"/>
          <w:u w:val="single"/>
        </w:rPr>
      </w:pPr>
    </w:p>
    <w:p w14:paraId="7C45679D" w14:textId="77777777" w:rsidR="00C526BA" w:rsidRDefault="00C526BA" w:rsidP="00C526BA">
      <w:pPr>
        <w:spacing w:before="100" w:beforeAutospacing="1" w:after="100" w:afterAutospacing="1" w:line="240" w:lineRule="auto"/>
        <w:ind w:left="720"/>
        <w:rPr>
          <w:ins w:id="4991" w:author="SHAHZAIB KHAN" w:date="2026-10-07T22:09:00Z" w16du:dateUtc="2026-10-07T17:09:00Z"/>
          <w:rFonts w:ascii="Times New Roman" w:eastAsia="Times New Roman" w:hAnsi="Times New Roman" w:cs="Times New Roman"/>
          <w:b/>
          <w:bCs/>
          <w:sz w:val="36"/>
          <w:szCs w:val="36"/>
          <w:u w:val="single"/>
        </w:rPr>
      </w:pPr>
    </w:p>
    <w:p w14:paraId="0F71007B" w14:textId="77777777" w:rsidR="00C726F4" w:rsidRDefault="00C726F4" w:rsidP="00C526BA">
      <w:pPr>
        <w:spacing w:before="100" w:beforeAutospacing="1" w:after="100" w:afterAutospacing="1" w:line="240" w:lineRule="auto"/>
        <w:ind w:left="720"/>
        <w:rPr>
          <w:ins w:id="4992" w:author="SHAHZAIB KHAN" w:date="2026-10-07T22:09:00Z" w16du:dateUtc="2026-10-07T17:09:00Z"/>
          <w:rFonts w:ascii="Times New Roman" w:eastAsia="Times New Roman" w:hAnsi="Times New Roman" w:cs="Times New Roman"/>
          <w:b/>
          <w:bCs/>
          <w:sz w:val="36"/>
          <w:szCs w:val="36"/>
          <w:u w:val="single"/>
        </w:rPr>
      </w:pPr>
    </w:p>
    <w:p w14:paraId="2928171A" w14:textId="77777777" w:rsidR="00C726F4" w:rsidRPr="00C526BA" w:rsidRDefault="00C726F4" w:rsidP="00C526BA">
      <w:pPr>
        <w:spacing w:before="100" w:beforeAutospacing="1" w:after="100" w:afterAutospacing="1" w:line="240" w:lineRule="auto"/>
        <w:ind w:left="720"/>
        <w:rPr>
          <w:ins w:id="4993" w:author="SHAHZAIB KHAN" w:date="2026-10-07T20:44:00Z"/>
          <w:rFonts w:ascii="Times New Roman" w:eastAsia="Times New Roman" w:hAnsi="Times New Roman" w:cs="Times New Roman"/>
          <w:b/>
          <w:bCs/>
          <w:sz w:val="36"/>
          <w:szCs w:val="36"/>
          <w:u w:val="single"/>
        </w:rPr>
      </w:pPr>
    </w:p>
    <w:p w14:paraId="0DA4E6DA" w14:textId="515EDF07" w:rsidR="00C526BA" w:rsidRDefault="006C3D66" w:rsidP="00C526BA">
      <w:pPr>
        <w:spacing w:before="100" w:beforeAutospacing="1" w:after="100" w:afterAutospacing="1" w:line="240" w:lineRule="auto"/>
        <w:ind w:left="720"/>
        <w:rPr>
          <w:ins w:id="4994" w:author="SHAHZAIB KHAN" w:date="2026-10-07T21:13:00Z" w16du:dateUtc="2026-10-07T16:13:00Z"/>
          <w:rFonts w:ascii="Times New Roman" w:eastAsia="Times New Roman" w:hAnsi="Times New Roman" w:cs="Times New Roman"/>
          <w:b/>
          <w:bCs/>
          <w:sz w:val="36"/>
          <w:szCs w:val="36"/>
          <w:u w:val="single"/>
        </w:rPr>
      </w:pPr>
      <w:ins w:id="4995" w:author="SHAHZAIB KHAN" w:date="2026-10-07T21:13:00Z" w16du:dateUtc="2026-10-07T16:13:00Z">
        <w:r>
          <w:rPr>
            <w:rFonts w:ascii="Times New Roman" w:eastAsia="Times New Roman" w:hAnsi="Times New Roman" w:cs="Times New Roman"/>
            <w:b/>
            <w:bCs/>
            <w:sz w:val="36"/>
            <w:szCs w:val="36"/>
            <w:u w:val="single"/>
          </w:rPr>
          <w:t>System Sequence Diagram</w:t>
        </w:r>
      </w:ins>
    </w:p>
    <w:p w14:paraId="56CEA6A6" w14:textId="1AC623D4" w:rsidR="006C3D66" w:rsidRPr="00C526BA" w:rsidRDefault="006C3D66" w:rsidP="00C526BA">
      <w:pPr>
        <w:spacing w:before="100" w:beforeAutospacing="1" w:after="100" w:afterAutospacing="1" w:line="240" w:lineRule="auto"/>
        <w:ind w:left="720"/>
        <w:rPr>
          <w:ins w:id="4996" w:author="SHAHZAIB KHAN" w:date="2026-10-07T20:44:00Z"/>
          <w:rFonts w:ascii="Times New Roman" w:eastAsia="Times New Roman" w:hAnsi="Times New Roman" w:cs="Times New Roman"/>
          <w:b/>
          <w:bCs/>
          <w:sz w:val="36"/>
          <w:szCs w:val="36"/>
          <w:u w:val="single"/>
        </w:rPr>
      </w:pPr>
      <w:ins w:id="4997" w:author="SHAHZAIB KHAN" w:date="2026-10-07T21:17:00Z" w16du:dateUtc="2026-10-07T16:17:00Z">
        <w:r>
          <w:rPr>
            <w:rFonts w:ascii="Times New Roman" w:eastAsia="Times New Roman" w:hAnsi="Times New Roman" w:cs="Times New Roman"/>
            <w:b/>
            <w:bCs/>
            <w:noProof/>
            <w:sz w:val="36"/>
            <w:szCs w:val="36"/>
            <w:u w:val="single"/>
          </w:rPr>
          <w:drawing>
            <wp:inline distT="0" distB="0" distL="0" distR="0" wp14:anchorId="3E593EB4" wp14:editId="0528BC47">
              <wp:extent cx="5065269" cy="4695825"/>
              <wp:effectExtent l="0" t="0" r="2540" b="0"/>
              <wp:docPr id="211819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6337" name="Picture 2118196337"/>
                      <pic:cNvPicPr/>
                    </pic:nvPicPr>
                    <pic:blipFill>
                      <a:blip r:embed="rId12">
                        <a:extLst>
                          <a:ext uri="{28A0092B-C50C-407E-A947-70E740481C1C}">
                            <a14:useLocalDpi xmlns:a14="http://schemas.microsoft.com/office/drawing/2010/main" val="0"/>
                          </a:ext>
                        </a:extLst>
                      </a:blip>
                      <a:stretch>
                        <a:fillRect/>
                      </a:stretch>
                    </pic:blipFill>
                    <pic:spPr>
                      <a:xfrm>
                        <a:off x="0" y="0"/>
                        <a:ext cx="5066110" cy="4696605"/>
                      </a:xfrm>
                      <a:prstGeom prst="rect">
                        <a:avLst/>
                      </a:prstGeom>
                    </pic:spPr>
                  </pic:pic>
                </a:graphicData>
              </a:graphic>
            </wp:inline>
          </w:drawing>
        </w:r>
      </w:ins>
    </w:p>
    <w:p w14:paraId="0A38F391" w14:textId="77777777" w:rsidR="00C526BA" w:rsidRPr="00C526BA" w:rsidRDefault="00C526BA" w:rsidP="00C526BA">
      <w:pPr>
        <w:spacing w:before="100" w:beforeAutospacing="1" w:after="100" w:afterAutospacing="1" w:line="240" w:lineRule="auto"/>
        <w:ind w:left="720"/>
        <w:rPr>
          <w:ins w:id="4998" w:author="SHAHZAIB KHAN" w:date="2026-10-07T20:44:00Z"/>
          <w:rFonts w:ascii="Times New Roman" w:eastAsia="Times New Roman" w:hAnsi="Times New Roman" w:cs="Times New Roman"/>
          <w:b/>
          <w:bCs/>
          <w:sz w:val="36"/>
          <w:szCs w:val="36"/>
          <w:u w:val="single"/>
        </w:rPr>
      </w:pPr>
    </w:p>
    <w:p w14:paraId="45E4C842" w14:textId="77777777" w:rsidR="00C526BA" w:rsidRPr="00C526BA" w:rsidRDefault="00C526BA" w:rsidP="00C526BA">
      <w:pPr>
        <w:spacing w:before="100" w:beforeAutospacing="1" w:after="100" w:afterAutospacing="1" w:line="240" w:lineRule="auto"/>
        <w:ind w:left="720"/>
        <w:rPr>
          <w:ins w:id="4999" w:author="SHAHZAIB KHAN" w:date="2026-10-07T20:44:00Z"/>
          <w:rFonts w:ascii="Times New Roman" w:eastAsia="Times New Roman" w:hAnsi="Times New Roman" w:cs="Times New Roman"/>
          <w:b/>
          <w:bCs/>
          <w:sz w:val="36"/>
          <w:szCs w:val="36"/>
          <w:u w:val="single"/>
        </w:rPr>
      </w:pPr>
    </w:p>
    <w:p w14:paraId="74E369DC" w14:textId="77777777" w:rsidR="00C526BA" w:rsidRPr="00C526BA" w:rsidRDefault="00C526BA" w:rsidP="00C526BA">
      <w:pPr>
        <w:spacing w:before="100" w:beforeAutospacing="1" w:after="100" w:afterAutospacing="1" w:line="240" w:lineRule="auto"/>
        <w:ind w:left="720"/>
        <w:rPr>
          <w:ins w:id="5000" w:author="SHAHZAIB KHAN" w:date="2026-10-07T20:44:00Z"/>
          <w:rFonts w:ascii="Times New Roman" w:eastAsia="Times New Roman" w:hAnsi="Times New Roman" w:cs="Times New Roman"/>
          <w:b/>
          <w:bCs/>
          <w:sz w:val="36"/>
          <w:szCs w:val="36"/>
          <w:u w:val="single"/>
        </w:rPr>
      </w:pPr>
    </w:p>
    <w:p w14:paraId="53610D9D" w14:textId="77777777" w:rsidR="00C526BA" w:rsidRPr="00C526BA" w:rsidRDefault="00C526BA" w:rsidP="00C526BA">
      <w:pPr>
        <w:spacing w:before="100" w:beforeAutospacing="1" w:after="100" w:afterAutospacing="1" w:line="240" w:lineRule="auto"/>
        <w:ind w:left="720"/>
        <w:rPr>
          <w:ins w:id="5001" w:author="SHAHZAIB KHAN" w:date="2026-10-07T20:44:00Z"/>
          <w:rFonts w:ascii="Times New Roman" w:eastAsia="Times New Roman" w:hAnsi="Times New Roman" w:cs="Times New Roman"/>
          <w:b/>
          <w:bCs/>
          <w:sz w:val="36"/>
          <w:szCs w:val="36"/>
          <w:u w:val="single"/>
        </w:rPr>
      </w:pPr>
    </w:p>
    <w:p w14:paraId="4D542111" w14:textId="77777777" w:rsidR="00C526BA" w:rsidRPr="00C526BA" w:rsidRDefault="00C526BA" w:rsidP="00C526BA">
      <w:pPr>
        <w:spacing w:before="100" w:beforeAutospacing="1" w:after="100" w:afterAutospacing="1" w:line="240" w:lineRule="auto"/>
        <w:ind w:left="720"/>
        <w:rPr>
          <w:ins w:id="5002" w:author="SHAHZAIB KHAN" w:date="2026-10-07T20:44:00Z"/>
          <w:rFonts w:ascii="Times New Roman" w:eastAsia="Times New Roman" w:hAnsi="Times New Roman" w:cs="Times New Roman"/>
          <w:b/>
          <w:bCs/>
          <w:sz w:val="36"/>
          <w:szCs w:val="36"/>
          <w:u w:val="single"/>
        </w:rPr>
      </w:pPr>
    </w:p>
    <w:p w14:paraId="2F856BA2" w14:textId="77777777" w:rsidR="00C526BA" w:rsidRPr="00C526BA" w:rsidRDefault="00C526BA" w:rsidP="00C526BA">
      <w:pPr>
        <w:spacing w:before="100" w:beforeAutospacing="1" w:after="100" w:afterAutospacing="1" w:line="240" w:lineRule="auto"/>
        <w:ind w:left="720"/>
        <w:rPr>
          <w:ins w:id="5003" w:author="SHAHZAIB KHAN" w:date="2026-10-07T20:44:00Z"/>
          <w:rFonts w:ascii="Times New Roman" w:eastAsia="Times New Roman" w:hAnsi="Times New Roman" w:cs="Times New Roman"/>
          <w:b/>
          <w:bCs/>
          <w:sz w:val="36"/>
          <w:szCs w:val="36"/>
          <w:u w:val="single"/>
        </w:rPr>
      </w:pPr>
    </w:p>
    <w:p w14:paraId="2C7EF341" w14:textId="77777777" w:rsidR="00C526BA" w:rsidRPr="00C526BA" w:rsidRDefault="00C526BA" w:rsidP="00C526BA">
      <w:pPr>
        <w:spacing w:before="100" w:beforeAutospacing="1" w:after="100" w:afterAutospacing="1" w:line="240" w:lineRule="auto"/>
        <w:ind w:left="720"/>
        <w:rPr>
          <w:ins w:id="5004" w:author="SHAHZAIB KHAN" w:date="2026-10-07T20:44:00Z"/>
          <w:rFonts w:ascii="Times New Roman" w:eastAsia="Times New Roman" w:hAnsi="Times New Roman" w:cs="Times New Roman"/>
          <w:b/>
          <w:bCs/>
          <w:sz w:val="36"/>
          <w:szCs w:val="36"/>
          <w:u w:val="single"/>
        </w:rPr>
      </w:pPr>
    </w:p>
    <w:p w14:paraId="1D46D071" w14:textId="6A0EF560" w:rsidR="00C526BA" w:rsidRPr="00C526BA" w:rsidRDefault="006C3D66" w:rsidP="00C526BA">
      <w:pPr>
        <w:spacing w:before="100" w:beforeAutospacing="1" w:after="100" w:afterAutospacing="1" w:line="240" w:lineRule="auto"/>
        <w:ind w:left="720"/>
        <w:rPr>
          <w:ins w:id="5005" w:author="SHAHZAIB KHAN" w:date="2026-10-07T20:44:00Z"/>
          <w:rFonts w:ascii="Times New Roman" w:eastAsia="Times New Roman" w:hAnsi="Times New Roman" w:cs="Times New Roman"/>
          <w:b/>
          <w:bCs/>
          <w:sz w:val="36"/>
          <w:szCs w:val="36"/>
          <w:u w:val="single"/>
        </w:rPr>
      </w:pPr>
      <w:ins w:id="5006" w:author="SHAHZAIB KHAN" w:date="2026-10-07T21:23:00Z" w16du:dateUtc="2026-10-07T16:23:00Z">
        <w:r>
          <w:rPr>
            <w:rFonts w:ascii="Times New Roman" w:eastAsia="Times New Roman" w:hAnsi="Times New Roman" w:cs="Times New Roman"/>
            <w:b/>
            <w:bCs/>
            <w:noProof/>
            <w:sz w:val="36"/>
            <w:szCs w:val="36"/>
            <w:u w:val="single"/>
          </w:rPr>
          <w:drawing>
            <wp:inline distT="0" distB="0" distL="0" distR="0" wp14:anchorId="5AE851B8" wp14:editId="6F5A0E4F">
              <wp:extent cx="3943350" cy="4086225"/>
              <wp:effectExtent l="0" t="0" r="0" b="9525"/>
              <wp:docPr id="1652632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32073" name="Picture 1652632073"/>
                      <pic:cNvPicPr/>
                    </pic:nvPicPr>
                    <pic:blipFill>
                      <a:blip r:embed="rId13">
                        <a:extLst>
                          <a:ext uri="{28A0092B-C50C-407E-A947-70E740481C1C}">
                            <a14:useLocalDpi xmlns:a14="http://schemas.microsoft.com/office/drawing/2010/main" val="0"/>
                          </a:ext>
                        </a:extLst>
                      </a:blip>
                      <a:stretch>
                        <a:fillRect/>
                      </a:stretch>
                    </pic:blipFill>
                    <pic:spPr>
                      <a:xfrm>
                        <a:off x="0" y="0"/>
                        <a:ext cx="3943350" cy="4086225"/>
                      </a:xfrm>
                      <a:prstGeom prst="rect">
                        <a:avLst/>
                      </a:prstGeom>
                    </pic:spPr>
                  </pic:pic>
                </a:graphicData>
              </a:graphic>
            </wp:inline>
          </w:drawing>
        </w:r>
      </w:ins>
    </w:p>
    <w:p w14:paraId="40B751FF" w14:textId="77777777" w:rsidR="00C526BA" w:rsidRPr="00C526BA" w:rsidRDefault="00C526BA" w:rsidP="00C526BA">
      <w:pPr>
        <w:spacing w:before="100" w:beforeAutospacing="1" w:after="100" w:afterAutospacing="1" w:line="240" w:lineRule="auto"/>
        <w:ind w:left="720"/>
        <w:rPr>
          <w:ins w:id="5007" w:author="SHAHZAIB KHAN" w:date="2026-10-07T20:44:00Z"/>
          <w:rFonts w:ascii="Times New Roman" w:eastAsia="Times New Roman" w:hAnsi="Times New Roman" w:cs="Times New Roman"/>
          <w:b/>
          <w:bCs/>
          <w:sz w:val="36"/>
          <w:szCs w:val="36"/>
          <w:u w:val="single"/>
        </w:rPr>
      </w:pPr>
    </w:p>
    <w:p w14:paraId="53D18066" w14:textId="77777777" w:rsidR="00C526BA" w:rsidRPr="00C526BA" w:rsidRDefault="00C526BA" w:rsidP="00C526BA">
      <w:pPr>
        <w:spacing w:before="100" w:beforeAutospacing="1" w:after="100" w:afterAutospacing="1" w:line="240" w:lineRule="auto"/>
        <w:ind w:left="720"/>
        <w:rPr>
          <w:ins w:id="5008" w:author="SHAHZAIB KHAN" w:date="2026-10-07T20:44:00Z"/>
          <w:rFonts w:ascii="Times New Roman" w:eastAsia="Times New Roman" w:hAnsi="Times New Roman" w:cs="Times New Roman"/>
          <w:b/>
          <w:bCs/>
          <w:sz w:val="36"/>
          <w:szCs w:val="36"/>
          <w:u w:val="single"/>
        </w:rPr>
      </w:pPr>
    </w:p>
    <w:p w14:paraId="27379DF3" w14:textId="77777777" w:rsidR="00C526BA" w:rsidRPr="00C526BA" w:rsidRDefault="00C526BA" w:rsidP="00C526BA">
      <w:pPr>
        <w:spacing w:before="100" w:beforeAutospacing="1" w:after="100" w:afterAutospacing="1" w:line="240" w:lineRule="auto"/>
        <w:ind w:left="720"/>
        <w:rPr>
          <w:ins w:id="5009" w:author="SHAHZAIB KHAN" w:date="2026-10-07T20:44:00Z"/>
          <w:rFonts w:ascii="Times New Roman" w:eastAsia="Times New Roman" w:hAnsi="Times New Roman" w:cs="Times New Roman"/>
          <w:b/>
          <w:bCs/>
          <w:sz w:val="36"/>
          <w:szCs w:val="36"/>
          <w:u w:val="single"/>
        </w:rPr>
      </w:pPr>
    </w:p>
    <w:p w14:paraId="1BB34567" w14:textId="77777777" w:rsidR="00C526BA" w:rsidRPr="00C526BA" w:rsidRDefault="00C526BA" w:rsidP="00C526BA">
      <w:pPr>
        <w:spacing w:before="100" w:beforeAutospacing="1" w:after="100" w:afterAutospacing="1" w:line="240" w:lineRule="auto"/>
        <w:ind w:left="720"/>
        <w:rPr>
          <w:ins w:id="5010" w:author="SHAHZAIB KHAN" w:date="2026-10-07T20:44:00Z"/>
          <w:rFonts w:ascii="Times New Roman" w:eastAsia="Times New Roman" w:hAnsi="Times New Roman" w:cs="Times New Roman"/>
          <w:b/>
          <w:bCs/>
          <w:sz w:val="36"/>
          <w:szCs w:val="36"/>
          <w:u w:val="single"/>
        </w:rPr>
      </w:pPr>
    </w:p>
    <w:p w14:paraId="477A36E4" w14:textId="77777777" w:rsidR="00C526BA" w:rsidRPr="00C526BA" w:rsidRDefault="00C526BA" w:rsidP="00C526BA">
      <w:pPr>
        <w:spacing w:before="100" w:beforeAutospacing="1" w:after="100" w:afterAutospacing="1" w:line="240" w:lineRule="auto"/>
        <w:ind w:left="720"/>
        <w:rPr>
          <w:ins w:id="5011" w:author="SHAHZAIB KHAN" w:date="2026-10-07T20:44:00Z"/>
          <w:rFonts w:ascii="Times New Roman" w:eastAsia="Times New Roman" w:hAnsi="Times New Roman" w:cs="Times New Roman"/>
          <w:b/>
          <w:bCs/>
          <w:sz w:val="36"/>
          <w:szCs w:val="36"/>
          <w:u w:val="single"/>
        </w:rPr>
      </w:pPr>
    </w:p>
    <w:p w14:paraId="3698A4B1" w14:textId="77777777" w:rsidR="00C526BA" w:rsidRPr="00C526BA" w:rsidRDefault="00C526BA" w:rsidP="00C526BA">
      <w:pPr>
        <w:spacing w:before="100" w:beforeAutospacing="1" w:after="100" w:afterAutospacing="1" w:line="240" w:lineRule="auto"/>
        <w:ind w:left="720"/>
        <w:rPr>
          <w:ins w:id="5012" w:author="SHAHZAIB KHAN" w:date="2026-10-07T20:44:00Z"/>
          <w:rFonts w:ascii="Times New Roman" w:eastAsia="Times New Roman" w:hAnsi="Times New Roman" w:cs="Times New Roman"/>
          <w:b/>
          <w:bCs/>
          <w:sz w:val="36"/>
          <w:szCs w:val="36"/>
          <w:u w:val="single"/>
        </w:rPr>
      </w:pPr>
    </w:p>
    <w:p w14:paraId="18F2E84E" w14:textId="77777777" w:rsidR="00C526BA" w:rsidRPr="00C526BA" w:rsidRDefault="00C526BA" w:rsidP="00C526BA">
      <w:pPr>
        <w:spacing w:before="100" w:beforeAutospacing="1" w:after="100" w:afterAutospacing="1" w:line="240" w:lineRule="auto"/>
        <w:ind w:left="720"/>
        <w:rPr>
          <w:ins w:id="5013" w:author="SHAHZAIB KHAN" w:date="2026-10-07T20:44:00Z"/>
          <w:rFonts w:ascii="Times New Roman" w:eastAsia="Times New Roman" w:hAnsi="Times New Roman" w:cs="Times New Roman"/>
          <w:b/>
          <w:bCs/>
          <w:sz w:val="36"/>
          <w:szCs w:val="36"/>
          <w:u w:val="single"/>
        </w:rPr>
      </w:pPr>
    </w:p>
    <w:p w14:paraId="39C6AF2F" w14:textId="77777777" w:rsidR="00C526BA" w:rsidRPr="00C526BA" w:rsidRDefault="00C526BA" w:rsidP="00C526BA">
      <w:pPr>
        <w:spacing w:before="100" w:beforeAutospacing="1" w:after="100" w:afterAutospacing="1" w:line="240" w:lineRule="auto"/>
        <w:ind w:left="720"/>
        <w:rPr>
          <w:ins w:id="5014" w:author="SHAHZAIB KHAN" w:date="2026-10-07T20:44:00Z"/>
          <w:rFonts w:ascii="Times New Roman" w:eastAsia="Times New Roman" w:hAnsi="Times New Roman" w:cs="Times New Roman"/>
          <w:b/>
          <w:bCs/>
          <w:sz w:val="36"/>
          <w:szCs w:val="36"/>
          <w:u w:val="single"/>
        </w:rPr>
      </w:pPr>
    </w:p>
    <w:p w14:paraId="163B766B" w14:textId="77777777" w:rsidR="00C526BA" w:rsidRPr="00C526BA" w:rsidRDefault="00C526BA" w:rsidP="00C526BA">
      <w:pPr>
        <w:spacing w:before="100" w:beforeAutospacing="1" w:after="100" w:afterAutospacing="1" w:line="240" w:lineRule="auto"/>
        <w:ind w:left="720"/>
        <w:rPr>
          <w:ins w:id="5015" w:author="SHAHZAIB KHAN" w:date="2026-10-07T20:44:00Z"/>
          <w:rFonts w:ascii="Times New Roman" w:eastAsia="Times New Roman" w:hAnsi="Times New Roman" w:cs="Times New Roman"/>
          <w:b/>
          <w:bCs/>
          <w:sz w:val="36"/>
          <w:szCs w:val="36"/>
          <w:u w:val="single"/>
        </w:rPr>
      </w:pPr>
    </w:p>
    <w:p w14:paraId="023AA045" w14:textId="77777777" w:rsidR="00C526BA" w:rsidRDefault="00C526BA" w:rsidP="00C526BA">
      <w:pPr>
        <w:spacing w:before="100" w:beforeAutospacing="1" w:after="100" w:afterAutospacing="1" w:line="240" w:lineRule="auto"/>
        <w:ind w:left="720"/>
        <w:rPr>
          <w:ins w:id="5016" w:author="SHAHZAIB KHAN" w:date="2026-10-07T21:23:00Z" w16du:dateUtc="2026-10-07T16:23:00Z"/>
          <w:rFonts w:ascii="Times New Roman" w:eastAsia="Times New Roman" w:hAnsi="Times New Roman" w:cs="Times New Roman"/>
          <w:b/>
          <w:bCs/>
          <w:sz w:val="36"/>
          <w:szCs w:val="36"/>
          <w:u w:val="single"/>
        </w:rPr>
      </w:pPr>
    </w:p>
    <w:p w14:paraId="17894950" w14:textId="77777777" w:rsidR="005D1215" w:rsidRDefault="005D1215" w:rsidP="00C526BA">
      <w:pPr>
        <w:spacing w:before="100" w:beforeAutospacing="1" w:after="100" w:afterAutospacing="1" w:line="240" w:lineRule="auto"/>
        <w:ind w:left="720"/>
        <w:rPr>
          <w:ins w:id="5017" w:author="SHAHZAIB KHAN" w:date="2026-10-07T21:23:00Z" w16du:dateUtc="2026-10-07T16:23:00Z"/>
          <w:rFonts w:ascii="Times New Roman" w:eastAsia="Times New Roman" w:hAnsi="Times New Roman" w:cs="Times New Roman"/>
          <w:b/>
          <w:bCs/>
          <w:sz w:val="36"/>
          <w:szCs w:val="36"/>
          <w:u w:val="single"/>
        </w:rPr>
      </w:pPr>
    </w:p>
    <w:p w14:paraId="4AA46EDB" w14:textId="6F10CA21" w:rsidR="005D1215" w:rsidRPr="00C526BA" w:rsidRDefault="005D1215" w:rsidP="00C526BA">
      <w:pPr>
        <w:spacing w:before="100" w:beforeAutospacing="1" w:after="100" w:afterAutospacing="1" w:line="240" w:lineRule="auto"/>
        <w:ind w:left="720"/>
        <w:rPr>
          <w:ins w:id="5018" w:author="SHAHZAIB KHAN" w:date="2026-10-07T20:44:00Z"/>
          <w:rFonts w:ascii="Times New Roman" w:eastAsia="Times New Roman" w:hAnsi="Times New Roman" w:cs="Times New Roman"/>
          <w:b/>
          <w:bCs/>
          <w:sz w:val="36"/>
          <w:szCs w:val="36"/>
          <w:u w:val="single"/>
        </w:rPr>
      </w:pPr>
      <w:ins w:id="5019" w:author="SHAHZAIB KHAN" w:date="2026-10-07T21:24:00Z" w16du:dateUtc="2026-10-07T16:24:00Z">
        <w:r>
          <w:rPr>
            <w:rFonts w:ascii="Times New Roman" w:eastAsia="Times New Roman" w:hAnsi="Times New Roman" w:cs="Times New Roman"/>
            <w:b/>
            <w:bCs/>
            <w:noProof/>
            <w:sz w:val="36"/>
            <w:szCs w:val="36"/>
            <w:u w:val="single"/>
          </w:rPr>
          <w:drawing>
            <wp:inline distT="0" distB="0" distL="0" distR="0" wp14:anchorId="72274221" wp14:editId="7528E483">
              <wp:extent cx="4286250" cy="4514850"/>
              <wp:effectExtent l="0" t="0" r="0" b="0"/>
              <wp:docPr id="216157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7551" name="Picture 216157551"/>
                      <pic:cNvPicPr/>
                    </pic:nvPicPr>
                    <pic:blipFill>
                      <a:blip r:embed="rId14">
                        <a:extLst>
                          <a:ext uri="{28A0092B-C50C-407E-A947-70E740481C1C}">
                            <a14:useLocalDpi xmlns:a14="http://schemas.microsoft.com/office/drawing/2010/main" val="0"/>
                          </a:ext>
                        </a:extLst>
                      </a:blip>
                      <a:stretch>
                        <a:fillRect/>
                      </a:stretch>
                    </pic:blipFill>
                    <pic:spPr>
                      <a:xfrm>
                        <a:off x="0" y="0"/>
                        <a:ext cx="4286250" cy="4514850"/>
                      </a:xfrm>
                      <a:prstGeom prst="rect">
                        <a:avLst/>
                      </a:prstGeom>
                    </pic:spPr>
                  </pic:pic>
                </a:graphicData>
              </a:graphic>
            </wp:inline>
          </w:drawing>
        </w:r>
      </w:ins>
    </w:p>
    <w:p w14:paraId="1E232FCA" w14:textId="77777777" w:rsidR="00C526BA" w:rsidRPr="00C526BA" w:rsidRDefault="00C526BA" w:rsidP="00C526BA">
      <w:pPr>
        <w:spacing w:before="100" w:beforeAutospacing="1" w:after="100" w:afterAutospacing="1" w:line="240" w:lineRule="auto"/>
        <w:ind w:left="720"/>
        <w:rPr>
          <w:ins w:id="5020" w:author="SHAHZAIB KHAN" w:date="2026-10-07T20:44:00Z"/>
          <w:rFonts w:ascii="Times New Roman" w:eastAsia="Times New Roman" w:hAnsi="Times New Roman" w:cs="Times New Roman"/>
          <w:b/>
          <w:bCs/>
          <w:sz w:val="36"/>
          <w:szCs w:val="36"/>
          <w:u w:val="single"/>
        </w:rPr>
      </w:pPr>
    </w:p>
    <w:p w14:paraId="46ED1F1E" w14:textId="77777777" w:rsidR="00C526BA" w:rsidRPr="00C526BA" w:rsidRDefault="00C526BA" w:rsidP="00C526BA">
      <w:pPr>
        <w:spacing w:before="100" w:beforeAutospacing="1" w:after="100" w:afterAutospacing="1" w:line="240" w:lineRule="auto"/>
        <w:ind w:left="720"/>
        <w:rPr>
          <w:ins w:id="5021" w:author="SHAHZAIB KHAN" w:date="2026-10-07T20:44:00Z"/>
          <w:rFonts w:ascii="Times New Roman" w:eastAsia="Times New Roman" w:hAnsi="Times New Roman" w:cs="Times New Roman"/>
          <w:b/>
          <w:bCs/>
          <w:sz w:val="36"/>
          <w:szCs w:val="36"/>
          <w:u w:val="single"/>
        </w:rPr>
      </w:pPr>
    </w:p>
    <w:p w14:paraId="3AF0375B" w14:textId="77777777" w:rsidR="00C526BA" w:rsidRDefault="00C526BA" w:rsidP="1A775A4C">
      <w:pPr>
        <w:spacing w:before="100" w:beforeAutospacing="1" w:after="100" w:afterAutospacing="1" w:line="240" w:lineRule="auto"/>
        <w:ind w:left="720"/>
        <w:rPr>
          <w:ins w:id="5022" w:author="SHAHZAIB KHAN" w:date="2026-10-07T20:43:00Z" w16du:dateUtc="2026-10-07T15:43:00Z"/>
          <w:rFonts w:ascii="Times New Roman" w:eastAsia="Times New Roman" w:hAnsi="Times New Roman" w:cs="Times New Roman"/>
          <w:b/>
          <w:bCs/>
          <w:sz w:val="36"/>
          <w:szCs w:val="36"/>
          <w:u w:val="single"/>
        </w:rPr>
      </w:pPr>
    </w:p>
    <w:p w14:paraId="4B083416" w14:textId="77777777" w:rsidR="00C526BA" w:rsidRDefault="00C526BA" w:rsidP="1A775A4C">
      <w:pPr>
        <w:spacing w:before="100" w:beforeAutospacing="1" w:after="100" w:afterAutospacing="1" w:line="240" w:lineRule="auto"/>
        <w:ind w:left="720"/>
        <w:rPr>
          <w:ins w:id="5023" w:author="SHAHZAIB KHAN" w:date="2026-10-07T21:49:00Z" w16du:dateUtc="2026-10-07T16:49:00Z"/>
          <w:rFonts w:ascii="Times New Roman" w:eastAsia="Times New Roman" w:hAnsi="Times New Roman" w:cs="Times New Roman"/>
          <w:b/>
          <w:bCs/>
          <w:sz w:val="36"/>
          <w:szCs w:val="36"/>
          <w:u w:val="single"/>
        </w:rPr>
      </w:pPr>
    </w:p>
    <w:p w14:paraId="2FAF5008" w14:textId="77777777" w:rsidR="000F180E" w:rsidRDefault="000F180E" w:rsidP="1A775A4C">
      <w:pPr>
        <w:spacing w:before="100" w:beforeAutospacing="1" w:after="100" w:afterAutospacing="1" w:line="240" w:lineRule="auto"/>
        <w:ind w:left="720"/>
        <w:rPr>
          <w:ins w:id="5024" w:author="SHAHZAIB KHAN" w:date="2026-10-07T21:49:00Z" w16du:dateUtc="2026-10-07T16:49:00Z"/>
          <w:rFonts w:ascii="Times New Roman" w:eastAsia="Times New Roman" w:hAnsi="Times New Roman" w:cs="Times New Roman"/>
          <w:b/>
          <w:bCs/>
          <w:sz w:val="36"/>
          <w:szCs w:val="36"/>
          <w:u w:val="single"/>
        </w:rPr>
      </w:pPr>
    </w:p>
    <w:p w14:paraId="042878D9" w14:textId="228C72C4" w:rsidR="000F180E" w:rsidRDefault="000F180E" w:rsidP="1A775A4C">
      <w:pPr>
        <w:spacing w:before="100" w:beforeAutospacing="1" w:after="100" w:afterAutospacing="1" w:line="240" w:lineRule="auto"/>
        <w:ind w:left="720"/>
        <w:rPr>
          <w:ins w:id="5025" w:author="SHAHZAIB KHAN" w:date="2026-10-07T21:49:00Z" w16du:dateUtc="2026-10-07T16:49:00Z"/>
          <w:rFonts w:ascii="Times New Roman" w:eastAsia="Times New Roman" w:hAnsi="Times New Roman" w:cs="Times New Roman"/>
          <w:b/>
          <w:bCs/>
          <w:sz w:val="36"/>
          <w:szCs w:val="36"/>
          <w:u w:val="single"/>
        </w:rPr>
      </w:pPr>
      <w:ins w:id="5026" w:author="SHAHZAIB KHAN" w:date="2026-10-07T21:50:00Z" w16du:dateUtc="2026-10-07T16:50:00Z">
        <w:r>
          <w:rPr>
            <w:rFonts w:ascii="Times New Roman" w:eastAsia="Times New Roman" w:hAnsi="Times New Roman" w:cs="Times New Roman"/>
            <w:b/>
            <w:bCs/>
            <w:noProof/>
            <w:sz w:val="36"/>
            <w:szCs w:val="36"/>
            <w:u w:val="single"/>
          </w:rPr>
          <w:drawing>
            <wp:inline distT="0" distB="0" distL="0" distR="0" wp14:anchorId="011B9D0D" wp14:editId="514FFE18">
              <wp:extent cx="4981575" cy="4914900"/>
              <wp:effectExtent l="0" t="0" r="9525" b="0"/>
              <wp:docPr id="299358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8556" name="Picture 299358556"/>
                      <pic:cNvPicPr/>
                    </pic:nvPicPr>
                    <pic:blipFill>
                      <a:blip r:embed="rId15">
                        <a:extLst>
                          <a:ext uri="{28A0092B-C50C-407E-A947-70E740481C1C}">
                            <a14:useLocalDpi xmlns:a14="http://schemas.microsoft.com/office/drawing/2010/main" val="0"/>
                          </a:ext>
                        </a:extLst>
                      </a:blip>
                      <a:stretch>
                        <a:fillRect/>
                      </a:stretch>
                    </pic:blipFill>
                    <pic:spPr>
                      <a:xfrm>
                        <a:off x="0" y="0"/>
                        <a:ext cx="4981575" cy="4914900"/>
                      </a:xfrm>
                      <a:prstGeom prst="rect">
                        <a:avLst/>
                      </a:prstGeom>
                    </pic:spPr>
                  </pic:pic>
                </a:graphicData>
              </a:graphic>
            </wp:inline>
          </w:drawing>
        </w:r>
      </w:ins>
    </w:p>
    <w:p w14:paraId="25C246CF" w14:textId="77777777" w:rsidR="000F180E" w:rsidRDefault="000F180E" w:rsidP="1A775A4C">
      <w:pPr>
        <w:spacing w:before="100" w:beforeAutospacing="1" w:after="100" w:afterAutospacing="1" w:line="240" w:lineRule="auto"/>
        <w:ind w:left="720"/>
        <w:rPr>
          <w:ins w:id="5027" w:author="SHAHZAIB KHAN" w:date="2026-10-07T21:49:00Z" w16du:dateUtc="2026-10-07T16:49:00Z"/>
          <w:rFonts w:ascii="Times New Roman" w:eastAsia="Times New Roman" w:hAnsi="Times New Roman" w:cs="Times New Roman"/>
          <w:b/>
          <w:bCs/>
          <w:sz w:val="36"/>
          <w:szCs w:val="36"/>
          <w:u w:val="single"/>
        </w:rPr>
      </w:pPr>
    </w:p>
    <w:p w14:paraId="1A64EADF" w14:textId="77777777" w:rsidR="000F180E" w:rsidRDefault="000F180E" w:rsidP="1A775A4C">
      <w:pPr>
        <w:spacing w:before="100" w:beforeAutospacing="1" w:after="100" w:afterAutospacing="1" w:line="240" w:lineRule="auto"/>
        <w:ind w:left="720"/>
        <w:rPr>
          <w:ins w:id="5028" w:author="SHAHZAIB KHAN" w:date="2026-10-07T21:49:00Z" w16du:dateUtc="2026-10-07T16:49:00Z"/>
          <w:rFonts w:ascii="Times New Roman" w:eastAsia="Times New Roman" w:hAnsi="Times New Roman" w:cs="Times New Roman"/>
          <w:b/>
          <w:bCs/>
          <w:sz w:val="36"/>
          <w:szCs w:val="36"/>
          <w:u w:val="single"/>
        </w:rPr>
      </w:pPr>
    </w:p>
    <w:p w14:paraId="35A03109" w14:textId="77777777" w:rsidR="000F180E" w:rsidRDefault="000F180E" w:rsidP="1A775A4C">
      <w:pPr>
        <w:spacing w:before="100" w:beforeAutospacing="1" w:after="100" w:afterAutospacing="1" w:line="240" w:lineRule="auto"/>
        <w:ind w:left="720"/>
        <w:rPr>
          <w:ins w:id="5029" w:author="SHAHZAIB KHAN" w:date="2026-10-07T21:49:00Z" w16du:dateUtc="2026-10-07T16:49:00Z"/>
          <w:rFonts w:ascii="Times New Roman" w:eastAsia="Times New Roman" w:hAnsi="Times New Roman" w:cs="Times New Roman"/>
          <w:b/>
          <w:bCs/>
          <w:sz w:val="36"/>
          <w:szCs w:val="36"/>
          <w:u w:val="single"/>
        </w:rPr>
      </w:pPr>
    </w:p>
    <w:p w14:paraId="5D806C38" w14:textId="77777777" w:rsidR="000F180E" w:rsidRDefault="000F180E" w:rsidP="1A775A4C">
      <w:pPr>
        <w:spacing w:before="100" w:beforeAutospacing="1" w:after="100" w:afterAutospacing="1" w:line="240" w:lineRule="auto"/>
        <w:ind w:left="720"/>
        <w:rPr>
          <w:ins w:id="5030" w:author="SHAHZAIB KHAN" w:date="2026-10-07T21:49:00Z" w16du:dateUtc="2026-10-07T16:49:00Z"/>
          <w:rFonts w:ascii="Times New Roman" w:eastAsia="Times New Roman" w:hAnsi="Times New Roman" w:cs="Times New Roman"/>
          <w:b/>
          <w:bCs/>
          <w:sz w:val="36"/>
          <w:szCs w:val="36"/>
          <w:u w:val="single"/>
        </w:rPr>
      </w:pPr>
    </w:p>
    <w:p w14:paraId="70B27C2E" w14:textId="77777777" w:rsidR="000F180E" w:rsidRDefault="000F180E" w:rsidP="1A775A4C">
      <w:pPr>
        <w:spacing w:before="100" w:beforeAutospacing="1" w:after="100" w:afterAutospacing="1" w:line="240" w:lineRule="auto"/>
        <w:ind w:left="720"/>
        <w:rPr>
          <w:ins w:id="5031" w:author="SHAHZAIB KHAN" w:date="2026-10-07T21:49:00Z" w16du:dateUtc="2026-10-07T16:49:00Z"/>
          <w:rFonts w:ascii="Times New Roman" w:eastAsia="Times New Roman" w:hAnsi="Times New Roman" w:cs="Times New Roman"/>
          <w:b/>
          <w:bCs/>
          <w:sz w:val="36"/>
          <w:szCs w:val="36"/>
          <w:u w:val="single"/>
        </w:rPr>
      </w:pPr>
    </w:p>
    <w:p w14:paraId="3C9412F7" w14:textId="77777777" w:rsidR="000F180E" w:rsidRDefault="000F180E" w:rsidP="1A775A4C">
      <w:pPr>
        <w:spacing w:before="100" w:beforeAutospacing="1" w:after="100" w:afterAutospacing="1" w:line="240" w:lineRule="auto"/>
        <w:ind w:left="720"/>
        <w:rPr>
          <w:ins w:id="5032" w:author="SHAHZAIB KHAN" w:date="2026-10-07T21:49:00Z" w16du:dateUtc="2026-10-07T16:49:00Z"/>
          <w:rFonts w:ascii="Times New Roman" w:eastAsia="Times New Roman" w:hAnsi="Times New Roman" w:cs="Times New Roman"/>
          <w:b/>
          <w:bCs/>
          <w:sz w:val="36"/>
          <w:szCs w:val="36"/>
          <w:u w:val="single"/>
        </w:rPr>
      </w:pPr>
    </w:p>
    <w:p w14:paraId="7D01BEEE" w14:textId="77777777" w:rsidR="000F180E" w:rsidRDefault="000F180E" w:rsidP="1A775A4C">
      <w:pPr>
        <w:spacing w:before="100" w:beforeAutospacing="1" w:after="100" w:afterAutospacing="1" w:line="240" w:lineRule="auto"/>
        <w:ind w:left="720"/>
        <w:rPr>
          <w:ins w:id="5033" w:author="SHAHZAIB KHAN" w:date="2026-10-07T21:49:00Z" w16du:dateUtc="2026-10-07T16:49:00Z"/>
          <w:rFonts w:ascii="Times New Roman" w:eastAsia="Times New Roman" w:hAnsi="Times New Roman" w:cs="Times New Roman"/>
          <w:b/>
          <w:bCs/>
          <w:sz w:val="36"/>
          <w:szCs w:val="36"/>
          <w:u w:val="single"/>
        </w:rPr>
      </w:pPr>
    </w:p>
    <w:p w14:paraId="11324123" w14:textId="77777777" w:rsidR="000F180E" w:rsidRDefault="000F180E" w:rsidP="1A775A4C">
      <w:pPr>
        <w:spacing w:before="100" w:beforeAutospacing="1" w:after="100" w:afterAutospacing="1" w:line="240" w:lineRule="auto"/>
        <w:ind w:left="720"/>
        <w:rPr>
          <w:ins w:id="5034" w:author="SHAHZAIB KHAN" w:date="2026-10-07T21:49:00Z" w16du:dateUtc="2026-10-07T16:49:00Z"/>
          <w:rFonts w:ascii="Times New Roman" w:eastAsia="Times New Roman" w:hAnsi="Times New Roman" w:cs="Times New Roman"/>
          <w:b/>
          <w:bCs/>
          <w:sz w:val="36"/>
          <w:szCs w:val="36"/>
          <w:u w:val="single"/>
        </w:rPr>
      </w:pPr>
    </w:p>
    <w:p w14:paraId="1E681AE1" w14:textId="77777777" w:rsidR="000F180E" w:rsidRDefault="000F180E" w:rsidP="1A775A4C">
      <w:pPr>
        <w:spacing w:before="100" w:beforeAutospacing="1" w:after="100" w:afterAutospacing="1" w:line="240" w:lineRule="auto"/>
        <w:ind w:left="720"/>
        <w:rPr>
          <w:ins w:id="5035" w:author="SHAHZAIB KHAN" w:date="2026-10-07T21:23:00Z" w16du:dateUtc="2026-10-07T16:23:00Z"/>
          <w:rFonts w:ascii="Times New Roman" w:eastAsia="Times New Roman" w:hAnsi="Times New Roman" w:cs="Times New Roman"/>
          <w:b/>
          <w:bCs/>
          <w:sz w:val="36"/>
          <w:szCs w:val="36"/>
          <w:u w:val="single"/>
        </w:rPr>
      </w:pPr>
    </w:p>
    <w:p w14:paraId="53E22904" w14:textId="77777777" w:rsidR="005D1215" w:rsidRDefault="005D1215" w:rsidP="1A775A4C">
      <w:pPr>
        <w:spacing w:before="100" w:beforeAutospacing="1" w:after="100" w:afterAutospacing="1" w:line="240" w:lineRule="auto"/>
        <w:ind w:left="720"/>
        <w:rPr>
          <w:ins w:id="5036" w:author="SHAHZAIB KHAN" w:date="2026-10-07T21:23:00Z" w16du:dateUtc="2026-10-07T16:23:00Z"/>
          <w:rFonts w:ascii="Times New Roman" w:eastAsia="Times New Roman" w:hAnsi="Times New Roman" w:cs="Times New Roman"/>
          <w:b/>
          <w:bCs/>
          <w:sz w:val="36"/>
          <w:szCs w:val="36"/>
          <w:u w:val="single"/>
        </w:rPr>
      </w:pPr>
    </w:p>
    <w:p w14:paraId="3C50154B" w14:textId="02347A20" w:rsidR="005D1215" w:rsidRDefault="005D1215" w:rsidP="1A775A4C">
      <w:pPr>
        <w:spacing w:before="100" w:beforeAutospacing="1" w:after="100" w:afterAutospacing="1" w:line="240" w:lineRule="auto"/>
        <w:ind w:left="720"/>
        <w:rPr>
          <w:ins w:id="5037" w:author="SHAHZAIB KHAN" w:date="2026-10-07T21:34:00Z" w16du:dateUtc="2026-10-07T16:34:00Z"/>
          <w:rFonts w:ascii="Times New Roman" w:eastAsia="Times New Roman" w:hAnsi="Times New Roman" w:cs="Times New Roman"/>
          <w:b/>
          <w:bCs/>
          <w:sz w:val="36"/>
          <w:szCs w:val="36"/>
          <w:u w:val="single"/>
        </w:rPr>
      </w:pPr>
      <w:ins w:id="5038" w:author="SHAHZAIB KHAN" w:date="2026-10-07T21:34:00Z" w16du:dateUtc="2026-10-07T16:34:00Z">
        <w:r>
          <w:rPr>
            <w:rFonts w:ascii="Times New Roman" w:eastAsia="Times New Roman" w:hAnsi="Times New Roman" w:cs="Times New Roman"/>
            <w:b/>
            <w:bCs/>
            <w:sz w:val="36"/>
            <w:szCs w:val="36"/>
            <w:u w:val="single"/>
          </w:rPr>
          <w:t>Domain Model</w:t>
        </w:r>
      </w:ins>
    </w:p>
    <w:p w14:paraId="0AB82A14" w14:textId="2A610789" w:rsidR="005D1215" w:rsidRDefault="0078745F" w:rsidP="1A775A4C">
      <w:pPr>
        <w:spacing w:before="100" w:beforeAutospacing="1" w:after="100" w:afterAutospacing="1" w:line="240" w:lineRule="auto"/>
        <w:ind w:left="720"/>
        <w:rPr>
          <w:ins w:id="5039" w:author="SHAHZAIB KHAN" w:date="2026-10-07T21:23:00Z" w16du:dateUtc="2026-10-07T16:23:00Z"/>
          <w:rFonts w:ascii="Times New Roman" w:eastAsia="Times New Roman" w:hAnsi="Times New Roman" w:cs="Times New Roman"/>
          <w:b/>
          <w:bCs/>
          <w:sz w:val="36"/>
          <w:szCs w:val="36"/>
          <w:u w:val="single"/>
        </w:rPr>
      </w:pPr>
      <w:ins w:id="5040" w:author="SHAHZAIB KHAN" w:date="2026-10-07T21:34:00Z" w16du:dateUtc="2026-10-07T16:34:00Z">
        <w:r>
          <w:rPr>
            <w:noProof/>
          </w:rPr>
          <w:lastRenderedPageBreak/>
          <w:drawing>
            <wp:inline distT="0" distB="0" distL="0" distR="0" wp14:anchorId="676AE21E" wp14:editId="5EB5D78D">
              <wp:extent cx="5943600" cy="4476750"/>
              <wp:effectExtent l="0" t="0" r="0" b="0"/>
              <wp:docPr id="1855721626" name="Picture 1"/>
              <wp:cNvGraphicFramePr/>
              <a:graphic xmlns:a="http://schemas.openxmlformats.org/drawingml/2006/main">
                <a:graphicData uri="http://schemas.openxmlformats.org/drawingml/2006/picture">
                  <pic:pic xmlns:pic="http://schemas.openxmlformats.org/drawingml/2006/picture">
                    <pic:nvPicPr>
                      <pic:cNvPr id="1855721626" name="Picture 1"/>
                      <pic:cNvPicPr/>
                    </pic:nvPicPr>
                    <pic:blipFill>
                      <a:blip r:embed="rId16"/>
                      <a:stretch>
                        <a:fillRect/>
                      </a:stretch>
                    </pic:blipFill>
                    <pic:spPr>
                      <a:xfrm>
                        <a:off x="0" y="0"/>
                        <a:ext cx="5943600" cy="4476750"/>
                      </a:xfrm>
                      <a:prstGeom prst="rect">
                        <a:avLst/>
                      </a:prstGeom>
                    </pic:spPr>
                  </pic:pic>
                </a:graphicData>
              </a:graphic>
            </wp:inline>
          </w:drawing>
        </w:r>
      </w:ins>
    </w:p>
    <w:p w14:paraId="3D2BD83B" w14:textId="77777777" w:rsidR="005D1215" w:rsidRDefault="005D1215" w:rsidP="1A775A4C">
      <w:pPr>
        <w:spacing w:before="100" w:beforeAutospacing="1" w:after="100" w:afterAutospacing="1" w:line="240" w:lineRule="auto"/>
        <w:ind w:left="720"/>
        <w:rPr>
          <w:ins w:id="5041" w:author="SHAHZAIB KHAN" w:date="2026-10-07T21:23:00Z" w16du:dateUtc="2026-10-07T16:23:00Z"/>
          <w:rFonts w:ascii="Times New Roman" w:eastAsia="Times New Roman" w:hAnsi="Times New Roman" w:cs="Times New Roman"/>
          <w:b/>
          <w:bCs/>
          <w:sz w:val="36"/>
          <w:szCs w:val="36"/>
          <w:u w:val="single"/>
        </w:rPr>
      </w:pPr>
    </w:p>
    <w:p w14:paraId="08737B72" w14:textId="77777777" w:rsidR="005D1215" w:rsidRDefault="005D1215" w:rsidP="1A775A4C">
      <w:pPr>
        <w:spacing w:before="100" w:beforeAutospacing="1" w:after="100" w:afterAutospacing="1" w:line="240" w:lineRule="auto"/>
        <w:ind w:left="720"/>
        <w:rPr>
          <w:ins w:id="5042" w:author="SHAHZAIB KHAN" w:date="2026-10-07T21:23:00Z" w16du:dateUtc="2026-10-07T16:23:00Z"/>
          <w:rFonts w:ascii="Times New Roman" w:eastAsia="Times New Roman" w:hAnsi="Times New Roman" w:cs="Times New Roman"/>
          <w:b/>
          <w:bCs/>
          <w:sz w:val="36"/>
          <w:szCs w:val="36"/>
          <w:u w:val="single"/>
        </w:rPr>
      </w:pPr>
    </w:p>
    <w:p w14:paraId="2B9688B7" w14:textId="77777777" w:rsidR="005D1215" w:rsidRDefault="005D1215" w:rsidP="1A775A4C">
      <w:pPr>
        <w:spacing w:before="100" w:beforeAutospacing="1" w:after="100" w:afterAutospacing="1" w:line="240" w:lineRule="auto"/>
        <w:ind w:left="720"/>
        <w:rPr>
          <w:ins w:id="5043" w:author="SHAHZAIB KHAN" w:date="2026-10-07T21:23:00Z" w16du:dateUtc="2026-10-07T16:23:00Z"/>
          <w:rFonts w:ascii="Times New Roman" w:eastAsia="Times New Roman" w:hAnsi="Times New Roman" w:cs="Times New Roman"/>
          <w:b/>
          <w:bCs/>
          <w:sz w:val="36"/>
          <w:szCs w:val="36"/>
          <w:u w:val="single"/>
        </w:rPr>
      </w:pPr>
    </w:p>
    <w:p w14:paraId="69640453" w14:textId="77777777" w:rsidR="005D1215" w:rsidRDefault="005D1215" w:rsidP="1A775A4C">
      <w:pPr>
        <w:spacing w:before="100" w:beforeAutospacing="1" w:after="100" w:afterAutospacing="1" w:line="240" w:lineRule="auto"/>
        <w:ind w:left="720"/>
        <w:rPr>
          <w:ins w:id="5044" w:author="SHAHZAIB KHAN" w:date="2026-10-07T21:23:00Z" w16du:dateUtc="2026-10-07T16:23:00Z"/>
          <w:rFonts w:ascii="Times New Roman" w:eastAsia="Times New Roman" w:hAnsi="Times New Roman" w:cs="Times New Roman"/>
          <w:b/>
          <w:bCs/>
          <w:sz w:val="36"/>
          <w:szCs w:val="36"/>
          <w:u w:val="single"/>
        </w:rPr>
      </w:pPr>
    </w:p>
    <w:p w14:paraId="4AA9EDDE" w14:textId="77777777" w:rsidR="005D1215" w:rsidRDefault="005D1215" w:rsidP="1A775A4C">
      <w:pPr>
        <w:spacing w:before="100" w:beforeAutospacing="1" w:after="100" w:afterAutospacing="1" w:line="240" w:lineRule="auto"/>
        <w:ind w:left="720"/>
        <w:rPr>
          <w:ins w:id="5045" w:author="SHAHZAIB KHAN" w:date="2026-10-07T21:23:00Z" w16du:dateUtc="2026-10-07T16:23:00Z"/>
          <w:rFonts w:ascii="Times New Roman" w:eastAsia="Times New Roman" w:hAnsi="Times New Roman" w:cs="Times New Roman"/>
          <w:b/>
          <w:bCs/>
          <w:sz w:val="36"/>
          <w:szCs w:val="36"/>
          <w:u w:val="single"/>
        </w:rPr>
      </w:pPr>
    </w:p>
    <w:p w14:paraId="4F226180" w14:textId="77777777" w:rsidR="005D1215" w:rsidRDefault="005D1215" w:rsidP="1A775A4C">
      <w:pPr>
        <w:spacing w:before="100" w:beforeAutospacing="1" w:after="100" w:afterAutospacing="1" w:line="240" w:lineRule="auto"/>
        <w:ind w:left="720"/>
        <w:rPr>
          <w:ins w:id="5046" w:author="SHAHZAIB KHAN" w:date="2026-10-07T21:23:00Z" w16du:dateUtc="2026-10-07T16:23:00Z"/>
          <w:rFonts w:ascii="Times New Roman" w:eastAsia="Times New Roman" w:hAnsi="Times New Roman" w:cs="Times New Roman"/>
          <w:b/>
          <w:bCs/>
          <w:sz w:val="36"/>
          <w:szCs w:val="36"/>
          <w:u w:val="single"/>
        </w:rPr>
      </w:pPr>
    </w:p>
    <w:p w14:paraId="0944A37B" w14:textId="77777777" w:rsidR="005D1215" w:rsidRDefault="005D1215" w:rsidP="1A775A4C">
      <w:pPr>
        <w:spacing w:before="100" w:beforeAutospacing="1" w:after="100" w:afterAutospacing="1" w:line="240" w:lineRule="auto"/>
        <w:ind w:left="720"/>
        <w:rPr>
          <w:ins w:id="5047" w:author="SHAHZAIB KHAN" w:date="2026-10-07T21:23:00Z" w16du:dateUtc="2026-10-07T16:23:00Z"/>
          <w:rFonts w:ascii="Times New Roman" w:eastAsia="Times New Roman" w:hAnsi="Times New Roman" w:cs="Times New Roman"/>
          <w:b/>
          <w:bCs/>
          <w:sz w:val="36"/>
          <w:szCs w:val="36"/>
          <w:u w:val="single"/>
        </w:rPr>
      </w:pPr>
    </w:p>
    <w:p w14:paraId="76A8E4B8" w14:textId="33F03A11" w:rsidR="005D1215" w:rsidRDefault="0078745F" w:rsidP="1A775A4C">
      <w:pPr>
        <w:spacing w:before="100" w:beforeAutospacing="1" w:after="100" w:afterAutospacing="1" w:line="240" w:lineRule="auto"/>
        <w:ind w:left="720"/>
        <w:rPr>
          <w:ins w:id="5048" w:author="SHAHZAIB KHAN" w:date="2026-10-07T21:48:00Z" w16du:dateUtc="2026-10-07T16:48:00Z"/>
          <w:rFonts w:ascii="Times New Roman" w:eastAsia="Times New Roman" w:hAnsi="Times New Roman" w:cs="Times New Roman"/>
          <w:b/>
          <w:bCs/>
          <w:sz w:val="36"/>
          <w:szCs w:val="36"/>
          <w:u w:val="single"/>
        </w:rPr>
      </w:pPr>
      <w:ins w:id="5049" w:author="SHAHZAIB KHAN" w:date="2026-10-07T21:34:00Z" w16du:dateUtc="2026-10-07T16:34:00Z">
        <w:r>
          <w:rPr>
            <w:rFonts w:ascii="Times New Roman" w:eastAsia="Times New Roman" w:hAnsi="Times New Roman" w:cs="Times New Roman"/>
            <w:b/>
            <w:bCs/>
            <w:sz w:val="36"/>
            <w:szCs w:val="36"/>
            <w:u w:val="single"/>
          </w:rPr>
          <w:t>Use ca</w:t>
        </w:r>
      </w:ins>
      <w:ins w:id="5050" w:author="SHAHZAIB KHAN" w:date="2026-10-07T21:35:00Z" w16du:dateUtc="2026-10-07T16:35:00Z">
        <w:r>
          <w:rPr>
            <w:rFonts w:ascii="Times New Roman" w:eastAsia="Times New Roman" w:hAnsi="Times New Roman" w:cs="Times New Roman"/>
            <w:b/>
            <w:bCs/>
            <w:sz w:val="36"/>
            <w:szCs w:val="36"/>
            <w:u w:val="single"/>
          </w:rPr>
          <w:t xml:space="preserve">se </w:t>
        </w:r>
      </w:ins>
    </w:p>
    <w:p w14:paraId="4E947BD1" w14:textId="77777777" w:rsidR="000F180E" w:rsidRDefault="000F180E" w:rsidP="1A775A4C">
      <w:pPr>
        <w:spacing w:before="100" w:beforeAutospacing="1" w:after="100" w:afterAutospacing="1" w:line="240" w:lineRule="auto"/>
        <w:ind w:left="720"/>
        <w:rPr>
          <w:ins w:id="5051" w:author="SHAHZAIB KHAN" w:date="2026-10-07T21:35:00Z" w16du:dateUtc="2026-10-07T16:35:00Z"/>
          <w:rFonts w:ascii="Times New Roman" w:eastAsia="Times New Roman" w:hAnsi="Times New Roman" w:cs="Times New Roman"/>
          <w:b/>
          <w:bCs/>
          <w:sz w:val="36"/>
          <w:szCs w:val="36"/>
          <w:u w:val="single"/>
        </w:rPr>
      </w:pPr>
    </w:p>
    <w:p w14:paraId="03556787" w14:textId="7B1B2D1E" w:rsidR="0078745F" w:rsidRDefault="000F180E" w:rsidP="1A775A4C">
      <w:pPr>
        <w:spacing w:before="100" w:beforeAutospacing="1" w:after="100" w:afterAutospacing="1" w:line="240" w:lineRule="auto"/>
        <w:ind w:left="720"/>
        <w:rPr>
          <w:ins w:id="5052" w:author="SHAHZAIB KHAN" w:date="2026-10-07T21:23:00Z" w16du:dateUtc="2026-10-07T16:23:00Z"/>
          <w:rFonts w:ascii="Times New Roman" w:eastAsia="Times New Roman" w:hAnsi="Times New Roman" w:cs="Times New Roman"/>
          <w:b/>
          <w:bCs/>
          <w:sz w:val="36"/>
          <w:szCs w:val="36"/>
          <w:u w:val="single"/>
        </w:rPr>
      </w:pPr>
      <w:ins w:id="5053" w:author="SHAHZAIB KHAN" w:date="2026-10-07T21:47:00Z" w16du:dateUtc="2026-10-07T16:47:00Z">
        <w:r>
          <w:rPr>
            <w:rFonts w:ascii="Times New Roman" w:eastAsia="Times New Roman" w:hAnsi="Times New Roman" w:cs="Times New Roman"/>
            <w:b/>
            <w:bCs/>
            <w:noProof/>
            <w:sz w:val="36"/>
            <w:szCs w:val="36"/>
            <w:u w:val="single"/>
          </w:rPr>
          <w:drawing>
            <wp:inline distT="0" distB="0" distL="0" distR="0" wp14:anchorId="5C9ECB70" wp14:editId="224B0462">
              <wp:extent cx="5943600" cy="2574290"/>
              <wp:effectExtent l="0" t="0" r="9525" b="9525"/>
              <wp:docPr id="1920973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73089" name="Picture 1920973089"/>
                      <pic:cNvPicPr/>
                    </pic:nvPicPr>
                    <pic:blipFill>
                      <a:blip r:embed="rId17">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ins>
    </w:p>
    <w:p w14:paraId="6879C3A3" w14:textId="77777777" w:rsidR="005D1215" w:rsidRDefault="005D1215" w:rsidP="1A775A4C">
      <w:pPr>
        <w:spacing w:before="100" w:beforeAutospacing="1" w:after="100" w:afterAutospacing="1" w:line="240" w:lineRule="auto"/>
        <w:ind w:left="720"/>
        <w:rPr>
          <w:ins w:id="5054" w:author="SHAHZAIB KHAN" w:date="2026-10-07T21:23:00Z" w16du:dateUtc="2026-10-07T16:23:00Z"/>
          <w:rFonts w:ascii="Times New Roman" w:eastAsia="Times New Roman" w:hAnsi="Times New Roman" w:cs="Times New Roman"/>
          <w:b/>
          <w:bCs/>
          <w:sz w:val="36"/>
          <w:szCs w:val="36"/>
          <w:u w:val="single"/>
        </w:rPr>
      </w:pPr>
    </w:p>
    <w:p w14:paraId="2C0882B7" w14:textId="77777777" w:rsidR="005D1215" w:rsidRDefault="005D1215" w:rsidP="1A775A4C">
      <w:pPr>
        <w:spacing w:before="100" w:beforeAutospacing="1" w:after="100" w:afterAutospacing="1" w:line="240" w:lineRule="auto"/>
        <w:ind w:left="720"/>
        <w:rPr>
          <w:ins w:id="5055" w:author="SHAHZAIB KHAN" w:date="2026-10-07T21:24:00Z" w16du:dateUtc="2026-10-07T16:24:00Z"/>
          <w:rFonts w:ascii="Times New Roman" w:eastAsia="Times New Roman" w:hAnsi="Times New Roman" w:cs="Times New Roman"/>
          <w:b/>
          <w:bCs/>
          <w:sz w:val="36"/>
          <w:szCs w:val="36"/>
          <w:u w:val="single"/>
        </w:rPr>
      </w:pPr>
    </w:p>
    <w:p w14:paraId="59A20680" w14:textId="77777777" w:rsidR="005D1215" w:rsidRDefault="005D1215" w:rsidP="1A775A4C">
      <w:pPr>
        <w:spacing w:before="100" w:beforeAutospacing="1" w:after="100" w:afterAutospacing="1" w:line="240" w:lineRule="auto"/>
        <w:ind w:left="720"/>
        <w:rPr>
          <w:ins w:id="5056" w:author="SHAHZAIB KHAN" w:date="2026-10-07T21:24:00Z" w16du:dateUtc="2026-10-07T16:24:00Z"/>
          <w:rFonts w:ascii="Times New Roman" w:eastAsia="Times New Roman" w:hAnsi="Times New Roman" w:cs="Times New Roman"/>
          <w:b/>
          <w:bCs/>
          <w:sz w:val="36"/>
          <w:szCs w:val="36"/>
          <w:u w:val="single"/>
        </w:rPr>
      </w:pPr>
    </w:p>
    <w:p w14:paraId="7F9CC73E" w14:textId="77777777" w:rsidR="005D1215" w:rsidRDefault="005D1215" w:rsidP="1A775A4C">
      <w:pPr>
        <w:spacing w:before="100" w:beforeAutospacing="1" w:after="100" w:afterAutospacing="1" w:line="240" w:lineRule="auto"/>
        <w:ind w:left="720"/>
        <w:rPr>
          <w:ins w:id="5057" w:author="SHAHZAIB KHAN" w:date="2026-10-07T21:24:00Z" w16du:dateUtc="2026-10-07T16:24:00Z"/>
          <w:rFonts w:ascii="Times New Roman" w:eastAsia="Times New Roman" w:hAnsi="Times New Roman" w:cs="Times New Roman"/>
          <w:b/>
          <w:bCs/>
          <w:sz w:val="36"/>
          <w:szCs w:val="36"/>
          <w:u w:val="single"/>
        </w:rPr>
      </w:pPr>
    </w:p>
    <w:p w14:paraId="256277B6" w14:textId="77777777" w:rsidR="005D1215" w:rsidRDefault="005D1215" w:rsidP="1A775A4C">
      <w:pPr>
        <w:spacing w:before="100" w:beforeAutospacing="1" w:after="100" w:afterAutospacing="1" w:line="240" w:lineRule="auto"/>
        <w:ind w:left="720"/>
        <w:rPr>
          <w:ins w:id="5058" w:author="SHAHZAIB KHAN" w:date="2026-10-07T21:24:00Z" w16du:dateUtc="2026-10-07T16:24:00Z"/>
          <w:rFonts w:ascii="Times New Roman" w:eastAsia="Times New Roman" w:hAnsi="Times New Roman" w:cs="Times New Roman"/>
          <w:b/>
          <w:bCs/>
          <w:sz w:val="36"/>
          <w:szCs w:val="36"/>
          <w:u w:val="single"/>
        </w:rPr>
      </w:pPr>
    </w:p>
    <w:p w14:paraId="0D2C93C9" w14:textId="77777777" w:rsidR="005D1215" w:rsidRDefault="005D1215" w:rsidP="1A775A4C">
      <w:pPr>
        <w:spacing w:before="100" w:beforeAutospacing="1" w:after="100" w:afterAutospacing="1" w:line="240" w:lineRule="auto"/>
        <w:ind w:left="720"/>
        <w:rPr>
          <w:ins w:id="5059" w:author="SHAHZAIB KHAN" w:date="2026-10-07T21:24:00Z" w16du:dateUtc="2026-10-07T16:24:00Z"/>
          <w:rFonts w:ascii="Times New Roman" w:eastAsia="Times New Roman" w:hAnsi="Times New Roman" w:cs="Times New Roman"/>
          <w:b/>
          <w:bCs/>
          <w:sz w:val="36"/>
          <w:szCs w:val="36"/>
          <w:u w:val="single"/>
        </w:rPr>
      </w:pPr>
    </w:p>
    <w:p w14:paraId="153AA61E" w14:textId="77777777" w:rsidR="005D1215" w:rsidRDefault="005D1215" w:rsidP="1A775A4C">
      <w:pPr>
        <w:spacing w:before="100" w:beforeAutospacing="1" w:after="100" w:afterAutospacing="1" w:line="240" w:lineRule="auto"/>
        <w:ind w:left="720"/>
        <w:rPr>
          <w:ins w:id="5060" w:author="SHAHZAIB KHAN" w:date="2026-10-07T21:34:00Z" w16du:dateUtc="2026-10-07T16:34:00Z"/>
          <w:rFonts w:ascii="Times New Roman" w:eastAsia="Times New Roman" w:hAnsi="Times New Roman" w:cs="Times New Roman"/>
          <w:b/>
          <w:bCs/>
          <w:sz w:val="36"/>
          <w:szCs w:val="36"/>
          <w:u w:val="single"/>
        </w:rPr>
      </w:pPr>
    </w:p>
    <w:p w14:paraId="346CBFB3" w14:textId="77777777" w:rsidR="0078745F" w:rsidRDefault="0078745F" w:rsidP="1A775A4C">
      <w:pPr>
        <w:spacing w:before="100" w:beforeAutospacing="1" w:after="100" w:afterAutospacing="1" w:line="240" w:lineRule="auto"/>
        <w:ind w:left="720"/>
        <w:rPr>
          <w:ins w:id="5061" w:author="SHAHZAIB KHAN" w:date="2026-10-07T21:34:00Z" w16du:dateUtc="2026-10-07T16:34:00Z"/>
          <w:rFonts w:ascii="Times New Roman" w:eastAsia="Times New Roman" w:hAnsi="Times New Roman" w:cs="Times New Roman"/>
          <w:b/>
          <w:bCs/>
          <w:sz w:val="36"/>
          <w:szCs w:val="36"/>
          <w:u w:val="single"/>
        </w:rPr>
      </w:pPr>
    </w:p>
    <w:p w14:paraId="56EA5A5C" w14:textId="77777777" w:rsidR="0078745F" w:rsidRDefault="0078745F" w:rsidP="1A775A4C">
      <w:pPr>
        <w:spacing w:before="100" w:beforeAutospacing="1" w:after="100" w:afterAutospacing="1" w:line="240" w:lineRule="auto"/>
        <w:ind w:left="720"/>
        <w:rPr>
          <w:ins w:id="5062" w:author="SHAHZAIB KHAN" w:date="2026-10-07T21:34:00Z" w16du:dateUtc="2026-10-07T16:34:00Z"/>
          <w:rFonts w:ascii="Times New Roman" w:eastAsia="Times New Roman" w:hAnsi="Times New Roman" w:cs="Times New Roman"/>
          <w:b/>
          <w:bCs/>
          <w:sz w:val="36"/>
          <w:szCs w:val="36"/>
          <w:u w:val="single"/>
        </w:rPr>
      </w:pPr>
    </w:p>
    <w:p w14:paraId="6CA1097E" w14:textId="77777777" w:rsidR="0078745F" w:rsidRDefault="0078745F" w:rsidP="1A775A4C">
      <w:pPr>
        <w:spacing w:before="100" w:beforeAutospacing="1" w:after="100" w:afterAutospacing="1" w:line="240" w:lineRule="auto"/>
        <w:ind w:left="720"/>
        <w:rPr>
          <w:ins w:id="5063" w:author="SHAHZAIB KHAN" w:date="2026-10-07T21:34:00Z" w16du:dateUtc="2026-10-07T16:34:00Z"/>
          <w:rFonts w:ascii="Times New Roman" w:eastAsia="Times New Roman" w:hAnsi="Times New Roman" w:cs="Times New Roman"/>
          <w:b/>
          <w:bCs/>
          <w:sz w:val="36"/>
          <w:szCs w:val="36"/>
          <w:u w:val="single"/>
        </w:rPr>
      </w:pPr>
    </w:p>
    <w:p w14:paraId="56C48FBF" w14:textId="77777777" w:rsidR="0078745F" w:rsidRDefault="0078745F" w:rsidP="1A775A4C">
      <w:pPr>
        <w:spacing w:before="100" w:beforeAutospacing="1" w:after="100" w:afterAutospacing="1" w:line="240" w:lineRule="auto"/>
        <w:ind w:left="720"/>
        <w:rPr>
          <w:ins w:id="5064" w:author="SHAHZAIB KHAN" w:date="2026-10-07T21:34:00Z" w16du:dateUtc="2026-10-07T16:34:00Z"/>
          <w:rFonts w:ascii="Times New Roman" w:eastAsia="Times New Roman" w:hAnsi="Times New Roman" w:cs="Times New Roman"/>
          <w:b/>
          <w:bCs/>
          <w:sz w:val="36"/>
          <w:szCs w:val="36"/>
          <w:u w:val="single"/>
        </w:rPr>
      </w:pPr>
    </w:p>
    <w:p w14:paraId="6845AA3F" w14:textId="77777777" w:rsidR="0078745F" w:rsidRDefault="0078745F" w:rsidP="1A775A4C">
      <w:pPr>
        <w:spacing w:before="100" w:beforeAutospacing="1" w:after="100" w:afterAutospacing="1" w:line="240" w:lineRule="auto"/>
        <w:ind w:left="720"/>
        <w:rPr>
          <w:ins w:id="5065" w:author="SHAHZAIB KHAN" w:date="2026-10-07T21:34:00Z" w16du:dateUtc="2026-10-07T16:34:00Z"/>
          <w:rFonts w:ascii="Times New Roman" w:eastAsia="Times New Roman" w:hAnsi="Times New Roman" w:cs="Times New Roman"/>
          <w:b/>
          <w:bCs/>
          <w:sz w:val="36"/>
          <w:szCs w:val="36"/>
          <w:u w:val="single"/>
        </w:rPr>
      </w:pPr>
    </w:p>
    <w:p w14:paraId="34595C13" w14:textId="77777777" w:rsidR="0078745F" w:rsidRDefault="0078745F" w:rsidP="1A775A4C">
      <w:pPr>
        <w:spacing w:before="100" w:beforeAutospacing="1" w:after="100" w:afterAutospacing="1" w:line="240" w:lineRule="auto"/>
        <w:ind w:left="720"/>
        <w:rPr>
          <w:ins w:id="5066" w:author="SHAHZAIB KHAN" w:date="2026-10-07T21:24:00Z" w16du:dateUtc="2026-10-07T16:24:00Z"/>
          <w:rFonts w:ascii="Times New Roman" w:eastAsia="Times New Roman" w:hAnsi="Times New Roman" w:cs="Times New Roman"/>
          <w:b/>
          <w:bCs/>
          <w:sz w:val="36"/>
          <w:szCs w:val="36"/>
          <w:u w:val="single"/>
        </w:rPr>
      </w:pPr>
    </w:p>
    <w:p w14:paraId="02165564" w14:textId="77777777" w:rsidR="005D1215" w:rsidRPr="00BF2BCA"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Change w:id="5067" w:author="SHAHZAIB KHAN" w:date="2026-10-07T19:14:00Z" w16du:dateUtc="2026-10-07T14:14:00Z">
            <w:rPr>
              <w:rFonts w:ascii="Times New Roman" w:eastAsia="Times New Roman" w:hAnsi="Times New Roman" w:cs="Times New Roman"/>
              <w:b/>
              <w:bCs/>
              <w:sz w:val="36"/>
              <w:szCs w:val="36"/>
            </w:rPr>
          </w:rPrChange>
        </w:rPr>
      </w:pPr>
    </w:p>
    <w:p w14:paraId="7CE2146A" w14:textId="574A5A93" w:rsidR="00A408CF" w:rsidRPr="00BF2BCA" w:rsidDel="00CF34AE" w:rsidRDefault="117E0785" w:rsidP="1A775A4C">
      <w:pPr>
        <w:pStyle w:val="Heading1"/>
        <w:rPr>
          <w:del w:id="5068" w:author="SHAHZAIB KHAN" w:date="2026-10-07T20:33:00Z" w16du:dateUtc="2026-10-07T15:33:00Z"/>
          <w:u w:val="single"/>
          <w:rPrChange w:id="5069" w:author="SHAHZAIB KHAN" w:date="2026-10-07T19:14:00Z" w16du:dateUtc="2026-10-07T14:14:00Z">
            <w:rPr>
              <w:del w:id="5070" w:author="SHAHZAIB KHAN" w:date="2026-10-07T20:33:00Z" w16du:dateUtc="2026-10-07T15:33:00Z"/>
            </w:rPr>
          </w:rPrChange>
        </w:rPr>
      </w:pPr>
      <w:bookmarkStart w:id="5071" w:name="_Toc193890210"/>
      <w:del w:id="5072" w:author="SHAHZAIB KHAN" w:date="2026-10-07T21:48:00Z" w16du:dateUtc="2026-10-07T16:48:00Z">
        <w:r w:rsidRPr="00BF2BCA" w:rsidDel="000F180E">
          <w:rPr>
            <w:u w:val="single"/>
            <w:rPrChange w:id="5073" w:author="SHAHZAIB KHAN" w:date="2026-10-07T19:14:00Z" w16du:dateUtc="2026-10-07T14:14:00Z">
              <w:rPr/>
            </w:rPrChange>
          </w:rPr>
          <w:delText>System Sequence Diagram</w:delText>
        </w:r>
      </w:del>
      <w:bookmarkEnd w:id="5071"/>
    </w:p>
    <w:p w14:paraId="05CFE034" w14:textId="11006A97" w:rsidR="00BE0C1A" w:rsidRPr="00BF2BCA" w:rsidDel="00CF34AE" w:rsidRDefault="00BE0C1A">
      <w:pPr>
        <w:pStyle w:val="Heading1"/>
        <w:rPr>
          <w:del w:id="5074" w:author="SHAHZAIB KHAN" w:date="2026-10-07T20:33:00Z" w16du:dateUtc="2026-10-07T15:33:00Z"/>
          <w:rPrChange w:id="5075" w:author="SHAHZAIB KHAN" w:date="2026-10-07T19:14:00Z" w16du:dateUtc="2026-10-07T14:14:00Z">
            <w:rPr>
              <w:del w:id="5076" w:author="SHAHZAIB KHAN" w:date="2026-10-07T20:33:00Z" w16du:dateUtc="2026-10-07T15:33:00Z"/>
              <w:rFonts w:ascii="Times New Roman" w:hAnsi="Times New Roman" w:cs="Times New Roman"/>
              <w:b/>
              <w:bCs/>
              <w:sz w:val="32"/>
              <w:szCs w:val="32"/>
            </w:rPr>
          </w:rPrChange>
        </w:rPr>
        <w:pPrChange w:id="5077" w:author="SHAHZAIB KHAN" w:date="2026-10-07T20:33:00Z" w16du:dateUtc="2026-10-07T15:33:00Z">
          <w:pPr/>
        </w:pPrChange>
      </w:pPr>
    </w:p>
    <w:p w14:paraId="1FF934A7" w14:textId="72EB08FA" w:rsidR="00BE0C1A" w:rsidRPr="00BF2BCA" w:rsidDel="00CF34AE" w:rsidRDefault="117E0785" w:rsidP="1A775A4C">
      <w:pPr>
        <w:pStyle w:val="Heading2"/>
        <w:rPr>
          <w:del w:id="5078" w:author="SHAHZAIB KHAN" w:date="2026-10-07T20:33:00Z" w16du:dateUtc="2026-10-07T15:33:00Z"/>
          <w:u w:val="single"/>
          <w:rPrChange w:id="5079" w:author="SHAHZAIB KHAN" w:date="2026-10-07T19:14:00Z" w16du:dateUtc="2026-10-07T14:14:00Z">
            <w:rPr>
              <w:del w:id="5080" w:author="SHAHZAIB KHAN" w:date="2026-10-07T20:33:00Z" w16du:dateUtc="2026-10-07T15:33:00Z"/>
            </w:rPr>
          </w:rPrChange>
        </w:rPr>
      </w:pPr>
      <w:bookmarkStart w:id="5081" w:name="_Toc193890211"/>
      <w:del w:id="5082" w:author="SHAHZAIB KHAN" w:date="2026-10-07T20:33:00Z" w16du:dateUtc="2026-10-07T15:33:00Z">
        <w:r w:rsidRPr="00BF2BCA" w:rsidDel="00CF34AE">
          <w:rPr>
            <w:u w:val="single"/>
            <w:rPrChange w:id="5083" w:author="SHAHZAIB KHAN" w:date="2026-10-07T19:14:00Z" w16du:dateUtc="2026-10-07T14:14:00Z">
              <w:rPr/>
            </w:rPrChange>
          </w:rPr>
          <w:delText>UC 01:Offer projects and assign Supervisor</w:delText>
        </w:r>
        <w:bookmarkEnd w:id="5081"/>
      </w:del>
    </w:p>
    <w:p w14:paraId="607C549B" w14:textId="0A358975" w:rsidR="00BE0C1A" w:rsidRPr="00BF2BCA" w:rsidRDefault="117E0785">
      <w:pPr>
        <w:pStyle w:val="Heading2"/>
        <w:rPr>
          <w:rFonts w:ascii="Times New Roman" w:hAnsi="Times New Roman" w:cs="Times New Roman"/>
          <w:rPrChange w:id="5084" w:author="SHAHZAIB KHAN" w:date="2026-10-07T19:14:00Z" w16du:dateUtc="2026-10-07T14:14:00Z">
            <w:rPr>
              <w:rFonts w:ascii="Times New Roman" w:hAnsi="Times New Roman" w:cs="Times New Roman"/>
              <w:b/>
              <w:bCs/>
              <w:sz w:val="32"/>
              <w:szCs w:val="32"/>
            </w:rPr>
          </w:rPrChange>
        </w:rPr>
        <w:pPrChange w:id="5085" w:author="SHAHZAIB KHAN" w:date="2026-10-07T20:33:00Z" w16du:dateUtc="2026-10-07T15:33:00Z">
          <w:pPr>
            <w:ind w:left="1440"/>
          </w:pPr>
        </w:pPrChange>
      </w:pPr>
      <w:del w:id="5086" w:author="SHAHZAIB KHAN" w:date="2026-10-07T20:33:00Z" w16du:dateUtc="2026-10-07T15:33:00Z">
        <w:r w:rsidRPr="00CF34AE" w:rsidDel="00CF34AE">
          <w:rPr>
            <w:noProof/>
          </w:rPr>
          <w:drawing>
            <wp:inline distT="0" distB="0" distL="0" distR="0" wp14:anchorId="7E82D64B" wp14:editId="37B1ED7B">
              <wp:extent cx="172844" cy="152400"/>
              <wp:effectExtent l="0" t="0" r="0" b="0"/>
              <wp:docPr id="149242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1869" name="Picture 1492421869"/>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74488" cy="153850"/>
                      </a:xfrm>
                      <a:prstGeom prst="rect">
                        <a:avLst/>
                      </a:prstGeom>
                    </pic:spPr>
                  </pic:pic>
                </a:graphicData>
              </a:graphic>
            </wp:inline>
          </w:drawing>
        </w:r>
      </w:del>
    </w:p>
    <w:p w14:paraId="51706BDE" w14:textId="77777777" w:rsidR="00BE0C1A" w:rsidRPr="00BF2BCA" w:rsidRDefault="00BE0C1A" w:rsidP="00BE0C1A">
      <w:pPr>
        <w:ind w:left="1440"/>
        <w:rPr>
          <w:rFonts w:ascii="Times New Roman" w:hAnsi="Times New Roman" w:cs="Times New Roman"/>
          <w:b/>
          <w:bCs/>
          <w:sz w:val="32"/>
          <w:szCs w:val="32"/>
          <w:u w:val="single"/>
          <w:rPrChange w:id="5087" w:author="SHAHZAIB KHAN" w:date="2026-10-07T19:14:00Z" w16du:dateUtc="2026-10-07T14:14:00Z">
            <w:rPr>
              <w:rFonts w:ascii="Times New Roman" w:hAnsi="Times New Roman" w:cs="Times New Roman"/>
              <w:b/>
              <w:bCs/>
              <w:sz w:val="32"/>
              <w:szCs w:val="32"/>
            </w:rPr>
          </w:rPrChange>
        </w:rPr>
      </w:pPr>
    </w:p>
    <w:p w14:paraId="1BC861C4" w14:textId="5FBBCDE4" w:rsidR="00BE0C1A" w:rsidRPr="00BF2BCA" w:rsidRDefault="117E0785" w:rsidP="1A775A4C">
      <w:pPr>
        <w:pStyle w:val="Heading2"/>
        <w:rPr>
          <w:u w:val="single"/>
          <w:rPrChange w:id="5088" w:author="SHAHZAIB KHAN" w:date="2026-10-07T19:14:00Z" w16du:dateUtc="2026-10-07T14:14:00Z">
            <w:rPr/>
          </w:rPrChange>
        </w:rPr>
      </w:pPr>
      <w:bookmarkStart w:id="5089" w:name="_Toc193890212"/>
      <w:del w:id="5090" w:author="SHAHZAIB KHAN" w:date="2026-10-07T20:37:00Z" w16du:dateUtc="2026-10-07T15:37:00Z">
        <w:r w:rsidRPr="00BF2BCA" w:rsidDel="00CF34AE">
          <w:rPr>
            <w:u w:val="single"/>
            <w:rPrChange w:id="5091" w:author="SHAHZAIB KHAN" w:date="2026-10-07T19:14:00Z" w16du:dateUtc="2026-10-07T14:14:00Z">
              <w:rPr/>
            </w:rPrChange>
          </w:rPr>
          <w:delText>UC 02: Project Registration</w:delText>
        </w:r>
      </w:del>
      <w:bookmarkEnd w:id="5089"/>
    </w:p>
    <w:p w14:paraId="000473FB" w14:textId="6548617A" w:rsidR="00BE0C1A" w:rsidRPr="00BF2BCA" w:rsidRDefault="117E0785" w:rsidP="00BE0C1A">
      <w:pPr>
        <w:jc w:val="center"/>
        <w:rPr>
          <w:rFonts w:ascii="Times New Roman" w:hAnsi="Times New Roman" w:cs="Times New Roman"/>
          <w:b/>
          <w:bCs/>
          <w:sz w:val="32"/>
          <w:szCs w:val="32"/>
          <w:u w:val="single"/>
          <w:rPrChange w:id="5092" w:author="SHAHZAIB KHAN" w:date="2026-10-07T19:14:00Z" w16du:dateUtc="2026-10-07T14:14:00Z">
            <w:rPr>
              <w:rFonts w:ascii="Times New Roman" w:hAnsi="Times New Roman" w:cs="Times New Roman"/>
              <w:b/>
              <w:bCs/>
              <w:sz w:val="32"/>
              <w:szCs w:val="32"/>
            </w:rPr>
          </w:rPrChange>
        </w:rPr>
      </w:pPr>
      <w:del w:id="5093" w:author="SHAHZAIB KHAN" w:date="2026-10-07T20:33:00Z" w16du:dateUtc="2026-10-07T15:33:00Z">
        <w:r w:rsidRPr="00BF2BCA" w:rsidDel="00CF34AE">
          <w:rPr>
            <w:noProof/>
            <w:u w:val="single"/>
            <w:rPrChange w:id="5094" w:author="SHAHZAIB KHAN" w:date="2026-10-07T19:14:00Z" w16du:dateUtc="2026-10-07T14:14:00Z">
              <w:rPr>
                <w:noProof/>
              </w:rPr>
            </w:rPrChange>
          </w:rPr>
          <w:drawing>
            <wp:inline distT="0" distB="0" distL="0" distR="0" wp14:anchorId="338932BC" wp14:editId="310C15ED">
              <wp:extent cx="440916" cy="366395"/>
              <wp:effectExtent l="0" t="0" r="0" b="0"/>
              <wp:docPr id="411662106"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62106" name="Picture 2" descr="A diagram of a projec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flipV="1">
                        <a:off x="0" y="0"/>
                        <a:ext cx="460807" cy="382924"/>
                      </a:xfrm>
                      <a:prstGeom prst="rect">
                        <a:avLst/>
                      </a:prstGeom>
                    </pic:spPr>
                  </pic:pic>
                </a:graphicData>
              </a:graphic>
            </wp:inline>
          </w:drawing>
        </w:r>
      </w:del>
    </w:p>
    <w:p w14:paraId="4D852D1F" w14:textId="77777777" w:rsidR="00BE0C1A" w:rsidRPr="00BF2BCA" w:rsidRDefault="00BE0C1A" w:rsidP="1A775A4C">
      <w:pPr>
        <w:pStyle w:val="Heading2"/>
        <w:rPr>
          <w:u w:val="single"/>
          <w:rPrChange w:id="5095" w:author="SHAHZAIB KHAN" w:date="2026-10-07T19:14:00Z" w16du:dateUtc="2026-10-07T14:14:00Z">
            <w:rPr/>
          </w:rPrChange>
        </w:rPr>
      </w:pPr>
    </w:p>
    <w:p w14:paraId="03B3400E" w14:textId="3307B0F5" w:rsidR="00BE0C1A" w:rsidRPr="00BF2BCA" w:rsidDel="00CF34AE" w:rsidRDefault="117E0785" w:rsidP="1A775A4C">
      <w:pPr>
        <w:pStyle w:val="Heading2"/>
        <w:rPr>
          <w:del w:id="5096" w:author="SHAHZAIB KHAN" w:date="2026-10-07T20:33:00Z" w16du:dateUtc="2026-10-07T15:33:00Z"/>
          <w:u w:val="single"/>
          <w:rPrChange w:id="5097" w:author="SHAHZAIB KHAN" w:date="2026-10-07T19:14:00Z" w16du:dateUtc="2026-10-07T14:14:00Z">
            <w:rPr>
              <w:del w:id="5098" w:author="SHAHZAIB KHAN" w:date="2026-10-07T20:33:00Z" w16du:dateUtc="2026-10-07T15:33:00Z"/>
            </w:rPr>
          </w:rPrChange>
        </w:rPr>
      </w:pPr>
      <w:bookmarkStart w:id="5099" w:name="_Toc193890213"/>
      <w:del w:id="5100" w:author="SHAHZAIB KHAN" w:date="2026-10-07T20:33:00Z" w16du:dateUtc="2026-10-07T15:33:00Z">
        <w:r w:rsidRPr="00BF2BCA" w:rsidDel="00CF34AE">
          <w:rPr>
            <w:u w:val="single"/>
            <w:rPrChange w:id="5101" w:author="SHAHZAIB KHAN" w:date="2026-10-07T19:14:00Z" w16du:dateUtc="2026-10-07T14:14:00Z">
              <w:rPr/>
            </w:rPrChange>
          </w:rPr>
          <w:delText>UC 03: Project Approval</w:delText>
        </w:r>
        <w:bookmarkEnd w:id="5099"/>
      </w:del>
    </w:p>
    <w:p w14:paraId="083A5D7C" w14:textId="77777777" w:rsidR="00BE0C1A" w:rsidRPr="00BF2BCA" w:rsidRDefault="00BE0C1A" w:rsidP="00BE0C1A">
      <w:pPr>
        <w:rPr>
          <w:rFonts w:ascii="Times New Roman" w:hAnsi="Times New Roman" w:cs="Times New Roman"/>
          <w:b/>
          <w:bCs/>
          <w:sz w:val="32"/>
          <w:szCs w:val="32"/>
          <w:u w:val="single"/>
          <w:rPrChange w:id="5102" w:author="SHAHZAIB KHAN" w:date="2026-10-07T19:14:00Z" w16du:dateUtc="2026-10-07T14:14:00Z">
            <w:rPr>
              <w:rFonts w:ascii="Times New Roman" w:hAnsi="Times New Roman" w:cs="Times New Roman"/>
              <w:b/>
              <w:bCs/>
              <w:sz w:val="32"/>
              <w:szCs w:val="32"/>
            </w:rPr>
          </w:rPrChange>
        </w:rPr>
      </w:pPr>
    </w:p>
    <w:p w14:paraId="079DD6ED" w14:textId="413A45CC" w:rsidR="00BE0C1A" w:rsidRPr="00BF2BCA" w:rsidRDefault="117E0785" w:rsidP="1A775A4C">
      <w:pPr>
        <w:jc w:val="center"/>
        <w:rPr>
          <w:rFonts w:ascii="Times New Roman" w:hAnsi="Times New Roman" w:cs="Times New Roman"/>
          <w:b/>
          <w:bCs/>
          <w:sz w:val="32"/>
          <w:szCs w:val="32"/>
          <w:u w:val="single"/>
          <w:rPrChange w:id="5103" w:author="SHAHZAIB KHAN" w:date="2026-10-07T19:14:00Z" w16du:dateUtc="2026-10-07T14:14:00Z">
            <w:rPr>
              <w:rFonts w:ascii="Times New Roman" w:hAnsi="Times New Roman" w:cs="Times New Roman"/>
              <w:b/>
              <w:bCs/>
              <w:sz w:val="32"/>
              <w:szCs w:val="32"/>
            </w:rPr>
          </w:rPrChange>
        </w:rPr>
      </w:pPr>
      <w:del w:id="5104" w:author="SHAHZAIB KHAN" w:date="2026-10-07T20:34:00Z" w16du:dateUtc="2026-10-07T15:34:00Z">
        <w:r w:rsidRPr="00BF2BCA" w:rsidDel="00CF34AE">
          <w:rPr>
            <w:noProof/>
            <w:u w:val="single"/>
            <w:rPrChange w:id="5105" w:author="SHAHZAIB KHAN" w:date="2026-10-07T19:14:00Z" w16du:dateUtc="2026-10-07T14:14:00Z">
              <w:rPr>
                <w:noProof/>
              </w:rPr>
            </w:rPrChange>
          </w:rPr>
          <w:drawing>
            <wp:inline distT="0" distB="0" distL="0" distR="0" wp14:anchorId="5467D09C" wp14:editId="4D28CB4D">
              <wp:extent cx="219075" cy="128536"/>
              <wp:effectExtent l="0" t="0" r="0" b="5080"/>
              <wp:docPr id="1256406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6594" name="Picture 12564065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3687" cy="131242"/>
                      </a:xfrm>
                      <a:prstGeom prst="rect">
                        <a:avLst/>
                      </a:prstGeom>
                    </pic:spPr>
                  </pic:pic>
                </a:graphicData>
              </a:graphic>
            </wp:inline>
          </w:drawing>
        </w:r>
      </w:del>
    </w:p>
    <w:p w14:paraId="6EA77756" w14:textId="06A510E4" w:rsidR="00BE0C1A" w:rsidRPr="00BF2BCA" w:rsidDel="00CF34AE" w:rsidRDefault="00BE0C1A" w:rsidP="1A775A4C">
      <w:pPr>
        <w:jc w:val="center"/>
        <w:rPr>
          <w:del w:id="5106" w:author="SHAHZAIB KHAN" w:date="2026-10-07T20:34:00Z" w16du:dateUtc="2026-10-07T15:34:00Z"/>
          <w:rFonts w:ascii="Times New Roman" w:hAnsi="Times New Roman" w:cs="Times New Roman"/>
          <w:b/>
          <w:bCs/>
          <w:sz w:val="32"/>
          <w:szCs w:val="32"/>
          <w:u w:val="single"/>
          <w:rPrChange w:id="5107" w:author="SHAHZAIB KHAN" w:date="2026-10-07T19:14:00Z" w16du:dateUtc="2026-10-07T14:14:00Z">
            <w:rPr>
              <w:del w:id="5108" w:author="SHAHZAIB KHAN" w:date="2026-10-07T20:34:00Z" w16du:dateUtc="2026-10-07T15:34:00Z"/>
              <w:rFonts w:ascii="Times New Roman" w:hAnsi="Times New Roman" w:cs="Times New Roman"/>
              <w:b/>
              <w:bCs/>
              <w:sz w:val="32"/>
              <w:szCs w:val="32"/>
            </w:rPr>
          </w:rPrChange>
        </w:rPr>
      </w:pPr>
    </w:p>
    <w:p w14:paraId="5F425CA9" w14:textId="45D24C99" w:rsidR="00BE0C1A" w:rsidRPr="00BF2BCA" w:rsidDel="00CF34AE" w:rsidRDefault="117E0785" w:rsidP="1A775A4C">
      <w:pPr>
        <w:pStyle w:val="Heading2"/>
        <w:rPr>
          <w:del w:id="5109" w:author="SHAHZAIB KHAN" w:date="2026-10-07T20:34:00Z" w16du:dateUtc="2026-10-07T15:34:00Z"/>
          <w:u w:val="single"/>
          <w:rPrChange w:id="5110" w:author="SHAHZAIB KHAN" w:date="2026-10-07T19:14:00Z" w16du:dateUtc="2026-10-07T14:14:00Z">
            <w:rPr>
              <w:del w:id="5111" w:author="SHAHZAIB KHAN" w:date="2026-10-07T20:34:00Z" w16du:dateUtc="2026-10-07T15:34:00Z"/>
            </w:rPr>
          </w:rPrChange>
        </w:rPr>
      </w:pPr>
      <w:bookmarkStart w:id="5112" w:name="_Toc193890214"/>
      <w:del w:id="5113" w:author="SHAHZAIB KHAN" w:date="2026-10-07T20:34:00Z" w16du:dateUtc="2026-10-07T15:34:00Z">
        <w:r w:rsidRPr="00BF2BCA" w:rsidDel="00CF34AE">
          <w:rPr>
            <w:u w:val="single"/>
            <w:rPrChange w:id="5114" w:author="SHAHZAIB KHAN" w:date="2026-10-07T19:14:00Z" w16du:dateUtc="2026-10-07T14:14:00Z">
              <w:rPr/>
            </w:rPrChange>
          </w:rPr>
          <w:delText>UC 04: Upload work product</w:delText>
        </w:r>
        <w:bookmarkEnd w:id="5112"/>
      </w:del>
    </w:p>
    <w:p w14:paraId="057D74D8" w14:textId="3CE69BE4" w:rsidR="00BE0C1A" w:rsidRPr="00BF2BCA" w:rsidRDefault="117E0785" w:rsidP="00BE0C1A">
      <w:pPr>
        <w:jc w:val="center"/>
        <w:rPr>
          <w:rFonts w:ascii="Times New Roman" w:hAnsi="Times New Roman" w:cs="Times New Roman"/>
          <w:b/>
          <w:bCs/>
          <w:sz w:val="32"/>
          <w:szCs w:val="32"/>
          <w:u w:val="single"/>
          <w:rPrChange w:id="5115" w:author="SHAHZAIB KHAN" w:date="2026-10-07T19:14:00Z" w16du:dateUtc="2026-10-07T14:14:00Z">
            <w:rPr>
              <w:rFonts w:ascii="Times New Roman" w:hAnsi="Times New Roman" w:cs="Times New Roman"/>
              <w:b/>
              <w:bCs/>
              <w:sz w:val="32"/>
              <w:szCs w:val="32"/>
            </w:rPr>
          </w:rPrChange>
        </w:rPr>
      </w:pPr>
      <w:del w:id="5116" w:author="SHAHZAIB KHAN" w:date="2026-10-07T20:34:00Z" w16du:dateUtc="2026-10-07T15:34:00Z">
        <w:r w:rsidRPr="00BF2BCA" w:rsidDel="00CF34AE">
          <w:rPr>
            <w:noProof/>
            <w:u w:val="single"/>
            <w:rPrChange w:id="5117" w:author="SHAHZAIB KHAN" w:date="2026-10-07T19:14:00Z" w16du:dateUtc="2026-10-07T14:14:00Z">
              <w:rPr>
                <w:noProof/>
              </w:rPr>
            </w:rPrChange>
          </w:rPr>
          <w:drawing>
            <wp:inline distT="0" distB="0" distL="0" distR="0" wp14:anchorId="77486EA8" wp14:editId="6794A91E">
              <wp:extent cx="485775" cy="304924"/>
              <wp:effectExtent l="0" t="0" r="0" b="0"/>
              <wp:docPr id="880025670" name="Picture 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25670" name="Picture 4" descr="A diagram of a projec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495030" cy="310733"/>
                      </a:xfrm>
                      <a:prstGeom prst="rect">
                        <a:avLst/>
                      </a:prstGeom>
                    </pic:spPr>
                  </pic:pic>
                </a:graphicData>
              </a:graphic>
            </wp:inline>
          </w:drawing>
        </w:r>
      </w:del>
    </w:p>
    <w:p w14:paraId="61AA79B8" w14:textId="77777777" w:rsidR="00BE0C1A" w:rsidRPr="00BF2BCA" w:rsidRDefault="00BE0C1A" w:rsidP="00BE0C1A">
      <w:pPr>
        <w:jc w:val="center"/>
        <w:rPr>
          <w:rFonts w:ascii="Times New Roman" w:hAnsi="Times New Roman" w:cs="Times New Roman"/>
          <w:b/>
          <w:bCs/>
          <w:sz w:val="32"/>
          <w:szCs w:val="32"/>
          <w:u w:val="single"/>
          <w:rPrChange w:id="5118" w:author="SHAHZAIB KHAN" w:date="2026-10-07T19:14:00Z" w16du:dateUtc="2026-10-07T14:14:00Z">
            <w:rPr>
              <w:rFonts w:ascii="Times New Roman" w:hAnsi="Times New Roman" w:cs="Times New Roman"/>
              <w:b/>
              <w:bCs/>
              <w:sz w:val="32"/>
              <w:szCs w:val="32"/>
            </w:rPr>
          </w:rPrChange>
        </w:rPr>
      </w:pPr>
    </w:p>
    <w:p w14:paraId="689FED32" w14:textId="749CCAC5" w:rsidR="00BE0C1A" w:rsidRPr="00BF2BCA" w:rsidDel="00CF34AE" w:rsidRDefault="117E0785" w:rsidP="1A775A4C">
      <w:pPr>
        <w:pStyle w:val="Heading2"/>
        <w:rPr>
          <w:del w:id="5119" w:author="SHAHZAIB KHAN" w:date="2026-10-07T20:34:00Z" w16du:dateUtc="2026-10-07T15:34:00Z"/>
          <w:u w:val="single"/>
          <w:rPrChange w:id="5120" w:author="SHAHZAIB KHAN" w:date="2026-10-07T19:14:00Z" w16du:dateUtc="2026-10-07T14:14:00Z">
            <w:rPr>
              <w:del w:id="5121" w:author="SHAHZAIB KHAN" w:date="2026-10-07T20:34:00Z" w16du:dateUtc="2026-10-07T15:34:00Z"/>
            </w:rPr>
          </w:rPrChange>
        </w:rPr>
      </w:pPr>
      <w:bookmarkStart w:id="5122" w:name="_Toc193890215"/>
      <w:del w:id="5123" w:author="SHAHZAIB KHAN" w:date="2026-10-07T20:34:00Z" w16du:dateUtc="2026-10-07T15:34:00Z">
        <w:r w:rsidRPr="00BF2BCA" w:rsidDel="00CF34AE">
          <w:rPr>
            <w:u w:val="single"/>
            <w:rPrChange w:id="5124" w:author="SHAHZAIB KHAN" w:date="2026-10-07T19:14:00Z" w16du:dateUtc="2026-10-07T14:14:00Z">
              <w:rPr/>
            </w:rPrChange>
          </w:rPr>
          <w:delText>UC 05: View work product</w:delText>
        </w:r>
        <w:bookmarkEnd w:id="5122"/>
      </w:del>
    </w:p>
    <w:p w14:paraId="4D521A94" w14:textId="6B6A91A9" w:rsidR="00BE0C1A" w:rsidRPr="00BF2BCA" w:rsidRDefault="117E0785" w:rsidP="00BE0C1A">
      <w:pPr>
        <w:rPr>
          <w:rFonts w:ascii="Times New Roman" w:hAnsi="Times New Roman" w:cs="Times New Roman"/>
          <w:b/>
          <w:bCs/>
          <w:sz w:val="32"/>
          <w:szCs w:val="32"/>
          <w:u w:val="single"/>
          <w:rPrChange w:id="5125" w:author="SHAHZAIB KHAN" w:date="2026-10-07T19:14:00Z" w16du:dateUtc="2026-10-07T14:14:00Z">
            <w:rPr>
              <w:rFonts w:ascii="Times New Roman" w:hAnsi="Times New Roman" w:cs="Times New Roman"/>
              <w:b/>
              <w:bCs/>
              <w:sz w:val="32"/>
              <w:szCs w:val="32"/>
            </w:rPr>
          </w:rPrChange>
        </w:rPr>
      </w:pPr>
      <w:del w:id="5126" w:author="SHAHZAIB KHAN" w:date="2026-10-07T20:34:00Z" w16du:dateUtc="2026-10-07T15:34:00Z">
        <w:r w:rsidRPr="00BF2BCA" w:rsidDel="00CF34AE">
          <w:rPr>
            <w:noProof/>
            <w:u w:val="single"/>
            <w:rPrChange w:id="5127" w:author="SHAHZAIB KHAN" w:date="2026-10-07T19:14:00Z" w16du:dateUtc="2026-10-07T14:14:00Z">
              <w:rPr>
                <w:noProof/>
              </w:rPr>
            </w:rPrChange>
          </w:rPr>
          <w:drawing>
            <wp:inline distT="0" distB="0" distL="0" distR="0" wp14:anchorId="2EBC6A9E" wp14:editId="03D398AC">
              <wp:extent cx="334058" cy="209550"/>
              <wp:effectExtent l="0" t="0" r="8890" b="0"/>
              <wp:docPr id="129960095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00950" name="Picture 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334058" cy="209550"/>
                      </a:xfrm>
                      <a:prstGeom prst="rect">
                        <a:avLst/>
                      </a:prstGeom>
                    </pic:spPr>
                  </pic:pic>
                </a:graphicData>
              </a:graphic>
            </wp:inline>
          </w:drawing>
        </w:r>
      </w:del>
    </w:p>
    <w:p w14:paraId="50C7FC79" w14:textId="0781E816" w:rsidR="00BE0C1A" w:rsidRPr="00BF2BCA" w:rsidDel="00CF34AE" w:rsidRDefault="00BE0C1A" w:rsidP="00BE0C1A">
      <w:pPr>
        <w:rPr>
          <w:del w:id="5128" w:author="SHAHZAIB KHAN" w:date="2026-10-07T20:34:00Z" w16du:dateUtc="2026-10-07T15:34:00Z"/>
          <w:rFonts w:ascii="Times New Roman" w:hAnsi="Times New Roman" w:cs="Times New Roman"/>
          <w:b/>
          <w:bCs/>
          <w:sz w:val="32"/>
          <w:szCs w:val="32"/>
          <w:u w:val="single"/>
          <w:rPrChange w:id="5129" w:author="SHAHZAIB KHAN" w:date="2026-10-07T19:14:00Z" w16du:dateUtc="2026-10-07T14:14:00Z">
            <w:rPr>
              <w:del w:id="5130" w:author="SHAHZAIB KHAN" w:date="2026-10-07T20:34:00Z" w16du:dateUtc="2026-10-07T15:34:00Z"/>
              <w:rFonts w:ascii="Times New Roman" w:hAnsi="Times New Roman" w:cs="Times New Roman"/>
              <w:b/>
              <w:bCs/>
              <w:sz w:val="32"/>
              <w:szCs w:val="32"/>
            </w:rPr>
          </w:rPrChange>
        </w:rPr>
      </w:pPr>
    </w:p>
    <w:p w14:paraId="4FC952B8" w14:textId="7321B28A" w:rsidR="00BE0C1A" w:rsidRPr="00BF2BCA" w:rsidDel="00CF34AE" w:rsidRDefault="117E0785" w:rsidP="1A775A4C">
      <w:pPr>
        <w:pStyle w:val="Heading2"/>
        <w:rPr>
          <w:del w:id="5131" w:author="SHAHZAIB KHAN" w:date="2026-10-07T20:34:00Z" w16du:dateUtc="2026-10-07T15:34:00Z"/>
          <w:u w:val="single"/>
          <w:rPrChange w:id="5132" w:author="SHAHZAIB KHAN" w:date="2026-10-07T19:14:00Z" w16du:dateUtc="2026-10-07T14:14:00Z">
            <w:rPr>
              <w:del w:id="5133" w:author="SHAHZAIB KHAN" w:date="2026-10-07T20:34:00Z" w16du:dateUtc="2026-10-07T15:34:00Z"/>
            </w:rPr>
          </w:rPrChange>
        </w:rPr>
      </w:pPr>
      <w:bookmarkStart w:id="5134" w:name="_Toc193890216"/>
      <w:del w:id="5135" w:author="SHAHZAIB KHAN" w:date="2026-10-07T20:34:00Z" w16du:dateUtc="2026-10-07T15:34:00Z">
        <w:r w:rsidRPr="00BF2BCA" w:rsidDel="00CF34AE">
          <w:rPr>
            <w:u w:val="single"/>
            <w:rPrChange w:id="5136" w:author="SHAHZAIB KHAN" w:date="2026-10-07T19:14:00Z" w16du:dateUtc="2026-10-07T14:14:00Z">
              <w:rPr/>
            </w:rPrChange>
          </w:rPr>
          <w:lastRenderedPageBreak/>
          <w:delText xml:space="preserve">UC 06: </w:delText>
        </w:r>
        <w:r w:rsidR="2EE729EC" w:rsidRPr="00BF2BCA" w:rsidDel="00CF34AE">
          <w:rPr>
            <w:u w:val="single"/>
            <w:rPrChange w:id="5137" w:author="SHAHZAIB KHAN" w:date="2026-10-07T19:14:00Z" w16du:dateUtc="2026-10-07T14:14:00Z">
              <w:rPr/>
            </w:rPrChange>
          </w:rPr>
          <w:delText>Give Feedback</w:delText>
        </w:r>
        <w:bookmarkEnd w:id="5134"/>
      </w:del>
    </w:p>
    <w:p w14:paraId="1DA3075D" w14:textId="6DB567EB" w:rsidR="006C7C99" w:rsidRPr="00BF2BCA" w:rsidRDefault="2EE729EC" w:rsidP="006C7C99">
      <w:pPr>
        <w:jc w:val="center"/>
        <w:rPr>
          <w:rFonts w:ascii="Times New Roman" w:hAnsi="Times New Roman" w:cs="Times New Roman"/>
          <w:b/>
          <w:bCs/>
          <w:sz w:val="32"/>
          <w:szCs w:val="32"/>
          <w:u w:val="single"/>
          <w:rPrChange w:id="5138" w:author="SHAHZAIB KHAN" w:date="2026-10-07T19:14:00Z" w16du:dateUtc="2026-10-07T14:14:00Z">
            <w:rPr>
              <w:rFonts w:ascii="Times New Roman" w:hAnsi="Times New Roman" w:cs="Times New Roman"/>
              <w:b/>
              <w:bCs/>
              <w:sz w:val="32"/>
              <w:szCs w:val="32"/>
            </w:rPr>
          </w:rPrChange>
        </w:rPr>
      </w:pPr>
      <w:del w:id="5139" w:author="SHAHZAIB KHAN" w:date="2026-10-07T20:34:00Z" w16du:dateUtc="2026-10-07T15:34:00Z">
        <w:r w:rsidRPr="00BF2BCA" w:rsidDel="00CF34AE">
          <w:rPr>
            <w:noProof/>
            <w:u w:val="single"/>
            <w:rPrChange w:id="5140" w:author="SHAHZAIB KHAN" w:date="2026-10-07T19:14:00Z" w16du:dateUtc="2026-10-07T14:14:00Z">
              <w:rPr>
                <w:noProof/>
              </w:rPr>
            </w:rPrChange>
          </w:rPr>
          <w:drawing>
            <wp:inline distT="0" distB="0" distL="0" distR="0" wp14:anchorId="29D5AE5A" wp14:editId="10CC2C7E">
              <wp:extent cx="267339" cy="163830"/>
              <wp:effectExtent l="0" t="0" r="0" b="7620"/>
              <wp:docPr id="165737355"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355" name="Picture 6" descr="A diagram of a syste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flipH="1">
                        <a:off x="0" y="0"/>
                        <a:ext cx="274262" cy="168073"/>
                      </a:xfrm>
                      <a:prstGeom prst="rect">
                        <a:avLst/>
                      </a:prstGeom>
                    </pic:spPr>
                  </pic:pic>
                </a:graphicData>
              </a:graphic>
            </wp:inline>
          </w:drawing>
        </w:r>
      </w:del>
    </w:p>
    <w:p w14:paraId="40155D7F" w14:textId="372D3BE7" w:rsidR="006C7C99" w:rsidRPr="00BF2BCA" w:rsidDel="005D1215" w:rsidRDefault="006C7C99" w:rsidP="006C7C99">
      <w:pPr>
        <w:jc w:val="center"/>
        <w:rPr>
          <w:del w:id="5141" w:author="SHAHZAIB KHAN" w:date="2026-10-07T21:33:00Z" w16du:dateUtc="2026-10-07T16:33:00Z"/>
          <w:rFonts w:ascii="Times New Roman" w:hAnsi="Times New Roman" w:cs="Times New Roman"/>
          <w:b/>
          <w:bCs/>
          <w:sz w:val="32"/>
          <w:szCs w:val="32"/>
          <w:u w:val="single"/>
          <w:rPrChange w:id="5142" w:author="SHAHZAIB KHAN" w:date="2026-10-07T19:14:00Z" w16du:dateUtc="2026-10-07T14:14:00Z">
            <w:rPr>
              <w:del w:id="5143" w:author="SHAHZAIB KHAN" w:date="2026-10-07T21:33:00Z" w16du:dateUtc="2026-10-07T16:33:00Z"/>
              <w:rFonts w:ascii="Times New Roman" w:hAnsi="Times New Roman" w:cs="Times New Roman"/>
              <w:b/>
              <w:bCs/>
              <w:sz w:val="32"/>
              <w:szCs w:val="32"/>
            </w:rPr>
          </w:rPrChange>
        </w:rPr>
      </w:pPr>
    </w:p>
    <w:p w14:paraId="1AE04367" w14:textId="5F2EC86D" w:rsidR="006C7C99" w:rsidRPr="00BF2BCA" w:rsidDel="005D1215" w:rsidRDefault="2EE729EC">
      <w:pPr>
        <w:pStyle w:val="Heading2"/>
        <w:tabs>
          <w:tab w:val="left" w:pos="3750"/>
        </w:tabs>
        <w:rPr>
          <w:del w:id="5144" w:author="SHAHZAIB KHAN" w:date="2026-10-07T21:32:00Z" w16du:dateUtc="2026-10-07T16:32:00Z"/>
          <w:u w:val="single"/>
          <w:rPrChange w:id="5145" w:author="SHAHZAIB KHAN" w:date="2026-10-07T19:14:00Z" w16du:dateUtc="2026-10-07T14:14:00Z">
            <w:rPr>
              <w:del w:id="5146" w:author="SHAHZAIB KHAN" w:date="2026-10-07T21:32:00Z" w16du:dateUtc="2026-10-07T16:32:00Z"/>
            </w:rPr>
          </w:rPrChange>
        </w:rPr>
        <w:pPrChange w:id="5147" w:author="SHAHZAIB KHAN" w:date="2026-10-07T21:33:00Z" w16du:dateUtc="2026-10-07T16:33:00Z">
          <w:pPr>
            <w:pStyle w:val="Heading2"/>
          </w:pPr>
        </w:pPrChange>
      </w:pPr>
      <w:bookmarkStart w:id="5148" w:name="_Toc193890217"/>
      <w:del w:id="5149" w:author="SHAHZAIB KHAN" w:date="2026-10-07T20:34:00Z" w16du:dateUtc="2026-10-07T15:34:00Z">
        <w:r w:rsidRPr="00BF2BCA" w:rsidDel="00CF34AE">
          <w:rPr>
            <w:u w:val="single"/>
            <w:rPrChange w:id="5150" w:author="SHAHZAIB KHAN" w:date="2026-10-07T19:14:00Z" w16du:dateUtc="2026-10-07T14:14:00Z">
              <w:rPr/>
            </w:rPrChange>
          </w:rPr>
          <w:delText>UC 07: View Feedback</w:delText>
        </w:r>
      </w:del>
      <w:bookmarkEnd w:id="5148"/>
    </w:p>
    <w:p w14:paraId="21EA7704" w14:textId="17F72C6C" w:rsidR="006C7C99" w:rsidRPr="00BF2BCA" w:rsidDel="005D1215" w:rsidRDefault="006C7C99">
      <w:pPr>
        <w:pStyle w:val="Heading2"/>
        <w:rPr>
          <w:del w:id="5151" w:author="SHAHZAIB KHAN" w:date="2026-10-07T21:32:00Z" w16du:dateUtc="2026-10-07T16:32:00Z"/>
          <w:rPrChange w:id="5152" w:author="SHAHZAIB KHAN" w:date="2026-10-07T19:14:00Z" w16du:dateUtc="2026-10-07T14:14:00Z">
            <w:rPr>
              <w:del w:id="5153" w:author="SHAHZAIB KHAN" w:date="2026-10-07T21:32:00Z" w16du:dateUtc="2026-10-07T16:32:00Z"/>
              <w:rFonts w:ascii="Times New Roman" w:hAnsi="Times New Roman" w:cs="Times New Roman"/>
              <w:b/>
              <w:bCs/>
              <w:sz w:val="32"/>
              <w:szCs w:val="32"/>
            </w:rPr>
          </w:rPrChange>
        </w:rPr>
        <w:pPrChange w:id="5154" w:author="SHAHZAIB KHAN" w:date="2026-10-07T21:32:00Z" w16du:dateUtc="2026-10-07T16:32:00Z">
          <w:pPr/>
        </w:pPrChange>
      </w:pPr>
    </w:p>
    <w:p w14:paraId="201EDF87" w14:textId="6E82A760" w:rsidR="006C7C99" w:rsidRPr="005D1215" w:rsidDel="005D1215" w:rsidRDefault="006C7C99">
      <w:pPr>
        <w:rPr>
          <w:del w:id="5155" w:author="SHAHZAIB KHAN" w:date="2026-10-07T21:32:00Z" w16du:dateUtc="2026-10-07T16:32:00Z"/>
          <w:rFonts w:ascii="Times New Roman" w:hAnsi="Times New Roman" w:cs="Times New Roman"/>
          <w:b/>
          <w:bCs/>
          <w:sz w:val="32"/>
          <w:szCs w:val="32"/>
          <w:u w:val="single"/>
          <w:rPrChange w:id="5156" w:author="SHAHZAIB KHAN" w:date="2026-10-07T21:32:00Z" w16du:dateUtc="2026-10-07T16:32:00Z">
            <w:rPr>
              <w:del w:id="5157" w:author="SHAHZAIB KHAN" w:date="2026-10-07T21:32:00Z" w16du:dateUtc="2026-10-07T16:32:00Z"/>
              <w:rFonts w:ascii="Times New Roman" w:hAnsi="Times New Roman" w:cs="Times New Roman"/>
              <w:b/>
              <w:bCs/>
              <w:sz w:val="32"/>
              <w:szCs w:val="32"/>
            </w:rPr>
          </w:rPrChange>
        </w:rPr>
        <w:pPrChange w:id="5158" w:author="SHAHZAIB KHAN" w:date="2026-10-07T21:32:00Z" w16du:dateUtc="2026-10-07T16:32:00Z">
          <w:pPr>
            <w:pStyle w:val="ListParagraph"/>
          </w:pPr>
        </w:pPrChange>
      </w:pPr>
    </w:p>
    <w:p w14:paraId="330AC587" w14:textId="71CB0034" w:rsidR="00CF34AE" w:rsidRPr="00CF34AE" w:rsidDel="005D1215" w:rsidRDefault="00CF34AE">
      <w:pPr>
        <w:tabs>
          <w:tab w:val="left" w:pos="6300"/>
        </w:tabs>
        <w:rPr>
          <w:del w:id="5159" w:author="SHAHZAIB KHAN" w:date="2026-10-07T21:32:00Z" w16du:dateUtc="2026-10-07T16:32:00Z"/>
        </w:rPr>
        <w:pPrChange w:id="5160" w:author="SHAHZAIB KHAN" w:date="2026-10-07T21:32:00Z" w16du:dateUtc="2026-10-07T16:32:00Z">
          <w:pPr>
            <w:pStyle w:val="Heading1"/>
          </w:pPr>
        </w:pPrChange>
      </w:pPr>
      <w:bookmarkStart w:id="5161" w:name="_Toc193890218"/>
      <w:del w:id="5162" w:author="SHAHZAIB KHAN" w:date="2026-10-07T21:32:00Z" w16du:dateUtc="2026-10-07T16:32:00Z">
        <w:r w:rsidRPr="00BF2BCA" w:rsidDel="005D1215">
          <w:rPr>
            <w:noProof/>
            <w:u w:val="single"/>
            <w:rPrChange w:id="5163" w:author="SHAHZAIB KHAN" w:date="2026-10-07T19:14:00Z" w16du:dateUtc="2026-10-07T14:14:00Z">
              <w:rPr>
                <w:noProof/>
              </w:rPr>
            </w:rPrChange>
          </w:rPr>
          <w:drawing>
            <wp:anchor distT="0" distB="0" distL="114300" distR="114300" simplePos="0" relativeHeight="251659776" behindDoc="0" locked="0" layoutInCell="1" allowOverlap="1" wp14:anchorId="2EA42C53" wp14:editId="626D2909">
              <wp:simplePos x="0" y="0"/>
              <wp:positionH relativeFrom="leftMargin">
                <wp:align>right</wp:align>
              </wp:positionH>
              <wp:positionV relativeFrom="paragraph">
                <wp:posOffset>441960</wp:posOffset>
              </wp:positionV>
              <wp:extent cx="295275" cy="185420"/>
              <wp:effectExtent l="0" t="0" r="9525" b="5080"/>
              <wp:wrapTopAndBottom/>
              <wp:docPr id="17629738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73809" name="Picture 1762973809"/>
                      <pic:cNvPicPr/>
                    </pic:nvPicPr>
                    <pic:blipFill>
                      <a:blip r:embed="rId24" cstate="print">
                        <a:extLst>
                          <a:ext uri="{28A0092B-C50C-407E-A947-70E740481C1C}">
                            <a14:useLocalDpi xmlns:a14="http://schemas.microsoft.com/office/drawing/2010/main" val="0"/>
                          </a:ext>
                        </a:extLst>
                      </a:blip>
                      <a:stretch>
                        <a:fillRect/>
                      </a:stretch>
                    </pic:blipFill>
                    <pic:spPr>
                      <a:xfrm flipH="1">
                        <a:off x="0" y="0"/>
                        <a:ext cx="295275" cy="185420"/>
                      </a:xfrm>
                      <a:prstGeom prst="rect">
                        <a:avLst/>
                      </a:prstGeom>
                    </pic:spPr>
                  </pic:pic>
                </a:graphicData>
              </a:graphic>
            </wp:anchor>
          </w:drawing>
        </w:r>
        <w:r w:rsidR="2EE729EC" w:rsidRPr="00BF2BCA" w:rsidDel="005D1215">
          <w:rPr>
            <w:u w:val="single"/>
            <w:rPrChange w:id="5164" w:author="SHAHZAIB KHAN" w:date="2026-10-07T19:14:00Z" w16du:dateUtc="2026-10-07T14:14:00Z">
              <w:rPr/>
            </w:rPrChange>
          </w:rPr>
          <w:delText>Domain Model</w:delText>
        </w:r>
        <w:bookmarkEnd w:id="5161"/>
      </w:del>
    </w:p>
    <w:p w14:paraId="4A048E25" w14:textId="13D3B4D8" w:rsidR="006C7C99" w:rsidRPr="00BF2BCA" w:rsidDel="005D1215" w:rsidRDefault="00CF34AE" w:rsidP="1A775A4C">
      <w:pPr>
        <w:pStyle w:val="ListParagraph"/>
        <w:rPr>
          <w:del w:id="5165" w:author="SHAHZAIB KHAN" w:date="2026-10-07T21:32:00Z" w16du:dateUtc="2026-10-07T16:32:00Z"/>
          <w:rFonts w:ascii="Times New Roman" w:hAnsi="Times New Roman" w:cs="Times New Roman"/>
          <w:b/>
          <w:bCs/>
          <w:sz w:val="32"/>
          <w:szCs w:val="32"/>
          <w:u w:val="single"/>
          <w:rPrChange w:id="5166" w:author="SHAHZAIB KHAN" w:date="2026-10-07T19:14:00Z" w16du:dateUtc="2026-10-07T14:14:00Z">
            <w:rPr>
              <w:del w:id="5167" w:author="SHAHZAIB KHAN" w:date="2026-10-07T21:32:00Z" w16du:dateUtc="2026-10-07T16:32:00Z"/>
              <w:rFonts w:ascii="Times New Roman" w:hAnsi="Times New Roman" w:cs="Times New Roman"/>
              <w:b/>
              <w:bCs/>
              <w:sz w:val="32"/>
              <w:szCs w:val="32"/>
            </w:rPr>
          </w:rPrChange>
        </w:rPr>
      </w:pPr>
      <w:del w:id="5168" w:author="SHAHZAIB KHAN" w:date="2026-10-07T20:34:00Z" w16du:dateUtc="2026-10-07T15:34:00Z">
        <w:r w:rsidRPr="00BF2BCA" w:rsidDel="00CF34AE">
          <w:rPr>
            <w:noProof/>
            <w:u w:val="single"/>
            <w:rPrChange w:id="5169" w:author="SHAHZAIB KHAN" w:date="2026-10-07T19:14:00Z" w16du:dateUtc="2026-10-07T14:14:00Z">
              <w:rPr>
                <w:noProof/>
              </w:rPr>
            </w:rPrChange>
          </w:rPr>
          <w:drawing>
            <wp:anchor distT="0" distB="0" distL="114300" distR="114300" simplePos="0" relativeHeight="251658752" behindDoc="0" locked="0" layoutInCell="1" allowOverlap="1" wp14:anchorId="402A1B2A" wp14:editId="19E78885">
              <wp:simplePos x="0" y="0"/>
              <wp:positionH relativeFrom="page">
                <wp:align>left</wp:align>
              </wp:positionH>
              <wp:positionV relativeFrom="paragraph">
                <wp:posOffset>1071245</wp:posOffset>
              </wp:positionV>
              <wp:extent cx="354965" cy="150495"/>
              <wp:effectExtent l="0" t="0" r="6985" b="1905"/>
              <wp:wrapSquare wrapText="bothSides"/>
              <wp:docPr id="1661794551"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94551" name="Picture 7" descr="A diagram of a system&#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flipH="1" flipV="1">
                        <a:off x="0" y="0"/>
                        <a:ext cx="354965" cy="150495"/>
                      </a:xfrm>
                      <a:prstGeom prst="rect">
                        <a:avLst/>
                      </a:prstGeom>
                    </pic:spPr>
                  </pic:pic>
                </a:graphicData>
              </a:graphic>
              <wp14:sizeRelH relativeFrom="page">
                <wp14:pctWidth>0</wp14:pctWidth>
              </wp14:sizeRelH>
              <wp14:sizeRelV relativeFrom="page">
                <wp14:pctHeight>0</wp14:pctHeight>
              </wp14:sizeRelV>
            </wp:anchor>
          </w:drawing>
        </w:r>
      </w:del>
    </w:p>
    <w:p w14:paraId="12571AF1" w14:textId="534CA0EE" w:rsidR="006C7C99" w:rsidRPr="00BF2BCA" w:rsidDel="005D1215" w:rsidRDefault="2EE729EC" w:rsidP="1A775A4C">
      <w:pPr>
        <w:pStyle w:val="Heading1"/>
        <w:rPr>
          <w:del w:id="5170" w:author="SHAHZAIB KHAN" w:date="2026-10-07T21:32:00Z" w16du:dateUtc="2026-10-07T16:32:00Z"/>
          <w:u w:val="single"/>
          <w:rPrChange w:id="5171" w:author="SHAHZAIB KHAN" w:date="2026-10-07T19:14:00Z" w16du:dateUtc="2026-10-07T14:14:00Z">
            <w:rPr>
              <w:del w:id="5172" w:author="SHAHZAIB KHAN" w:date="2026-10-07T21:32:00Z" w16du:dateUtc="2026-10-07T16:32:00Z"/>
            </w:rPr>
          </w:rPrChange>
        </w:rPr>
      </w:pPr>
      <w:bookmarkStart w:id="5173" w:name="_Toc193890219"/>
      <w:del w:id="5174" w:author="SHAHZAIB KHAN" w:date="2026-10-07T21:32:00Z" w16du:dateUtc="2026-10-07T16:32:00Z">
        <w:r w:rsidRPr="00BF2BCA" w:rsidDel="005D1215">
          <w:rPr>
            <w:u w:val="single"/>
            <w:rPrChange w:id="5175" w:author="SHAHZAIB KHAN" w:date="2026-10-07T19:14:00Z" w16du:dateUtc="2026-10-07T14:14:00Z">
              <w:rPr/>
            </w:rPrChange>
          </w:rPr>
          <w:delText>Use-case Diagram</w:delText>
        </w:r>
        <w:bookmarkEnd w:id="5173"/>
      </w:del>
    </w:p>
    <w:p w14:paraId="33491369" w14:textId="3DC6BAA1" w:rsidR="006C7C99" w:rsidRPr="00BF2BCA" w:rsidDel="005D1215" w:rsidRDefault="2EE729EC" w:rsidP="1A775A4C">
      <w:pPr>
        <w:pStyle w:val="ListParagraph"/>
        <w:jc w:val="center"/>
        <w:rPr>
          <w:del w:id="5176" w:author="SHAHZAIB KHAN" w:date="2026-10-07T21:32:00Z" w16du:dateUtc="2026-10-07T16:32:00Z"/>
          <w:rFonts w:ascii="Times New Roman" w:hAnsi="Times New Roman" w:cs="Times New Roman"/>
          <w:b/>
          <w:bCs/>
          <w:sz w:val="32"/>
          <w:szCs w:val="32"/>
          <w:u w:val="single"/>
          <w:rPrChange w:id="5177" w:author="SHAHZAIB KHAN" w:date="2026-10-07T19:14:00Z" w16du:dateUtc="2026-10-07T14:14:00Z">
            <w:rPr>
              <w:del w:id="5178" w:author="SHAHZAIB KHAN" w:date="2026-10-07T21:32:00Z" w16du:dateUtc="2026-10-07T16:32:00Z"/>
              <w:rFonts w:ascii="Times New Roman" w:hAnsi="Times New Roman" w:cs="Times New Roman"/>
              <w:b/>
              <w:bCs/>
              <w:sz w:val="32"/>
              <w:szCs w:val="32"/>
            </w:rPr>
          </w:rPrChange>
        </w:rPr>
      </w:pPr>
      <w:del w:id="5179" w:author="SHAHZAIB KHAN" w:date="2026-10-07T20:36:00Z" w16du:dateUtc="2026-10-07T15:36:00Z">
        <w:r w:rsidRPr="00BF2BCA" w:rsidDel="00CF34AE">
          <w:rPr>
            <w:noProof/>
            <w:u w:val="single"/>
            <w:rPrChange w:id="5180" w:author="SHAHZAIB KHAN" w:date="2026-10-07T19:14:00Z" w16du:dateUtc="2026-10-07T14:14:00Z">
              <w:rPr>
                <w:noProof/>
              </w:rPr>
            </w:rPrChange>
          </w:rPr>
          <w:drawing>
            <wp:inline distT="0" distB="0" distL="0" distR="0" wp14:anchorId="7C50387A" wp14:editId="0D4E8F99">
              <wp:extent cx="228513" cy="200025"/>
              <wp:effectExtent l="13970" t="24130" r="14605" b="14605"/>
              <wp:docPr id="1149570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70102" name="Picture 1149570102"/>
                      <pic:cNvPicPr/>
                    </pic:nvPicPr>
                    <pic:blipFill>
                      <a:blip r:embed="rId26" cstate="print">
                        <a:extLst>
                          <a:ext uri="{28A0092B-C50C-407E-A947-70E740481C1C}">
                            <a14:useLocalDpi xmlns:a14="http://schemas.microsoft.com/office/drawing/2010/main" val="0"/>
                          </a:ext>
                        </a:extLst>
                      </a:blip>
                      <a:stretch>
                        <a:fillRect/>
                      </a:stretch>
                    </pic:blipFill>
                    <pic:spPr>
                      <a:xfrm rot="5606943">
                        <a:off x="0" y="0"/>
                        <a:ext cx="247400" cy="216558"/>
                      </a:xfrm>
                      <a:prstGeom prst="rect">
                        <a:avLst/>
                      </a:prstGeom>
                    </pic:spPr>
                  </pic:pic>
                </a:graphicData>
              </a:graphic>
            </wp:inline>
          </w:drawing>
        </w:r>
      </w:del>
    </w:p>
    <w:p w14:paraId="7B35061C" w14:textId="0BF2891C" w:rsidR="006C7C99" w:rsidRPr="00BF2BCA" w:rsidDel="005D1215" w:rsidRDefault="006C7C99" w:rsidP="1A775A4C">
      <w:pPr>
        <w:jc w:val="center"/>
        <w:rPr>
          <w:del w:id="5181" w:author="SHAHZAIB KHAN" w:date="2026-10-07T21:32:00Z" w16du:dateUtc="2026-10-07T16:32:00Z"/>
          <w:rFonts w:ascii="Times New Roman" w:hAnsi="Times New Roman" w:cs="Times New Roman"/>
          <w:b/>
          <w:bCs/>
          <w:sz w:val="32"/>
          <w:szCs w:val="32"/>
          <w:u w:val="single"/>
          <w:rPrChange w:id="5182" w:author="SHAHZAIB KHAN" w:date="2026-10-07T19:14:00Z" w16du:dateUtc="2026-10-07T14:14:00Z">
            <w:rPr>
              <w:del w:id="5183" w:author="SHAHZAIB KHAN" w:date="2026-10-07T21:32:00Z" w16du:dateUtc="2026-10-07T16:32:00Z"/>
              <w:rFonts w:ascii="Times New Roman" w:hAnsi="Times New Roman" w:cs="Times New Roman"/>
              <w:b/>
              <w:bCs/>
              <w:sz w:val="32"/>
              <w:szCs w:val="32"/>
            </w:rPr>
          </w:rPrChange>
        </w:rPr>
      </w:pPr>
    </w:p>
    <w:p w14:paraId="61D5C70B" w14:textId="7282A9BF" w:rsidR="00BE0C1A" w:rsidRPr="00BF2BCA" w:rsidDel="005D1215" w:rsidRDefault="00BE0C1A" w:rsidP="00BE0C1A">
      <w:pPr>
        <w:rPr>
          <w:del w:id="5184" w:author="SHAHZAIB KHAN" w:date="2026-10-07T21:32:00Z" w16du:dateUtc="2026-10-07T16:32:00Z"/>
          <w:rFonts w:ascii="Times New Roman" w:hAnsi="Times New Roman" w:cs="Times New Roman"/>
          <w:b/>
          <w:bCs/>
          <w:sz w:val="32"/>
          <w:szCs w:val="32"/>
          <w:u w:val="single"/>
          <w:rPrChange w:id="5185" w:author="SHAHZAIB KHAN" w:date="2026-10-07T19:14:00Z" w16du:dateUtc="2026-10-07T14:14:00Z">
            <w:rPr>
              <w:del w:id="5186" w:author="SHAHZAIB KHAN" w:date="2026-10-07T21:32:00Z" w16du:dateUtc="2026-10-07T16:32:00Z"/>
              <w:rFonts w:ascii="Times New Roman" w:hAnsi="Times New Roman" w:cs="Times New Roman"/>
              <w:b/>
              <w:bCs/>
              <w:sz w:val="32"/>
              <w:szCs w:val="32"/>
            </w:rPr>
          </w:rPrChange>
        </w:rPr>
      </w:pPr>
    </w:p>
    <w:p w14:paraId="1A1F8D11" w14:textId="19B6F588" w:rsidR="00BE0C1A" w:rsidRPr="00BF2BCA" w:rsidDel="005D1215" w:rsidRDefault="00BE0C1A" w:rsidP="00BE0C1A">
      <w:pPr>
        <w:rPr>
          <w:del w:id="5187" w:author="SHAHZAIB KHAN" w:date="2026-10-07T21:32:00Z" w16du:dateUtc="2026-10-07T16:32:00Z"/>
          <w:rFonts w:ascii="Times New Roman" w:hAnsi="Times New Roman" w:cs="Times New Roman"/>
          <w:b/>
          <w:bCs/>
          <w:sz w:val="32"/>
          <w:szCs w:val="32"/>
          <w:u w:val="single"/>
          <w:rPrChange w:id="5188" w:author="SHAHZAIB KHAN" w:date="2026-10-07T19:14:00Z" w16du:dateUtc="2026-10-07T14:14:00Z">
            <w:rPr>
              <w:del w:id="5189" w:author="SHAHZAIB KHAN" w:date="2026-10-07T21:32:00Z" w16du:dateUtc="2026-10-07T16:32:00Z"/>
              <w:rFonts w:ascii="Times New Roman" w:hAnsi="Times New Roman" w:cs="Times New Roman"/>
              <w:b/>
              <w:bCs/>
              <w:sz w:val="32"/>
              <w:szCs w:val="32"/>
            </w:rPr>
          </w:rPrChange>
        </w:rPr>
      </w:pPr>
    </w:p>
    <w:p w14:paraId="3BC61C38" w14:textId="1AF620AD" w:rsidR="00BE0C1A" w:rsidRPr="00BF2BCA" w:rsidDel="005D1215" w:rsidRDefault="00BE0C1A" w:rsidP="1A775A4C">
      <w:pPr>
        <w:jc w:val="center"/>
        <w:rPr>
          <w:del w:id="5190" w:author="SHAHZAIB KHAN" w:date="2026-10-07T21:32:00Z" w16du:dateUtc="2026-10-07T16:32:00Z"/>
          <w:rFonts w:ascii="Times New Roman" w:hAnsi="Times New Roman" w:cs="Times New Roman"/>
          <w:b/>
          <w:bCs/>
          <w:sz w:val="32"/>
          <w:szCs w:val="32"/>
          <w:u w:val="single"/>
          <w:rPrChange w:id="5191" w:author="SHAHZAIB KHAN" w:date="2026-10-07T19:14:00Z" w16du:dateUtc="2026-10-07T14:14:00Z">
            <w:rPr>
              <w:del w:id="5192" w:author="SHAHZAIB KHAN" w:date="2026-10-07T21:32:00Z" w16du:dateUtc="2026-10-07T16:32:00Z"/>
              <w:rFonts w:ascii="Times New Roman" w:hAnsi="Times New Roman" w:cs="Times New Roman"/>
              <w:b/>
              <w:bCs/>
              <w:sz w:val="32"/>
              <w:szCs w:val="32"/>
            </w:rPr>
          </w:rPrChange>
        </w:rPr>
      </w:pPr>
    </w:p>
    <w:p w14:paraId="21FC8235" w14:textId="77777777" w:rsidR="00BE0C1A" w:rsidRPr="00BF2BCA" w:rsidRDefault="00BE0C1A" w:rsidP="1A775A4C">
      <w:pPr>
        <w:ind w:left="1440"/>
        <w:rPr>
          <w:rFonts w:ascii="Times New Roman" w:hAnsi="Times New Roman" w:cs="Times New Roman"/>
          <w:b/>
          <w:bCs/>
          <w:sz w:val="32"/>
          <w:szCs w:val="32"/>
          <w:u w:val="single"/>
          <w:rPrChange w:id="5193" w:author="SHAHZAIB KHAN" w:date="2026-10-07T19:14:00Z" w16du:dateUtc="2026-10-07T14:14:00Z">
            <w:rPr>
              <w:rFonts w:ascii="Times New Roman" w:hAnsi="Times New Roman" w:cs="Times New Roman"/>
              <w:b/>
              <w:bCs/>
              <w:sz w:val="32"/>
              <w:szCs w:val="32"/>
            </w:rPr>
          </w:rPrChange>
        </w:rPr>
      </w:pPr>
    </w:p>
    <w:sectPr w:rsidR="00BE0C1A" w:rsidRPr="00BF2B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6D515" w14:textId="77777777" w:rsidR="00575E21" w:rsidRDefault="00575E21" w:rsidP="005D1215">
      <w:pPr>
        <w:spacing w:after="0" w:line="240" w:lineRule="auto"/>
      </w:pPr>
      <w:r>
        <w:separator/>
      </w:r>
    </w:p>
  </w:endnote>
  <w:endnote w:type="continuationSeparator" w:id="0">
    <w:p w14:paraId="22C4C80E" w14:textId="77777777" w:rsidR="00575E21" w:rsidRDefault="00575E21" w:rsidP="005D1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ldhabi">
    <w:charset w:val="B2"/>
    <w:family w:val="auto"/>
    <w:pitch w:val="variable"/>
    <w:sig w:usb0="8000200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E145" w14:textId="77777777" w:rsidR="00575E21" w:rsidRDefault="00575E21" w:rsidP="005D1215">
      <w:pPr>
        <w:spacing w:after="0" w:line="240" w:lineRule="auto"/>
      </w:pPr>
      <w:r>
        <w:separator/>
      </w:r>
    </w:p>
  </w:footnote>
  <w:footnote w:type="continuationSeparator" w:id="0">
    <w:p w14:paraId="333FB96A" w14:textId="77777777" w:rsidR="00575E21" w:rsidRDefault="00575E21" w:rsidP="005D1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F75"/>
    <w:multiLevelType w:val="hybridMultilevel"/>
    <w:tmpl w:val="D228F178"/>
    <w:lvl w:ilvl="0" w:tplc="22FC9CA6">
      <w:start w:val="1"/>
      <w:numFmt w:val="decimal"/>
      <w:lvlText w:val="%1."/>
      <w:lvlJc w:val="left"/>
      <w:pPr>
        <w:ind w:left="720" w:hanging="360"/>
      </w:pPr>
      <w:rPr>
        <w:rFonts w:ascii="Calibri" w:eastAsia="Calibri" w:hAnsi="Calibri" w:cs="Calibri"/>
      </w:rPr>
    </w:lvl>
    <w:lvl w:ilvl="1" w:tplc="820447B6">
      <w:numFmt w:val="decimal"/>
      <w:lvlText w:val=""/>
      <w:lvlJc w:val="left"/>
      <w:pPr>
        <w:ind w:left="0" w:firstLine="0"/>
      </w:pPr>
    </w:lvl>
    <w:lvl w:ilvl="2" w:tplc="6E2E64A2">
      <w:numFmt w:val="decimal"/>
      <w:lvlText w:val=""/>
      <w:lvlJc w:val="left"/>
      <w:pPr>
        <w:ind w:left="0" w:firstLine="0"/>
      </w:pPr>
    </w:lvl>
    <w:lvl w:ilvl="3" w:tplc="05C81A46">
      <w:numFmt w:val="decimal"/>
      <w:lvlText w:val=""/>
      <w:lvlJc w:val="left"/>
      <w:pPr>
        <w:ind w:left="0" w:firstLine="0"/>
      </w:pPr>
    </w:lvl>
    <w:lvl w:ilvl="4" w:tplc="78D8597E">
      <w:numFmt w:val="decimal"/>
      <w:lvlText w:val=""/>
      <w:lvlJc w:val="left"/>
      <w:pPr>
        <w:ind w:left="0" w:firstLine="0"/>
      </w:pPr>
    </w:lvl>
    <w:lvl w:ilvl="5" w:tplc="A0E4C2EA">
      <w:numFmt w:val="decimal"/>
      <w:lvlText w:val=""/>
      <w:lvlJc w:val="left"/>
      <w:pPr>
        <w:ind w:left="0" w:firstLine="0"/>
      </w:pPr>
    </w:lvl>
    <w:lvl w:ilvl="6" w:tplc="0086921C">
      <w:numFmt w:val="decimal"/>
      <w:lvlText w:val=""/>
      <w:lvlJc w:val="left"/>
      <w:pPr>
        <w:ind w:left="0" w:firstLine="0"/>
      </w:pPr>
    </w:lvl>
    <w:lvl w:ilvl="7" w:tplc="D09212E0">
      <w:numFmt w:val="decimal"/>
      <w:lvlText w:val=""/>
      <w:lvlJc w:val="left"/>
      <w:pPr>
        <w:ind w:left="0" w:firstLine="0"/>
      </w:pPr>
    </w:lvl>
    <w:lvl w:ilvl="8" w:tplc="6CDEDEBC">
      <w:numFmt w:val="decimal"/>
      <w:lvlText w:val=""/>
      <w:lvlJc w:val="left"/>
      <w:pPr>
        <w:ind w:left="0" w:firstLine="0"/>
      </w:pPr>
    </w:lvl>
  </w:abstractNum>
  <w:abstractNum w:abstractNumId="1" w15:restartNumberingAfterBreak="0">
    <w:nsid w:val="00283BD7"/>
    <w:multiLevelType w:val="multilevel"/>
    <w:tmpl w:val="E0B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719B"/>
    <w:multiLevelType w:val="hybridMultilevel"/>
    <w:tmpl w:val="4F6E82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05D1B50"/>
    <w:multiLevelType w:val="hybridMultilevel"/>
    <w:tmpl w:val="0DC82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0EE6177"/>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F31289"/>
    <w:multiLevelType w:val="multilevel"/>
    <w:tmpl w:val="97A88B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CC5844"/>
    <w:multiLevelType w:val="hybridMultilevel"/>
    <w:tmpl w:val="93C0C47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8A84CA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D4C32"/>
    <w:multiLevelType w:val="hybridMultilevel"/>
    <w:tmpl w:val="A6E08D96"/>
    <w:lvl w:ilvl="0" w:tplc="3716B04E">
      <w:start w:val="1"/>
      <w:numFmt w:val="decimal"/>
      <w:lvlText w:val="%1)"/>
      <w:lvlJc w:val="left"/>
      <w:pPr>
        <w:ind w:left="720" w:hanging="360"/>
      </w:pPr>
    </w:lvl>
    <w:lvl w:ilvl="1" w:tplc="3198FD2C">
      <w:numFmt w:val="decimal"/>
      <w:lvlText w:val=""/>
      <w:lvlJc w:val="left"/>
      <w:pPr>
        <w:ind w:left="0" w:firstLine="0"/>
      </w:pPr>
    </w:lvl>
    <w:lvl w:ilvl="2" w:tplc="11A68278">
      <w:numFmt w:val="decimal"/>
      <w:lvlText w:val=""/>
      <w:lvlJc w:val="left"/>
      <w:pPr>
        <w:ind w:left="0" w:firstLine="0"/>
      </w:pPr>
    </w:lvl>
    <w:lvl w:ilvl="3" w:tplc="AB7A0C30">
      <w:numFmt w:val="decimal"/>
      <w:lvlText w:val=""/>
      <w:lvlJc w:val="left"/>
      <w:pPr>
        <w:ind w:left="0" w:firstLine="0"/>
      </w:pPr>
    </w:lvl>
    <w:lvl w:ilvl="4" w:tplc="D4706822">
      <w:numFmt w:val="decimal"/>
      <w:lvlText w:val=""/>
      <w:lvlJc w:val="left"/>
      <w:pPr>
        <w:ind w:left="0" w:firstLine="0"/>
      </w:pPr>
    </w:lvl>
    <w:lvl w:ilvl="5" w:tplc="59FA26F2">
      <w:numFmt w:val="decimal"/>
      <w:lvlText w:val=""/>
      <w:lvlJc w:val="left"/>
      <w:pPr>
        <w:ind w:left="0" w:firstLine="0"/>
      </w:pPr>
    </w:lvl>
    <w:lvl w:ilvl="6" w:tplc="7826BC60">
      <w:numFmt w:val="decimal"/>
      <w:lvlText w:val=""/>
      <w:lvlJc w:val="left"/>
      <w:pPr>
        <w:ind w:left="0" w:firstLine="0"/>
      </w:pPr>
    </w:lvl>
    <w:lvl w:ilvl="7" w:tplc="201401D4">
      <w:numFmt w:val="decimal"/>
      <w:lvlText w:val=""/>
      <w:lvlJc w:val="left"/>
      <w:pPr>
        <w:ind w:left="0" w:firstLine="0"/>
      </w:pPr>
    </w:lvl>
    <w:lvl w:ilvl="8" w:tplc="84D8E5F4">
      <w:numFmt w:val="decimal"/>
      <w:lvlText w:val=""/>
      <w:lvlJc w:val="left"/>
      <w:pPr>
        <w:ind w:left="0" w:firstLine="0"/>
      </w:pPr>
    </w:lvl>
  </w:abstractNum>
  <w:abstractNum w:abstractNumId="9" w15:restartNumberingAfterBreak="0">
    <w:nsid w:val="0C316663"/>
    <w:multiLevelType w:val="hybridMultilevel"/>
    <w:tmpl w:val="F0ACA6E0"/>
    <w:lvl w:ilvl="0" w:tplc="7C5A2214">
      <w:start w:val="1"/>
      <w:numFmt w:val="decimal"/>
      <w:lvlText w:val="%1"/>
      <w:lvlJc w:val="left"/>
      <w:pPr>
        <w:ind w:left="720" w:hanging="360"/>
      </w:pPr>
      <w:rPr>
        <w:rFonts w:ascii="Calibri" w:eastAsia="Calibri" w:hAnsi="Calibri" w:cs="Calibri"/>
      </w:rPr>
    </w:lvl>
    <w:lvl w:ilvl="1" w:tplc="9B30F296">
      <w:numFmt w:val="decimal"/>
      <w:lvlText w:val=""/>
      <w:lvlJc w:val="left"/>
      <w:pPr>
        <w:ind w:left="0" w:firstLine="0"/>
      </w:pPr>
    </w:lvl>
    <w:lvl w:ilvl="2" w:tplc="036EDC94">
      <w:numFmt w:val="decimal"/>
      <w:lvlText w:val=""/>
      <w:lvlJc w:val="left"/>
      <w:pPr>
        <w:ind w:left="0" w:firstLine="0"/>
      </w:pPr>
    </w:lvl>
    <w:lvl w:ilvl="3" w:tplc="CFD6FD16">
      <w:numFmt w:val="decimal"/>
      <w:lvlText w:val=""/>
      <w:lvlJc w:val="left"/>
      <w:pPr>
        <w:ind w:left="0" w:firstLine="0"/>
      </w:pPr>
    </w:lvl>
    <w:lvl w:ilvl="4" w:tplc="BF140434">
      <w:numFmt w:val="decimal"/>
      <w:lvlText w:val=""/>
      <w:lvlJc w:val="left"/>
      <w:pPr>
        <w:ind w:left="0" w:firstLine="0"/>
      </w:pPr>
    </w:lvl>
    <w:lvl w:ilvl="5" w:tplc="7D9C4CEA">
      <w:numFmt w:val="decimal"/>
      <w:lvlText w:val=""/>
      <w:lvlJc w:val="left"/>
      <w:pPr>
        <w:ind w:left="0" w:firstLine="0"/>
      </w:pPr>
    </w:lvl>
    <w:lvl w:ilvl="6" w:tplc="41720396">
      <w:numFmt w:val="decimal"/>
      <w:lvlText w:val=""/>
      <w:lvlJc w:val="left"/>
      <w:pPr>
        <w:ind w:left="0" w:firstLine="0"/>
      </w:pPr>
    </w:lvl>
    <w:lvl w:ilvl="7" w:tplc="D0107698">
      <w:numFmt w:val="decimal"/>
      <w:lvlText w:val=""/>
      <w:lvlJc w:val="left"/>
      <w:pPr>
        <w:ind w:left="0" w:firstLine="0"/>
      </w:pPr>
    </w:lvl>
    <w:lvl w:ilvl="8" w:tplc="37AE7AD6">
      <w:numFmt w:val="decimal"/>
      <w:lvlText w:val=""/>
      <w:lvlJc w:val="left"/>
      <w:pPr>
        <w:ind w:left="0" w:firstLine="0"/>
      </w:pPr>
    </w:lvl>
  </w:abstractNum>
  <w:abstractNum w:abstractNumId="10" w15:restartNumberingAfterBreak="0">
    <w:nsid w:val="107A442A"/>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86A91"/>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FA0126"/>
    <w:multiLevelType w:val="multilevel"/>
    <w:tmpl w:val="975044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45E2092"/>
    <w:multiLevelType w:val="hybridMultilevel"/>
    <w:tmpl w:val="76DAF710"/>
    <w:lvl w:ilvl="0" w:tplc="BA8E6D08">
      <w:start w:val="1"/>
      <w:numFmt w:val="decimal"/>
      <w:lvlText w:val="%1."/>
      <w:lvlJc w:val="left"/>
      <w:pPr>
        <w:ind w:left="720" w:hanging="360"/>
      </w:pPr>
    </w:lvl>
    <w:lvl w:ilvl="1" w:tplc="3EF22A34">
      <w:numFmt w:val="decimal"/>
      <w:lvlText w:val=""/>
      <w:lvlJc w:val="left"/>
      <w:pPr>
        <w:ind w:left="0" w:firstLine="0"/>
      </w:pPr>
    </w:lvl>
    <w:lvl w:ilvl="2" w:tplc="91A6FA88">
      <w:numFmt w:val="decimal"/>
      <w:lvlText w:val=""/>
      <w:lvlJc w:val="left"/>
      <w:pPr>
        <w:ind w:left="0" w:firstLine="0"/>
      </w:pPr>
    </w:lvl>
    <w:lvl w:ilvl="3" w:tplc="FD52E898">
      <w:numFmt w:val="decimal"/>
      <w:lvlText w:val=""/>
      <w:lvlJc w:val="left"/>
      <w:pPr>
        <w:ind w:left="0" w:firstLine="0"/>
      </w:pPr>
    </w:lvl>
    <w:lvl w:ilvl="4" w:tplc="BB0425D2">
      <w:numFmt w:val="decimal"/>
      <w:lvlText w:val=""/>
      <w:lvlJc w:val="left"/>
      <w:pPr>
        <w:ind w:left="0" w:firstLine="0"/>
      </w:pPr>
    </w:lvl>
    <w:lvl w:ilvl="5" w:tplc="2C7CF61A">
      <w:numFmt w:val="decimal"/>
      <w:lvlText w:val=""/>
      <w:lvlJc w:val="left"/>
      <w:pPr>
        <w:ind w:left="0" w:firstLine="0"/>
      </w:pPr>
    </w:lvl>
    <w:lvl w:ilvl="6" w:tplc="0C568E92">
      <w:numFmt w:val="decimal"/>
      <w:lvlText w:val=""/>
      <w:lvlJc w:val="left"/>
      <w:pPr>
        <w:ind w:left="0" w:firstLine="0"/>
      </w:pPr>
    </w:lvl>
    <w:lvl w:ilvl="7" w:tplc="08C4954C">
      <w:numFmt w:val="decimal"/>
      <w:lvlText w:val=""/>
      <w:lvlJc w:val="left"/>
      <w:pPr>
        <w:ind w:left="0" w:firstLine="0"/>
      </w:pPr>
    </w:lvl>
    <w:lvl w:ilvl="8" w:tplc="18B0850E">
      <w:numFmt w:val="decimal"/>
      <w:lvlText w:val=""/>
      <w:lvlJc w:val="left"/>
      <w:pPr>
        <w:ind w:left="0" w:firstLine="0"/>
      </w:pPr>
    </w:lvl>
  </w:abstractNum>
  <w:abstractNum w:abstractNumId="14" w15:restartNumberingAfterBreak="0">
    <w:nsid w:val="15614DDD"/>
    <w:multiLevelType w:val="multilevel"/>
    <w:tmpl w:val="B3C6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0D2178"/>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9560E"/>
    <w:multiLevelType w:val="hybridMultilevel"/>
    <w:tmpl w:val="09682A5C"/>
    <w:lvl w:ilvl="0" w:tplc="F67CA3D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6E75B51"/>
    <w:multiLevelType w:val="multilevel"/>
    <w:tmpl w:val="49E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5D7386"/>
    <w:multiLevelType w:val="hybridMultilevel"/>
    <w:tmpl w:val="6FE2C0AC"/>
    <w:lvl w:ilvl="0" w:tplc="22FA171E">
      <w:start w:val="1"/>
      <w:numFmt w:val="decimal"/>
      <w:lvlText w:val="%1)"/>
      <w:lvlJc w:val="left"/>
      <w:pPr>
        <w:ind w:left="720" w:hanging="360"/>
      </w:pPr>
    </w:lvl>
    <w:lvl w:ilvl="1" w:tplc="5B181264">
      <w:numFmt w:val="decimal"/>
      <w:lvlText w:val=""/>
      <w:lvlJc w:val="left"/>
      <w:pPr>
        <w:ind w:left="0" w:firstLine="0"/>
      </w:pPr>
    </w:lvl>
    <w:lvl w:ilvl="2" w:tplc="E5B843B4">
      <w:numFmt w:val="decimal"/>
      <w:lvlText w:val=""/>
      <w:lvlJc w:val="left"/>
      <w:pPr>
        <w:ind w:left="0" w:firstLine="0"/>
      </w:pPr>
    </w:lvl>
    <w:lvl w:ilvl="3" w:tplc="E208040C">
      <w:numFmt w:val="decimal"/>
      <w:lvlText w:val=""/>
      <w:lvlJc w:val="left"/>
      <w:pPr>
        <w:ind w:left="0" w:firstLine="0"/>
      </w:pPr>
    </w:lvl>
    <w:lvl w:ilvl="4" w:tplc="C1183BEE">
      <w:numFmt w:val="decimal"/>
      <w:lvlText w:val=""/>
      <w:lvlJc w:val="left"/>
      <w:pPr>
        <w:ind w:left="0" w:firstLine="0"/>
      </w:pPr>
    </w:lvl>
    <w:lvl w:ilvl="5" w:tplc="92E01AEE">
      <w:numFmt w:val="decimal"/>
      <w:lvlText w:val=""/>
      <w:lvlJc w:val="left"/>
      <w:pPr>
        <w:ind w:left="0" w:firstLine="0"/>
      </w:pPr>
    </w:lvl>
    <w:lvl w:ilvl="6" w:tplc="852E9EEA">
      <w:numFmt w:val="decimal"/>
      <w:lvlText w:val=""/>
      <w:lvlJc w:val="left"/>
      <w:pPr>
        <w:ind w:left="0" w:firstLine="0"/>
      </w:pPr>
    </w:lvl>
    <w:lvl w:ilvl="7" w:tplc="15CC7E1C">
      <w:numFmt w:val="decimal"/>
      <w:lvlText w:val=""/>
      <w:lvlJc w:val="left"/>
      <w:pPr>
        <w:ind w:left="0" w:firstLine="0"/>
      </w:pPr>
    </w:lvl>
    <w:lvl w:ilvl="8" w:tplc="88D4B2C4">
      <w:numFmt w:val="decimal"/>
      <w:lvlText w:val=""/>
      <w:lvlJc w:val="left"/>
      <w:pPr>
        <w:ind w:left="0" w:firstLine="0"/>
      </w:pPr>
    </w:lvl>
  </w:abstractNum>
  <w:abstractNum w:abstractNumId="19" w15:restartNumberingAfterBreak="0">
    <w:nsid w:val="191169F2"/>
    <w:multiLevelType w:val="multilevel"/>
    <w:tmpl w:val="52423B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A1719C6"/>
    <w:multiLevelType w:val="hybridMultilevel"/>
    <w:tmpl w:val="F8DCA0E4"/>
    <w:lvl w:ilvl="0" w:tplc="C22EFBE4">
      <w:start w:val="1"/>
      <w:numFmt w:val="decimal"/>
      <w:lvlText w:val="%1)"/>
      <w:lvlJc w:val="left"/>
      <w:pPr>
        <w:ind w:left="720" w:hanging="360"/>
      </w:pPr>
    </w:lvl>
    <w:lvl w:ilvl="1" w:tplc="05642EA4">
      <w:numFmt w:val="decimal"/>
      <w:lvlText w:val=""/>
      <w:lvlJc w:val="left"/>
      <w:pPr>
        <w:ind w:left="0" w:firstLine="0"/>
      </w:pPr>
    </w:lvl>
    <w:lvl w:ilvl="2" w:tplc="BD2A63DE">
      <w:numFmt w:val="decimal"/>
      <w:lvlText w:val=""/>
      <w:lvlJc w:val="left"/>
      <w:pPr>
        <w:ind w:left="0" w:firstLine="0"/>
      </w:pPr>
    </w:lvl>
    <w:lvl w:ilvl="3" w:tplc="94563632">
      <w:numFmt w:val="decimal"/>
      <w:lvlText w:val=""/>
      <w:lvlJc w:val="left"/>
      <w:pPr>
        <w:ind w:left="0" w:firstLine="0"/>
      </w:pPr>
    </w:lvl>
    <w:lvl w:ilvl="4" w:tplc="A92A3602">
      <w:numFmt w:val="decimal"/>
      <w:lvlText w:val=""/>
      <w:lvlJc w:val="left"/>
      <w:pPr>
        <w:ind w:left="0" w:firstLine="0"/>
      </w:pPr>
    </w:lvl>
    <w:lvl w:ilvl="5" w:tplc="602257FE">
      <w:numFmt w:val="decimal"/>
      <w:lvlText w:val=""/>
      <w:lvlJc w:val="left"/>
      <w:pPr>
        <w:ind w:left="0" w:firstLine="0"/>
      </w:pPr>
    </w:lvl>
    <w:lvl w:ilvl="6" w:tplc="295C0AFE">
      <w:numFmt w:val="decimal"/>
      <w:lvlText w:val=""/>
      <w:lvlJc w:val="left"/>
      <w:pPr>
        <w:ind w:left="0" w:firstLine="0"/>
      </w:pPr>
    </w:lvl>
    <w:lvl w:ilvl="7" w:tplc="F5EAD880">
      <w:numFmt w:val="decimal"/>
      <w:lvlText w:val=""/>
      <w:lvlJc w:val="left"/>
      <w:pPr>
        <w:ind w:left="0" w:firstLine="0"/>
      </w:pPr>
    </w:lvl>
    <w:lvl w:ilvl="8" w:tplc="60260F8A">
      <w:numFmt w:val="decimal"/>
      <w:lvlText w:val=""/>
      <w:lvlJc w:val="left"/>
      <w:pPr>
        <w:ind w:left="0" w:firstLine="0"/>
      </w:pPr>
    </w:lvl>
  </w:abstractNum>
  <w:abstractNum w:abstractNumId="21" w15:restartNumberingAfterBreak="0">
    <w:nsid w:val="1A3063C2"/>
    <w:multiLevelType w:val="hybridMultilevel"/>
    <w:tmpl w:val="C082EA7C"/>
    <w:lvl w:ilvl="0" w:tplc="13A61D5C">
      <w:start w:val="1"/>
      <w:numFmt w:val="bullet"/>
      <w:lvlText w:val="•"/>
      <w:lvlJc w:val="left"/>
      <w:pPr>
        <w:ind w:left="720" w:hanging="360"/>
      </w:pPr>
    </w:lvl>
    <w:lvl w:ilvl="1" w:tplc="C3042AFA">
      <w:numFmt w:val="decimal"/>
      <w:lvlText w:val=""/>
      <w:lvlJc w:val="left"/>
      <w:pPr>
        <w:ind w:left="0" w:firstLine="0"/>
      </w:pPr>
    </w:lvl>
    <w:lvl w:ilvl="2" w:tplc="13E6C750">
      <w:numFmt w:val="decimal"/>
      <w:lvlText w:val=""/>
      <w:lvlJc w:val="left"/>
      <w:pPr>
        <w:ind w:left="0" w:firstLine="0"/>
      </w:pPr>
    </w:lvl>
    <w:lvl w:ilvl="3" w:tplc="EE5A7466">
      <w:numFmt w:val="decimal"/>
      <w:lvlText w:val=""/>
      <w:lvlJc w:val="left"/>
      <w:pPr>
        <w:ind w:left="0" w:firstLine="0"/>
      </w:pPr>
    </w:lvl>
    <w:lvl w:ilvl="4" w:tplc="C9149E5A">
      <w:numFmt w:val="decimal"/>
      <w:lvlText w:val=""/>
      <w:lvlJc w:val="left"/>
      <w:pPr>
        <w:ind w:left="0" w:firstLine="0"/>
      </w:pPr>
    </w:lvl>
    <w:lvl w:ilvl="5" w:tplc="5C7C7E44">
      <w:numFmt w:val="decimal"/>
      <w:lvlText w:val=""/>
      <w:lvlJc w:val="left"/>
      <w:pPr>
        <w:ind w:left="0" w:firstLine="0"/>
      </w:pPr>
    </w:lvl>
    <w:lvl w:ilvl="6" w:tplc="8BE65BB4">
      <w:numFmt w:val="decimal"/>
      <w:lvlText w:val=""/>
      <w:lvlJc w:val="left"/>
      <w:pPr>
        <w:ind w:left="0" w:firstLine="0"/>
      </w:pPr>
    </w:lvl>
    <w:lvl w:ilvl="7" w:tplc="7738238A">
      <w:numFmt w:val="decimal"/>
      <w:lvlText w:val=""/>
      <w:lvlJc w:val="left"/>
      <w:pPr>
        <w:ind w:left="0" w:firstLine="0"/>
      </w:pPr>
    </w:lvl>
    <w:lvl w:ilvl="8" w:tplc="A70E2DCC">
      <w:numFmt w:val="decimal"/>
      <w:lvlText w:val=""/>
      <w:lvlJc w:val="left"/>
      <w:pPr>
        <w:ind w:left="0" w:firstLine="0"/>
      </w:pPr>
    </w:lvl>
  </w:abstractNum>
  <w:abstractNum w:abstractNumId="22" w15:restartNumberingAfterBreak="0">
    <w:nsid w:val="1B4673FC"/>
    <w:multiLevelType w:val="multilevel"/>
    <w:tmpl w:val="9D380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A7A36"/>
    <w:multiLevelType w:val="hybridMultilevel"/>
    <w:tmpl w:val="9F2AB2BC"/>
    <w:lvl w:ilvl="0" w:tplc="0409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F117F30"/>
    <w:multiLevelType w:val="multilevel"/>
    <w:tmpl w:val="41CE0D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F443715"/>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D1CCC"/>
    <w:multiLevelType w:val="hybridMultilevel"/>
    <w:tmpl w:val="0F42B6DE"/>
    <w:lvl w:ilvl="0" w:tplc="1B620730">
      <w:start w:val="1"/>
      <w:numFmt w:val="decimal"/>
      <w:lvlText w:val="%1"/>
      <w:lvlJc w:val="left"/>
      <w:pPr>
        <w:ind w:left="720" w:hanging="360"/>
      </w:pPr>
      <w:rPr>
        <w:rFonts w:ascii="Calibri" w:eastAsia="Calibri" w:hAnsi="Calibri" w:cs="Calibri"/>
      </w:rPr>
    </w:lvl>
    <w:lvl w:ilvl="1" w:tplc="C7D2525C">
      <w:numFmt w:val="decimal"/>
      <w:lvlText w:val=""/>
      <w:lvlJc w:val="left"/>
      <w:pPr>
        <w:ind w:left="0" w:firstLine="0"/>
      </w:pPr>
    </w:lvl>
    <w:lvl w:ilvl="2" w:tplc="019297FE">
      <w:numFmt w:val="decimal"/>
      <w:lvlText w:val=""/>
      <w:lvlJc w:val="left"/>
      <w:pPr>
        <w:ind w:left="0" w:firstLine="0"/>
      </w:pPr>
    </w:lvl>
    <w:lvl w:ilvl="3" w:tplc="65B8C558">
      <w:numFmt w:val="decimal"/>
      <w:lvlText w:val=""/>
      <w:lvlJc w:val="left"/>
      <w:pPr>
        <w:ind w:left="0" w:firstLine="0"/>
      </w:pPr>
    </w:lvl>
    <w:lvl w:ilvl="4" w:tplc="49E2AFC4">
      <w:numFmt w:val="decimal"/>
      <w:lvlText w:val=""/>
      <w:lvlJc w:val="left"/>
      <w:pPr>
        <w:ind w:left="0" w:firstLine="0"/>
      </w:pPr>
    </w:lvl>
    <w:lvl w:ilvl="5" w:tplc="660E7DBC">
      <w:numFmt w:val="decimal"/>
      <w:lvlText w:val=""/>
      <w:lvlJc w:val="left"/>
      <w:pPr>
        <w:ind w:left="0" w:firstLine="0"/>
      </w:pPr>
    </w:lvl>
    <w:lvl w:ilvl="6" w:tplc="FA7884C2">
      <w:numFmt w:val="decimal"/>
      <w:lvlText w:val=""/>
      <w:lvlJc w:val="left"/>
      <w:pPr>
        <w:ind w:left="0" w:firstLine="0"/>
      </w:pPr>
    </w:lvl>
    <w:lvl w:ilvl="7" w:tplc="A3324A24">
      <w:numFmt w:val="decimal"/>
      <w:lvlText w:val=""/>
      <w:lvlJc w:val="left"/>
      <w:pPr>
        <w:ind w:left="0" w:firstLine="0"/>
      </w:pPr>
    </w:lvl>
    <w:lvl w:ilvl="8" w:tplc="CC324148">
      <w:numFmt w:val="decimal"/>
      <w:lvlText w:val=""/>
      <w:lvlJc w:val="left"/>
      <w:pPr>
        <w:ind w:left="0" w:firstLine="0"/>
      </w:pPr>
    </w:lvl>
  </w:abstractNum>
  <w:abstractNum w:abstractNumId="27" w15:restartNumberingAfterBreak="0">
    <w:nsid w:val="21777CDA"/>
    <w:multiLevelType w:val="hybridMultilevel"/>
    <w:tmpl w:val="2F264B90"/>
    <w:lvl w:ilvl="0" w:tplc="23061556">
      <w:start w:val="1"/>
      <w:numFmt w:val="bullet"/>
      <w:lvlText w:val="•"/>
      <w:lvlJc w:val="left"/>
      <w:pPr>
        <w:ind w:left="720" w:hanging="360"/>
      </w:pPr>
    </w:lvl>
    <w:lvl w:ilvl="1" w:tplc="02665BCA">
      <w:numFmt w:val="decimal"/>
      <w:lvlText w:val=""/>
      <w:lvlJc w:val="left"/>
      <w:pPr>
        <w:ind w:left="0" w:firstLine="0"/>
      </w:pPr>
    </w:lvl>
    <w:lvl w:ilvl="2" w:tplc="F258BE7A">
      <w:numFmt w:val="decimal"/>
      <w:lvlText w:val=""/>
      <w:lvlJc w:val="left"/>
      <w:pPr>
        <w:ind w:left="0" w:firstLine="0"/>
      </w:pPr>
    </w:lvl>
    <w:lvl w:ilvl="3" w:tplc="CACC69A4">
      <w:numFmt w:val="decimal"/>
      <w:lvlText w:val=""/>
      <w:lvlJc w:val="left"/>
      <w:pPr>
        <w:ind w:left="0" w:firstLine="0"/>
      </w:pPr>
    </w:lvl>
    <w:lvl w:ilvl="4" w:tplc="221626EC">
      <w:numFmt w:val="decimal"/>
      <w:lvlText w:val=""/>
      <w:lvlJc w:val="left"/>
      <w:pPr>
        <w:ind w:left="0" w:firstLine="0"/>
      </w:pPr>
    </w:lvl>
    <w:lvl w:ilvl="5" w:tplc="A55E945C">
      <w:numFmt w:val="decimal"/>
      <w:lvlText w:val=""/>
      <w:lvlJc w:val="left"/>
      <w:pPr>
        <w:ind w:left="0" w:firstLine="0"/>
      </w:pPr>
    </w:lvl>
    <w:lvl w:ilvl="6" w:tplc="088C4604">
      <w:numFmt w:val="decimal"/>
      <w:lvlText w:val=""/>
      <w:lvlJc w:val="left"/>
      <w:pPr>
        <w:ind w:left="0" w:firstLine="0"/>
      </w:pPr>
    </w:lvl>
    <w:lvl w:ilvl="7" w:tplc="84F2D308">
      <w:numFmt w:val="decimal"/>
      <w:lvlText w:val=""/>
      <w:lvlJc w:val="left"/>
      <w:pPr>
        <w:ind w:left="0" w:firstLine="0"/>
      </w:pPr>
    </w:lvl>
    <w:lvl w:ilvl="8" w:tplc="7EE0D08C">
      <w:numFmt w:val="decimal"/>
      <w:lvlText w:val=""/>
      <w:lvlJc w:val="left"/>
      <w:pPr>
        <w:ind w:left="0" w:firstLine="0"/>
      </w:pPr>
    </w:lvl>
  </w:abstractNum>
  <w:abstractNum w:abstractNumId="28" w15:restartNumberingAfterBreak="0">
    <w:nsid w:val="220A1CD4"/>
    <w:multiLevelType w:val="multilevel"/>
    <w:tmpl w:val="4D983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F602FD"/>
    <w:multiLevelType w:val="multilevel"/>
    <w:tmpl w:val="93EC3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24964C98"/>
    <w:multiLevelType w:val="hybridMultilevel"/>
    <w:tmpl w:val="3B6E5812"/>
    <w:lvl w:ilvl="0" w:tplc="360833CE">
      <w:start w:val="1"/>
      <w:numFmt w:val="decimal"/>
      <w:lvlText w:val="%1"/>
      <w:lvlJc w:val="left"/>
      <w:pPr>
        <w:ind w:left="720" w:hanging="360"/>
      </w:pPr>
    </w:lvl>
    <w:lvl w:ilvl="1" w:tplc="AD4CAB7E">
      <w:numFmt w:val="decimal"/>
      <w:lvlText w:val=""/>
      <w:lvlJc w:val="left"/>
      <w:pPr>
        <w:ind w:left="0" w:firstLine="0"/>
      </w:pPr>
    </w:lvl>
    <w:lvl w:ilvl="2" w:tplc="6A92E8FE">
      <w:numFmt w:val="decimal"/>
      <w:lvlText w:val=""/>
      <w:lvlJc w:val="left"/>
      <w:pPr>
        <w:ind w:left="0" w:firstLine="0"/>
      </w:pPr>
    </w:lvl>
    <w:lvl w:ilvl="3" w:tplc="E7040E9C">
      <w:numFmt w:val="decimal"/>
      <w:lvlText w:val=""/>
      <w:lvlJc w:val="left"/>
      <w:pPr>
        <w:ind w:left="0" w:firstLine="0"/>
      </w:pPr>
    </w:lvl>
    <w:lvl w:ilvl="4" w:tplc="D938C61A">
      <w:numFmt w:val="decimal"/>
      <w:lvlText w:val=""/>
      <w:lvlJc w:val="left"/>
      <w:pPr>
        <w:ind w:left="0" w:firstLine="0"/>
      </w:pPr>
    </w:lvl>
    <w:lvl w:ilvl="5" w:tplc="7AC8C9B8">
      <w:numFmt w:val="decimal"/>
      <w:lvlText w:val=""/>
      <w:lvlJc w:val="left"/>
      <w:pPr>
        <w:ind w:left="0" w:firstLine="0"/>
      </w:pPr>
    </w:lvl>
    <w:lvl w:ilvl="6" w:tplc="12A45D0E">
      <w:numFmt w:val="decimal"/>
      <w:lvlText w:val=""/>
      <w:lvlJc w:val="left"/>
      <w:pPr>
        <w:ind w:left="0" w:firstLine="0"/>
      </w:pPr>
    </w:lvl>
    <w:lvl w:ilvl="7" w:tplc="62FE0F3A">
      <w:numFmt w:val="decimal"/>
      <w:lvlText w:val=""/>
      <w:lvlJc w:val="left"/>
      <w:pPr>
        <w:ind w:left="0" w:firstLine="0"/>
      </w:pPr>
    </w:lvl>
    <w:lvl w:ilvl="8" w:tplc="65F61EE4">
      <w:numFmt w:val="decimal"/>
      <w:lvlText w:val=""/>
      <w:lvlJc w:val="left"/>
      <w:pPr>
        <w:ind w:left="0" w:firstLine="0"/>
      </w:pPr>
    </w:lvl>
  </w:abstractNum>
  <w:abstractNum w:abstractNumId="31" w15:restartNumberingAfterBreak="0">
    <w:nsid w:val="24B7489A"/>
    <w:multiLevelType w:val="multilevel"/>
    <w:tmpl w:val="ED9AB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5183735"/>
    <w:multiLevelType w:val="multilevel"/>
    <w:tmpl w:val="674A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A5064"/>
    <w:multiLevelType w:val="multilevel"/>
    <w:tmpl w:val="585074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273C59C1"/>
    <w:multiLevelType w:val="multilevel"/>
    <w:tmpl w:val="CE8C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C44563"/>
    <w:multiLevelType w:val="multilevel"/>
    <w:tmpl w:val="564A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395507"/>
    <w:multiLevelType w:val="hybridMultilevel"/>
    <w:tmpl w:val="908A9944"/>
    <w:lvl w:ilvl="0" w:tplc="700E596C">
      <w:start w:val="1"/>
      <w:numFmt w:val="decimal"/>
      <w:lvlText w:val="%1."/>
      <w:lvlJc w:val="left"/>
      <w:pPr>
        <w:ind w:left="720" w:hanging="360"/>
      </w:pPr>
    </w:lvl>
    <w:lvl w:ilvl="1" w:tplc="126066FA">
      <w:numFmt w:val="decimal"/>
      <w:lvlText w:val=""/>
      <w:lvlJc w:val="left"/>
      <w:pPr>
        <w:ind w:left="0" w:firstLine="0"/>
      </w:pPr>
    </w:lvl>
    <w:lvl w:ilvl="2" w:tplc="051AF694">
      <w:numFmt w:val="decimal"/>
      <w:lvlText w:val=""/>
      <w:lvlJc w:val="left"/>
      <w:pPr>
        <w:ind w:left="0" w:firstLine="0"/>
      </w:pPr>
    </w:lvl>
    <w:lvl w:ilvl="3" w:tplc="566E43E6">
      <w:numFmt w:val="decimal"/>
      <w:lvlText w:val=""/>
      <w:lvlJc w:val="left"/>
      <w:pPr>
        <w:ind w:left="0" w:firstLine="0"/>
      </w:pPr>
    </w:lvl>
    <w:lvl w:ilvl="4" w:tplc="4ADC4030">
      <w:numFmt w:val="decimal"/>
      <w:lvlText w:val=""/>
      <w:lvlJc w:val="left"/>
      <w:pPr>
        <w:ind w:left="0" w:firstLine="0"/>
      </w:pPr>
    </w:lvl>
    <w:lvl w:ilvl="5" w:tplc="D65C477C">
      <w:numFmt w:val="decimal"/>
      <w:lvlText w:val=""/>
      <w:lvlJc w:val="left"/>
      <w:pPr>
        <w:ind w:left="0" w:firstLine="0"/>
      </w:pPr>
    </w:lvl>
    <w:lvl w:ilvl="6" w:tplc="F59ADA14">
      <w:numFmt w:val="decimal"/>
      <w:lvlText w:val=""/>
      <w:lvlJc w:val="left"/>
      <w:pPr>
        <w:ind w:left="0" w:firstLine="0"/>
      </w:pPr>
    </w:lvl>
    <w:lvl w:ilvl="7" w:tplc="D5689F32">
      <w:numFmt w:val="decimal"/>
      <w:lvlText w:val=""/>
      <w:lvlJc w:val="left"/>
      <w:pPr>
        <w:ind w:left="0" w:firstLine="0"/>
      </w:pPr>
    </w:lvl>
    <w:lvl w:ilvl="8" w:tplc="E27AE058">
      <w:numFmt w:val="decimal"/>
      <w:lvlText w:val=""/>
      <w:lvlJc w:val="left"/>
      <w:pPr>
        <w:ind w:left="0" w:firstLine="0"/>
      </w:pPr>
    </w:lvl>
  </w:abstractNum>
  <w:abstractNum w:abstractNumId="37" w15:restartNumberingAfterBreak="0">
    <w:nsid w:val="28545D6D"/>
    <w:multiLevelType w:val="multilevel"/>
    <w:tmpl w:val="CD8862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8950E71"/>
    <w:multiLevelType w:val="multilevel"/>
    <w:tmpl w:val="8812A2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2A815269"/>
    <w:multiLevelType w:val="hybridMultilevel"/>
    <w:tmpl w:val="9E6AC672"/>
    <w:lvl w:ilvl="0" w:tplc="7AC2D3CE">
      <w:start w:val="1"/>
      <w:numFmt w:val="bullet"/>
      <w:lvlText w:val="•"/>
      <w:lvlJc w:val="left"/>
      <w:pPr>
        <w:ind w:left="720" w:hanging="360"/>
      </w:pPr>
    </w:lvl>
    <w:lvl w:ilvl="1" w:tplc="25082380">
      <w:numFmt w:val="decimal"/>
      <w:lvlText w:val=""/>
      <w:lvlJc w:val="left"/>
      <w:pPr>
        <w:ind w:left="0" w:firstLine="0"/>
      </w:pPr>
    </w:lvl>
    <w:lvl w:ilvl="2" w:tplc="4B36B174">
      <w:numFmt w:val="decimal"/>
      <w:lvlText w:val=""/>
      <w:lvlJc w:val="left"/>
      <w:pPr>
        <w:ind w:left="0" w:firstLine="0"/>
      </w:pPr>
    </w:lvl>
    <w:lvl w:ilvl="3" w:tplc="3768DACA">
      <w:numFmt w:val="decimal"/>
      <w:lvlText w:val=""/>
      <w:lvlJc w:val="left"/>
      <w:pPr>
        <w:ind w:left="0" w:firstLine="0"/>
      </w:pPr>
    </w:lvl>
    <w:lvl w:ilvl="4" w:tplc="0394B1B8">
      <w:numFmt w:val="decimal"/>
      <w:lvlText w:val=""/>
      <w:lvlJc w:val="left"/>
      <w:pPr>
        <w:ind w:left="0" w:firstLine="0"/>
      </w:pPr>
    </w:lvl>
    <w:lvl w:ilvl="5" w:tplc="5BD0D68A">
      <w:numFmt w:val="decimal"/>
      <w:lvlText w:val=""/>
      <w:lvlJc w:val="left"/>
      <w:pPr>
        <w:ind w:left="0" w:firstLine="0"/>
      </w:pPr>
    </w:lvl>
    <w:lvl w:ilvl="6" w:tplc="EBDC1B26">
      <w:numFmt w:val="decimal"/>
      <w:lvlText w:val=""/>
      <w:lvlJc w:val="left"/>
      <w:pPr>
        <w:ind w:left="0" w:firstLine="0"/>
      </w:pPr>
    </w:lvl>
    <w:lvl w:ilvl="7" w:tplc="E7B250DA">
      <w:numFmt w:val="decimal"/>
      <w:lvlText w:val=""/>
      <w:lvlJc w:val="left"/>
      <w:pPr>
        <w:ind w:left="0" w:firstLine="0"/>
      </w:pPr>
    </w:lvl>
    <w:lvl w:ilvl="8" w:tplc="30742280">
      <w:numFmt w:val="decimal"/>
      <w:lvlText w:val=""/>
      <w:lvlJc w:val="left"/>
      <w:pPr>
        <w:ind w:left="0" w:firstLine="0"/>
      </w:pPr>
    </w:lvl>
  </w:abstractNum>
  <w:abstractNum w:abstractNumId="40" w15:restartNumberingAfterBreak="0">
    <w:nsid w:val="2A827E73"/>
    <w:multiLevelType w:val="hybridMultilevel"/>
    <w:tmpl w:val="62000F38"/>
    <w:lvl w:ilvl="0" w:tplc="322AFF68">
      <w:start w:val="1"/>
      <w:numFmt w:val="decimal"/>
      <w:lvlText w:val="%1."/>
      <w:lvlJc w:val="left"/>
      <w:pPr>
        <w:ind w:left="720" w:hanging="360"/>
      </w:pPr>
      <w:rPr>
        <w:rFonts w:ascii="Calibri" w:eastAsia="Calibri" w:hAnsi="Calibri" w:cs="Calibri"/>
      </w:rPr>
    </w:lvl>
    <w:lvl w:ilvl="1" w:tplc="65C8226A">
      <w:numFmt w:val="decimal"/>
      <w:lvlText w:val=""/>
      <w:lvlJc w:val="left"/>
      <w:pPr>
        <w:ind w:left="0" w:firstLine="0"/>
      </w:pPr>
    </w:lvl>
    <w:lvl w:ilvl="2" w:tplc="BA06131C">
      <w:numFmt w:val="decimal"/>
      <w:lvlText w:val=""/>
      <w:lvlJc w:val="left"/>
      <w:pPr>
        <w:ind w:left="0" w:firstLine="0"/>
      </w:pPr>
    </w:lvl>
    <w:lvl w:ilvl="3" w:tplc="5A82A97C">
      <w:numFmt w:val="decimal"/>
      <w:lvlText w:val=""/>
      <w:lvlJc w:val="left"/>
      <w:pPr>
        <w:ind w:left="0" w:firstLine="0"/>
      </w:pPr>
    </w:lvl>
    <w:lvl w:ilvl="4" w:tplc="775EB330">
      <w:numFmt w:val="decimal"/>
      <w:lvlText w:val=""/>
      <w:lvlJc w:val="left"/>
      <w:pPr>
        <w:ind w:left="0" w:firstLine="0"/>
      </w:pPr>
    </w:lvl>
    <w:lvl w:ilvl="5" w:tplc="C11612CC">
      <w:numFmt w:val="decimal"/>
      <w:lvlText w:val=""/>
      <w:lvlJc w:val="left"/>
      <w:pPr>
        <w:ind w:left="0" w:firstLine="0"/>
      </w:pPr>
    </w:lvl>
    <w:lvl w:ilvl="6" w:tplc="79FC4CD0">
      <w:numFmt w:val="decimal"/>
      <w:lvlText w:val=""/>
      <w:lvlJc w:val="left"/>
      <w:pPr>
        <w:ind w:left="0" w:firstLine="0"/>
      </w:pPr>
    </w:lvl>
    <w:lvl w:ilvl="7" w:tplc="29F61A98">
      <w:numFmt w:val="decimal"/>
      <w:lvlText w:val=""/>
      <w:lvlJc w:val="left"/>
      <w:pPr>
        <w:ind w:left="0" w:firstLine="0"/>
      </w:pPr>
    </w:lvl>
    <w:lvl w:ilvl="8" w:tplc="886292DC">
      <w:numFmt w:val="decimal"/>
      <w:lvlText w:val=""/>
      <w:lvlJc w:val="left"/>
      <w:pPr>
        <w:ind w:left="0" w:firstLine="0"/>
      </w:pPr>
    </w:lvl>
  </w:abstractNum>
  <w:abstractNum w:abstractNumId="41" w15:restartNumberingAfterBreak="0">
    <w:nsid w:val="2B807FC9"/>
    <w:multiLevelType w:val="multilevel"/>
    <w:tmpl w:val="44DE7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181C5F"/>
    <w:multiLevelType w:val="multilevel"/>
    <w:tmpl w:val="3F82B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C75697"/>
    <w:multiLevelType w:val="multilevel"/>
    <w:tmpl w:val="58CAC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2F3B2D35"/>
    <w:multiLevelType w:val="multilevel"/>
    <w:tmpl w:val="15A016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30D93CC0"/>
    <w:multiLevelType w:val="multilevel"/>
    <w:tmpl w:val="C186D0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367267E5"/>
    <w:multiLevelType w:val="hybridMultilevel"/>
    <w:tmpl w:val="FDC285F6"/>
    <w:lvl w:ilvl="0" w:tplc="BDD8A736">
      <w:start w:val="1"/>
      <w:numFmt w:val="bullet"/>
      <w:lvlText w:val="•"/>
      <w:lvlJc w:val="left"/>
      <w:pPr>
        <w:ind w:left="720" w:hanging="360"/>
      </w:pPr>
    </w:lvl>
    <w:lvl w:ilvl="1" w:tplc="7374C45C">
      <w:numFmt w:val="decimal"/>
      <w:lvlText w:val=""/>
      <w:lvlJc w:val="left"/>
      <w:pPr>
        <w:ind w:left="0" w:firstLine="0"/>
      </w:pPr>
    </w:lvl>
    <w:lvl w:ilvl="2" w:tplc="A2E46EBA">
      <w:numFmt w:val="decimal"/>
      <w:lvlText w:val=""/>
      <w:lvlJc w:val="left"/>
      <w:pPr>
        <w:ind w:left="0" w:firstLine="0"/>
      </w:pPr>
    </w:lvl>
    <w:lvl w:ilvl="3" w:tplc="3C563572">
      <w:numFmt w:val="decimal"/>
      <w:lvlText w:val=""/>
      <w:lvlJc w:val="left"/>
      <w:pPr>
        <w:ind w:left="0" w:firstLine="0"/>
      </w:pPr>
    </w:lvl>
    <w:lvl w:ilvl="4" w:tplc="B978E12C">
      <w:numFmt w:val="decimal"/>
      <w:lvlText w:val=""/>
      <w:lvlJc w:val="left"/>
      <w:pPr>
        <w:ind w:left="0" w:firstLine="0"/>
      </w:pPr>
    </w:lvl>
    <w:lvl w:ilvl="5" w:tplc="E97CDE48">
      <w:numFmt w:val="decimal"/>
      <w:lvlText w:val=""/>
      <w:lvlJc w:val="left"/>
      <w:pPr>
        <w:ind w:left="0" w:firstLine="0"/>
      </w:pPr>
    </w:lvl>
    <w:lvl w:ilvl="6" w:tplc="14488042">
      <w:numFmt w:val="decimal"/>
      <w:lvlText w:val=""/>
      <w:lvlJc w:val="left"/>
      <w:pPr>
        <w:ind w:left="0" w:firstLine="0"/>
      </w:pPr>
    </w:lvl>
    <w:lvl w:ilvl="7" w:tplc="C5E8D6C6">
      <w:numFmt w:val="decimal"/>
      <w:lvlText w:val=""/>
      <w:lvlJc w:val="left"/>
      <w:pPr>
        <w:ind w:left="0" w:firstLine="0"/>
      </w:pPr>
    </w:lvl>
    <w:lvl w:ilvl="8" w:tplc="2312CA9E">
      <w:numFmt w:val="decimal"/>
      <w:lvlText w:val=""/>
      <w:lvlJc w:val="left"/>
      <w:pPr>
        <w:ind w:left="0" w:firstLine="0"/>
      </w:pPr>
    </w:lvl>
  </w:abstractNum>
  <w:abstractNum w:abstractNumId="47" w15:restartNumberingAfterBreak="0">
    <w:nsid w:val="36897775"/>
    <w:multiLevelType w:val="multilevel"/>
    <w:tmpl w:val="45DC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9111C8"/>
    <w:multiLevelType w:val="multilevel"/>
    <w:tmpl w:val="B802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8A6A1E"/>
    <w:multiLevelType w:val="hybridMultilevel"/>
    <w:tmpl w:val="8A5EC3F2"/>
    <w:lvl w:ilvl="0" w:tplc="7AC2D3CE">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387C1951"/>
    <w:multiLevelType w:val="multilevel"/>
    <w:tmpl w:val="DFB2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006DB9"/>
    <w:multiLevelType w:val="multilevel"/>
    <w:tmpl w:val="221839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398B39E7"/>
    <w:multiLevelType w:val="multilevel"/>
    <w:tmpl w:val="2B6C2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3A1D1985"/>
    <w:multiLevelType w:val="multilevel"/>
    <w:tmpl w:val="6C28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896A9F"/>
    <w:multiLevelType w:val="multilevel"/>
    <w:tmpl w:val="6BD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A3360F"/>
    <w:multiLevelType w:val="multilevel"/>
    <w:tmpl w:val="52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88C6F9"/>
    <w:multiLevelType w:val="multilevel"/>
    <w:tmpl w:val="31D8985E"/>
    <w:lvl w:ilvl="0">
      <w:start w:val="1"/>
      <w:numFmt w:val="bullet"/>
      <w:lvlText w:val=""/>
      <w:lvlJc w:val="left"/>
      <w:pPr>
        <w:ind w:left="72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7" w15:restartNumberingAfterBreak="0">
    <w:nsid w:val="3CA37E9D"/>
    <w:multiLevelType w:val="hybridMultilevel"/>
    <w:tmpl w:val="55086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D232C21"/>
    <w:multiLevelType w:val="hybridMultilevel"/>
    <w:tmpl w:val="6EE6ED54"/>
    <w:lvl w:ilvl="0" w:tplc="34A61CDC">
      <w:start w:val="1"/>
      <w:numFmt w:val="bullet"/>
      <w:lvlText w:val="•"/>
      <w:lvlJc w:val="left"/>
      <w:pPr>
        <w:ind w:left="720" w:hanging="360"/>
      </w:pPr>
    </w:lvl>
    <w:lvl w:ilvl="1" w:tplc="AA20F73C">
      <w:numFmt w:val="decimal"/>
      <w:lvlText w:val=""/>
      <w:lvlJc w:val="left"/>
      <w:pPr>
        <w:ind w:left="0" w:firstLine="0"/>
      </w:pPr>
    </w:lvl>
    <w:lvl w:ilvl="2" w:tplc="846CA6FA">
      <w:numFmt w:val="decimal"/>
      <w:lvlText w:val=""/>
      <w:lvlJc w:val="left"/>
      <w:pPr>
        <w:ind w:left="0" w:firstLine="0"/>
      </w:pPr>
    </w:lvl>
    <w:lvl w:ilvl="3" w:tplc="41420AA2">
      <w:numFmt w:val="decimal"/>
      <w:lvlText w:val=""/>
      <w:lvlJc w:val="left"/>
      <w:pPr>
        <w:ind w:left="0" w:firstLine="0"/>
      </w:pPr>
    </w:lvl>
    <w:lvl w:ilvl="4" w:tplc="300462C6">
      <w:numFmt w:val="decimal"/>
      <w:lvlText w:val=""/>
      <w:lvlJc w:val="left"/>
      <w:pPr>
        <w:ind w:left="0" w:firstLine="0"/>
      </w:pPr>
    </w:lvl>
    <w:lvl w:ilvl="5" w:tplc="ABBA94CA">
      <w:numFmt w:val="decimal"/>
      <w:lvlText w:val=""/>
      <w:lvlJc w:val="left"/>
      <w:pPr>
        <w:ind w:left="0" w:firstLine="0"/>
      </w:pPr>
    </w:lvl>
    <w:lvl w:ilvl="6" w:tplc="A8E62E2E">
      <w:numFmt w:val="decimal"/>
      <w:lvlText w:val=""/>
      <w:lvlJc w:val="left"/>
      <w:pPr>
        <w:ind w:left="0" w:firstLine="0"/>
      </w:pPr>
    </w:lvl>
    <w:lvl w:ilvl="7" w:tplc="1788F994">
      <w:numFmt w:val="decimal"/>
      <w:lvlText w:val=""/>
      <w:lvlJc w:val="left"/>
      <w:pPr>
        <w:ind w:left="0" w:firstLine="0"/>
      </w:pPr>
    </w:lvl>
    <w:lvl w:ilvl="8" w:tplc="41E69566">
      <w:numFmt w:val="decimal"/>
      <w:lvlText w:val=""/>
      <w:lvlJc w:val="left"/>
      <w:pPr>
        <w:ind w:left="0" w:firstLine="0"/>
      </w:pPr>
    </w:lvl>
  </w:abstractNum>
  <w:abstractNum w:abstractNumId="59" w15:restartNumberingAfterBreak="0">
    <w:nsid w:val="3FC229B3"/>
    <w:multiLevelType w:val="multilevel"/>
    <w:tmpl w:val="E64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D512C3"/>
    <w:multiLevelType w:val="hybridMultilevel"/>
    <w:tmpl w:val="C8224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0F94AE9"/>
    <w:multiLevelType w:val="multilevel"/>
    <w:tmpl w:val="0FD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994983"/>
    <w:multiLevelType w:val="hybridMultilevel"/>
    <w:tmpl w:val="BD2247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08792E"/>
    <w:multiLevelType w:val="multilevel"/>
    <w:tmpl w:val="42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381D3C"/>
    <w:multiLevelType w:val="hybridMultilevel"/>
    <w:tmpl w:val="0EB0E17A"/>
    <w:lvl w:ilvl="0" w:tplc="81CC161E">
      <w:start w:val="1"/>
      <w:numFmt w:val="decimal"/>
      <w:lvlText w:val="%1."/>
      <w:lvlJc w:val="left"/>
      <w:pPr>
        <w:ind w:left="720" w:hanging="360"/>
      </w:pPr>
      <w:rPr>
        <w:rFonts w:ascii="Calibri" w:eastAsia="Calibri" w:hAnsi="Calibri" w:cs="Calibri"/>
      </w:rPr>
    </w:lvl>
    <w:lvl w:ilvl="1" w:tplc="0A1AE38E">
      <w:numFmt w:val="decimal"/>
      <w:lvlText w:val=""/>
      <w:lvlJc w:val="left"/>
      <w:pPr>
        <w:ind w:left="0" w:firstLine="0"/>
      </w:pPr>
    </w:lvl>
    <w:lvl w:ilvl="2" w:tplc="80A2364C">
      <w:numFmt w:val="decimal"/>
      <w:lvlText w:val=""/>
      <w:lvlJc w:val="left"/>
      <w:pPr>
        <w:ind w:left="0" w:firstLine="0"/>
      </w:pPr>
    </w:lvl>
    <w:lvl w:ilvl="3" w:tplc="59C0A0BE">
      <w:numFmt w:val="decimal"/>
      <w:lvlText w:val=""/>
      <w:lvlJc w:val="left"/>
      <w:pPr>
        <w:ind w:left="0" w:firstLine="0"/>
      </w:pPr>
    </w:lvl>
    <w:lvl w:ilvl="4" w:tplc="313EA41E">
      <w:numFmt w:val="decimal"/>
      <w:lvlText w:val=""/>
      <w:lvlJc w:val="left"/>
      <w:pPr>
        <w:ind w:left="0" w:firstLine="0"/>
      </w:pPr>
    </w:lvl>
    <w:lvl w:ilvl="5" w:tplc="AA30976C">
      <w:numFmt w:val="decimal"/>
      <w:lvlText w:val=""/>
      <w:lvlJc w:val="left"/>
      <w:pPr>
        <w:ind w:left="0" w:firstLine="0"/>
      </w:pPr>
    </w:lvl>
    <w:lvl w:ilvl="6" w:tplc="842AD266">
      <w:numFmt w:val="decimal"/>
      <w:lvlText w:val=""/>
      <w:lvlJc w:val="left"/>
      <w:pPr>
        <w:ind w:left="0" w:firstLine="0"/>
      </w:pPr>
    </w:lvl>
    <w:lvl w:ilvl="7" w:tplc="2D28B2D6">
      <w:numFmt w:val="decimal"/>
      <w:lvlText w:val=""/>
      <w:lvlJc w:val="left"/>
      <w:pPr>
        <w:ind w:left="0" w:firstLine="0"/>
      </w:pPr>
    </w:lvl>
    <w:lvl w:ilvl="8" w:tplc="71403E9E">
      <w:numFmt w:val="decimal"/>
      <w:lvlText w:val=""/>
      <w:lvlJc w:val="left"/>
      <w:pPr>
        <w:ind w:left="0" w:firstLine="0"/>
      </w:pPr>
    </w:lvl>
  </w:abstractNum>
  <w:abstractNum w:abstractNumId="65" w15:restartNumberingAfterBreak="0">
    <w:nsid w:val="42C01105"/>
    <w:multiLevelType w:val="hybridMultilevel"/>
    <w:tmpl w:val="722EBC98"/>
    <w:lvl w:ilvl="0" w:tplc="CAEA066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6" w15:restartNumberingAfterBreak="0">
    <w:nsid w:val="43265C9F"/>
    <w:multiLevelType w:val="hybridMultilevel"/>
    <w:tmpl w:val="FD6A97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3695447"/>
    <w:multiLevelType w:val="hybridMultilevel"/>
    <w:tmpl w:val="DD20911C"/>
    <w:lvl w:ilvl="0" w:tplc="7A266818">
      <w:start w:val="1"/>
      <w:numFmt w:val="bullet"/>
      <w:lvlText w:val="•"/>
      <w:lvlJc w:val="left"/>
      <w:pPr>
        <w:ind w:left="720" w:hanging="360"/>
      </w:pPr>
    </w:lvl>
    <w:lvl w:ilvl="1" w:tplc="D2103810">
      <w:numFmt w:val="decimal"/>
      <w:lvlText w:val=""/>
      <w:lvlJc w:val="left"/>
      <w:pPr>
        <w:ind w:left="0" w:firstLine="0"/>
      </w:pPr>
    </w:lvl>
    <w:lvl w:ilvl="2" w:tplc="1D86F724">
      <w:numFmt w:val="decimal"/>
      <w:lvlText w:val=""/>
      <w:lvlJc w:val="left"/>
      <w:pPr>
        <w:ind w:left="0" w:firstLine="0"/>
      </w:pPr>
    </w:lvl>
    <w:lvl w:ilvl="3" w:tplc="E92E4BE8">
      <w:numFmt w:val="decimal"/>
      <w:lvlText w:val=""/>
      <w:lvlJc w:val="left"/>
      <w:pPr>
        <w:ind w:left="0" w:firstLine="0"/>
      </w:pPr>
    </w:lvl>
    <w:lvl w:ilvl="4" w:tplc="6A0002A0">
      <w:numFmt w:val="decimal"/>
      <w:lvlText w:val=""/>
      <w:lvlJc w:val="left"/>
      <w:pPr>
        <w:ind w:left="0" w:firstLine="0"/>
      </w:pPr>
    </w:lvl>
    <w:lvl w:ilvl="5" w:tplc="15C45BD2">
      <w:numFmt w:val="decimal"/>
      <w:lvlText w:val=""/>
      <w:lvlJc w:val="left"/>
      <w:pPr>
        <w:ind w:left="0" w:firstLine="0"/>
      </w:pPr>
    </w:lvl>
    <w:lvl w:ilvl="6" w:tplc="0DB65B4C">
      <w:numFmt w:val="decimal"/>
      <w:lvlText w:val=""/>
      <w:lvlJc w:val="left"/>
      <w:pPr>
        <w:ind w:left="0" w:firstLine="0"/>
      </w:pPr>
    </w:lvl>
    <w:lvl w:ilvl="7" w:tplc="FDEC0D3C">
      <w:numFmt w:val="decimal"/>
      <w:lvlText w:val=""/>
      <w:lvlJc w:val="left"/>
      <w:pPr>
        <w:ind w:left="0" w:firstLine="0"/>
      </w:pPr>
    </w:lvl>
    <w:lvl w:ilvl="8" w:tplc="12F6A6E2">
      <w:numFmt w:val="decimal"/>
      <w:lvlText w:val=""/>
      <w:lvlJc w:val="left"/>
      <w:pPr>
        <w:ind w:left="0" w:firstLine="0"/>
      </w:pPr>
    </w:lvl>
  </w:abstractNum>
  <w:abstractNum w:abstractNumId="68" w15:restartNumberingAfterBreak="0">
    <w:nsid w:val="4383480B"/>
    <w:multiLevelType w:val="hybridMultilevel"/>
    <w:tmpl w:val="81A649EA"/>
    <w:lvl w:ilvl="0" w:tplc="1C983B0E">
      <w:start w:val="1"/>
      <w:numFmt w:val="decimal"/>
      <w:lvlText w:val="%1"/>
      <w:lvlJc w:val="left"/>
      <w:pPr>
        <w:ind w:left="720" w:hanging="360"/>
      </w:pPr>
      <w:rPr>
        <w:rFonts w:ascii="Calibri" w:eastAsia="Calibri" w:hAnsi="Calibri" w:cs="Calibri"/>
      </w:rPr>
    </w:lvl>
    <w:lvl w:ilvl="1" w:tplc="DDD6F6B6">
      <w:numFmt w:val="decimal"/>
      <w:lvlText w:val=""/>
      <w:lvlJc w:val="left"/>
      <w:pPr>
        <w:ind w:left="0" w:firstLine="0"/>
      </w:pPr>
    </w:lvl>
    <w:lvl w:ilvl="2" w:tplc="527CE41E">
      <w:numFmt w:val="decimal"/>
      <w:lvlText w:val=""/>
      <w:lvlJc w:val="left"/>
      <w:pPr>
        <w:ind w:left="0" w:firstLine="0"/>
      </w:pPr>
    </w:lvl>
    <w:lvl w:ilvl="3" w:tplc="F1B0B492">
      <w:numFmt w:val="decimal"/>
      <w:lvlText w:val=""/>
      <w:lvlJc w:val="left"/>
      <w:pPr>
        <w:ind w:left="0" w:firstLine="0"/>
      </w:pPr>
    </w:lvl>
    <w:lvl w:ilvl="4" w:tplc="F7FAD83C">
      <w:numFmt w:val="decimal"/>
      <w:lvlText w:val=""/>
      <w:lvlJc w:val="left"/>
      <w:pPr>
        <w:ind w:left="0" w:firstLine="0"/>
      </w:pPr>
    </w:lvl>
    <w:lvl w:ilvl="5" w:tplc="17D834BA">
      <w:numFmt w:val="decimal"/>
      <w:lvlText w:val=""/>
      <w:lvlJc w:val="left"/>
      <w:pPr>
        <w:ind w:left="0" w:firstLine="0"/>
      </w:pPr>
    </w:lvl>
    <w:lvl w:ilvl="6" w:tplc="1E82AC52">
      <w:numFmt w:val="decimal"/>
      <w:lvlText w:val=""/>
      <w:lvlJc w:val="left"/>
      <w:pPr>
        <w:ind w:left="0" w:firstLine="0"/>
      </w:pPr>
    </w:lvl>
    <w:lvl w:ilvl="7" w:tplc="316A0504">
      <w:numFmt w:val="decimal"/>
      <w:lvlText w:val=""/>
      <w:lvlJc w:val="left"/>
      <w:pPr>
        <w:ind w:left="0" w:firstLine="0"/>
      </w:pPr>
    </w:lvl>
    <w:lvl w:ilvl="8" w:tplc="C5F04620">
      <w:numFmt w:val="decimal"/>
      <w:lvlText w:val=""/>
      <w:lvlJc w:val="left"/>
      <w:pPr>
        <w:ind w:left="0" w:firstLine="0"/>
      </w:pPr>
    </w:lvl>
  </w:abstractNum>
  <w:abstractNum w:abstractNumId="69" w15:restartNumberingAfterBreak="0">
    <w:nsid w:val="44023846"/>
    <w:multiLevelType w:val="hybridMultilevel"/>
    <w:tmpl w:val="2C7CDC7A"/>
    <w:lvl w:ilvl="0" w:tplc="BBD6887A">
      <w:start w:val="1"/>
      <w:numFmt w:val="decimal"/>
      <w:lvlText w:val="%1."/>
      <w:lvlJc w:val="left"/>
      <w:pPr>
        <w:ind w:left="720" w:hanging="360"/>
      </w:pPr>
    </w:lvl>
    <w:lvl w:ilvl="1" w:tplc="374CD754">
      <w:numFmt w:val="decimal"/>
      <w:lvlText w:val=""/>
      <w:lvlJc w:val="left"/>
      <w:pPr>
        <w:ind w:left="0" w:firstLine="0"/>
      </w:pPr>
    </w:lvl>
    <w:lvl w:ilvl="2" w:tplc="466AB9DE">
      <w:numFmt w:val="decimal"/>
      <w:lvlText w:val=""/>
      <w:lvlJc w:val="left"/>
      <w:pPr>
        <w:ind w:left="0" w:firstLine="0"/>
      </w:pPr>
    </w:lvl>
    <w:lvl w:ilvl="3" w:tplc="2B12DAC0">
      <w:numFmt w:val="decimal"/>
      <w:lvlText w:val=""/>
      <w:lvlJc w:val="left"/>
      <w:pPr>
        <w:ind w:left="0" w:firstLine="0"/>
      </w:pPr>
    </w:lvl>
    <w:lvl w:ilvl="4" w:tplc="7D081A62">
      <w:numFmt w:val="decimal"/>
      <w:lvlText w:val=""/>
      <w:lvlJc w:val="left"/>
      <w:pPr>
        <w:ind w:left="0" w:firstLine="0"/>
      </w:pPr>
    </w:lvl>
    <w:lvl w:ilvl="5" w:tplc="9C866590">
      <w:numFmt w:val="decimal"/>
      <w:lvlText w:val=""/>
      <w:lvlJc w:val="left"/>
      <w:pPr>
        <w:ind w:left="0" w:firstLine="0"/>
      </w:pPr>
    </w:lvl>
    <w:lvl w:ilvl="6" w:tplc="9E2A3194">
      <w:numFmt w:val="decimal"/>
      <w:lvlText w:val=""/>
      <w:lvlJc w:val="left"/>
      <w:pPr>
        <w:ind w:left="0" w:firstLine="0"/>
      </w:pPr>
    </w:lvl>
    <w:lvl w:ilvl="7" w:tplc="84902030">
      <w:numFmt w:val="decimal"/>
      <w:lvlText w:val=""/>
      <w:lvlJc w:val="left"/>
      <w:pPr>
        <w:ind w:left="0" w:firstLine="0"/>
      </w:pPr>
    </w:lvl>
    <w:lvl w:ilvl="8" w:tplc="507612F8">
      <w:numFmt w:val="decimal"/>
      <w:lvlText w:val=""/>
      <w:lvlJc w:val="left"/>
      <w:pPr>
        <w:ind w:left="0" w:firstLine="0"/>
      </w:pPr>
    </w:lvl>
  </w:abstractNum>
  <w:abstractNum w:abstractNumId="70" w15:restartNumberingAfterBreak="0">
    <w:nsid w:val="444605F2"/>
    <w:multiLevelType w:val="multilevel"/>
    <w:tmpl w:val="8F04F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5509CA"/>
    <w:multiLevelType w:val="hybridMultilevel"/>
    <w:tmpl w:val="9956FCF8"/>
    <w:lvl w:ilvl="0" w:tplc="77FA3896">
      <w:start w:val="1"/>
      <w:numFmt w:val="bullet"/>
      <w:lvlText w:val="•"/>
      <w:lvlJc w:val="left"/>
      <w:pPr>
        <w:ind w:left="720" w:hanging="360"/>
      </w:pPr>
    </w:lvl>
    <w:lvl w:ilvl="1" w:tplc="4ED6CE40">
      <w:numFmt w:val="decimal"/>
      <w:lvlText w:val=""/>
      <w:lvlJc w:val="left"/>
      <w:pPr>
        <w:ind w:left="0" w:firstLine="0"/>
      </w:pPr>
    </w:lvl>
    <w:lvl w:ilvl="2" w:tplc="01544E94">
      <w:numFmt w:val="decimal"/>
      <w:lvlText w:val=""/>
      <w:lvlJc w:val="left"/>
      <w:pPr>
        <w:ind w:left="0" w:firstLine="0"/>
      </w:pPr>
    </w:lvl>
    <w:lvl w:ilvl="3" w:tplc="EC6477EE">
      <w:numFmt w:val="decimal"/>
      <w:lvlText w:val=""/>
      <w:lvlJc w:val="left"/>
      <w:pPr>
        <w:ind w:left="0" w:firstLine="0"/>
      </w:pPr>
    </w:lvl>
    <w:lvl w:ilvl="4" w:tplc="75EC6B2E">
      <w:numFmt w:val="decimal"/>
      <w:lvlText w:val=""/>
      <w:lvlJc w:val="left"/>
      <w:pPr>
        <w:ind w:left="0" w:firstLine="0"/>
      </w:pPr>
    </w:lvl>
    <w:lvl w:ilvl="5" w:tplc="24AC2966">
      <w:numFmt w:val="decimal"/>
      <w:lvlText w:val=""/>
      <w:lvlJc w:val="left"/>
      <w:pPr>
        <w:ind w:left="0" w:firstLine="0"/>
      </w:pPr>
    </w:lvl>
    <w:lvl w:ilvl="6" w:tplc="9D42582E">
      <w:numFmt w:val="decimal"/>
      <w:lvlText w:val=""/>
      <w:lvlJc w:val="left"/>
      <w:pPr>
        <w:ind w:left="0" w:firstLine="0"/>
      </w:pPr>
    </w:lvl>
    <w:lvl w:ilvl="7" w:tplc="2F16A92A">
      <w:numFmt w:val="decimal"/>
      <w:lvlText w:val=""/>
      <w:lvlJc w:val="left"/>
      <w:pPr>
        <w:ind w:left="0" w:firstLine="0"/>
      </w:pPr>
    </w:lvl>
    <w:lvl w:ilvl="8" w:tplc="2286E256">
      <w:numFmt w:val="decimal"/>
      <w:lvlText w:val=""/>
      <w:lvlJc w:val="left"/>
      <w:pPr>
        <w:ind w:left="0" w:firstLine="0"/>
      </w:pPr>
    </w:lvl>
  </w:abstractNum>
  <w:abstractNum w:abstractNumId="72" w15:restartNumberingAfterBreak="0">
    <w:nsid w:val="462E1E59"/>
    <w:multiLevelType w:val="hybridMultilevel"/>
    <w:tmpl w:val="EAE28F76"/>
    <w:lvl w:ilvl="0" w:tplc="36081FDA">
      <w:start w:val="1"/>
      <w:numFmt w:val="decimal"/>
      <w:lvlText w:val="%1)"/>
      <w:lvlJc w:val="left"/>
      <w:pPr>
        <w:ind w:left="720" w:hanging="360"/>
      </w:pPr>
    </w:lvl>
    <w:lvl w:ilvl="1" w:tplc="500C65F8">
      <w:numFmt w:val="decimal"/>
      <w:lvlText w:val=""/>
      <w:lvlJc w:val="left"/>
      <w:pPr>
        <w:ind w:left="0" w:firstLine="0"/>
      </w:pPr>
    </w:lvl>
    <w:lvl w:ilvl="2" w:tplc="30B03540">
      <w:numFmt w:val="decimal"/>
      <w:lvlText w:val=""/>
      <w:lvlJc w:val="left"/>
      <w:pPr>
        <w:ind w:left="0" w:firstLine="0"/>
      </w:pPr>
    </w:lvl>
    <w:lvl w:ilvl="3" w:tplc="5FF25A0A">
      <w:numFmt w:val="decimal"/>
      <w:lvlText w:val=""/>
      <w:lvlJc w:val="left"/>
      <w:pPr>
        <w:ind w:left="0" w:firstLine="0"/>
      </w:pPr>
    </w:lvl>
    <w:lvl w:ilvl="4" w:tplc="B28AD1A6">
      <w:numFmt w:val="decimal"/>
      <w:lvlText w:val=""/>
      <w:lvlJc w:val="left"/>
      <w:pPr>
        <w:ind w:left="0" w:firstLine="0"/>
      </w:pPr>
    </w:lvl>
    <w:lvl w:ilvl="5" w:tplc="5EC8A6BE">
      <w:numFmt w:val="decimal"/>
      <w:lvlText w:val=""/>
      <w:lvlJc w:val="left"/>
      <w:pPr>
        <w:ind w:left="0" w:firstLine="0"/>
      </w:pPr>
    </w:lvl>
    <w:lvl w:ilvl="6" w:tplc="38C2CAE2">
      <w:numFmt w:val="decimal"/>
      <w:lvlText w:val=""/>
      <w:lvlJc w:val="left"/>
      <w:pPr>
        <w:ind w:left="0" w:firstLine="0"/>
      </w:pPr>
    </w:lvl>
    <w:lvl w:ilvl="7" w:tplc="CD92DD72">
      <w:numFmt w:val="decimal"/>
      <w:lvlText w:val=""/>
      <w:lvlJc w:val="left"/>
      <w:pPr>
        <w:ind w:left="0" w:firstLine="0"/>
      </w:pPr>
    </w:lvl>
    <w:lvl w:ilvl="8" w:tplc="2000DFCC">
      <w:numFmt w:val="decimal"/>
      <w:lvlText w:val=""/>
      <w:lvlJc w:val="left"/>
      <w:pPr>
        <w:ind w:left="0" w:firstLine="0"/>
      </w:pPr>
    </w:lvl>
  </w:abstractNum>
  <w:abstractNum w:abstractNumId="73" w15:restartNumberingAfterBreak="0">
    <w:nsid w:val="46B26C2D"/>
    <w:multiLevelType w:val="multilevel"/>
    <w:tmpl w:val="729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670004"/>
    <w:multiLevelType w:val="multilevel"/>
    <w:tmpl w:val="92AC5D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5520C1"/>
    <w:multiLevelType w:val="hybridMultilevel"/>
    <w:tmpl w:val="9DB6C9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BEC5E28"/>
    <w:multiLevelType w:val="multilevel"/>
    <w:tmpl w:val="E3A858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4BFC4179"/>
    <w:multiLevelType w:val="multilevel"/>
    <w:tmpl w:val="EA6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546584"/>
    <w:multiLevelType w:val="multilevel"/>
    <w:tmpl w:val="A47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4B4878"/>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5F540D"/>
    <w:multiLevelType w:val="multilevel"/>
    <w:tmpl w:val="7C2ADB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4F0943D6"/>
    <w:multiLevelType w:val="hybridMultilevel"/>
    <w:tmpl w:val="E2067F6C"/>
    <w:lvl w:ilvl="0" w:tplc="EAEAC5F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4FC04108"/>
    <w:multiLevelType w:val="hybridMultilevel"/>
    <w:tmpl w:val="4022D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0A7612F"/>
    <w:multiLevelType w:val="hybridMultilevel"/>
    <w:tmpl w:val="16AE92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4" w15:restartNumberingAfterBreak="0">
    <w:nsid w:val="52D16395"/>
    <w:multiLevelType w:val="multilevel"/>
    <w:tmpl w:val="481A5B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5" w15:restartNumberingAfterBreak="0">
    <w:nsid w:val="53F36962"/>
    <w:multiLevelType w:val="multilevel"/>
    <w:tmpl w:val="3698DB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577D8A"/>
    <w:multiLevelType w:val="hybridMultilevel"/>
    <w:tmpl w:val="E5D83A98"/>
    <w:lvl w:ilvl="0" w:tplc="271E37C2">
      <w:start w:val="1"/>
      <w:numFmt w:val="decimal"/>
      <w:lvlText w:val="%1)"/>
      <w:lvlJc w:val="left"/>
      <w:pPr>
        <w:ind w:left="720" w:hanging="360"/>
      </w:pPr>
    </w:lvl>
    <w:lvl w:ilvl="1" w:tplc="6A78DAA0">
      <w:numFmt w:val="decimal"/>
      <w:lvlText w:val=""/>
      <w:lvlJc w:val="left"/>
      <w:pPr>
        <w:ind w:left="0" w:firstLine="0"/>
      </w:pPr>
    </w:lvl>
    <w:lvl w:ilvl="2" w:tplc="E71E1BCC">
      <w:numFmt w:val="decimal"/>
      <w:lvlText w:val=""/>
      <w:lvlJc w:val="left"/>
      <w:pPr>
        <w:ind w:left="0" w:firstLine="0"/>
      </w:pPr>
    </w:lvl>
    <w:lvl w:ilvl="3" w:tplc="B5BC744E">
      <w:numFmt w:val="decimal"/>
      <w:lvlText w:val=""/>
      <w:lvlJc w:val="left"/>
      <w:pPr>
        <w:ind w:left="0" w:firstLine="0"/>
      </w:pPr>
    </w:lvl>
    <w:lvl w:ilvl="4" w:tplc="5D389A88">
      <w:numFmt w:val="decimal"/>
      <w:lvlText w:val=""/>
      <w:lvlJc w:val="left"/>
      <w:pPr>
        <w:ind w:left="0" w:firstLine="0"/>
      </w:pPr>
    </w:lvl>
    <w:lvl w:ilvl="5" w:tplc="E7A67E3A">
      <w:numFmt w:val="decimal"/>
      <w:lvlText w:val=""/>
      <w:lvlJc w:val="left"/>
      <w:pPr>
        <w:ind w:left="0" w:firstLine="0"/>
      </w:pPr>
    </w:lvl>
    <w:lvl w:ilvl="6" w:tplc="EB68B99E">
      <w:numFmt w:val="decimal"/>
      <w:lvlText w:val=""/>
      <w:lvlJc w:val="left"/>
      <w:pPr>
        <w:ind w:left="0" w:firstLine="0"/>
      </w:pPr>
    </w:lvl>
    <w:lvl w:ilvl="7" w:tplc="6EAA0EA0">
      <w:numFmt w:val="decimal"/>
      <w:lvlText w:val=""/>
      <w:lvlJc w:val="left"/>
      <w:pPr>
        <w:ind w:left="0" w:firstLine="0"/>
      </w:pPr>
    </w:lvl>
    <w:lvl w:ilvl="8" w:tplc="800CC2E4">
      <w:numFmt w:val="decimal"/>
      <w:lvlText w:val=""/>
      <w:lvlJc w:val="left"/>
      <w:pPr>
        <w:ind w:left="0" w:firstLine="0"/>
      </w:pPr>
    </w:lvl>
  </w:abstractNum>
  <w:abstractNum w:abstractNumId="87" w15:restartNumberingAfterBreak="0">
    <w:nsid w:val="56B94CC8"/>
    <w:multiLevelType w:val="multilevel"/>
    <w:tmpl w:val="D904F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AEF3C8C"/>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E34976"/>
    <w:multiLevelType w:val="hybridMultilevel"/>
    <w:tmpl w:val="05AE2B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00018CD"/>
    <w:multiLevelType w:val="multilevel"/>
    <w:tmpl w:val="3CF6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242013"/>
    <w:multiLevelType w:val="multilevel"/>
    <w:tmpl w:val="6D16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9143E9"/>
    <w:multiLevelType w:val="hybridMultilevel"/>
    <w:tmpl w:val="2E946DD6"/>
    <w:lvl w:ilvl="0" w:tplc="30F21ED0">
      <w:start w:val="1"/>
      <w:numFmt w:val="bullet"/>
      <w:lvlText w:val="•"/>
      <w:lvlJc w:val="left"/>
      <w:pPr>
        <w:ind w:left="720" w:hanging="360"/>
      </w:pPr>
    </w:lvl>
    <w:lvl w:ilvl="1" w:tplc="84AAD10E">
      <w:numFmt w:val="decimal"/>
      <w:lvlText w:val=""/>
      <w:lvlJc w:val="left"/>
      <w:pPr>
        <w:ind w:left="0" w:firstLine="0"/>
      </w:pPr>
    </w:lvl>
    <w:lvl w:ilvl="2" w:tplc="C4545094">
      <w:numFmt w:val="decimal"/>
      <w:lvlText w:val=""/>
      <w:lvlJc w:val="left"/>
      <w:pPr>
        <w:ind w:left="0" w:firstLine="0"/>
      </w:pPr>
    </w:lvl>
    <w:lvl w:ilvl="3" w:tplc="C9C2ACFA">
      <w:numFmt w:val="decimal"/>
      <w:lvlText w:val=""/>
      <w:lvlJc w:val="left"/>
      <w:pPr>
        <w:ind w:left="0" w:firstLine="0"/>
      </w:pPr>
    </w:lvl>
    <w:lvl w:ilvl="4" w:tplc="7F2A1136">
      <w:numFmt w:val="decimal"/>
      <w:lvlText w:val=""/>
      <w:lvlJc w:val="left"/>
      <w:pPr>
        <w:ind w:left="0" w:firstLine="0"/>
      </w:pPr>
    </w:lvl>
    <w:lvl w:ilvl="5" w:tplc="BFE67B32">
      <w:numFmt w:val="decimal"/>
      <w:lvlText w:val=""/>
      <w:lvlJc w:val="left"/>
      <w:pPr>
        <w:ind w:left="0" w:firstLine="0"/>
      </w:pPr>
    </w:lvl>
    <w:lvl w:ilvl="6" w:tplc="C546AEC6">
      <w:numFmt w:val="decimal"/>
      <w:lvlText w:val=""/>
      <w:lvlJc w:val="left"/>
      <w:pPr>
        <w:ind w:left="0" w:firstLine="0"/>
      </w:pPr>
    </w:lvl>
    <w:lvl w:ilvl="7" w:tplc="6D4ECCDC">
      <w:numFmt w:val="decimal"/>
      <w:lvlText w:val=""/>
      <w:lvlJc w:val="left"/>
      <w:pPr>
        <w:ind w:left="0" w:firstLine="0"/>
      </w:pPr>
    </w:lvl>
    <w:lvl w:ilvl="8" w:tplc="8DB4D030">
      <w:numFmt w:val="decimal"/>
      <w:lvlText w:val=""/>
      <w:lvlJc w:val="left"/>
      <w:pPr>
        <w:ind w:left="0" w:firstLine="0"/>
      </w:pPr>
    </w:lvl>
  </w:abstractNum>
  <w:abstractNum w:abstractNumId="93" w15:restartNumberingAfterBreak="0">
    <w:nsid w:val="62CD2B8C"/>
    <w:multiLevelType w:val="hybridMultilevel"/>
    <w:tmpl w:val="C4FEEA3C"/>
    <w:lvl w:ilvl="0" w:tplc="B11C0512">
      <w:start w:val="1"/>
      <w:numFmt w:val="decimal"/>
      <w:lvlText w:val="%1"/>
      <w:lvlJc w:val="left"/>
      <w:pPr>
        <w:ind w:left="720" w:hanging="360"/>
      </w:pPr>
    </w:lvl>
    <w:lvl w:ilvl="1" w:tplc="F4CCDCAA">
      <w:numFmt w:val="decimal"/>
      <w:lvlText w:val=""/>
      <w:lvlJc w:val="left"/>
      <w:pPr>
        <w:ind w:left="0" w:firstLine="0"/>
      </w:pPr>
    </w:lvl>
    <w:lvl w:ilvl="2" w:tplc="E664241E">
      <w:numFmt w:val="decimal"/>
      <w:lvlText w:val=""/>
      <w:lvlJc w:val="left"/>
      <w:pPr>
        <w:ind w:left="0" w:firstLine="0"/>
      </w:pPr>
    </w:lvl>
    <w:lvl w:ilvl="3" w:tplc="0C2662C6">
      <w:numFmt w:val="decimal"/>
      <w:lvlText w:val=""/>
      <w:lvlJc w:val="left"/>
      <w:pPr>
        <w:ind w:left="0" w:firstLine="0"/>
      </w:pPr>
    </w:lvl>
    <w:lvl w:ilvl="4" w:tplc="A184ED22">
      <w:numFmt w:val="decimal"/>
      <w:lvlText w:val=""/>
      <w:lvlJc w:val="left"/>
      <w:pPr>
        <w:ind w:left="0" w:firstLine="0"/>
      </w:pPr>
    </w:lvl>
    <w:lvl w:ilvl="5" w:tplc="B1F20692">
      <w:numFmt w:val="decimal"/>
      <w:lvlText w:val=""/>
      <w:lvlJc w:val="left"/>
      <w:pPr>
        <w:ind w:left="0" w:firstLine="0"/>
      </w:pPr>
    </w:lvl>
    <w:lvl w:ilvl="6" w:tplc="83E67C98">
      <w:numFmt w:val="decimal"/>
      <w:lvlText w:val=""/>
      <w:lvlJc w:val="left"/>
      <w:pPr>
        <w:ind w:left="0" w:firstLine="0"/>
      </w:pPr>
    </w:lvl>
    <w:lvl w:ilvl="7" w:tplc="343673CC">
      <w:numFmt w:val="decimal"/>
      <w:lvlText w:val=""/>
      <w:lvlJc w:val="left"/>
      <w:pPr>
        <w:ind w:left="0" w:firstLine="0"/>
      </w:pPr>
    </w:lvl>
    <w:lvl w:ilvl="8" w:tplc="D52CB128">
      <w:numFmt w:val="decimal"/>
      <w:lvlText w:val=""/>
      <w:lvlJc w:val="left"/>
      <w:pPr>
        <w:ind w:left="0" w:firstLine="0"/>
      </w:pPr>
    </w:lvl>
  </w:abstractNum>
  <w:abstractNum w:abstractNumId="94" w15:restartNumberingAfterBreak="0">
    <w:nsid w:val="65CA3F5E"/>
    <w:multiLevelType w:val="hybridMultilevel"/>
    <w:tmpl w:val="4A68CD50"/>
    <w:lvl w:ilvl="0" w:tplc="26B2DB20">
      <w:start w:val="1"/>
      <w:numFmt w:val="decimal"/>
      <w:lvlText w:val="%1"/>
      <w:lvlJc w:val="left"/>
      <w:pPr>
        <w:ind w:left="720" w:hanging="360"/>
      </w:pPr>
      <w:rPr>
        <w:rFonts w:ascii="Calibri" w:eastAsia="Calibri" w:hAnsi="Calibri" w:cs="Calibri"/>
      </w:rPr>
    </w:lvl>
    <w:lvl w:ilvl="1" w:tplc="3D289B4C">
      <w:numFmt w:val="decimal"/>
      <w:lvlText w:val=""/>
      <w:lvlJc w:val="left"/>
      <w:pPr>
        <w:ind w:left="0" w:firstLine="0"/>
      </w:pPr>
    </w:lvl>
    <w:lvl w:ilvl="2" w:tplc="29F297BA">
      <w:numFmt w:val="decimal"/>
      <w:lvlText w:val=""/>
      <w:lvlJc w:val="left"/>
      <w:pPr>
        <w:ind w:left="0" w:firstLine="0"/>
      </w:pPr>
    </w:lvl>
    <w:lvl w:ilvl="3" w:tplc="52923094">
      <w:numFmt w:val="decimal"/>
      <w:lvlText w:val=""/>
      <w:lvlJc w:val="left"/>
      <w:pPr>
        <w:ind w:left="0" w:firstLine="0"/>
      </w:pPr>
    </w:lvl>
    <w:lvl w:ilvl="4" w:tplc="2A7096B4">
      <w:numFmt w:val="decimal"/>
      <w:lvlText w:val=""/>
      <w:lvlJc w:val="left"/>
      <w:pPr>
        <w:ind w:left="0" w:firstLine="0"/>
      </w:pPr>
    </w:lvl>
    <w:lvl w:ilvl="5" w:tplc="1AE4F9C4">
      <w:numFmt w:val="decimal"/>
      <w:lvlText w:val=""/>
      <w:lvlJc w:val="left"/>
      <w:pPr>
        <w:ind w:left="0" w:firstLine="0"/>
      </w:pPr>
    </w:lvl>
    <w:lvl w:ilvl="6" w:tplc="9A460B4A">
      <w:numFmt w:val="decimal"/>
      <w:lvlText w:val=""/>
      <w:lvlJc w:val="left"/>
      <w:pPr>
        <w:ind w:left="0" w:firstLine="0"/>
      </w:pPr>
    </w:lvl>
    <w:lvl w:ilvl="7" w:tplc="80548D8A">
      <w:numFmt w:val="decimal"/>
      <w:lvlText w:val=""/>
      <w:lvlJc w:val="left"/>
      <w:pPr>
        <w:ind w:left="0" w:firstLine="0"/>
      </w:pPr>
    </w:lvl>
    <w:lvl w:ilvl="8" w:tplc="724AFE32">
      <w:numFmt w:val="decimal"/>
      <w:lvlText w:val=""/>
      <w:lvlJc w:val="left"/>
      <w:pPr>
        <w:ind w:left="0" w:firstLine="0"/>
      </w:pPr>
    </w:lvl>
  </w:abstractNum>
  <w:abstractNum w:abstractNumId="95" w15:restartNumberingAfterBreak="0">
    <w:nsid w:val="6CF54209"/>
    <w:multiLevelType w:val="hybridMultilevel"/>
    <w:tmpl w:val="2AE01F3A"/>
    <w:lvl w:ilvl="0" w:tplc="64347C3A">
      <w:start w:val="1"/>
      <w:numFmt w:val="decimal"/>
      <w:lvlText w:val="%1."/>
      <w:lvlJc w:val="left"/>
      <w:pPr>
        <w:ind w:left="720" w:hanging="360"/>
      </w:pPr>
    </w:lvl>
    <w:lvl w:ilvl="1" w:tplc="1C5EBA6C">
      <w:numFmt w:val="decimal"/>
      <w:lvlText w:val=""/>
      <w:lvlJc w:val="left"/>
      <w:pPr>
        <w:ind w:left="0" w:firstLine="0"/>
      </w:pPr>
    </w:lvl>
    <w:lvl w:ilvl="2" w:tplc="53766AB8">
      <w:numFmt w:val="decimal"/>
      <w:lvlText w:val=""/>
      <w:lvlJc w:val="left"/>
      <w:pPr>
        <w:ind w:left="0" w:firstLine="0"/>
      </w:pPr>
    </w:lvl>
    <w:lvl w:ilvl="3" w:tplc="74B85A68">
      <w:numFmt w:val="decimal"/>
      <w:lvlText w:val=""/>
      <w:lvlJc w:val="left"/>
      <w:pPr>
        <w:ind w:left="0" w:firstLine="0"/>
      </w:pPr>
    </w:lvl>
    <w:lvl w:ilvl="4" w:tplc="CADCF67E">
      <w:numFmt w:val="decimal"/>
      <w:lvlText w:val=""/>
      <w:lvlJc w:val="left"/>
      <w:pPr>
        <w:ind w:left="0" w:firstLine="0"/>
      </w:pPr>
    </w:lvl>
    <w:lvl w:ilvl="5" w:tplc="EEC24D92">
      <w:numFmt w:val="decimal"/>
      <w:lvlText w:val=""/>
      <w:lvlJc w:val="left"/>
      <w:pPr>
        <w:ind w:left="0" w:firstLine="0"/>
      </w:pPr>
    </w:lvl>
    <w:lvl w:ilvl="6" w:tplc="28C216EE">
      <w:numFmt w:val="decimal"/>
      <w:lvlText w:val=""/>
      <w:lvlJc w:val="left"/>
      <w:pPr>
        <w:ind w:left="0" w:firstLine="0"/>
      </w:pPr>
    </w:lvl>
    <w:lvl w:ilvl="7" w:tplc="11E27A64">
      <w:numFmt w:val="decimal"/>
      <w:lvlText w:val=""/>
      <w:lvlJc w:val="left"/>
      <w:pPr>
        <w:ind w:left="0" w:firstLine="0"/>
      </w:pPr>
    </w:lvl>
    <w:lvl w:ilvl="8" w:tplc="E55238DE">
      <w:numFmt w:val="decimal"/>
      <w:lvlText w:val=""/>
      <w:lvlJc w:val="left"/>
      <w:pPr>
        <w:ind w:left="0" w:firstLine="0"/>
      </w:pPr>
    </w:lvl>
  </w:abstractNum>
  <w:abstractNum w:abstractNumId="96" w15:restartNumberingAfterBreak="0">
    <w:nsid w:val="6D2E3BEC"/>
    <w:multiLevelType w:val="hybridMultilevel"/>
    <w:tmpl w:val="B6289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6DAB7C3A"/>
    <w:multiLevelType w:val="hybridMultilevel"/>
    <w:tmpl w:val="1CB833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6DF46DF3"/>
    <w:multiLevelType w:val="multilevel"/>
    <w:tmpl w:val="917CD7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6E1446DD"/>
    <w:multiLevelType w:val="multilevel"/>
    <w:tmpl w:val="B3649D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712F3F"/>
    <w:multiLevelType w:val="multilevel"/>
    <w:tmpl w:val="8B3616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1" w15:restartNumberingAfterBreak="0">
    <w:nsid w:val="6E8B0809"/>
    <w:multiLevelType w:val="hybridMultilevel"/>
    <w:tmpl w:val="FC341F34"/>
    <w:lvl w:ilvl="0" w:tplc="63ECD8E8">
      <w:start w:val="1"/>
      <w:numFmt w:val="bullet"/>
      <w:lvlText w:val="•"/>
      <w:lvlJc w:val="left"/>
      <w:pPr>
        <w:ind w:left="720" w:hanging="360"/>
      </w:pPr>
    </w:lvl>
    <w:lvl w:ilvl="1" w:tplc="F5D801B0">
      <w:numFmt w:val="decimal"/>
      <w:lvlText w:val=""/>
      <w:lvlJc w:val="left"/>
      <w:pPr>
        <w:ind w:left="0" w:firstLine="0"/>
      </w:pPr>
    </w:lvl>
    <w:lvl w:ilvl="2" w:tplc="21AAE78C">
      <w:numFmt w:val="decimal"/>
      <w:lvlText w:val=""/>
      <w:lvlJc w:val="left"/>
      <w:pPr>
        <w:ind w:left="0" w:firstLine="0"/>
      </w:pPr>
    </w:lvl>
    <w:lvl w:ilvl="3" w:tplc="7FE28C36">
      <w:numFmt w:val="decimal"/>
      <w:lvlText w:val=""/>
      <w:lvlJc w:val="left"/>
      <w:pPr>
        <w:ind w:left="0" w:firstLine="0"/>
      </w:pPr>
    </w:lvl>
    <w:lvl w:ilvl="4" w:tplc="78FE19CA">
      <w:numFmt w:val="decimal"/>
      <w:lvlText w:val=""/>
      <w:lvlJc w:val="left"/>
      <w:pPr>
        <w:ind w:left="0" w:firstLine="0"/>
      </w:pPr>
    </w:lvl>
    <w:lvl w:ilvl="5" w:tplc="C83C4866">
      <w:numFmt w:val="decimal"/>
      <w:lvlText w:val=""/>
      <w:lvlJc w:val="left"/>
      <w:pPr>
        <w:ind w:left="0" w:firstLine="0"/>
      </w:pPr>
    </w:lvl>
    <w:lvl w:ilvl="6" w:tplc="C194EBEA">
      <w:numFmt w:val="decimal"/>
      <w:lvlText w:val=""/>
      <w:lvlJc w:val="left"/>
      <w:pPr>
        <w:ind w:left="0" w:firstLine="0"/>
      </w:pPr>
    </w:lvl>
    <w:lvl w:ilvl="7" w:tplc="1A3A65AA">
      <w:numFmt w:val="decimal"/>
      <w:lvlText w:val=""/>
      <w:lvlJc w:val="left"/>
      <w:pPr>
        <w:ind w:left="0" w:firstLine="0"/>
      </w:pPr>
    </w:lvl>
    <w:lvl w:ilvl="8" w:tplc="BFDCE61C">
      <w:numFmt w:val="decimal"/>
      <w:lvlText w:val=""/>
      <w:lvlJc w:val="left"/>
      <w:pPr>
        <w:ind w:left="0" w:firstLine="0"/>
      </w:pPr>
    </w:lvl>
  </w:abstractNum>
  <w:abstractNum w:abstractNumId="102" w15:restartNumberingAfterBreak="0">
    <w:nsid w:val="701A5E5D"/>
    <w:multiLevelType w:val="multilevel"/>
    <w:tmpl w:val="DE201E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3" w15:restartNumberingAfterBreak="0">
    <w:nsid w:val="73640C90"/>
    <w:multiLevelType w:val="hybridMultilevel"/>
    <w:tmpl w:val="2D8E09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76EE47DC"/>
    <w:multiLevelType w:val="multilevel"/>
    <w:tmpl w:val="EF8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997F76"/>
    <w:multiLevelType w:val="hybridMultilevel"/>
    <w:tmpl w:val="3D880F3A"/>
    <w:lvl w:ilvl="0" w:tplc="A072B0CC">
      <w:start w:val="1"/>
      <w:numFmt w:val="bullet"/>
      <w:lvlText w:val="•"/>
      <w:lvlJc w:val="left"/>
      <w:pPr>
        <w:ind w:left="720" w:hanging="360"/>
      </w:pPr>
    </w:lvl>
    <w:lvl w:ilvl="1" w:tplc="1FE29C90">
      <w:numFmt w:val="decimal"/>
      <w:lvlText w:val=""/>
      <w:lvlJc w:val="left"/>
      <w:pPr>
        <w:ind w:left="0" w:firstLine="0"/>
      </w:pPr>
    </w:lvl>
    <w:lvl w:ilvl="2" w:tplc="E7287AF0">
      <w:numFmt w:val="decimal"/>
      <w:lvlText w:val=""/>
      <w:lvlJc w:val="left"/>
      <w:pPr>
        <w:ind w:left="0" w:firstLine="0"/>
      </w:pPr>
    </w:lvl>
    <w:lvl w:ilvl="3" w:tplc="C024DD5C">
      <w:numFmt w:val="decimal"/>
      <w:lvlText w:val=""/>
      <w:lvlJc w:val="left"/>
      <w:pPr>
        <w:ind w:left="0" w:firstLine="0"/>
      </w:pPr>
    </w:lvl>
    <w:lvl w:ilvl="4" w:tplc="91306868">
      <w:numFmt w:val="decimal"/>
      <w:lvlText w:val=""/>
      <w:lvlJc w:val="left"/>
      <w:pPr>
        <w:ind w:left="0" w:firstLine="0"/>
      </w:pPr>
    </w:lvl>
    <w:lvl w:ilvl="5" w:tplc="CCF46A78">
      <w:numFmt w:val="decimal"/>
      <w:lvlText w:val=""/>
      <w:lvlJc w:val="left"/>
      <w:pPr>
        <w:ind w:left="0" w:firstLine="0"/>
      </w:pPr>
    </w:lvl>
    <w:lvl w:ilvl="6" w:tplc="F0349392">
      <w:numFmt w:val="decimal"/>
      <w:lvlText w:val=""/>
      <w:lvlJc w:val="left"/>
      <w:pPr>
        <w:ind w:left="0" w:firstLine="0"/>
      </w:pPr>
    </w:lvl>
    <w:lvl w:ilvl="7" w:tplc="C5FCCEC6">
      <w:numFmt w:val="decimal"/>
      <w:lvlText w:val=""/>
      <w:lvlJc w:val="left"/>
      <w:pPr>
        <w:ind w:left="0" w:firstLine="0"/>
      </w:pPr>
    </w:lvl>
    <w:lvl w:ilvl="8" w:tplc="F780765A">
      <w:numFmt w:val="decimal"/>
      <w:lvlText w:val=""/>
      <w:lvlJc w:val="left"/>
      <w:pPr>
        <w:ind w:left="0" w:firstLine="0"/>
      </w:pPr>
    </w:lvl>
  </w:abstractNum>
  <w:abstractNum w:abstractNumId="106" w15:restartNumberingAfterBreak="0">
    <w:nsid w:val="7896726E"/>
    <w:multiLevelType w:val="hybridMultilevel"/>
    <w:tmpl w:val="81CE6022"/>
    <w:lvl w:ilvl="0" w:tplc="8EB674AE">
      <w:start w:val="1"/>
      <w:numFmt w:val="bullet"/>
      <w:lvlText w:val="•"/>
      <w:lvlJc w:val="left"/>
      <w:pPr>
        <w:ind w:left="720" w:hanging="360"/>
      </w:pPr>
    </w:lvl>
    <w:lvl w:ilvl="1" w:tplc="BCAED72A">
      <w:numFmt w:val="decimal"/>
      <w:lvlText w:val=""/>
      <w:lvlJc w:val="left"/>
      <w:pPr>
        <w:ind w:left="0" w:firstLine="0"/>
      </w:pPr>
    </w:lvl>
    <w:lvl w:ilvl="2" w:tplc="F24624FA">
      <w:numFmt w:val="decimal"/>
      <w:lvlText w:val=""/>
      <w:lvlJc w:val="left"/>
      <w:pPr>
        <w:ind w:left="0" w:firstLine="0"/>
      </w:pPr>
    </w:lvl>
    <w:lvl w:ilvl="3" w:tplc="079410D8">
      <w:numFmt w:val="decimal"/>
      <w:lvlText w:val=""/>
      <w:lvlJc w:val="left"/>
      <w:pPr>
        <w:ind w:left="0" w:firstLine="0"/>
      </w:pPr>
    </w:lvl>
    <w:lvl w:ilvl="4" w:tplc="86DABE52">
      <w:numFmt w:val="decimal"/>
      <w:lvlText w:val=""/>
      <w:lvlJc w:val="left"/>
      <w:pPr>
        <w:ind w:left="0" w:firstLine="0"/>
      </w:pPr>
    </w:lvl>
    <w:lvl w:ilvl="5" w:tplc="DD26B7DA">
      <w:numFmt w:val="decimal"/>
      <w:lvlText w:val=""/>
      <w:lvlJc w:val="left"/>
      <w:pPr>
        <w:ind w:left="0" w:firstLine="0"/>
      </w:pPr>
    </w:lvl>
    <w:lvl w:ilvl="6" w:tplc="A40E56CC">
      <w:numFmt w:val="decimal"/>
      <w:lvlText w:val=""/>
      <w:lvlJc w:val="left"/>
      <w:pPr>
        <w:ind w:left="0" w:firstLine="0"/>
      </w:pPr>
    </w:lvl>
    <w:lvl w:ilvl="7" w:tplc="65BA2B34">
      <w:numFmt w:val="decimal"/>
      <w:lvlText w:val=""/>
      <w:lvlJc w:val="left"/>
      <w:pPr>
        <w:ind w:left="0" w:firstLine="0"/>
      </w:pPr>
    </w:lvl>
    <w:lvl w:ilvl="8" w:tplc="CCAECEC6">
      <w:numFmt w:val="decimal"/>
      <w:lvlText w:val=""/>
      <w:lvlJc w:val="left"/>
      <w:pPr>
        <w:ind w:left="0" w:firstLine="0"/>
      </w:pPr>
    </w:lvl>
  </w:abstractNum>
  <w:abstractNum w:abstractNumId="107" w15:restartNumberingAfterBreak="0">
    <w:nsid w:val="78F82164"/>
    <w:multiLevelType w:val="multilevel"/>
    <w:tmpl w:val="621648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8" w15:restartNumberingAfterBreak="0">
    <w:nsid w:val="79EC214E"/>
    <w:multiLevelType w:val="multilevel"/>
    <w:tmpl w:val="E34E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501C12"/>
    <w:multiLevelType w:val="hybridMultilevel"/>
    <w:tmpl w:val="2DE04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0" w15:restartNumberingAfterBreak="0">
    <w:nsid w:val="7CF04AB3"/>
    <w:multiLevelType w:val="hybridMultilevel"/>
    <w:tmpl w:val="0608A3E4"/>
    <w:lvl w:ilvl="0" w:tplc="FF08926C">
      <w:start w:val="1"/>
      <w:numFmt w:val="decimal"/>
      <w:lvlText w:val="%1."/>
      <w:lvlJc w:val="left"/>
      <w:pPr>
        <w:ind w:left="720" w:hanging="360"/>
      </w:pPr>
    </w:lvl>
    <w:lvl w:ilvl="1" w:tplc="E00248CA">
      <w:numFmt w:val="decimal"/>
      <w:lvlText w:val=""/>
      <w:lvlJc w:val="left"/>
      <w:pPr>
        <w:ind w:left="0" w:firstLine="0"/>
      </w:pPr>
    </w:lvl>
    <w:lvl w:ilvl="2" w:tplc="CAF8061C">
      <w:numFmt w:val="decimal"/>
      <w:lvlText w:val=""/>
      <w:lvlJc w:val="left"/>
      <w:pPr>
        <w:ind w:left="0" w:firstLine="0"/>
      </w:pPr>
    </w:lvl>
    <w:lvl w:ilvl="3" w:tplc="DBAC0648">
      <w:numFmt w:val="decimal"/>
      <w:lvlText w:val=""/>
      <w:lvlJc w:val="left"/>
      <w:pPr>
        <w:ind w:left="0" w:firstLine="0"/>
      </w:pPr>
    </w:lvl>
    <w:lvl w:ilvl="4" w:tplc="5B3CA760">
      <w:numFmt w:val="decimal"/>
      <w:lvlText w:val=""/>
      <w:lvlJc w:val="left"/>
      <w:pPr>
        <w:ind w:left="0" w:firstLine="0"/>
      </w:pPr>
    </w:lvl>
    <w:lvl w:ilvl="5" w:tplc="812858A4">
      <w:numFmt w:val="decimal"/>
      <w:lvlText w:val=""/>
      <w:lvlJc w:val="left"/>
      <w:pPr>
        <w:ind w:left="0" w:firstLine="0"/>
      </w:pPr>
    </w:lvl>
    <w:lvl w:ilvl="6" w:tplc="17B01F94">
      <w:numFmt w:val="decimal"/>
      <w:lvlText w:val=""/>
      <w:lvlJc w:val="left"/>
      <w:pPr>
        <w:ind w:left="0" w:firstLine="0"/>
      </w:pPr>
    </w:lvl>
    <w:lvl w:ilvl="7" w:tplc="B6DC857A">
      <w:numFmt w:val="decimal"/>
      <w:lvlText w:val=""/>
      <w:lvlJc w:val="left"/>
      <w:pPr>
        <w:ind w:left="0" w:firstLine="0"/>
      </w:pPr>
    </w:lvl>
    <w:lvl w:ilvl="8" w:tplc="2280FA00">
      <w:numFmt w:val="decimal"/>
      <w:lvlText w:val=""/>
      <w:lvlJc w:val="left"/>
      <w:pPr>
        <w:ind w:left="0" w:firstLine="0"/>
      </w:pPr>
    </w:lvl>
  </w:abstractNum>
  <w:abstractNum w:abstractNumId="111" w15:restartNumberingAfterBreak="0">
    <w:nsid w:val="7E9444CD"/>
    <w:multiLevelType w:val="hybridMultilevel"/>
    <w:tmpl w:val="0E701EC8"/>
    <w:lvl w:ilvl="0" w:tplc="2CEA6184">
      <w:start w:val="1"/>
      <w:numFmt w:val="decimal"/>
      <w:lvlText w:val="%1"/>
      <w:lvlJc w:val="left"/>
      <w:pPr>
        <w:ind w:left="720" w:hanging="360"/>
      </w:pPr>
      <w:rPr>
        <w:rFonts w:ascii="Calibri" w:eastAsia="Calibri" w:hAnsi="Calibri" w:cs="Calibri"/>
      </w:rPr>
    </w:lvl>
    <w:lvl w:ilvl="1" w:tplc="48E25302">
      <w:numFmt w:val="decimal"/>
      <w:lvlText w:val=""/>
      <w:lvlJc w:val="left"/>
      <w:pPr>
        <w:ind w:left="0" w:firstLine="0"/>
      </w:pPr>
    </w:lvl>
    <w:lvl w:ilvl="2" w:tplc="D444DC2C">
      <w:numFmt w:val="decimal"/>
      <w:lvlText w:val=""/>
      <w:lvlJc w:val="left"/>
      <w:pPr>
        <w:ind w:left="0" w:firstLine="0"/>
      </w:pPr>
    </w:lvl>
    <w:lvl w:ilvl="3" w:tplc="0D04B4FC">
      <w:numFmt w:val="decimal"/>
      <w:lvlText w:val=""/>
      <w:lvlJc w:val="left"/>
      <w:pPr>
        <w:ind w:left="0" w:firstLine="0"/>
      </w:pPr>
    </w:lvl>
    <w:lvl w:ilvl="4" w:tplc="D466060A">
      <w:numFmt w:val="decimal"/>
      <w:lvlText w:val=""/>
      <w:lvlJc w:val="left"/>
      <w:pPr>
        <w:ind w:left="0" w:firstLine="0"/>
      </w:pPr>
    </w:lvl>
    <w:lvl w:ilvl="5" w:tplc="16BC694C">
      <w:numFmt w:val="decimal"/>
      <w:lvlText w:val=""/>
      <w:lvlJc w:val="left"/>
      <w:pPr>
        <w:ind w:left="0" w:firstLine="0"/>
      </w:pPr>
    </w:lvl>
    <w:lvl w:ilvl="6" w:tplc="0AAEF1D4">
      <w:numFmt w:val="decimal"/>
      <w:lvlText w:val=""/>
      <w:lvlJc w:val="left"/>
      <w:pPr>
        <w:ind w:left="0" w:firstLine="0"/>
      </w:pPr>
    </w:lvl>
    <w:lvl w:ilvl="7" w:tplc="108C442C">
      <w:numFmt w:val="decimal"/>
      <w:lvlText w:val=""/>
      <w:lvlJc w:val="left"/>
      <w:pPr>
        <w:ind w:left="0" w:firstLine="0"/>
      </w:pPr>
    </w:lvl>
    <w:lvl w:ilvl="8" w:tplc="E09EA348">
      <w:numFmt w:val="decimal"/>
      <w:lvlText w:val=""/>
      <w:lvlJc w:val="left"/>
      <w:pPr>
        <w:ind w:left="0" w:firstLine="0"/>
      </w:pPr>
    </w:lvl>
  </w:abstractNum>
  <w:abstractNum w:abstractNumId="112" w15:restartNumberingAfterBreak="0">
    <w:nsid w:val="7EF844BD"/>
    <w:multiLevelType w:val="hybridMultilevel"/>
    <w:tmpl w:val="ADDC7B8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3" w15:restartNumberingAfterBreak="0">
    <w:nsid w:val="7F1219DE"/>
    <w:multiLevelType w:val="hybridMultilevel"/>
    <w:tmpl w:val="C17E8C12"/>
    <w:lvl w:ilvl="0" w:tplc="05D04AAE">
      <w:start w:val="1"/>
      <w:numFmt w:val="decimal"/>
      <w:lvlText w:val="%1"/>
      <w:lvlJc w:val="left"/>
      <w:pPr>
        <w:ind w:left="720" w:hanging="360"/>
      </w:pPr>
      <w:rPr>
        <w:rFonts w:ascii="Calibri" w:eastAsia="Calibri" w:hAnsi="Calibri" w:cs="Calibri"/>
      </w:rPr>
    </w:lvl>
    <w:lvl w:ilvl="1" w:tplc="1C484896">
      <w:numFmt w:val="decimal"/>
      <w:lvlText w:val=""/>
      <w:lvlJc w:val="left"/>
      <w:pPr>
        <w:ind w:left="0" w:firstLine="0"/>
      </w:pPr>
    </w:lvl>
    <w:lvl w:ilvl="2" w:tplc="22DA56CA">
      <w:numFmt w:val="decimal"/>
      <w:lvlText w:val=""/>
      <w:lvlJc w:val="left"/>
      <w:pPr>
        <w:ind w:left="0" w:firstLine="0"/>
      </w:pPr>
    </w:lvl>
    <w:lvl w:ilvl="3" w:tplc="D8D89330">
      <w:numFmt w:val="decimal"/>
      <w:lvlText w:val=""/>
      <w:lvlJc w:val="left"/>
      <w:pPr>
        <w:ind w:left="0" w:firstLine="0"/>
      </w:pPr>
    </w:lvl>
    <w:lvl w:ilvl="4" w:tplc="29C82B8A">
      <w:numFmt w:val="decimal"/>
      <w:lvlText w:val=""/>
      <w:lvlJc w:val="left"/>
      <w:pPr>
        <w:ind w:left="0" w:firstLine="0"/>
      </w:pPr>
    </w:lvl>
    <w:lvl w:ilvl="5" w:tplc="B748F8DA">
      <w:numFmt w:val="decimal"/>
      <w:lvlText w:val=""/>
      <w:lvlJc w:val="left"/>
      <w:pPr>
        <w:ind w:left="0" w:firstLine="0"/>
      </w:pPr>
    </w:lvl>
    <w:lvl w:ilvl="6" w:tplc="690C6A74">
      <w:numFmt w:val="decimal"/>
      <w:lvlText w:val=""/>
      <w:lvlJc w:val="left"/>
      <w:pPr>
        <w:ind w:left="0" w:firstLine="0"/>
      </w:pPr>
    </w:lvl>
    <w:lvl w:ilvl="7" w:tplc="3E3AB1B6">
      <w:numFmt w:val="decimal"/>
      <w:lvlText w:val=""/>
      <w:lvlJc w:val="left"/>
      <w:pPr>
        <w:ind w:left="0" w:firstLine="0"/>
      </w:pPr>
    </w:lvl>
    <w:lvl w:ilvl="8" w:tplc="2A00A0AA">
      <w:numFmt w:val="decimal"/>
      <w:lvlText w:val=""/>
      <w:lvlJc w:val="left"/>
      <w:pPr>
        <w:ind w:left="0" w:firstLine="0"/>
      </w:pPr>
    </w:lvl>
  </w:abstractNum>
  <w:abstractNum w:abstractNumId="114" w15:restartNumberingAfterBreak="0">
    <w:nsid w:val="7F134D84"/>
    <w:multiLevelType w:val="multilevel"/>
    <w:tmpl w:val="0C8E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470CB0"/>
    <w:multiLevelType w:val="multilevel"/>
    <w:tmpl w:val="BD76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00726424">
    <w:abstractNumId w:val="33"/>
  </w:num>
  <w:num w:numId="2" w16cid:durableId="690254324">
    <w:abstractNumId w:val="56"/>
  </w:num>
  <w:num w:numId="3" w16cid:durableId="80951844">
    <w:abstractNumId w:val="78"/>
  </w:num>
  <w:num w:numId="4" w16cid:durableId="1322780191">
    <w:abstractNumId w:val="59"/>
  </w:num>
  <w:num w:numId="5" w16cid:durableId="125319186">
    <w:abstractNumId w:val="88"/>
  </w:num>
  <w:num w:numId="6" w16cid:durableId="366376971">
    <w:abstractNumId w:val="11"/>
  </w:num>
  <w:num w:numId="7" w16cid:durableId="297957734">
    <w:abstractNumId w:val="87"/>
  </w:num>
  <w:num w:numId="8" w16cid:durableId="196242991">
    <w:abstractNumId w:val="104"/>
  </w:num>
  <w:num w:numId="9" w16cid:durableId="1447580486">
    <w:abstractNumId w:val="55"/>
  </w:num>
  <w:num w:numId="10" w16cid:durableId="1640502040">
    <w:abstractNumId w:val="4"/>
  </w:num>
  <w:num w:numId="11" w16cid:durableId="155727895">
    <w:abstractNumId w:val="54"/>
  </w:num>
  <w:num w:numId="12" w16cid:durableId="1795252051">
    <w:abstractNumId w:val="90"/>
  </w:num>
  <w:num w:numId="13" w16cid:durableId="1752240324">
    <w:abstractNumId w:val="48"/>
  </w:num>
  <w:num w:numId="14" w16cid:durableId="336687636">
    <w:abstractNumId w:val="22"/>
  </w:num>
  <w:num w:numId="15" w16cid:durableId="156307083">
    <w:abstractNumId w:val="41"/>
  </w:num>
  <w:num w:numId="16" w16cid:durableId="474690035">
    <w:abstractNumId w:val="70"/>
  </w:num>
  <w:num w:numId="17" w16cid:durableId="441997810">
    <w:abstractNumId w:val="73"/>
  </w:num>
  <w:num w:numId="18" w16cid:durableId="1686787121">
    <w:abstractNumId w:val="1"/>
  </w:num>
  <w:num w:numId="19" w16cid:durableId="599218126">
    <w:abstractNumId w:val="63"/>
  </w:num>
  <w:num w:numId="20" w16cid:durableId="1992708629">
    <w:abstractNumId w:val="61"/>
  </w:num>
  <w:num w:numId="21" w16cid:durableId="1140994846">
    <w:abstractNumId w:val="91"/>
  </w:num>
  <w:num w:numId="22" w16cid:durableId="1873568512">
    <w:abstractNumId w:val="77"/>
  </w:num>
  <w:num w:numId="23" w16cid:durableId="617564071">
    <w:abstractNumId w:val="108"/>
  </w:num>
  <w:num w:numId="24" w16cid:durableId="1032268094">
    <w:abstractNumId w:val="15"/>
  </w:num>
  <w:num w:numId="25" w16cid:durableId="1307973971">
    <w:abstractNumId w:val="32"/>
  </w:num>
  <w:num w:numId="26" w16cid:durableId="1683318012">
    <w:abstractNumId w:val="96"/>
  </w:num>
  <w:num w:numId="27" w16cid:durableId="2008826886">
    <w:abstractNumId w:val="82"/>
  </w:num>
  <w:num w:numId="28" w16cid:durableId="1258441925">
    <w:abstractNumId w:val="60"/>
  </w:num>
  <w:num w:numId="29" w16cid:durableId="585923981">
    <w:abstractNumId w:val="89"/>
  </w:num>
  <w:num w:numId="30" w16cid:durableId="1316372322">
    <w:abstractNumId w:val="79"/>
  </w:num>
  <w:num w:numId="31" w16cid:durableId="822427452">
    <w:abstractNumId w:val="25"/>
  </w:num>
  <w:num w:numId="32" w16cid:durableId="588002003">
    <w:abstractNumId w:val="75"/>
  </w:num>
  <w:num w:numId="33" w16cid:durableId="79256469">
    <w:abstractNumId w:val="62"/>
  </w:num>
  <w:num w:numId="34" w16cid:durableId="1508013348">
    <w:abstractNumId w:val="66"/>
  </w:num>
  <w:num w:numId="35" w16cid:durableId="818882137">
    <w:abstractNumId w:val="57"/>
  </w:num>
  <w:num w:numId="36" w16cid:durableId="951401265">
    <w:abstractNumId w:val="17"/>
  </w:num>
  <w:num w:numId="37" w16cid:durableId="1825927536">
    <w:abstractNumId w:val="7"/>
  </w:num>
  <w:num w:numId="38" w16cid:durableId="803620634">
    <w:abstractNumId w:val="23"/>
  </w:num>
  <w:num w:numId="39" w16cid:durableId="118451335">
    <w:abstractNumId w:val="112"/>
  </w:num>
  <w:num w:numId="40" w16cid:durableId="296885573">
    <w:abstractNumId w:val="114"/>
  </w:num>
  <w:num w:numId="41" w16cid:durableId="101612402">
    <w:abstractNumId w:val="112"/>
  </w:num>
  <w:num w:numId="42" w16cid:durableId="67852539">
    <w:abstractNumId w:val="34"/>
  </w:num>
  <w:num w:numId="43" w16cid:durableId="1420827282">
    <w:abstractNumId w:val="10"/>
  </w:num>
  <w:num w:numId="44" w16cid:durableId="799886637">
    <w:abstractNumId w:val="2"/>
  </w:num>
  <w:num w:numId="45" w16cid:durableId="1265843863">
    <w:abstractNumId w:val="113"/>
    <w:lvlOverride w:ilvl="0">
      <w:startOverride w:val="1"/>
    </w:lvlOverride>
    <w:lvlOverride w:ilvl="1"/>
    <w:lvlOverride w:ilvl="2"/>
    <w:lvlOverride w:ilvl="3"/>
    <w:lvlOverride w:ilvl="4"/>
    <w:lvlOverride w:ilvl="5"/>
    <w:lvlOverride w:ilvl="6"/>
    <w:lvlOverride w:ilvl="7"/>
    <w:lvlOverride w:ilvl="8"/>
  </w:num>
  <w:num w:numId="46" w16cid:durableId="1529224035">
    <w:abstractNumId w:val="9"/>
    <w:lvlOverride w:ilvl="0">
      <w:startOverride w:val="1"/>
    </w:lvlOverride>
    <w:lvlOverride w:ilvl="1"/>
    <w:lvlOverride w:ilvl="2"/>
    <w:lvlOverride w:ilvl="3"/>
    <w:lvlOverride w:ilvl="4"/>
    <w:lvlOverride w:ilvl="5"/>
    <w:lvlOverride w:ilvl="6"/>
    <w:lvlOverride w:ilvl="7"/>
    <w:lvlOverride w:ilvl="8"/>
  </w:num>
  <w:num w:numId="47" w16cid:durableId="735472807">
    <w:abstractNumId w:val="105"/>
  </w:num>
  <w:num w:numId="48" w16cid:durableId="592709326">
    <w:abstractNumId w:val="111"/>
    <w:lvlOverride w:ilvl="0">
      <w:startOverride w:val="1"/>
    </w:lvlOverride>
    <w:lvlOverride w:ilvl="1"/>
    <w:lvlOverride w:ilvl="2"/>
    <w:lvlOverride w:ilvl="3"/>
    <w:lvlOverride w:ilvl="4"/>
    <w:lvlOverride w:ilvl="5"/>
    <w:lvlOverride w:ilvl="6"/>
    <w:lvlOverride w:ilvl="7"/>
    <w:lvlOverride w:ilvl="8"/>
  </w:num>
  <w:num w:numId="49" w16cid:durableId="488403120">
    <w:abstractNumId w:val="68"/>
    <w:lvlOverride w:ilvl="0">
      <w:startOverride w:val="1"/>
    </w:lvlOverride>
    <w:lvlOverride w:ilvl="1"/>
    <w:lvlOverride w:ilvl="2"/>
    <w:lvlOverride w:ilvl="3"/>
    <w:lvlOverride w:ilvl="4"/>
    <w:lvlOverride w:ilvl="5"/>
    <w:lvlOverride w:ilvl="6"/>
    <w:lvlOverride w:ilvl="7"/>
    <w:lvlOverride w:ilvl="8"/>
  </w:num>
  <w:num w:numId="50" w16cid:durableId="1494300673">
    <w:abstractNumId w:val="86"/>
    <w:lvlOverride w:ilvl="0">
      <w:startOverride w:val="1"/>
    </w:lvlOverride>
    <w:lvlOverride w:ilvl="1"/>
    <w:lvlOverride w:ilvl="2"/>
    <w:lvlOverride w:ilvl="3"/>
    <w:lvlOverride w:ilvl="4"/>
    <w:lvlOverride w:ilvl="5"/>
    <w:lvlOverride w:ilvl="6"/>
    <w:lvlOverride w:ilvl="7"/>
    <w:lvlOverride w:ilvl="8"/>
  </w:num>
  <w:num w:numId="51" w16cid:durableId="110590402">
    <w:abstractNumId w:val="26"/>
    <w:lvlOverride w:ilvl="0">
      <w:startOverride w:val="1"/>
    </w:lvlOverride>
    <w:lvlOverride w:ilvl="1"/>
    <w:lvlOverride w:ilvl="2"/>
    <w:lvlOverride w:ilvl="3"/>
    <w:lvlOverride w:ilvl="4"/>
    <w:lvlOverride w:ilvl="5"/>
    <w:lvlOverride w:ilvl="6"/>
    <w:lvlOverride w:ilvl="7"/>
    <w:lvlOverride w:ilvl="8"/>
  </w:num>
  <w:num w:numId="52" w16cid:durableId="1462963629">
    <w:abstractNumId w:val="94"/>
    <w:lvlOverride w:ilvl="0">
      <w:startOverride w:val="1"/>
    </w:lvlOverride>
    <w:lvlOverride w:ilvl="1"/>
    <w:lvlOverride w:ilvl="2"/>
    <w:lvlOverride w:ilvl="3"/>
    <w:lvlOverride w:ilvl="4"/>
    <w:lvlOverride w:ilvl="5"/>
    <w:lvlOverride w:ilvl="6"/>
    <w:lvlOverride w:ilvl="7"/>
    <w:lvlOverride w:ilvl="8"/>
  </w:num>
  <w:num w:numId="53" w16cid:durableId="65564543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1444074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125342058">
    <w:abstractNumId w:val="115"/>
  </w:num>
  <w:num w:numId="56" w16cid:durableId="128164876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0044000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02547353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1280084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7221315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89597982">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7892566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05679007">
    <w:abstractNumId w:val="53"/>
  </w:num>
  <w:num w:numId="64" w16cid:durableId="905142236">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9322544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774642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072973370">
    <w:abstractNumId w:val="35"/>
  </w:num>
  <w:num w:numId="68" w16cid:durableId="15238138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960386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118914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19022286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432191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82453665">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43034989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4914680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76083386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2107338260">
    <w:abstractNumId w:val="50"/>
  </w:num>
  <w:num w:numId="78" w16cid:durableId="1122531478">
    <w:abstractNumId w:val="18"/>
    <w:lvlOverride w:ilvl="0">
      <w:startOverride w:val="1"/>
    </w:lvlOverride>
    <w:lvlOverride w:ilvl="1"/>
    <w:lvlOverride w:ilvl="2"/>
    <w:lvlOverride w:ilvl="3"/>
    <w:lvlOverride w:ilvl="4"/>
    <w:lvlOverride w:ilvl="5"/>
    <w:lvlOverride w:ilvl="6"/>
    <w:lvlOverride w:ilvl="7"/>
    <w:lvlOverride w:ilvl="8"/>
  </w:num>
  <w:num w:numId="79" w16cid:durableId="134119722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687292278">
    <w:abstractNumId w:val="6"/>
  </w:num>
  <w:num w:numId="81" w16cid:durableId="98612474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484278216">
    <w:abstractNumId w:val="20"/>
    <w:lvlOverride w:ilvl="0">
      <w:startOverride w:val="1"/>
    </w:lvlOverride>
    <w:lvlOverride w:ilvl="1"/>
    <w:lvlOverride w:ilvl="2"/>
    <w:lvlOverride w:ilvl="3"/>
    <w:lvlOverride w:ilvl="4"/>
    <w:lvlOverride w:ilvl="5"/>
    <w:lvlOverride w:ilvl="6"/>
    <w:lvlOverride w:ilvl="7"/>
    <w:lvlOverride w:ilvl="8"/>
  </w:num>
  <w:num w:numId="83" w16cid:durableId="322663240">
    <w:abstractNumId w:val="72"/>
    <w:lvlOverride w:ilvl="0">
      <w:startOverride w:val="1"/>
    </w:lvlOverride>
    <w:lvlOverride w:ilvl="1"/>
    <w:lvlOverride w:ilvl="2"/>
    <w:lvlOverride w:ilvl="3"/>
    <w:lvlOverride w:ilvl="4"/>
    <w:lvlOverride w:ilvl="5"/>
    <w:lvlOverride w:ilvl="6"/>
    <w:lvlOverride w:ilvl="7"/>
    <w:lvlOverride w:ilvl="8"/>
  </w:num>
  <w:num w:numId="84" w16cid:durableId="1786119910">
    <w:abstractNumId w:val="8"/>
    <w:lvlOverride w:ilvl="0">
      <w:startOverride w:val="1"/>
    </w:lvlOverride>
    <w:lvlOverride w:ilvl="1"/>
    <w:lvlOverride w:ilvl="2"/>
    <w:lvlOverride w:ilvl="3"/>
    <w:lvlOverride w:ilvl="4"/>
    <w:lvlOverride w:ilvl="5"/>
    <w:lvlOverride w:ilvl="6"/>
    <w:lvlOverride w:ilvl="7"/>
    <w:lvlOverride w:ilvl="8"/>
  </w:num>
  <w:num w:numId="85" w16cid:durableId="967010763">
    <w:abstractNumId w:val="106"/>
  </w:num>
  <w:num w:numId="86" w16cid:durableId="589969454">
    <w:abstractNumId w:val="92"/>
  </w:num>
  <w:num w:numId="87" w16cid:durableId="550851013">
    <w:abstractNumId w:val="27"/>
  </w:num>
  <w:num w:numId="88" w16cid:durableId="749541859">
    <w:abstractNumId w:val="21"/>
  </w:num>
  <w:num w:numId="89" w16cid:durableId="1145202090">
    <w:abstractNumId w:val="30"/>
    <w:lvlOverride w:ilvl="0">
      <w:startOverride w:val="1"/>
    </w:lvlOverride>
    <w:lvlOverride w:ilvl="1"/>
    <w:lvlOverride w:ilvl="2"/>
    <w:lvlOverride w:ilvl="3"/>
    <w:lvlOverride w:ilvl="4"/>
    <w:lvlOverride w:ilvl="5"/>
    <w:lvlOverride w:ilvl="6"/>
    <w:lvlOverride w:ilvl="7"/>
    <w:lvlOverride w:ilvl="8"/>
  </w:num>
  <w:num w:numId="90" w16cid:durableId="976254635">
    <w:abstractNumId w:val="64"/>
    <w:lvlOverride w:ilvl="0">
      <w:startOverride w:val="1"/>
    </w:lvlOverride>
    <w:lvlOverride w:ilvl="1"/>
    <w:lvlOverride w:ilvl="2"/>
    <w:lvlOverride w:ilvl="3"/>
    <w:lvlOverride w:ilvl="4"/>
    <w:lvlOverride w:ilvl="5"/>
    <w:lvlOverride w:ilvl="6"/>
    <w:lvlOverride w:ilvl="7"/>
    <w:lvlOverride w:ilvl="8"/>
  </w:num>
  <w:num w:numId="91" w16cid:durableId="132448515">
    <w:abstractNumId w:val="93"/>
    <w:lvlOverride w:ilvl="0">
      <w:startOverride w:val="1"/>
    </w:lvlOverride>
    <w:lvlOverride w:ilvl="1"/>
    <w:lvlOverride w:ilvl="2"/>
    <w:lvlOverride w:ilvl="3"/>
    <w:lvlOverride w:ilvl="4"/>
    <w:lvlOverride w:ilvl="5"/>
    <w:lvlOverride w:ilvl="6"/>
    <w:lvlOverride w:ilvl="7"/>
    <w:lvlOverride w:ilvl="8"/>
  </w:num>
  <w:num w:numId="92" w16cid:durableId="1761877007">
    <w:abstractNumId w:val="0"/>
    <w:lvlOverride w:ilvl="0">
      <w:startOverride w:val="1"/>
    </w:lvlOverride>
    <w:lvlOverride w:ilvl="1"/>
    <w:lvlOverride w:ilvl="2"/>
    <w:lvlOverride w:ilvl="3"/>
    <w:lvlOverride w:ilvl="4"/>
    <w:lvlOverride w:ilvl="5"/>
    <w:lvlOverride w:ilvl="6"/>
    <w:lvlOverride w:ilvl="7"/>
    <w:lvlOverride w:ilvl="8"/>
  </w:num>
  <w:num w:numId="93" w16cid:durableId="1567692026">
    <w:abstractNumId w:val="40"/>
    <w:lvlOverride w:ilvl="0">
      <w:startOverride w:val="1"/>
    </w:lvlOverride>
    <w:lvlOverride w:ilvl="1"/>
    <w:lvlOverride w:ilvl="2"/>
    <w:lvlOverride w:ilvl="3"/>
    <w:lvlOverride w:ilvl="4"/>
    <w:lvlOverride w:ilvl="5"/>
    <w:lvlOverride w:ilvl="6"/>
    <w:lvlOverride w:ilvl="7"/>
    <w:lvlOverride w:ilvl="8"/>
  </w:num>
  <w:num w:numId="94" w16cid:durableId="198128634">
    <w:abstractNumId w:val="46"/>
  </w:num>
  <w:num w:numId="95" w16cid:durableId="1741976258">
    <w:abstractNumId w:val="71"/>
  </w:num>
  <w:num w:numId="96" w16cid:durableId="208540643">
    <w:abstractNumId w:val="67"/>
  </w:num>
  <w:num w:numId="97" w16cid:durableId="1542202268">
    <w:abstractNumId w:val="101"/>
  </w:num>
  <w:num w:numId="98" w16cid:durableId="1126393743">
    <w:abstractNumId w:val="58"/>
  </w:num>
  <w:num w:numId="99" w16cid:durableId="1054769095">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206425463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314941">
    <w:abstractNumId w:val="109"/>
  </w:num>
  <w:num w:numId="102" w16cid:durableId="1994603004">
    <w:abstractNumId w:val="3"/>
  </w:num>
  <w:num w:numId="103" w16cid:durableId="307443921">
    <w:abstractNumId w:val="36"/>
    <w:lvlOverride w:ilvl="0">
      <w:startOverride w:val="1"/>
    </w:lvlOverride>
    <w:lvlOverride w:ilvl="1"/>
    <w:lvlOverride w:ilvl="2"/>
    <w:lvlOverride w:ilvl="3"/>
    <w:lvlOverride w:ilvl="4"/>
    <w:lvlOverride w:ilvl="5"/>
    <w:lvlOverride w:ilvl="6"/>
    <w:lvlOverride w:ilvl="7"/>
    <w:lvlOverride w:ilvl="8"/>
  </w:num>
  <w:num w:numId="104" w16cid:durableId="579025054">
    <w:abstractNumId w:val="13"/>
    <w:lvlOverride w:ilvl="0">
      <w:startOverride w:val="1"/>
    </w:lvlOverride>
    <w:lvlOverride w:ilvl="1"/>
    <w:lvlOverride w:ilvl="2"/>
    <w:lvlOverride w:ilvl="3"/>
    <w:lvlOverride w:ilvl="4"/>
    <w:lvlOverride w:ilvl="5"/>
    <w:lvlOverride w:ilvl="6"/>
    <w:lvlOverride w:ilvl="7"/>
    <w:lvlOverride w:ilvl="8"/>
  </w:num>
  <w:num w:numId="105" w16cid:durableId="586620677">
    <w:abstractNumId w:val="95"/>
    <w:lvlOverride w:ilvl="0">
      <w:startOverride w:val="1"/>
    </w:lvlOverride>
    <w:lvlOverride w:ilvl="1"/>
    <w:lvlOverride w:ilvl="2"/>
    <w:lvlOverride w:ilvl="3"/>
    <w:lvlOverride w:ilvl="4"/>
    <w:lvlOverride w:ilvl="5"/>
    <w:lvlOverride w:ilvl="6"/>
    <w:lvlOverride w:ilvl="7"/>
    <w:lvlOverride w:ilvl="8"/>
  </w:num>
  <w:num w:numId="106" w16cid:durableId="112288791">
    <w:abstractNumId w:val="110"/>
    <w:lvlOverride w:ilvl="0">
      <w:startOverride w:val="1"/>
    </w:lvlOverride>
    <w:lvlOverride w:ilvl="1"/>
    <w:lvlOverride w:ilvl="2"/>
    <w:lvlOverride w:ilvl="3"/>
    <w:lvlOverride w:ilvl="4"/>
    <w:lvlOverride w:ilvl="5"/>
    <w:lvlOverride w:ilvl="6"/>
    <w:lvlOverride w:ilvl="7"/>
    <w:lvlOverride w:ilvl="8"/>
  </w:num>
  <w:num w:numId="107" w16cid:durableId="407459375">
    <w:abstractNumId w:val="69"/>
    <w:lvlOverride w:ilvl="0">
      <w:startOverride w:val="1"/>
    </w:lvlOverride>
    <w:lvlOverride w:ilvl="1"/>
    <w:lvlOverride w:ilvl="2"/>
    <w:lvlOverride w:ilvl="3"/>
    <w:lvlOverride w:ilvl="4"/>
    <w:lvlOverride w:ilvl="5"/>
    <w:lvlOverride w:ilvl="6"/>
    <w:lvlOverride w:ilvl="7"/>
    <w:lvlOverride w:ilvl="8"/>
  </w:num>
  <w:num w:numId="108" w16cid:durableId="1818380086">
    <w:abstractNumId w:val="39"/>
  </w:num>
  <w:num w:numId="109" w16cid:durableId="2129396">
    <w:abstractNumId w:val="49"/>
  </w:num>
  <w:num w:numId="110" w16cid:durableId="1312980465">
    <w:abstractNumId w:val="39"/>
  </w:num>
  <w:num w:numId="111" w16cid:durableId="1122109774">
    <w:abstractNumId w:val="97"/>
  </w:num>
  <w:num w:numId="112" w16cid:durableId="1232816321">
    <w:abstractNumId w:val="47"/>
  </w:num>
  <w:num w:numId="113" w16cid:durableId="1806115304">
    <w:abstractNumId w:val="14"/>
  </w:num>
  <w:num w:numId="114" w16cid:durableId="1598295165">
    <w:abstractNumId w:val="28"/>
  </w:num>
  <w:num w:numId="115" w16cid:durableId="294069395">
    <w:abstractNumId w:val="42"/>
  </w:num>
  <w:num w:numId="116" w16cid:durableId="1534072701">
    <w:abstractNumId w:val="74"/>
  </w:num>
  <w:num w:numId="117" w16cid:durableId="490760790">
    <w:abstractNumId w:val="85"/>
  </w:num>
  <w:num w:numId="118" w16cid:durableId="217665930">
    <w:abstractNumId w:val="99"/>
  </w:num>
  <w:numIdMacAtCleanup w:val="1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HZAIB KHAN">
    <w15:presenceInfo w15:providerId="AD" w15:userId="S::shahzaib.42413028@cs.qau.edu.pk::938d53a5-2a9e-493e-8190-a137333603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8CF"/>
    <w:rsid w:val="00067106"/>
    <w:rsid w:val="000F180E"/>
    <w:rsid w:val="001F0330"/>
    <w:rsid w:val="00232AA6"/>
    <w:rsid w:val="002413B4"/>
    <w:rsid w:val="002E30B8"/>
    <w:rsid w:val="0030276B"/>
    <w:rsid w:val="00311302"/>
    <w:rsid w:val="003963EA"/>
    <w:rsid w:val="00397DA7"/>
    <w:rsid w:val="00473E8A"/>
    <w:rsid w:val="0053165F"/>
    <w:rsid w:val="00575E21"/>
    <w:rsid w:val="005C68AC"/>
    <w:rsid w:val="005D1215"/>
    <w:rsid w:val="0067737A"/>
    <w:rsid w:val="006C3D66"/>
    <w:rsid w:val="006C7C99"/>
    <w:rsid w:val="00713BE8"/>
    <w:rsid w:val="00721D89"/>
    <w:rsid w:val="00726DC6"/>
    <w:rsid w:val="00730BC1"/>
    <w:rsid w:val="00780DA8"/>
    <w:rsid w:val="0078745F"/>
    <w:rsid w:val="007F709E"/>
    <w:rsid w:val="00912154"/>
    <w:rsid w:val="00925597"/>
    <w:rsid w:val="0093730E"/>
    <w:rsid w:val="00981069"/>
    <w:rsid w:val="009C49A5"/>
    <w:rsid w:val="00A06947"/>
    <w:rsid w:val="00A408CF"/>
    <w:rsid w:val="00A66AA1"/>
    <w:rsid w:val="00A71D1B"/>
    <w:rsid w:val="00B25163"/>
    <w:rsid w:val="00B307AE"/>
    <w:rsid w:val="00BB1040"/>
    <w:rsid w:val="00BE0C1A"/>
    <w:rsid w:val="00BF2BCA"/>
    <w:rsid w:val="00C131FF"/>
    <w:rsid w:val="00C526BA"/>
    <w:rsid w:val="00C726F4"/>
    <w:rsid w:val="00CC552F"/>
    <w:rsid w:val="00CD2047"/>
    <w:rsid w:val="00CF34AE"/>
    <w:rsid w:val="00D45718"/>
    <w:rsid w:val="00DA3C05"/>
    <w:rsid w:val="00DA6DAD"/>
    <w:rsid w:val="00E0028D"/>
    <w:rsid w:val="00E154F8"/>
    <w:rsid w:val="00E568C6"/>
    <w:rsid w:val="00EC1CDA"/>
    <w:rsid w:val="00F47071"/>
    <w:rsid w:val="00F74F45"/>
    <w:rsid w:val="117E0785"/>
    <w:rsid w:val="1508CBA0"/>
    <w:rsid w:val="1A775A4C"/>
    <w:rsid w:val="2EE729EC"/>
    <w:rsid w:val="4ED525D9"/>
    <w:rsid w:val="4F16DA4B"/>
    <w:rsid w:val="519CCA04"/>
    <w:rsid w:val="5513A3C3"/>
    <w:rsid w:val="55B6687D"/>
    <w:rsid w:val="5B2DDD5B"/>
    <w:rsid w:val="63211A51"/>
    <w:rsid w:val="6490553F"/>
    <w:rsid w:val="6579BE34"/>
    <w:rsid w:val="704F72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0EF"/>
  <w15:chartTrackingRefBased/>
  <w15:docId w15:val="{C9F26769-C462-4928-AB85-63E1E775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99"/>
    <w:pPr>
      <w:spacing w:line="259" w:lineRule="auto"/>
    </w:pPr>
    <w:rPr>
      <w:sz w:val="22"/>
      <w:szCs w:val="22"/>
    </w:rPr>
  </w:style>
  <w:style w:type="paragraph" w:styleId="Heading1">
    <w:name w:val="heading 1"/>
    <w:basedOn w:val="Normal"/>
    <w:next w:val="Normal"/>
    <w:link w:val="Heading1Char"/>
    <w:uiPriority w:val="9"/>
    <w:qFormat/>
    <w:rsid w:val="00A4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CF"/>
    <w:rPr>
      <w:rFonts w:eastAsiaTheme="majorEastAsia" w:cstheme="majorBidi"/>
      <w:color w:val="272727" w:themeColor="text1" w:themeTint="D8"/>
    </w:rPr>
  </w:style>
  <w:style w:type="paragraph" w:styleId="Title">
    <w:name w:val="Title"/>
    <w:basedOn w:val="Normal"/>
    <w:next w:val="Normal"/>
    <w:link w:val="TitleChar"/>
    <w:uiPriority w:val="10"/>
    <w:qFormat/>
    <w:rsid w:val="00A4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CF"/>
    <w:pPr>
      <w:spacing w:before="160"/>
      <w:jc w:val="center"/>
    </w:pPr>
    <w:rPr>
      <w:i/>
      <w:iCs/>
      <w:color w:val="404040" w:themeColor="text1" w:themeTint="BF"/>
    </w:rPr>
  </w:style>
  <w:style w:type="character" w:customStyle="1" w:styleId="QuoteChar">
    <w:name w:val="Quote Char"/>
    <w:basedOn w:val="DefaultParagraphFont"/>
    <w:link w:val="Quote"/>
    <w:uiPriority w:val="29"/>
    <w:rsid w:val="00A408CF"/>
    <w:rPr>
      <w:i/>
      <w:iCs/>
      <w:color w:val="404040" w:themeColor="text1" w:themeTint="BF"/>
    </w:rPr>
  </w:style>
  <w:style w:type="paragraph" w:styleId="ListParagraph">
    <w:name w:val="List Paragraph"/>
    <w:basedOn w:val="Normal"/>
    <w:uiPriority w:val="34"/>
    <w:qFormat/>
    <w:rsid w:val="00A408CF"/>
    <w:pPr>
      <w:ind w:left="720"/>
      <w:contextualSpacing/>
    </w:pPr>
  </w:style>
  <w:style w:type="character" w:styleId="IntenseEmphasis">
    <w:name w:val="Intense Emphasis"/>
    <w:basedOn w:val="DefaultParagraphFont"/>
    <w:uiPriority w:val="21"/>
    <w:qFormat/>
    <w:rsid w:val="00A408CF"/>
    <w:rPr>
      <w:i/>
      <w:iCs/>
      <w:color w:val="0F4761" w:themeColor="accent1" w:themeShade="BF"/>
    </w:rPr>
  </w:style>
  <w:style w:type="paragraph" w:styleId="IntenseQuote">
    <w:name w:val="Intense Quote"/>
    <w:basedOn w:val="Normal"/>
    <w:next w:val="Normal"/>
    <w:link w:val="IntenseQuoteChar"/>
    <w:uiPriority w:val="30"/>
    <w:qFormat/>
    <w:rsid w:val="00A4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CF"/>
    <w:rPr>
      <w:i/>
      <w:iCs/>
      <w:color w:val="0F4761" w:themeColor="accent1" w:themeShade="BF"/>
    </w:rPr>
  </w:style>
  <w:style w:type="character" w:styleId="IntenseReference">
    <w:name w:val="Intense Reference"/>
    <w:basedOn w:val="DefaultParagraphFont"/>
    <w:uiPriority w:val="32"/>
    <w:qFormat/>
    <w:rsid w:val="00A408CF"/>
    <w:rPr>
      <w:b/>
      <w:bCs/>
      <w:smallCaps/>
      <w:color w:val="0F4761" w:themeColor="accent1" w:themeShade="BF"/>
      <w:spacing w:val="5"/>
    </w:r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408CF"/>
    <w:pPr>
      <w:spacing w:after="0" w:line="240" w:lineRule="auto"/>
    </w:pPr>
    <w:rPr>
      <w:sz w:val="22"/>
      <w:szCs w:val="22"/>
    </w:rPr>
  </w:style>
  <w:style w:type="table" w:styleId="GridTable4">
    <w:name w:val="Grid Table 4"/>
    <w:basedOn w:val="TableNormal"/>
    <w:uiPriority w:val="49"/>
    <w:rsid w:val="00DA6D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A6DAD"/>
    <w:rPr>
      <w:color w:val="467886" w:themeColor="hyperlink"/>
      <w:u w:val="single"/>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after="100"/>
    </w:pPr>
  </w:style>
  <w:style w:type="paragraph" w:styleId="TOC2">
    <w:name w:val="toc 2"/>
    <w:basedOn w:val="Normal"/>
    <w:next w:val="Normal"/>
    <w:autoRedefine/>
    <w:uiPriority w:val="39"/>
    <w:unhideWhenUsed/>
    <w:rsid w:val="0053165F"/>
    <w:pPr>
      <w:spacing w:after="100"/>
      <w:ind w:left="220"/>
    </w:pPr>
  </w:style>
  <w:style w:type="paragraph" w:styleId="TOC3">
    <w:name w:val="toc 3"/>
    <w:basedOn w:val="Normal"/>
    <w:next w:val="Normal"/>
    <w:autoRedefine/>
    <w:uiPriority w:val="39"/>
    <w:unhideWhenUsed/>
    <w:rsid w:val="0053165F"/>
    <w:pPr>
      <w:spacing w:after="100"/>
      <w:ind w:left="440"/>
    </w:pPr>
  </w:style>
  <w:style w:type="paragraph" w:styleId="Header">
    <w:name w:val="header"/>
    <w:basedOn w:val="Normal"/>
    <w:link w:val="HeaderChar"/>
    <w:uiPriority w:val="99"/>
    <w:unhideWhenUsed/>
    <w:rsid w:val="005D1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215"/>
    <w:rPr>
      <w:sz w:val="22"/>
      <w:szCs w:val="22"/>
    </w:rPr>
  </w:style>
  <w:style w:type="paragraph" w:styleId="Footer">
    <w:name w:val="footer"/>
    <w:basedOn w:val="Normal"/>
    <w:link w:val="FooterChar"/>
    <w:uiPriority w:val="99"/>
    <w:unhideWhenUsed/>
    <w:rsid w:val="005D1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215"/>
    <w:rPr>
      <w:sz w:val="22"/>
      <w:szCs w:val="22"/>
    </w:rPr>
  </w:style>
  <w:style w:type="paragraph" w:styleId="NormalWeb">
    <w:name w:val="Normal (Web)"/>
    <w:basedOn w:val="Normal"/>
    <w:uiPriority w:val="99"/>
    <w:semiHidden/>
    <w:unhideWhenUsed/>
    <w:rsid w:val="00713BE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png"/><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lcf76f155ced4ddcb4097134ff3c332f xmlns="f59191dc-2109-46f5-b4c3-6a80e13c97d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E4CF691516984C9363CE17A0D94202" ma:contentTypeVersion="9" ma:contentTypeDescription="Create a new document." ma:contentTypeScope="" ma:versionID="fa5eded6e7160d23f2c686011249d773">
  <xsd:schema xmlns:xsd="http://www.w3.org/2001/XMLSchema" xmlns:xs="http://www.w3.org/2001/XMLSchema" xmlns:p="http://schemas.microsoft.com/office/2006/metadata/properties" xmlns:ns2="f59191dc-2109-46f5-b4c3-6a80e13c97d1" xmlns:ns3="6daf0cd5-979e-4d1b-9aeb-4261006da413" targetNamespace="http://schemas.microsoft.com/office/2006/metadata/properties" ma:root="true" ma:fieldsID="f585cbb2cae6fffb936f82c4c3ea3293" ns2:_="" ns3:_="">
    <xsd:import namespace="f59191dc-2109-46f5-b4c3-6a80e13c97d1"/>
    <xsd:import namespace="6daf0cd5-979e-4d1b-9aeb-4261006da4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191dc-2109-46f5-b4c3-6a80e13c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105678-0F5B-453E-95E4-1D6572CFFF5E}">
  <ds:schemaRefs>
    <ds:schemaRef ds:uri="http://schemas.microsoft.com/office/2006/metadata/properties"/>
    <ds:schemaRef ds:uri="http://schemas.microsoft.com/office/infopath/2007/PartnerControls"/>
    <ds:schemaRef ds:uri="6daf0cd5-979e-4d1b-9aeb-4261006da413"/>
    <ds:schemaRef ds:uri="f59191dc-2109-46f5-b4c3-6a80e13c97d1"/>
  </ds:schemaRefs>
</ds:datastoreItem>
</file>

<file path=customXml/itemProps2.xml><?xml version="1.0" encoding="utf-8"?>
<ds:datastoreItem xmlns:ds="http://schemas.openxmlformats.org/officeDocument/2006/customXml" ds:itemID="{88F217C8-06C8-4E97-B30E-486E77A8F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191dc-2109-46f5-b4c3-6a80e13c97d1"/>
    <ds:schemaRef ds:uri="6daf0cd5-979e-4d1b-9aeb-4261006da4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696530-6514-4971-BDE4-4C423F7B98FE}">
  <ds:schemaRefs>
    <ds:schemaRef ds:uri="http://schemas.openxmlformats.org/officeDocument/2006/bibliography"/>
  </ds:schemaRefs>
</ds:datastoreItem>
</file>

<file path=customXml/itemProps4.xml><?xml version="1.0" encoding="utf-8"?>
<ds:datastoreItem xmlns:ds="http://schemas.openxmlformats.org/officeDocument/2006/customXml" ds:itemID="{1AACF8E2-6E4A-49DA-8FE3-91B87615AD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50</Pages>
  <Words>9680</Words>
  <Characters>55179</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Mehboob</dc:creator>
  <cp:keywords/>
  <dc:description/>
  <cp:lastModifiedBy>SHAHZAIB KHAN</cp:lastModifiedBy>
  <cp:revision>2</cp:revision>
  <dcterms:created xsi:type="dcterms:W3CDTF">2026-10-07T20:35:00Z</dcterms:created>
  <dcterms:modified xsi:type="dcterms:W3CDTF">2026-10-07T20:35:00Z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0x010100B3E4CF691516984C9363CE17A0D94202</vt:lpwstr>
  </property>
  <property fmtid="{D5CDD505-2E9C-101B-9397-08002B2CF9AE}" pid="3" name="MediaServiceImageTags">
    <vt:lpwstr/>
  </property>
</Properties>
</file>