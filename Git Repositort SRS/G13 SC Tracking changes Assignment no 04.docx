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E0E853" w14:textId="77777777" w:rsidR="00A408CF" w:rsidRPr="00DB397A" w:rsidRDefault="00A408CF" w:rsidP="00A408CF">
      <w:pPr>
        <w:ind w:left="2160"/>
        <w:rPr>
          <w:rFonts w:ascii="Times New Roman" w:hAnsi="Times New Roman" w:cs="Times New Roman"/>
          <w:b/>
          <w:bCs/>
          <w:color w:val="FF0000"/>
          <w:sz w:val="40"/>
          <w:szCs w:val="40"/>
          <w:u w:val="single"/>
        </w:rPr>
      </w:pPr>
      <w:r w:rsidRPr="00DB397A">
        <w:rPr>
          <w:rFonts w:ascii="Times New Roman" w:hAnsi="Times New Roman" w:cs="Times New Roman"/>
          <w:b/>
          <w:bCs/>
          <w:color w:val="FF0000"/>
          <w:sz w:val="40"/>
          <w:szCs w:val="40"/>
          <w:u w:val="single"/>
        </w:rPr>
        <w:t>CS-322 Software Construction</w:t>
      </w:r>
    </w:p>
    <w:p w14:paraId="513D9BCE" w14:textId="3C264215" w:rsidR="00A408CF" w:rsidRPr="00DB397A" w:rsidRDefault="00A408CF" w:rsidP="6490553F">
      <w:pPr>
        <w:ind w:left="2880"/>
        <w:rPr>
          <w:rFonts w:ascii="Times New Roman" w:hAnsi="Times New Roman" w:cs="Times New Roman"/>
          <w:b/>
          <w:bCs/>
          <w:color w:val="FF0000"/>
          <w:sz w:val="40"/>
          <w:szCs w:val="40"/>
          <w:u w:val="single"/>
        </w:rPr>
      </w:pPr>
    </w:p>
    <w:p w14:paraId="438F1E27" w14:textId="77777777" w:rsidR="00A408CF" w:rsidRPr="00DB397A" w:rsidRDefault="00A408CF" w:rsidP="00A408CF">
      <w:pPr>
        <w:ind w:left="1440"/>
        <w:rPr>
          <w:rFonts w:ascii="Times New Roman" w:hAnsi="Times New Roman" w:cs="Times New Roman"/>
          <w:b/>
          <w:bCs/>
          <w:color w:val="FF0000"/>
          <w:sz w:val="40"/>
          <w:szCs w:val="40"/>
          <w:u w:val="single"/>
          <w:rPrChange w:id="0" w:author="SHAHZAIB KHAN" w:date="2026-10-07T19:14:00Z">
            <w:rPr>
              <w:rFonts w:ascii="Times New Roman" w:hAnsi="Times New Roman" w:cs="Times New Roman"/>
              <w:b/>
              <w:bCs/>
              <w:sz w:val="40"/>
              <w:szCs w:val="40"/>
            </w:rPr>
          </w:rPrChange>
        </w:rPr>
      </w:pPr>
      <w:r w:rsidRPr="00DB397A">
        <w:rPr>
          <w:rFonts w:ascii="Times New Roman" w:hAnsi="Times New Roman" w:cs="Times New Roman"/>
          <w:noProof/>
          <w:color w:val="FF0000"/>
          <w:sz w:val="28"/>
          <w:szCs w:val="28"/>
          <w:u w:val="single"/>
        </w:rPr>
        <w:drawing>
          <wp:anchor distT="0" distB="0" distL="114300" distR="114300" simplePos="0" relativeHeight="251657728" behindDoc="0" locked="0" layoutInCell="1" allowOverlap="1" wp14:anchorId="03FEFE41" wp14:editId="686CBA02">
            <wp:simplePos x="0" y="0"/>
            <wp:positionH relativeFrom="column">
              <wp:posOffset>1455420</wp:posOffset>
            </wp:positionH>
            <wp:positionV relativeFrom="paragraph">
              <wp:posOffset>233045</wp:posOffset>
            </wp:positionV>
            <wp:extent cx="3131820" cy="306813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rcRect t="1100"/>
                    <a:stretch>
                      <a:fillRect/>
                    </a:stretch>
                  </pic:blipFill>
                  <pic:spPr>
                    <a:xfrm>
                      <a:off x="0" y="0"/>
                      <a:ext cx="3131820" cy="3068131"/>
                    </a:xfrm>
                    <a:prstGeom prst="rect">
                      <a:avLst/>
                    </a:prstGeom>
                    <a:ln>
                      <a:noFill/>
                    </a:ln>
                  </pic:spPr>
                </pic:pic>
              </a:graphicData>
            </a:graphic>
            <wp14:sizeRelH relativeFrom="margin">
              <wp14:pctWidth>0</wp14:pctWidth>
            </wp14:sizeRelH>
            <wp14:sizeRelV relativeFrom="margin">
              <wp14:pctHeight>0</wp14:pctHeight>
            </wp14:sizeRelV>
          </wp:anchor>
        </w:drawing>
      </w:r>
    </w:p>
    <w:p w14:paraId="6484A2B8" w14:textId="77777777" w:rsidR="00A408CF" w:rsidRPr="00DB397A" w:rsidRDefault="00A408CF" w:rsidP="00A408CF">
      <w:pPr>
        <w:ind w:left="1440"/>
        <w:rPr>
          <w:rFonts w:ascii="Times New Roman" w:hAnsi="Times New Roman" w:cs="Times New Roman"/>
          <w:b/>
          <w:bCs/>
          <w:color w:val="FF0000"/>
          <w:sz w:val="40"/>
          <w:szCs w:val="40"/>
          <w:u w:val="single"/>
          <w:rPrChange w:id="1" w:author="SHAHZAIB KHAN" w:date="2026-10-07T19:14:00Z">
            <w:rPr>
              <w:rFonts w:ascii="Times New Roman" w:hAnsi="Times New Roman" w:cs="Times New Roman"/>
              <w:b/>
              <w:bCs/>
              <w:sz w:val="40"/>
              <w:szCs w:val="40"/>
            </w:rPr>
          </w:rPrChange>
        </w:rPr>
      </w:pPr>
    </w:p>
    <w:p w14:paraId="4F6363E7" w14:textId="77777777" w:rsidR="00A408CF" w:rsidRPr="00DB397A" w:rsidRDefault="00A408CF" w:rsidP="00A408CF">
      <w:pPr>
        <w:ind w:left="1440"/>
        <w:rPr>
          <w:rFonts w:ascii="Times New Roman" w:hAnsi="Times New Roman" w:cs="Times New Roman"/>
          <w:b/>
          <w:bCs/>
          <w:color w:val="FF0000"/>
          <w:sz w:val="40"/>
          <w:szCs w:val="40"/>
          <w:u w:val="single"/>
          <w:rPrChange w:id="2" w:author="SHAHZAIB KHAN" w:date="2026-10-07T19:14:00Z">
            <w:rPr>
              <w:rFonts w:ascii="Times New Roman" w:hAnsi="Times New Roman" w:cs="Times New Roman"/>
              <w:b/>
              <w:bCs/>
              <w:sz w:val="40"/>
              <w:szCs w:val="40"/>
            </w:rPr>
          </w:rPrChange>
        </w:rPr>
      </w:pPr>
    </w:p>
    <w:p w14:paraId="32FC86CF" w14:textId="77777777" w:rsidR="00A408CF" w:rsidRPr="00DB397A" w:rsidRDefault="00A408CF" w:rsidP="00A408CF">
      <w:pPr>
        <w:ind w:left="1440"/>
        <w:rPr>
          <w:rFonts w:ascii="Times New Roman" w:hAnsi="Times New Roman" w:cs="Times New Roman"/>
          <w:b/>
          <w:bCs/>
          <w:color w:val="FF0000"/>
          <w:sz w:val="40"/>
          <w:szCs w:val="40"/>
          <w:u w:val="single"/>
          <w:rPrChange w:id="3" w:author="SHAHZAIB KHAN" w:date="2026-10-07T19:14:00Z">
            <w:rPr>
              <w:rFonts w:ascii="Times New Roman" w:hAnsi="Times New Roman" w:cs="Times New Roman"/>
              <w:b/>
              <w:bCs/>
              <w:sz w:val="40"/>
              <w:szCs w:val="40"/>
            </w:rPr>
          </w:rPrChange>
        </w:rPr>
      </w:pPr>
    </w:p>
    <w:p w14:paraId="1CCC90A3" w14:textId="77777777" w:rsidR="00A408CF" w:rsidRPr="00DB397A" w:rsidRDefault="00A408CF" w:rsidP="00A408CF">
      <w:pPr>
        <w:ind w:left="1440"/>
        <w:rPr>
          <w:rFonts w:ascii="Times New Roman" w:hAnsi="Times New Roman" w:cs="Times New Roman"/>
          <w:b/>
          <w:bCs/>
          <w:color w:val="FF0000"/>
          <w:sz w:val="40"/>
          <w:szCs w:val="40"/>
          <w:u w:val="single"/>
          <w:rPrChange w:id="4" w:author="SHAHZAIB KHAN" w:date="2026-10-07T19:14:00Z">
            <w:rPr>
              <w:rFonts w:ascii="Times New Roman" w:hAnsi="Times New Roman" w:cs="Times New Roman"/>
              <w:b/>
              <w:bCs/>
              <w:sz w:val="40"/>
              <w:szCs w:val="40"/>
            </w:rPr>
          </w:rPrChange>
        </w:rPr>
      </w:pPr>
    </w:p>
    <w:p w14:paraId="6ED58418" w14:textId="77777777" w:rsidR="00A408CF" w:rsidRPr="00DB397A" w:rsidRDefault="00A408CF" w:rsidP="00A408CF">
      <w:pPr>
        <w:ind w:left="1440"/>
        <w:rPr>
          <w:rFonts w:ascii="Times New Roman" w:hAnsi="Times New Roman" w:cs="Times New Roman"/>
          <w:b/>
          <w:bCs/>
          <w:color w:val="FF0000"/>
          <w:sz w:val="40"/>
          <w:szCs w:val="40"/>
          <w:u w:val="single"/>
          <w:rPrChange w:id="5" w:author="SHAHZAIB KHAN" w:date="2026-10-07T19:14:00Z">
            <w:rPr>
              <w:rFonts w:ascii="Times New Roman" w:hAnsi="Times New Roman" w:cs="Times New Roman"/>
              <w:b/>
              <w:bCs/>
              <w:sz w:val="40"/>
              <w:szCs w:val="40"/>
            </w:rPr>
          </w:rPrChange>
        </w:rPr>
      </w:pPr>
    </w:p>
    <w:p w14:paraId="1039867B" w14:textId="77777777" w:rsidR="00A408CF" w:rsidRPr="00DB397A" w:rsidRDefault="00A408CF" w:rsidP="00A408CF">
      <w:pPr>
        <w:ind w:left="1440"/>
        <w:rPr>
          <w:rFonts w:ascii="Times New Roman" w:hAnsi="Times New Roman" w:cs="Times New Roman"/>
          <w:b/>
          <w:bCs/>
          <w:color w:val="FF0000"/>
          <w:sz w:val="40"/>
          <w:szCs w:val="40"/>
          <w:u w:val="single"/>
          <w:rPrChange w:id="6" w:author="SHAHZAIB KHAN" w:date="2026-10-07T19:14:00Z">
            <w:rPr>
              <w:rFonts w:ascii="Times New Roman" w:hAnsi="Times New Roman" w:cs="Times New Roman"/>
              <w:b/>
              <w:bCs/>
              <w:sz w:val="40"/>
              <w:szCs w:val="40"/>
            </w:rPr>
          </w:rPrChange>
        </w:rPr>
      </w:pPr>
    </w:p>
    <w:p w14:paraId="09E8D69B" w14:textId="77777777" w:rsidR="00A408CF" w:rsidRPr="00DB397A" w:rsidRDefault="00A408CF" w:rsidP="00A408CF">
      <w:pPr>
        <w:rPr>
          <w:rFonts w:ascii="Times New Roman" w:hAnsi="Times New Roman" w:cs="Times New Roman"/>
          <w:b/>
          <w:bCs/>
          <w:color w:val="FF0000"/>
          <w:sz w:val="40"/>
          <w:szCs w:val="40"/>
          <w:u w:val="single"/>
          <w:rPrChange w:id="7" w:author="SHAHZAIB KHAN" w:date="2026-10-07T19:14:00Z">
            <w:rPr>
              <w:rFonts w:ascii="Times New Roman" w:hAnsi="Times New Roman" w:cs="Times New Roman"/>
              <w:b/>
              <w:bCs/>
              <w:sz w:val="40"/>
              <w:szCs w:val="40"/>
            </w:rPr>
          </w:rPrChange>
        </w:rPr>
      </w:pPr>
    </w:p>
    <w:p w14:paraId="447DBB72" w14:textId="77777777" w:rsidR="00A408CF" w:rsidRPr="00DB397A" w:rsidRDefault="00A408CF" w:rsidP="00A408CF">
      <w:pPr>
        <w:ind w:left="2880"/>
        <w:rPr>
          <w:rFonts w:ascii="Times New Roman" w:hAnsi="Times New Roman" w:cs="Times New Roman"/>
          <w:b/>
          <w:bCs/>
          <w:color w:val="FF0000"/>
          <w:sz w:val="24"/>
          <w:szCs w:val="24"/>
          <w:u w:val="single"/>
          <w:rPrChange w:id="8" w:author="SHAHZAIB KHAN" w:date="2026-10-07T19:14:00Z">
            <w:rPr>
              <w:rFonts w:ascii="Times New Roman" w:hAnsi="Times New Roman" w:cs="Times New Roman"/>
              <w:b/>
              <w:bCs/>
              <w:sz w:val="24"/>
              <w:szCs w:val="24"/>
            </w:rPr>
          </w:rPrChange>
        </w:rPr>
      </w:pPr>
      <w:r w:rsidRPr="00DB397A">
        <w:rPr>
          <w:rFonts w:ascii="Times New Roman" w:hAnsi="Times New Roman" w:cs="Times New Roman"/>
          <w:b/>
          <w:bCs/>
          <w:color w:val="FF0000"/>
          <w:sz w:val="32"/>
          <w:szCs w:val="32"/>
          <w:u w:val="single"/>
          <w:rPrChange w:id="9" w:author="SHAHZAIB KHAN" w:date="2026-10-07T19:14:00Z">
            <w:rPr>
              <w:rFonts w:ascii="Times New Roman" w:hAnsi="Times New Roman" w:cs="Times New Roman"/>
              <w:b/>
              <w:bCs/>
              <w:sz w:val="32"/>
              <w:szCs w:val="32"/>
            </w:rPr>
          </w:rPrChange>
        </w:rPr>
        <w:t>Project Management System</w:t>
      </w:r>
      <w:r w:rsidRPr="00DB397A">
        <w:rPr>
          <w:rFonts w:ascii="Times New Roman" w:hAnsi="Times New Roman" w:cs="Times New Roman"/>
          <w:b/>
          <w:bCs/>
          <w:color w:val="FF0000"/>
          <w:sz w:val="24"/>
          <w:szCs w:val="24"/>
          <w:u w:val="single"/>
          <w:rPrChange w:id="10" w:author="SHAHZAIB KHAN" w:date="2026-10-07T19:14:00Z">
            <w:rPr>
              <w:rFonts w:ascii="Times New Roman" w:hAnsi="Times New Roman" w:cs="Times New Roman"/>
              <w:b/>
              <w:bCs/>
              <w:sz w:val="24"/>
              <w:szCs w:val="24"/>
            </w:rPr>
          </w:rPrChange>
        </w:rPr>
        <w:t xml:space="preserve">  </w:t>
      </w:r>
    </w:p>
    <w:p w14:paraId="268CD4AA" w14:textId="77777777" w:rsidR="00A408CF" w:rsidRPr="00DB397A" w:rsidRDefault="00A408CF" w:rsidP="00A408CF">
      <w:pPr>
        <w:rPr>
          <w:rFonts w:ascii="Times New Roman" w:hAnsi="Times New Roman" w:cs="Times New Roman"/>
          <w:color w:val="FF0000"/>
          <w:sz w:val="24"/>
          <w:szCs w:val="24"/>
          <w:u w:val="single"/>
          <w:rPrChange w:id="11" w:author="SHAHZAIB KHAN" w:date="2026-10-07T19:14:00Z">
            <w:rPr>
              <w:rFonts w:ascii="Times New Roman" w:hAnsi="Times New Roman" w:cs="Times New Roman"/>
              <w:sz w:val="24"/>
              <w:szCs w:val="24"/>
            </w:rPr>
          </w:rPrChange>
        </w:rPr>
      </w:pPr>
    </w:p>
    <w:p w14:paraId="03C745D8" w14:textId="77777777" w:rsidR="00A408CF" w:rsidRPr="00DB397A" w:rsidRDefault="00A408CF" w:rsidP="00A408CF">
      <w:pPr>
        <w:ind w:left="3600"/>
        <w:jc w:val="both"/>
        <w:rPr>
          <w:rFonts w:ascii="Times New Roman" w:hAnsi="Times New Roman" w:cs="Times New Roman"/>
          <w:b/>
          <w:bCs/>
          <w:color w:val="FF0000"/>
          <w:sz w:val="32"/>
          <w:szCs w:val="32"/>
          <w:u w:val="single"/>
          <w:rPrChange w:id="12" w:author="SHAHZAIB KHAN" w:date="2026-10-07T19:14:00Z">
            <w:rPr>
              <w:rFonts w:ascii="Times New Roman" w:hAnsi="Times New Roman" w:cs="Times New Roman"/>
              <w:b/>
              <w:bCs/>
              <w:sz w:val="32"/>
              <w:szCs w:val="32"/>
            </w:rPr>
          </w:rPrChange>
        </w:rPr>
      </w:pPr>
      <w:r w:rsidRPr="00DB397A">
        <w:rPr>
          <w:rFonts w:ascii="Times New Roman" w:hAnsi="Times New Roman" w:cs="Times New Roman"/>
          <w:b/>
          <w:bCs/>
          <w:color w:val="FF0000"/>
          <w:sz w:val="32"/>
          <w:szCs w:val="32"/>
          <w:u w:val="single"/>
          <w:rPrChange w:id="13" w:author="SHAHZAIB KHAN" w:date="2026-10-07T19:14:00Z">
            <w:rPr>
              <w:rFonts w:ascii="Times New Roman" w:hAnsi="Times New Roman" w:cs="Times New Roman"/>
              <w:b/>
              <w:bCs/>
              <w:sz w:val="32"/>
              <w:szCs w:val="32"/>
            </w:rPr>
          </w:rPrChange>
        </w:rPr>
        <w:t xml:space="preserve">PRESENTED BY </w:t>
      </w:r>
    </w:p>
    <w:p w14:paraId="152A9CC6" w14:textId="37A7B535" w:rsidR="001F0330" w:rsidRPr="00DB397A" w:rsidRDefault="001F0330" w:rsidP="00A408CF">
      <w:pPr>
        <w:ind w:left="3600"/>
        <w:jc w:val="both"/>
        <w:rPr>
          <w:rFonts w:ascii="Times New Roman" w:hAnsi="Times New Roman" w:cs="Times New Roman"/>
          <w:b/>
          <w:bCs/>
          <w:color w:val="FF0000"/>
          <w:sz w:val="32"/>
          <w:szCs w:val="32"/>
          <w:u w:val="single"/>
          <w:rPrChange w:id="14" w:author="SHAHZAIB KHAN" w:date="2026-10-07T19:14:00Z">
            <w:rPr>
              <w:rFonts w:ascii="Times New Roman" w:hAnsi="Times New Roman" w:cs="Times New Roman"/>
              <w:b/>
              <w:bCs/>
              <w:sz w:val="32"/>
              <w:szCs w:val="32"/>
            </w:rPr>
          </w:rPrChange>
        </w:rPr>
      </w:pPr>
      <w:r w:rsidRPr="00DB397A">
        <w:rPr>
          <w:rFonts w:ascii="Times New Roman" w:hAnsi="Times New Roman" w:cs="Times New Roman"/>
          <w:b/>
          <w:bCs/>
          <w:color w:val="FF0000"/>
          <w:sz w:val="32"/>
          <w:szCs w:val="32"/>
          <w:u w:val="single"/>
          <w:rPrChange w:id="15" w:author="SHAHZAIB KHAN" w:date="2026-10-07T19:14:00Z">
            <w:rPr>
              <w:rFonts w:ascii="Times New Roman" w:hAnsi="Times New Roman" w:cs="Times New Roman"/>
              <w:b/>
              <w:bCs/>
              <w:sz w:val="32"/>
              <w:szCs w:val="32"/>
            </w:rPr>
          </w:rPrChange>
        </w:rPr>
        <w:t>Team Leader : Fahim Mirzae</w:t>
      </w:r>
    </w:p>
    <w:p w14:paraId="0F83357D" w14:textId="7739B624" w:rsidR="001F0330" w:rsidRPr="00DB397A" w:rsidRDefault="001F0330" w:rsidP="00A408CF">
      <w:pPr>
        <w:ind w:left="3600"/>
        <w:jc w:val="both"/>
        <w:rPr>
          <w:rFonts w:ascii="Times New Roman" w:hAnsi="Times New Roman" w:cs="Times New Roman"/>
          <w:b/>
          <w:bCs/>
          <w:color w:val="FF0000"/>
          <w:sz w:val="32"/>
          <w:szCs w:val="32"/>
          <w:u w:val="single"/>
          <w:rPrChange w:id="16" w:author="SHAHZAIB KHAN" w:date="2026-10-07T19:14:00Z">
            <w:rPr>
              <w:rFonts w:ascii="Times New Roman" w:hAnsi="Times New Roman" w:cs="Times New Roman"/>
              <w:b/>
              <w:bCs/>
              <w:sz w:val="32"/>
              <w:szCs w:val="32"/>
            </w:rPr>
          </w:rPrChange>
        </w:rPr>
      </w:pPr>
      <w:r w:rsidRPr="00DB397A">
        <w:rPr>
          <w:rFonts w:ascii="Times New Roman" w:hAnsi="Times New Roman" w:cs="Times New Roman"/>
          <w:b/>
          <w:bCs/>
          <w:color w:val="FF0000"/>
          <w:sz w:val="32"/>
          <w:szCs w:val="32"/>
          <w:u w:val="single"/>
          <w:rPrChange w:id="17" w:author="SHAHZAIB KHAN" w:date="2026-10-07T19:14:00Z">
            <w:rPr>
              <w:rFonts w:ascii="Times New Roman" w:hAnsi="Times New Roman" w:cs="Times New Roman"/>
              <w:b/>
              <w:bCs/>
              <w:sz w:val="32"/>
              <w:szCs w:val="32"/>
            </w:rPr>
          </w:rPrChange>
        </w:rPr>
        <w:t>Team Member : Shahzaib Khan</w:t>
      </w:r>
    </w:p>
    <w:p w14:paraId="00311D32" w14:textId="01002624" w:rsidR="001F0330" w:rsidRPr="00DB397A" w:rsidRDefault="001F0330" w:rsidP="00A408CF">
      <w:pPr>
        <w:ind w:left="3600"/>
        <w:jc w:val="both"/>
        <w:rPr>
          <w:rFonts w:ascii="Times New Roman" w:hAnsi="Times New Roman" w:cs="Times New Roman"/>
          <w:b/>
          <w:bCs/>
          <w:color w:val="FF0000"/>
          <w:sz w:val="32"/>
          <w:szCs w:val="32"/>
          <w:u w:val="single"/>
          <w:rPrChange w:id="18" w:author="SHAHZAIB KHAN" w:date="2026-10-07T19:14:00Z">
            <w:rPr>
              <w:rFonts w:ascii="Times New Roman" w:hAnsi="Times New Roman" w:cs="Times New Roman"/>
              <w:b/>
              <w:bCs/>
              <w:sz w:val="32"/>
              <w:szCs w:val="32"/>
            </w:rPr>
          </w:rPrChange>
        </w:rPr>
      </w:pPr>
      <w:r w:rsidRPr="00DB397A">
        <w:rPr>
          <w:rFonts w:ascii="Times New Roman" w:hAnsi="Times New Roman" w:cs="Times New Roman"/>
          <w:b/>
          <w:bCs/>
          <w:color w:val="FF0000"/>
          <w:sz w:val="32"/>
          <w:szCs w:val="32"/>
          <w:u w:val="single"/>
          <w:rPrChange w:id="19" w:author="SHAHZAIB KHAN" w:date="2026-10-07T19:14:00Z">
            <w:rPr>
              <w:rFonts w:ascii="Times New Roman" w:hAnsi="Times New Roman" w:cs="Times New Roman"/>
              <w:b/>
              <w:bCs/>
              <w:sz w:val="32"/>
              <w:szCs w:val="32"/>
            </w:rPr>
          </w:rPrChange>
        </w:rPr>
        <w:t>Team Member : Maisam Arifi</w:t>
      </w:r>
    </w:p>
    <w:p w14:paraId="5F09FF28" w14:textId="3544FC54" w:rsidR="00A408CF" w:rsidRPr="00DB397A" w:rsidRDefault="00A408CF" w:rsidP="00A408CF">
      <w:pPr>
        <w:jc w:val="center"/>
        <w:rPr>
          <w:color w:val="FF0000"/>
          <w:u w:val="single"/>
          <w:rPrChange w:id="20" w:author="SHAHZAIB KHAN" w:date="2026-10-07T19:14:00Z">
            <w:rPr/>
          </w:rPrChange>
        </w:rPr>
      </w:pPr>
    </w:p>
    <w:p w14:paraId="1D8E78FA" w14:textId="77777777" w:rsidR="00A408CF" w:rsidRPr="00DB397A" w:rsidRDefault="00A408CF" w:rsidP="00A408CF">
      <w:pPr>
        <w:jc w:val="center"/>
        <w:rPr>
          <w:rFonts w:ascii="Times New Roman" w:hAnsi="Times New Roman" w:cs="Times New Roman"/>
          <w:color w:val="FF0000"/>
          <w:sz w:val="24"/>
          <w:szCs w:val="24"/>
          <w:u w:val="single"/>
          <w:rPrChange w:id="21" w:author="SHAHZAIB KHAN" w:date="2026-10-07T19:14:00Z">
            <w:rPr>
              <w:rFonts w:ascii="Times New Roman" w:hAnsi="Times New Roman" w:cs="Times New Roman"/>
              <w:sz w:val="24"/>
              <w:szCs w:val="24"/>
            </w:rPr>
          </w:rPrChange>
        </w:rPr>
      </w:pPr>
    </w:p>
    <w:p w14:paraId="7DC3C152" w14:textId="77777777" w:rsidR="00A408CF" w:rsidRPr="00DB397A" w:rsidRDefault="00A408CF" w:rsidP="00A408CF">
      <w:pPr>
        <w:jc w:val="center"/>
        <w:rPr>
          <w:rFonts w:ascii="Times New Roman" w:hAnsi="Times New Roman" w:cs="Times New Roman"/>
          <w:b/>
          <w:bCs/>
          <w:color w:val="FF0000"/>
          <w:sz w:val="24"/>
          <w:szCs w:val="24"/>
          <w:u w:val="single"/>
          <w:rPrChange w:id="22" w:author="SHAHZAIB KHAN" w:date="2026-10-07T19:14:00Z">
            <w:rPr>
              <w:rFonts w:ascii="Times New Roman" w:hAnsi="Times New Roman" w:cs="Times New Roman"/>
              <w:b/>
              <w:bCs/>
              <w:sz w:val="24"/>
              <w:szCs w:val="24"/>
            </w:rPr>
          </w:rPrChange>
        </w:rPr>
      </w:pPr>
      <w:r w:rsidRPr="00DB397A">
        <w:rPr>
          <w:rFonts w:ascii="Times New Roman" w:hAnsi="Times New Roman" w:cs="Times New Roman"/>
          <w:b/>
          <w:bCs/>
          <w:color w:val="FF0000"/>
          <w:sz w:val="28"/>
          <w:szCs w:val="28"/>
          <w:u w:val="single"/>
          <w:rPrChange w:id="23" w:author="SHAHZAIB KHAN" w:date="2026-10-07T19:14:00Z">
            <w:rPr>
              <w:rFonts w:ascii="Times New Roman" w:hAnsi="Times New Roman" w:cs="Times New Roman"/>
              <w:b/>
              <w:bCs/>
              <w:sz w:val="28"/>
              <w:szCs w:val="28"/>
            </w:rPr>
          </w:rPrChange>
        </w:rPr>
        <w:t>SUPERVISED BY</w:t>
      </w:r>
      <w:r w:rsidRPr="00DB397A">
        <w:rPr>
          <w:rFonts w:ascii="Times New Roman" w:hAnsi="Times New Roman" w:cs="Times New Roman"/>
          <w:b/>
          <w:bCs/>
          <w:color w:val="FF0000"/>
          <w:sz w:val="24"/>
          <w:szCs w:val="24"/>
          <w:u w:val="single"/>
          <w:rPrChange w:id="24" w:author="SHAHZAIB KHAN" w:date="2026-10-07T19:14:00Z">
            <w:rPr>
              <w:rFonts w:ascii="Times New Roman" w:hAnsi="Times New Roman" w:cs="Times New Roman"/>
              <w:b/>
              <w:bCs/>
              <w:sz w:val="24"/>
              <w:szCs w:val="24"/>
            </w:rPr>
          </w:rPrChange>
        </w:rPr>
        <w:t xml:space="preserve"> </w:t>
      </w:r>
    </w:p>
    <w:p w14:paraId="59DC50F6" w14:textId="77777777" w:rsidR="00A408CF" w:rsidRPr="00DB397A" w:rsidRDefault="00A408CF" w:rsidP="00A408CF">
      <w:pPr>
        <w:jc w:val="center"/>
        <w:rPr>
          <w:rFonts w:ascii="Times New Roman" w:hAnsi="Times New Roman" w:cs="Times New Roman"/>
          <w:color w:val="FF0000"/>
          <w:sz w:val="24"/>
          <w:szCs w:val="24"/>
          <w:u w:val="single"/>
          <w:rPrChange w:id="25"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26" w:author="SHAHZAIB KHAN" w:date="2026-10-07T19:14:00Z">
            <w:rPr>
              <w:rFonts w:ascii="Times New Roman" w:hAnsi="Times New Roman" w:cs="Times New Roman"/>
              <w:sz w:val="24"/>
              <w:szCs w:val="24"/>
            </w:rPr>
          </w:rPrChange>
        </w:rPr>
        <w:t>Dr. Onaiza Maqbool</w:t>
      </w:r>
    </w:p>
    <w:p w14:paraId="741AD60A" w14:textId="77777777" w:rsidR="00A408CF" w:rsidRPr="00DB397A" w:rsidRDefault="00A408CF" w:rsidP="00A408CF">
      <w:pPr>
        <w:jc w:val="center"/>
        <w:rPr>
          <w:rFonts w:ascii="Times New Roman" w:hAnsi="Times New Roman" w:cs="Times New Roman"/>
          <w:color w:val="FF0000"/>
          <w:sz w:val="24"/>
          <w:szCs w:val="24"/>
          <w:u w:val="single"/>
          <w:rPrChange w:id="27" w:author="SHAHZAIB KHAN" w:date="2026-10-07T19:14:00Z">
            <w:rPr>
              <w:rFonts w:ascii="Times New Roman" w:hAnsi="Times New Roman" w:cs="Times New Roman"/>
              <w:sz w:val="24"/>
              <w:szCs w:val="24"/>
            </w:rPr>
          </w:rPrChange>
        </w:rPr>
      </w:pPr>
    </w:p>
    <w:p w14:paraId="44923452" w14:textId="77777777" w:rsidR="00A408CF" w:rsidRPr="00DB397A" w:rsidRDefault="00A408CF" w:rsidP="00A408CF">
      <w:pPr>
        <w:jc w:val="center"/>
        <w:rPr>
          <w:rFonts w:ascii="Times New Roman" w:hAnsi="Times New Roman" w:cs="Times New Roman"/>
          <w:color w:val="FF0000"/>
          <w:sz w:val="24"/>
          <w:szCs w:val="24"/>
          <w:u w:val="single"/>
          <w:rPrChange w:id="28"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29" w:author="SHAHZAIB KHAN" w:date="2026-10-07T19:14:00Z">
            <w:rPr>
              <w:rFonts w:ascii="Times New Roman" w:hAnsi="Times New Roman" w:cs="Times New Roman"/>
              <w:sz w:val="24"/>
              <w:szCs w:val="24"/>
            </w:rPr>
          </w:rPrChange>
        </w:rPr>
        <w:t xml:space="preserve">Department of Computer Science </w:t>
      </w:r>
    </w:p>
    <w:p w14:paraId="37EDFCD7" w14:textId="77777777" w:rsidR="00A408CF" w:rsidRPr="00DB397A" w:rsidRDefault="00A408CF" w:rsidP="00A408CF">
      <w:pPr>
        <w:jc w:val="center"/>
        <w:rPr>
          <w:rFonts w:ascii="Times New Roman" w:hAnsi="Times New Roman" w:cs="Times New Roman"/>
          <w:color w:val="FF0000"/>
          <w:sz w:val="24"/>
          <w:szCs w:val="24"/>
          <w:u w:val="single"/>
          <w:rPrChange w:id="30"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31" w:author="SHAHZAIB KHAN" w:date="2026-10-07T19:14:00Z">
            <w:rPr>
              <w:rFonts w:ascii="Times New Roman" w:hAnsi="Times New Roman" w:cs="Times New Roman"/>
              <w:sz w:val="24"/>
              <w:szCs w:val="24"/>
            </w:rPr>
          </w:rPrChange>
        </w:rPr>
        <w:t>Quaid-e-Azam University, Islamabad</w:t>
      </w:r>
    </w:p>
    <w:p w14:paraId="49DDD707" w14:textId="773FBC2D" w:rsidR="00A408CF" w:rsidRPr="00DB397A" w:rsidRDefault="00A408CF" w:rsidP="00A408CF">
      <w:pPr>
        <w:rPr>
          <w:rFonts w:ascii="Times New Roman" w:hAnsi="Times New Roman" w:cs="Times New Roman"/>
          <w:b/>
          <w:bCs/>
          <w:color w:val="FF0000"/>
          <w:sz w:val="24"/>
          <w:szCs w:val="24"/>
          <w:u w:val="single"/>
          <w:rPrChange w:id="32" w:author="SHAHZAIB KHAN" w:date="2026-10-07T19:14:00Z">
            <w:rPr>
              <w:rFonts w:ascii="Times New Roman" w:hAnsi="Times New Roman" w:cs="Times New Roman"/>
              <w:b/>
              <w:bCs/>
              <w:sz w:val="24"/>
              <w:szCs w:val="24"/>
            </w:rPr>
          </w:rPrChange>
        </w:rPr>
      </w:pPr>
      <w:r w:rsidRPr="00DB397A">
        <w:rPr>
          <w:rFonts w:ascii="Times New Roman" w:hAnsi="Times New Roman" w:cs="Times New Roman"/>
          <w:b/>
          <w:bCs/>
          <w:color w:val="FF0000"/>
          <w:sz w:val="24"/>
          <w:szCs w:val="24"/>
          <w:u w:val="single"/>
          <w:rPrChange w:id="33" w:author="SHAHZAIB KHAN" w:date="2026-10-07T19:14:00Z">
            <w:rPr>
              <w:rFonts w:ascii="Times New Roman" w:hAnsi="Times New Roman" w:cs="Times New Roman"/>
              <w:b/>
              <w:bCs/>
              <w:sz w:val="24"/>
              <w:szCs w:val="24"/>
            </w:rPr>
          </w:rPrChange>
        </w:rPr>
        <w:lastRenderedPageBreak/>
        <w:t>Project Manager</w:t>
      </w:r>
    </w:p>
    <w:p w14:paraId="5E8F0C8B" w14:textId="77777777" w:rsidR="00A408CF" w:rsidRPr="00DB397A" w:rsidRDefault="00A408CF" w:rsidP="00A408CF">
      <w:pPr>
        <w:rPr>
          <w:rFonts w:ascii="Times New Roman" w:hAnsi="Times New Roman" w:cs="Times New Roman"/>
          <w:color w:val="FF0000"/>
          <w:sz w:val="24"/>
          <w:szCs w:val="24"/>
          <w:u w:val="single"/>
          <w:rPrChange w:id="34"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35" w:author="SHAHZAIB KHAN" w:date="2026-10-07T19:14:00Z">
            <w:rPr>
              <w:rFonts w:ascii="Times New Roman" w:hAnsi="Times New Roman" w:cs="Times New Roman"/>
              <w:sz w:val="24"/>
              <w:szCs w:val="24"/>
            </w:rPr>
          </w:rPrChange>
        </w:rPr>
        <w:t>______________________                                                                  _______________________</w:t>
      </w:r>
    </w:p>
    <w:p w14:paraId="30E12B01" w14:textId="77777777" w:rsidR="00A408CF" w:rsidRPr="00DB397A" w:rsidRDefault="00A408CF" w:rsidP="00A408CF">
      <w:pPr>
        <w:ind w:left="720"/>
        <w:rPr>
          <w:rFonts w:ascii="Times New Roman" w:hAnsi="Times New Roman" w:cs="Times New Roman"/>
          <w:b/>
          <w:bCs/>
          <w:color w:val="FF0000"/>
          <w:sz w:val="24"/>
          <w:szCs w:val="24"/>
          <w:u w:val="single"/>
          <w:rPrChange w:id="36" w:author="SHAHZAIB KHAN" w:date="2026-10-07T19:14:00Z">
            <w:rPr>
              <w:rFonts w:ascii="Times New Roman" w:hAnsi="Times New Roman" w:cs="Times New Roman"/>
              <w:b/>
              <w:bCs/>
              <w:sz w:val="24"/>
              <w:szCs w:val="24"/>
            </w:rPr>
          </w:rPrChange>
        </w:rPr>
      </w:pPr>
      <w:r w:rsidRPr="00DB397A">
        <w:rPr>
          <w:rFonts w:ascii="Times New Roman" w:hAnsi="Times New Roman" w:cs="Times New Roman"/>
          <w:color w:val="FF0000"/>
          <w:u w:val="single"/>
          <w:rPrChange w:id="37" w:author="SHAHZAIB KHAN" w:date="2026-10-07T19:14:00Z">
            <w:rPr>
              <w:rFonts w:ascii="Times New Roman" w:hAnsi="Times New Roman" w:cs="Times New Roman"/>
            </w:rPr>
          </w:rPrChange>
        </w:rPr>
        <w:t>Signature                                                                                                             Date</w:t>
      </w:r>
    </w:p>
    <w:p w14:paraId="493B9E87" w14:textId="370165DF" w:rsidR="00A408CF" w:rsidRPr="00DB397A" w:rsidDel="00F47071" w:rsidRDefault="00A408CF" w:rsidP="00A408CF">
      <w:pPr>
        <w:rPr>
          <w:del w:id="38" w:author="SHAHZAIB KHAN" w:date="2026-10-07T18:34:00Z"/>
          <w:rFonts w:ascii="Times New Roman" w:hAnsi="Times New Roman" w:cs="Times New Roman"/>
          <w:b/>
          <w:bCs/>
          <w:color w:val="FF0000"/>
          <w:sz w:val="24"/>
          <w:szCs w:val="24"/>
          <w:u w:val="single"/>
          <w:rPrChange w:id="39" w:author="SHAHZAIB KHAN" w:date="2026-10-07T19:14:00Z">
            <w:rPr>
              <w:del w:id="40" w:author="SHAHZAIB KHAN" w:date="2026-10-07T18:34:00Z"/>
              <w:rFonts w:ascii="Times New Roman" w:hAnsi="Times New Roman" w:cs="Times New Roman"/>
              <w:b/>
              <w:bCs/>
              <w:sz w:val="24"/>
              <w:szCs w:val="24"/>
            </w:rPr>
          </w:rPrChange>
        </w:rPr>
      </w:pPr>
      <w:del w:id="41" w:author="SHAHZAIB KHAN" w:date="2026-10-07T18:34:00Z">
        <w:r w:rsidRPr="00DB397A" w:rsidDel="00F47071">
          <w:rPr>
            <w:rFonts w:ascii="Times New Roman" w:hAnsi="Times New Roman" w:cs="Times New Roman"/>
            <w:b/>
            <w:bCs/>
            <w:color w:val="FF0000"/>
            <w:sz w:val="24"/>
            <w:szCs w:val="24"/>
            <w:u w:val="single"/>
            <w:rPrChange w:id="42" w:author="SHAHZAIB KHAN" w:date="2026-10-07T19:14:00Z">
              <w:rPr>
                <w:rFonts w:ascii="Times New Roman" w:hAnsi="Times New Roman" w:cs="Times New Roman"/>
                <w:b/>
                <w:bCs/>
                <w:sz w:val="24"/>
                <w:szCs w:val="24"/>
              </w:rPr>
            </w:rPrChange>
          </w:rPr>
          <w:delText>Tayyab Mehboob</w:delText>
        </w:r>
      </w:del>
    </w:p>
    <w:p w14:paraId="711F062A" w14:textId="47F8C06E" w:rsidR="00F47071" w:rsidRPr="00DB397A" w:rsidRDefault="00F47071" w:rsidP="00A408CF">
      <w:pPr>
        <w:rPr>
          <w:ins w:id="43" w:author="SHAHZAIB KHAN" w:date="2026-10-07T18:34:00Z"/>
          <w:rFonts w:ascii="Times New Roman" w:hAnsi="Times New Roman" w:cs="Times New Roman"/>
          <w:b/>
          <w:bCs/>
          <w:color w:val="FF0000"/>
          <w:sz w:val="24"/>
          <w:szCs w:val="24"/>
          <w:u w:val="single"/>
          <w:rPrChange w:id="44" w:author="SHAHZAIB KHAN" w:date="2026-10-07T19:14:00Z">
            <w:rPr>
              <w:ins w:id="45" w:author="SHAHZAIB KHAN" w:date="2026-10-07T18:34:00Z"/>
              <w:rFonts w:ascii="Times New Roman" w:hAnsi="Times New Roman" w:cs="Times New Roman"/>
              <w:b/>
              <w:bCs/>
              <w:sz w:val="24"/>
              <w:szCs w:val="24"/>
            </w:rPr>
          </w:rPrChange>
        </w:rPr>
      </w:pPr>
      <w:ins w:id="46" w:author="SHAHZAIB KHAN" w:date="2026-10-07T18:34:00Z">
        <w:r w:rsidRPr="00DB397A">
          <w:rPr>
            <w:rFonts w:ascii="Times New Roman" w:hAnsi="Times New Roman" w:cs="Times New Roman"/>
            <w:b/>
            <w:bCs/>
            <w:color w:val="FF0000"/>
            <w:sz w:val="24"/>
            <w:szCs w:val="24"/>
            <w:u w:val="single"/>
            <w:rPrChange w:id="47" w:author="SHAHZAIB KHAN" w:date="2026-10-07T19:14:00Z">
              <w:rPr>
                <w:rFonts w:ascii="Times New Roman" w:hAnsi="Times New Roman" w:cs="Times New Roman"/>
                <w:b/>
                <w:bCs/>
                <w:sz w:val="24"/>
                <w:szCs w:val="24"/>
              </w:rPr>
            </w:rPrChange>
          </w:rPr>
          <w:t xml:space="preserve">Fahim </w:t>
        </w:r>
      </w:ins>
      <w:ins w:id="48" w:author="SHAHZAIB KHAN" w:date="2026-10-07T18:35:00Z">
        <w:r w:rsidRPr="00DB397A">
          <w:rPr>
            <w:rFonts w:ascii="Times New Roman" w:hAnsi="Times New Roman" w:cs="Times New Roman"/>
            <w:b/>
            <w:bCs/>
            <w:color w:val="FF0000"/>
            <w:sz w:val="24"/>
            <w:szCs w:val="24"/>
            <w:u w:val="single"/>
            <w:rPrChange w:id="49" w:author="SHAHZAIB KHAN" w:date="2026-10-07T19:14:00Z">
              <w:rPr>
                <w:rFonts w:ascii="Times New Roman" w:hAnsi="Times New Roman" w:cs="Times New Roman"/>
                <w:b/>
                <w:bCs/>
                <w:sz w:val="24"/>
                <w:szCs w:val="24"/>
              </w:rPr>
            </w:rPrChange>
          </w:rPr>
          <w:t xml:space="preserve"> Mirzae</w:t>
        </w:r>
      </w:ins>
    </w:p>
    <w:p w14:paraId="0F3D80BB" w14:textId="77777777" w:rsidR="00A408CF" w:rsidRPr="00DB397A" w:rsidRDefault="00A408CF" w:rsidP="00A408CF">
      <w:pPr>
        <w:rPr>
          <w:rFonts w:ascii="Times New Roman" w:hAnsi="Times New Roman" w:cs="Times New Roman"/>
          <w:color w:val="FF0000"/>
          <w:sz w:val="24"/>
          <w:szCs w:val="24"/>
          <w:u w:val="single"/>
          <w:rPrChange w:id="50"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51" w:author="SHAHZAIB KHAN" w:date="2026-10-07T19:14:00Z">
            <w:rPr>
              <w:rFonts w:ascii="Times New Roman" w:hAnsi="Times New Roman" w:cs="Times New Roman"/>
              <w:sz w:val="24"/>
              <w:szCs w:val="24"/>
            </w:rPr>
          </w:rPrChange>
        </w:rPr>
        <w:t>Student, QAU Islamabad</w:t>
      </w:r>
    </w:p>
    <w:p w14:paraId="458037B0" w14:textId="77777777" w:rsidR="00A408CF" w:rsidRPr="00DB397A" w:rsidRDefault="00A408CF" w:rsidP="00A408CF">
      <w:pPr>
        <w:rPr>
          <w:rFonts w:ascii="Times New Roman" w:hAnsi="Times New Roman" w:cs="Times New Roman"/>
          <w:b/>
          <w:bCs/>
          <w:color w:val="FF0000"/>
          <w:sz w:val="24"/>
          <w:szCs w:val="24"/>
          <w:u w:val="single"/>
          <w:rPrChange w:id="52" w:author="SHAHZAIB KHAN" w:date="2026-10-07T19:14:00Z">
            <w:rPr>
              <w:rFonts w:ascii="Times New Roman" w:hAnsi="Times New Roman" w:cs="Times New Roman"/>
              <w:b/>
              <w:bCs/>
              <w:sz w:val="24"/>
              <w:szCs w:val="24"/>
            </w:rPr>
          </w:rPrChange>
        </w:rPr>
      </w:pPr>
      <w:r w:rsidRPr="00DB397A">
        <w:rPr>
          <w:rFonts w:ascii="Times New Roman" w:hAnsi="Times New Roman" w:cs="Times New Roman"/>
          <w:b/>
          <w:bCs/>
          <w:color w:val="FF0000"/>
          <w:sz w:val="24"/>
          <w:szCs w:val="24"/>
          <w:u w:val="single"/>
          <w:rPrChange w:id="53" w:author="SHAHZAIB KHAN" w:date="2026-10-07T19:14:00Z">
            <w:rPr>
              <w:rFonts w:ascii="Times New Roman" w:hAnsi="Times New Roman" w:cs="Times New Roman"/>
              <w:b/>
              <w:bCs/>
              <w:sz w:val="24"/>
              <w:szCs w:val="24"/>
            </w:rPr>
          </w:rPrChange>
        </w:rPr>
        <w:t>Member 1</w:t>
      </w:r>
    </w:p>
    <w:p w14:paraId="62E525CA" w14:textId="77777777" w:rsidR="00A408CF" w:rsidRPr="00DB397A" w:rsidRDefault="00A408CF" w:rsidP="00A408CF">
      <w:pPr>
        <w:rPr>
          <w:rFonts w:ascii="Times New Roman" w:hAnsi="Times New Roman" w:cs="Times New Roman"/>
          <w:color w:val="FF0000"/>
          <w:sz w:val="24"/>
          <w:szCs w:val="24"/>
          <w:u w:val="single"/>
          <w:rPrChange w:id="54"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55" w:author="SHAHZAIB KHAN" w:date="2026-10-07T19:14:00Z">
            <w:rPr>
              <w:rFonts w:ascii="Times New Roman" w:hAnsi="Times New Roman" w:cs="Times New Roman"/>
              <w:sz w:val="24"/>
              <w:szCs w:val="24"/>
            </w:rPr>
          </w:rPrChange>
        </w:rPr>
        <w:t>______________________                                                                  _______________________</w:t>
      </w:r>
    </w:p>
    <w:p w14:paraId="0BE7A1D5" w14:textId="77777777" w:rsidR="00A408CF" w:rsidRPr="00DB397A" w:rsidRDefault="00A408CF" w:rsidP="00A408CF">
      <w:pPr>
        <w:ind w:left="720"/>
        <w:rPr>
          <w:rFonts w:ascii="Times New Roman" w:hAnsi="Times New Roman" w:cs="Times New Roman"/>
          <w:color w:val="FF0000"/>
          <w:u w:val="single"/>
          <w:rPrChange w:id="56" w:author="SHAHZAIB KHAN" w:date="2026-10-07T19:14:00Z">
            <w:rPr>
              <w:rFonts w:ascii="Times New Roman" w:hAnsi="Times New Roman" w:cs="Times New Roman"/>
            </w:rPr>
          </w:rPrChange>
        </w:rPr>
      </w:pPr>
      <w:r w:rsidRPr="00DB397A">
        <w:rPr>
          <w:rFonts w:ascii="Times New Roman" w:hAnsi="Times New Roman" w:cs="Times New Roman"/>
          <w:color w:val="FF0000"/>
          <w:u w:val="single"/>
          <w:rPrChange w:id="57" w:author="SHAHZAIB KHAN" w:date="2026-10-07T19:14:00Z">
            <w:rPr>
              <w:rFonts w:ascii="Times New Roman" w:hAnsi="Times New Roman" w:cs="Times New Roman"/>
            </w:rPr>
          </w:rPrChange>
        </w:rPr>
        <w:t>Signature                                                                                                             Date</w:t>
      </w:r>
    </w:p>
    <w:p w14:paraId="50382DFD" w14:textId="3879D5D6" w:rsidR="00A408CF" w:rsidRPr="00DB397A" w:rsidDel="00F47071" w:rsidRDefault="00A408CF" w:rsidP="00A408CF">
      <w:pPr>
        <w:rPr>
          <w:del w:id="58" w:author="SHAHZAIB KHAN" w:date="2026-10-07T18:35:00Z"/>
          <w:rFonts w:ascii="Times New Roman" w:hAnsi="Times New Roman" w:cs="Times New Roman"/>
          <w:b/>
          <w:bCs/>
          <w:color w:val="FF0000"/>
          <w:sz w:val="24"/>
          <w:szCs w:val="24"/>
          <w:u w:val="single"/>
          <w:rPrChange w:id="59" w:author="SHAHZAIB KHAN" w:date="2026-10-07T19:14:00Z">
            <w:rPr>
              <w:del w:id="60" w:author="SHAHZAIB KHAN" w:date="2026-10-07T18:35:00Z"/>
              <w:rFonts w:ascii="Times New Roman" w:hAnsi="Times New Roman" w:cs="Times New Roman"/>
              <w:b/>
              <w:bCs/>
              <w:sz w:val="24"/>
              <w:szCs w:val="24"/>
            </w:rPr>
          </w:rPrChange>
        </w:rPr>
      </w:pPr>
      <w:del w:id="61" w:author="SHAHZAIB KHAN" w:date="2026-10-07T18:35:00Z">
        <w:r w:rsidRPr="00DB397A" w:rsidDel="00F47071">
          <w:rPr>
            <w:rFonts w:ascii="Times New Roman" w:hAnsi="Times New Roman" w:cs="Times New Roman"/>
            <w:b/>
            <w:bCs/>
            <w:color w:val="FF0000"/>
            <w:sz w:val="24"/>
            <w:szCs w:val="24"/>
            <w:u w:val="single"/>
            <w:rPrChange w:id="62" w:author="SHAHZAIB KHAN" w:date="2026-10-07T19:14:00Z">
              <w:rPr>
                <w:rFonts w:ascii="Times New Roman" w:hAnsi="Times New Roman" w:cs="Times New Roman"/>
                <w:b/>
                <w:bCs/>
                <w:sz w:val="24"/>
                <w:szCs w:val="24"/>
              </w:rPr>
            </w:rPrChange>
          </w:rPr>
          <w:delText>M. Hamad</w:delText>
        </w:r>
      </w:del>
    </w:p>
    <w:p w14:paraId="5B8C2A9D" w14:textId="61BC59B0" w:rsidR="00F47071" w:rsidRPr="00DB397A" w:rsidRDefault="00F47071" w:rsidP="00A408CF">
      <w:pPr>
        <w:rPr>
          <w:ins w:id="63" w:author="SHAHZAIB KHAN" w:date="2026-10-07T18:35:00Z"/>
          <w:rFonts w:ascii="Times New Roman" w:hAnsi="Times New Roman" w:cs="Times New Roman"/>
          <w:b/>
          <w:bCs/>
          <w:color w:val="FF0000"/>
          <w:sz w:val="24"/>
          <w:szCs w:val="24"/>
          <w:u w:val="single"/>
          <w:rPrChange w:id="64" w:author="SHAHZAIB KHAN" w:date="2026-10-07T19:14:00Z">
            <w:rPr>
              <w:ins w:id="65" w:author="SHAHZAIB KHAN" w:date="2026-10-07T18:35:00Z"/>
              <w:rFonts w:ascii="Times New Roman" w:hAnsi="Times New Roman" w:cs="Times New Roman"/>
              <w:b/>
              <w:bCs/>
              <w:sz w:val="24"/>
              <w:szCs w:val="24"/>
            </w:rPr>
          </w:rPrChange>
        </w:rPr>
      </w:pPr>
      <w:ins w:id="66" w:author="SHAHZAIB KHAN" w:date="2026-10-07T18:35:00Z">
        <w:r w:rsidRPr="00DB397A">
          <w:rPr>
            <w:rFonts w:ascii="Times New Roman" w:hAnsi="Times New Roman" w:cs="Times New Roman"/>
            <w:b/>
            <w:bCs/>
            <w:color w:val="FF0000"/>
            <w:sz w:val="24"/>
            <w:szCs w:val="24"/>
            <w:u w:val="single"/>
            <w:rPrChange w:id="67" w:author="SHAHZAIB KHAN" w:date="2026-10-07T19:14:00Z">
              <w:rPr>
                <w:rFonts w:ascii="Times New Roman" w:hAnsi="Times New Roman" w:cs="Times New Roman"/>
                <w:b/>
                <w:bCs/>
                <w:sz w:val="24"/>
                <w:szCs w:val="24"/>
              </w:rPr>
            </w:rPrChange>
          </w:rPr>
          <w:t>Shahzaib Khan</w:t>
        </w:r>
      </w:ins>
    </w:p>
    <w:p w14:paraId="164912F0" w14:textId="77777777" w:rsidR="00A408CF" w:rsidRPr="00DB397A" w:rsidRDefault="00A408CF" w:rsidP="00A408CF">
      <w:pPr>
        <w:rPr>
          <w:rFonts w:ascii="Times New Roman" w:hAnsi="Times New Roman" w:cs="Times New Roman"/>
          <w:color w:val="FF0000"/>
          <w:sz w:val="24"/>
          <w:szCs w:val="24"/>
          <w:u w:val="single"/>
          <w:rPrChange w:id="68"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69" w:author="SHAHZAIB KHAN" w:date="2026-10-07T19:14:00Z">
            <w:rPr>
              <w:rFonts w:ascii="Times New Roman" w:hAnsi="Times New Roman" w:cs="Times New Roman"/>
              <w:sz w:val="24"/>
              <w:szCs w:val="24"/>
            </w:rPr>
          </w:rPrChange>
        </w:rPr>
        <w:t>Student, QAU Islamabad</w:t>
      </w:r>
    </w:p>
    <w:p w14:paraId="0C68345E" w14:textId="77777777" w:rsidR="00A408CF" w:rsidRPr="00DB397A" w:rsidRDefault="00A408CF" w:rsidP="00A408CF">
      <w:pPr>
        <w:rPr>
          <w:rFonts w:ascii="Times New Roman" w:hAnsi="Times New Roman" w:cs="Times New Roman"/>
          <w:b/>
          <w:bCs/>
          <w:color w:val="FF0000"/>
          <w:sz w:val="24"/>
          <w:szCs w:val="24"/>
          <w:u w:val="single"/>
          <w:rPrChange w:id="70" w:author="SHAHZAIB KHAN" w:date="2026-10-07T19:14:00Z">
            <w:rPr>
              <w:rFonts w:ascii="Times New Roman" w:hAnsi="Times New Roman" w:cs="Times New Roman"/>
              <w:b/>
              <w:bCs/>
              <w:sz w:val="24"/>
              <w:szCs w:val="24"/>
            </w:rPr>
          </w:rPrChange>
        </w:rPr>
      </w:pPr>
      <w:r w:rsidRPr="00DB397A">
        <w:rPr>
          <w:rFonts w:ascii="Times New Roman" w:hAnsi="Times New Roman" w:cs="Times New Roman"/>
          <w:b/>
          <w:bCs/>
          <w:color w:val="FF0000"/>
          <w:sz w:val="24"/>
          <w:szCs w:val="24"/>
          <w:u w:val="single"/>
          <w:rPrChange w:id="71" w:author="SHAHZAIB KHAN" w:date="2026-10-07T19:14:00Z">
            <w:rPr>
              <w:rFonts w:ascii="Times New Roman" w:hAnsi="Times New Roman" w:cs="Times New Roman"/>
              <w:b/>
              <w:bCs/>
              <w:sz w:val="24"/>
              <w:szCs w:val="24"/>
            </w:rPr>
          </w:rPrChange>
        </w:rPr>
        <w:t>Member 2</w:t>
      </w:r>
    </w:p>
    <w:p w14:paraId="14ADAFF3" w14:textId="77777777" w:rsidR="00A408CF" w:rsidRPr="00DB397A" w:rsidRDefault="00A408CF" w:rsidP="00A408CF">
      <w:pPr>
        <w:rPr>
          <w:rFonts w:ascii="Times New Roman" w:hAnsi="Times New Roman" w:cs="Times New Roman"/>
          <w:color w:val="FF0000"/>
          <w:sz w:val="24"/>
          <w:szCs w:val="24"/>
          <w:u w:val="single"/>
          <w:rPrChange w:id="72"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73" w:author="SHAHZAIB KHAN" w:date="2026-10-07T19:14:00Z">
            <w:rPr>
              <w:rFonts w:ascii="Times New Roman" w:hAnsi="Times New Roman" w:cs="Times New Roman"/>
              <w:sz w:val="24"/>
              <w:szCs w:val="24"/>
            </w:rPr>
          </w:rPrChange>
        </w:rPr>
        <w:t>______________________                                                                  _______________________</w:t>
      </w:r>
    </w:p>
    <w:p w14:paraId="6643C0C9" w14:textId="77777777" w:rsidR="00A408CF" w:rsidRPr="00DB397A" w:rsidRDefault="00A408CF" w:rsidP="00A408CF">
      <w:pPr>
        <w:ind w:left="720"/>
        <w:rPr>
          <w:rFonts w:ascii="Times New Roman" w:hAnsi="Times New Roman" w:cs="Times New Roman"/>
          <w:color w:val="FF0000"/>
          <w:u w:val="single"/>
          <w:rPrChange w:id="74" w:author="SHAHZAIB KHAN" w:date="2026-10-07T19:14:00Z">
            <w:rPr>
              <w:rFonts w:ascii="Times New Roman" w:hAnsi="Times New Roman" w:cs="Times New Roman"/>
            </w:rPr>
          </w:rPrChange>
        </w:rPr>
      </w:pPr>
      <w:r w:rsidRPr="00DB397A">
        <w:rPr>
          <w:rFonts w:ascii="Times New Roman" w:hAnsi="Times New Roman" w:cs="Times New Roman"/>
          <w:color w:val="FF0000"/>
          <w:u w:val="single"/>
          <w:rPrChange w:id="75" w:author="SHAHZAIB KHAN" w:date="2026-10-07T19:14:00Z">
            <w:rPr>
              <w:rFonts w:ascii="Times New Roman" w:hAnsi="Times New Roman" w:cs="Times New Roman"/>
            </w:rPr>
          </w:rPrChange>
        </w:rPr>
        <w:t>Signature                                                                                                             Date</w:t>
      </w:r>
    </w:p>
    <w:p w14:paraId="5047D21C" w14:textId="2E46F7D0" w:rsidR="00A408CF" w:rsidRPr="00DB397A" w:rsidDel="00F47071" w:rsidRDefault="00A408CF" w:rsidP="00A408CF">
      <w:pPr>
        <w:rPr>
          <w:del w:id="76" w:author="SHAHZAIB KHAN" w:date="2026-10-07T18:35:00Z"/>
          <w:rFonts w:ascii="Times New Roman" w:hAnsi="Times New Roman" w:cs="Times New Roman"/>
          <w:b/>
          <w:bCs/>
          <w:color w:val="FF0000"/>
          <w:sz w:val="24"/>
          <w:szCs w:val="24"/>
          <w:u w:val="single"/>
          <w:rPrChange w:id="77" w:author="SHAHZAIB KHAN" w:date="2026-10-07T19:14:00Z">
            <w:rPr>
              <w:del w:id="78" w:author="SHAHZAIB KHAN" w:date="2026-10-07T18:35:00Z"/>
              <w:rFonts w:ascii="Times New Roman" w:hAnsi="Times New Roman" w:cs="Times New Roman"/>
              <w:b/>
              <w:bCs/>
              <w:sz w:val="24"/>
              <w:szCs w:val="24"/>
            </w:rPr>
          </w:rPrChange>
        </w:rPr>
      </w:pPr>
      <w:del w:id="79" w:author="SHAHZAIB KHAN" w:date="2026-10-07T18:35:00Z">
        <w:r w:rsidRPr="00DB397A" w:rsidDel="00F47071">
          <w:rPr>
            <w:rFonts w:ascii="Times New Roman" w:hAnsi="Times New Roman" w:cs="Times New Roman"/>
            <w:b/>
            <w:bCs/>
            <w:color w:val="FF0000"/>
            <w:sz w:val="24"/>
            <w:szCs w:val="24"/>
            <w:u w:val="single"/>
            <w:rPrChange w:id="80" w:author="SHAHZAIB KHAN" w:date="2026-10-07T19:14:00Z">
              <w:rPr>
                <w:rFonts w:ascii="Times New Roman" w:hAnsi="Times New Roman" w:cs="Times New Roman"/>
                <w:b/>
                <w:bCs/>
                <w:sz w:val="24"/>
                <w:szCs w:val="24"/>
              </w:rPr>
            </w:rPrChange>
          </w:rPr>
          <w:delText>M. Ehtisham</w:delText>
        </w:r>
      </w:del>
    </w:p>
    <w:p w14:paraId="1210DCCE" w14:textId="7B436505" w:rsidR="00F47071" w:rsidRPr="00DB397A" w:rsidRDefault="00F47071" w:rsidP="00A408CF">
      <w:pPr>
        <w:rPr>
          <w:ins w:id="81" w:author="SHAHZAIB KHAN" w:date="2026-10-07T18:35:00Z"/>
          <w:rFonts w:ascii="Times New Roman" w:hAnsi="Times New Roman" w:cs="Times New Roman"/>
          <w:b/>
          <w:bCs/>
          <w:color w:val="FF0000"/>
          <w:sz w:val="24"/>
          <w:szCs w:val="24"/>
          <w:u w:val="single"/>
          <w:rPrChange w:id="82" w:author="SHAHZAIB KHAN" w:date="2026-10-07T19:14:00Z">
            <w:rPr>
              <w:ins w:id="83" w:author="SHAHZAIB KHAN" w:date="2026-10-07T18:35:00Z"/>
              <w:rFonts w:ascii="Times New Roman" w:hAnsi="Times New Roman" w:cs="Times New Roman"/>
              <w:b/>
              <w:bCs/>
              <w:sz w:val="24"/>
              <w:szCs w:val="24"/>
            </w:rPr>
          </w:rPrChange>
        </w:rPr>
      </w:pPr>
      <w:ins w:id="84" w:author="SHAHZAIB KHAN" w:date="2026-10-07T18:35:00Z">
        <w:r w:rsidRPr="00DB397A">
          <w:rPr>
            <w:rFonts w:ascii="Times New Roman" w:hAnsi="Times New Roman" w:cs="Times New Roman"/>
            <w:b/>
            <w:bCs/>
            <w:color w:val="FF0000"/>
            <w:sz w:val="24"/>
            <w:szCs w:val="24"/>
            <w:u w:val="single"/>
            <w:rPrChange w:id="85" w:author="SHAHZAIB KHAN" w:date="2026-10-07T19:14:00Z">
              <w:rPr>
                <w:rFonts w:ascii="Times New Roman" w:hAnsi="Times New Roman" w:cs="Times New Roman"/>
                <w:b/>
                <w:bCs/>
                <w:sz w:val="24"/>
                <w:szCs w:val="24"/>
              </w:rPr>
            </w:rPrChange>
          </w:rPr>
          <w:t>Maisam Arifi</w:t>
        </w:r>
      </w:ins>
    </w:p>
    <w:p w14:paraId="6E545602" w14:textId="77777777" w:rsidR="00A408CF" w:rsidRPr="00DB397A" w:rsidRDefault="00A408CF" w:rsidP="00A408CF">
      <w:pPr>
        <w:rPr>
          <w:rFonts w:ascii="Times New Roman" w:hAnsi="Times New Roman" w:cs="Times New Roman"/>
          <w:color w:val="FF0000"/>
          <w:sz w:val="24"/>
          <w:szCs w:val="24"/>
          <w:u w:val="single"/>
          <w:rPrChange w:id="86"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87" w:author="SHAHZAIB KHAN" w:date="2026-10-07T19:14:00Z">
            <w:rPr>
              <w:rFonts w:ascii="Times New Roman" w:hAnsi="Times New Roman" w:cs="Times New Roman"/>
              <w:sz w:val="24"/>
              <w:szCs w:val="24"/>
            </w:rPr>
          </w:rPrChange>
        </w:rPr>
        <w:t>Student, QAU Islamabad</w:t>
      </w:r>
    </w:p>
    <w:p w14:paraId="347482C3" w14:textId="77777777" w:rsidR="00A408CF" w:rsidRPr="00DB397A" w:rsidRDefault="00A408CF" w:rsidP="00A408CF">
      <w:pPr>
        <w:rPr>
          <w:rFonts w:ascii="Times New Roman" w:hAnsi="Times New Roman" w:cs="Times New Roman"/>
          <w:color w:val="FF0000"/>
          <w:sz w:val="24"/>
          <w:szCs w:val="24"/>
          <w:u w:val="single"/>
          <w:rPrChange w:id="88" w:author="SHAHZAIB KHAN" w:date="2026-10-07T19:14:00Z">
            <w:rPr>
              <w:rFonts w:ascii="Times New Roman" w:hAnsi="Times New Roman" w:cs="Times New Roman"/>
              <w:sz w:val="24"/>
              <w:szCs w:val="24"/>
            </w:rPr>
          </w:rPrChange>
        </w:rPr>
      </w:pPr>
    </w:p>
    <w:p w14:paraId="74C94C60" w14:textId="476039AE" w:rsidR="00A408CF" w:rsidRPr="00DB397A" w:rsidRDefault="00A408CF" w:rsidP="00A408CF">
      <w:pPr>
        <w:rPr>
          <w:rFonts w:ascii="Times New Roman" w:hAnsi="Times New Roman" w:cs="Times New Roman"/>
          <w:b/>
          <w:bCs/>
          <w:color w:val="FF0000"/>
          <w:sz w:val="24"/>
          <w:szCs w:val="24"/>
          <w:u w:val="single"/>
          <w:rPrChange w:id="89" w:author="SHAHZAIB KHAN" w:date="2026-10-07T19:14:00Z">
            <w:rPr>
              <w:rFonts w:ascii="Times New Roman" w:hAnsi="Times New Roman" w:cs="Times New Roman"/>
              <w:b/>
              <w:bCs/>
              <w:sz w:val="24"/>
              <w:szCs w:val="24"/>
            </w:rPr>
          </w:rPrChange>
        </w:rPr>
      </w:pPr>
      <w:r w:rsidRPr="00DB397A">
        <w:rPr>
          <w:rFonts w:ascii="Times New Roman" w:hAnsi="Times New Roman" w:cs="Times New Roman"/>
          <w:b/>
          <w:bCs/>
          <w:color w:val="FF0000"/>
          <w:sz w:val="24"/>
          <w:szCs w:val="24"/>
          <w:u w:val="single"/>
          <w:rPrChange w:id="90" w:author="SHAHZAIB KHAN" w:date="2026-10-07T19:14:00Z">
            <w:rPr>
              <w:rFonts w:ascii="Times New Roman" w:hAnsi="Times New Roman" w:cs="Times New Roman"/>
              <w:b/>
              <w:bCs/>
              <w:sz w:val="24"/>
              <w:szCs w:val="24"/>
            </w:rPr>
          </w:rPrChange>
        </w:rPr>
        <w:t xml:space="preserve">Member </w:t>
      </w:r>
      <w:ins w:id="91" w:author="SHAHZAIB KHAN" w:date="2026-10-07T18:35:00Z">
        <w:r w:rsidR="00F47071" w:rsidRPr="00DB397A">
          <w:rPr>
            <w:rFonts w:ascii="Times New Roman" w:hAnsi="Times New Roman" w:cs="Times New Roman"/>
            <w:b/>
            <w:bCs/>
            <w:color w:val="FF0000"/>
            <w:sz w:val="24"/>
            <w:szCs w:val="24"/>
            <w:u w:val="single"/>
            <w:rPrChange w:id="92" w:author="SHAHZAIB KHAN" w:date="2026-10-07T19:14:00Z">
              <w:rPr>
                <w:rFonts w:ascii="Times New Roman" w:hAnsi="Times New Roman" w:cs="Times New Roman"/>
                <w:b/>
                <w:bCs/>
                <w:sz w:val="24"/>
                <w:szCs w:val="24"/>
              </w:rPr>
            </w:rPrChange>
          </w:rPr>
          <w:t xml:space="preserve">3 </w:t>
        </w:r>
      </w:ins>
      <w:del w:id="93" w:author="SHAHZAIB KHAN" w:date="2026-10-07T18:35:00Z">
        <w:r w:rsidRPr="00DB397A" w:rsidDel="00F47071">
          <w:rPr>
            <w:rFonts w:ascii="Times New Roman" w:hAnsi="Times New Roman" w:cs="Times New Roman"/>
            <w:b/>
            <w:bCs/>
            <w:color w:val="FF0000"/>
            <w:sz w:val="24"/>
            <w:szCs w:val="24"/>
            <w:u w:val="single"/>
            <w:rPrChange w:id="94" w:author="SHAHZAIB KHAN" w:date="2026-10-07T19:14:00Z">
              <w:rPr>
                <w:rFonts w:ascii="Times New Roman" w:hAnsi="Times New Roman" w:cs="Times New Roman"/>
                <w:b/>
                <w:bCs/>
                <w:sz w:val="24"/>
                <w:szCs w:val="24"/>
              </w:rPr>
            </w:rPrChange>
          </w:rPr>
          <w:delText>2</w:delText>
        </w:r>
      </w:del>
    </w:p>
    <w:p w14:paraId="69840166" w14:textId="77777777" w:rsidR="00A408CF" w:rsidRPr="00DB397A" w:rsidRDefault="00A408CF" w:rsidP="00A408CF">
      <w:pPr>
        <w:rPr>
          <w:rFonts w:ascii="Times New Roman" w:hAnsi="Times New Roman" w:cs="Times New Roman"/>
          <w:color w:val="FF0000"/>
          <w:sz w:val="24"/>
          <w:szCs w:val="24"/>
          <w:u w:val="single"/>
          <w:rPrChange w:id="95"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96" w:author="SHAHZAIB KHAN" w:date="2026-10-07T19:14:00Z">
            <w:rPr>
              <w:rFonts w:ascii="Times New Roman" w:hAnsi="Times New Roman" w:cs="Times New Roman"/>
              <w:sz w:val="24"/>
              <w:szCs w:val="24"/>
            </w:rPr>
          </w:rPrChange>
        </w:rPr>
        <w:t>______________________                                                                  _______________________</w:t>
      </w:r>
    </w:p>
    <w:p w14:paraId="08369015" w14:textId="77777777" w:rsidR="00A408CF" w:rsidRPr="00DB397A" w:rsidRDefault="00A408CF" w:rsidP="00A408CF">
      <w:pPr>
        <w:ind w:left="720"/>
        <w:rPr>
          <w:rFonts w:ascii="Times New Roman" w:hAnsi="Times New Roman" w:cs="Times New Roman"/>
          <w:color w:val="FF0000"/>
          <w:u w:val="single"/>
          <w:rPrChange w:id="97" w:author="SHAHZAIB KHAN" w:date="2026-10-07T19:14:00Z">
            <w:rPr>
              <w:rFonts w:ascii="Times New Roman" w:hAnsi="Times New Roman" w:cs="Times New Roman"/>
            </w:rPr>
          </w:rPrChange>
        </w:rPr>
      </w:pPr>
      <w:r w:rsidRPr="00DB397A">
        <w:rPr>
          <w:rFonts w:ascii="Times New Roman" w:hAnsi="Times New Roman" w:cs="Times New Roman"/>
          <w:color w:val="FF0000"/>
          <w:u w:val="single"/>
          <w:rPrChange w:id="98" w:author="SHAHZAIB KHAN" w:date="2026-10-07T19:14:00Z">
            <w:rPr>
              <w:rFonts w:ascii="Times New Roman" w:hAnsi="Times New Roman" w:cs="Times New Roman"/>
            </w:rPr>
          </w:rPrChange>
        </w:rPr>
        <w:t>Signature                                                                                                             Date</w:t>
      </w:r>
    </w:p>
    <w:p w14:paraId="304229EE" w14:textId="6CED4A63" w:rsidR="00A408CF" w:rsidRPr="00DB397A" w:rsidDel="00CF34AE" w:rsidRDefault="00A408CF" w:rsidP="00A408CF">
      <w:pPr>
        <w:rPr>
          <w:del w:id="99" w:author="SHAHZAIB KHAN" w:date="2026-10-07T20:38:00Z"/>
          <w:rFonts w:ascii="Times New Roman" w:hAnsi="Times New Roman" w:cs="Times New Roman"/>
          <w:b/>
          <w:bCs/>
          <w:color w:val="FF0000"/>
          <w:sz w:val="24"/>
          <w:szCs w:val="24"/>
          <w:u w:val="single"/>
          <w:rPrChange w:id="100" w:author="SHAHZAIB KHAN" w:date="2026-10-07T19:14:00Z">
            <w:rPr>
              <w:del w:id="101" w:author="SHAHZAIB KHAN" w:date="2026-10-07T20:38:00Z"/>
              <w:rFonts w:ascii="Times New Roman" w:hAnsi="Times New Roman" w:cs="Times New Roman"/>
              <w:b/>
              <w:bCs/>
              <w:sz w:val="24"/>
              <w:szCs w:val="24"/>
            </w:rPr>
          </w:rPrChange>
        </w:rPr>
      </w:pPr>
      <w:del w:id="102" w:author="SHAHZAIB KHAN" w:date="2026-10-07T20:38:00Z">
        <w:r w:rsidRPr="00DB397A" w:rsidDel="00CF34AE">
          <w:rPr>
            <w:rFonts w:ascii="Times New Roman" w:hAnsi="Times New Roman" w:cs="Times New Roman"/>
            <w:b/>
            <w:bCs/>
            <w:color w:val="FF0000"/>
            <w:sz w:val="24"/>
            <w:szCs w:val="24"/>
            <w:u w:val="single"/>
            <w:rPrChange w:id="103" w:author="SHAHZAIB KHAN" w:date="2026-10-07T19:14:00Z">
              <w:rPr>
                <w:rFonts w:ascii="Times New Roman" w:hAnsi="Times New Roman" w:cs="Times New Roman"/>
                <w:b/>
                <w:bCs/>
                <w:sz w:val="24"/>
                <w:szCs w:val="24"/>
              </w:rPr>
            </w:rPrChange>
          </w:rPr>
          <w:delText>M. Rayyan</w:delText>
        </w:r>
      </w:del>
    </w:p>
    <w:p w14:paraId="754F610E" w14:textId="2C553CCB" w:rsidR="00A408CF" w:rsidRPr="00DB397A" w:rsidDel="00CF34AE" w:rsidRDefault="00A408CF" w:rsidP="00A408CF">
      <w:pPr>
        <w:rPr>
          <w:del w:id="104" w:author="SHAHZAIB KHAN" w:date="2026-10-07T20:38:00Z"/>
          <w:rFonts w:ascii="Times New Roman" w:hAnsi="Times New Roman" w:cs="Times New Roman"/>
          <w:color w:val="FF0000"/>
          <w:sz w:val="24"/>
          <w:szCs w:val="24"/>
          <w:u w:val="single"/>
          <w:rPrChange w:id="105" w:author="SHAHZAIB KHAN" w:date="2026-10-07T19:14:00Z">
            <w:rPr>
              <w:del w:id="106" w:author="SHAHZAIB KHAN" w:date="2026-10-07T20:38:00Z"/>
              <w:rFonts w:ascii="Times New Roman" w:hAnsi="Times New Roman" w:cs="Times New Roman"/>
              <w:sz w:val="24"/>
              <w:szCs w:val="24"/>
            </w:rPr>
          </w:rPrChange>
        </w:rPr>
      </w:pPr>
      <w:del w:id="107" w:author="SHAHZAIB KHAN" w:date="2026-10-07T20:38:00Z">
        <w:r w:rsidRPr="00DB397A" w:rsidDel="00CF34AE">
          <w:rPr>
            <w:rFonts w:ascii="Times New Roman" w:hAnsi="Times New Roman" w:cs="Times New Roman"/>
            <w:color w:val="FF0000"/>
            <w:sz w:val="24"/>
            <w:szCs w:val="24"/>
            <w:u w:val="single"/>
            <w:rPrChange w:id="108" w:author="SHAHZAIB KHAN" w:date="2026-10-07T19:14:00Z">
              <w:rPr>
                <w:rFonts w:ascii="Times New Roman" w:hAnsi="Times New Roman" w:cs="Times New Roman"/>
                <w:sz w:val="24"/>
                <w:szCs w:val="24"/>
              </w:rPr>
            </w:rPrChange>
          </w:rPr>
          <w:delText>Student, QAU Islamabad</w:delText>
        </w:r>
      </w:del>
    </w:p>
    <w:p w14:paraId="014B4EE0" w14:textId="5D0A055F" w:rsidR="00A408CF" w:rsidRPr="00DB397A" w:rsidDel="00CF34AE" w:rsidRDefault="00A408CF" w:rsidP="00A408CF">
      <w:pPr>
        <w:rPr>
          <w:del w:id="109" w:author="SHAHZAIB KHAN" w:date="2026-10-07T20:38:00Z"/>
          <w:rFonts w:ascii="Times New Roman" w:hAnsi="Times New Roman" w:cs="Times New Roman"/>
          <w:color w:val="FF0000"/>
          <w:sz w:val="24"/>
          <w:szCs w:val="24"/>
          <w:u w:val="single"/>
          <w:rPrChange w:id="110" w:author="SHAHZAIB KHAN" w:date="2026-10-07T19:14:00Z">
            <w:rPr>
              <w:del w:id="111" w:author="SHAHZAIB KHAN" w:date="2026-10-07T20:38:00Z"/>
              <w:rFonts w:ascii="Times New Roman" w:hAnsi="Times New Roman" w:cs="Times New Roman"/>
              <w:sz w:val="24"/>
              <w:szCs w:val="24"/>
            </w:rPr>
          </w:rPrChange>
        </w:rPr>
      </w:pPr>
    </w:p>
    <w:p w14:paraId="411D935C" w14:textId="27CCAD79" w:rsidR="00A408CF" w:rsidRPr="00DB397A" w:rsidDel="00CF34AE" w:rsidRDefault="00A408CF" w:rsidP="00A408CF">
      <w:pPr>
        <w:rPr>
          <w:del w:id="112" w:author="SHAHZAIB KHAN" w:date="2026-10-07T20:38:00Z"/>
          <w:rFonts w:ascii="Times New Roman" w:hAnsi="Times New Roman" w:cs="Times New Roman"/>
          <w:b/>
          <w:bCs/>
          <w:color w:val="FF0000"/>
          <w:sz w:val="24"/>
          <w:szCs w:val="24"/>
          <w:u w:val="single"/>
          <w:rPrChange w:id="113" w:author="SHAHZAIB KHAN" w:date="2026-10-07T19:14:00Z">
            <w:rPr>
              <w:del w:id="114" w:author="SHAHZAIB KHAN" w:date="2026-10-07T20:38:00Z"/>
              <w:rFonts w:ascii="Times New Roman" w:hAnsi="Times New Roman" w:cs="Times New Roman"/>
              <w:b/>
              <w:bCs/>
              <w:sz w:val="24"/>
              <w:szCs w:val="24"/>
            </w:rPr>
          </w:rPrChange>
        </w:rPr>
      </w:pPr>
      <w:del w:id="115" w:author="SHAHZAIB KHAN" w:date="2026-10-07T20:38:00Z">
        <w:r w:rsidRPr="00DB397A" w:rsidDel="00CF34AE">
          <w:rPr>
            <w:rFonts w:ascii="Times New Roman" w:hAnsi="Times New Roman" w:cs="Times New Roman"/>
            <w:b/>
            <w:bCs/>
            <w:color w:val="FF0000"/>
            <w:sz w:val="24"/>
            <w:szCs w:val="24"/>
            <w:u w:val="single"/>
            <w:rPrChange w:id="116" w:author="SHAHZAIB KHAN" w:date="2026-10-07T19:14:00Z">
              <w:rPr>
                <w:rFonts w:ascii="Times New Roman" w:hAnsi="Times New Roman" w:cs="Times New Roman"/>
                <w:b/>
                <w:bCs/>
                <w:sz w:val="24"/>
                <w:szCs w:val="24"/>
              </w:rPr>
            </w:rPrChange>
          </w:rPr>
          <w:delText>Stakeholder</w:delText>
        </w:r>
      </w:del>
    </w:p>
    <w:p w14:paraId="26AAFBCE" w14:textId="068058FF" w:rsidR="00A408CF" w:rsidRPr="00DB397A" w:rsidDel="00CF34AE" w:rsidRDefault="00A408CF" w:rsidP="00A408CF">
      <w:pPr>
        <w:rPr>
          <w:del w:id="117" w:author="SHAHZAIB KHAN" w:date="2026-10-07T20:38:00Z"/>
          <w:rFonts w:ascii="Times New Roman" w:hAnsi="Times New Roman" w:cs="Times New Roman"/>
          <w:color w:val="FF0000"/>
          <w:sz w:val="24"/>
          <w:szCs w:val="24"/>
          <w:u w:val="single"/>
          <w:rPrChange w:id="118" w:author="SHAHZAIB KHAN" w:date="2026-10-07T19:14:00Z">
            <w:rPr>
              <w:del w:id="119" w:author="SHAHZAIB KHAN" w:date="2026-10-07T20:38:00Z"/>
              <w:rFonts w:ascii="Times New Roman" w:hAnsi="Times New Roman" w:cs="Times New Roman"/>
              <w:sz w:val="24"/>
              <w:szCs w:val="24"/>
            </w:rPr>
          </w:rPrChange>
        </w:rPr>
      </w:pPr>
      <w:del w:id="120" w:author="SHAHZAIB KHAN" w:date="2026-10-07T20:38:00Z">
        <w:r w:rsidRPr="00DB397A" w:rsidDel="00CF34AE">
          <w:rPr>
            <w:rFonts w:ascii="Times New Roman" w:hAnsi="Times New Roman" w:cs="Times New Roman"/>
            <w:color w:val="FF0000"/>
            <w:sz w:val="24"/>
            <w:szCs w:val="24"/>
            <w:u w:val="single"/>
            <w:rPrChange w:id="121" w:author="SHAHZAIB KHAN" w:date="2026-10-07T19:14:00Z">
              <w:rPr>
                <w:rFonts w:ascii="Times New Roman" w:hAnsi="Times New Roman" w:cs="Times New Roman"/>
                <w:sz w:val="24"/>
                <w:szCs w:val="24"/>
              </w:rPr>
            </w:rPrChange>
          </w:rPr>
          <w:delText>______________________                                                                  _______________________</w:delText>
        </w:r>
      </w:del>
    </w:p>
    <w:p w14:paraId="088AC270" w14:textId="0E234E8E" w:rsidR="00A408CF" w:rsidRPr="00DB397A" w:rsidDel="00CF34AE" w:rsidRDefault="00A408CF" w:rsidP="00A408CF">
      <w:pPr>
        <w:ind w:left="720"/>
        <w:rPr>
          <w:del w:id="122" w:author="SHAHZAIB KHAN" w:date="2026-10-07T20:38:00Z"/>
          <w:rFonts w:ascii="Times New Roman" w:hAnsi="Times New Roman" w:cs="Times New Roman"/>
          <w:color w:val="FF0000"/>
          <w:u w:val="single"/>
          <w:rPrChange w:id="123" w:author="SHAHZAIB KHAN" w:date="2026-10-07T19:14:00Z">
            <w:rPr>
              <w:del w:id="124" w:author="SHAHZAIB KHAN" w:date="2026-10-07T20:38:00Z"/>
              <w:rFonts w:ascii="Times New Roman" w:hAnsi="Times New Roman" w:cs="Times New Roman"/>
            </w:rPr>
          </w:rPrChange>
        </w:rPr>
      </w:pPr>
      <w:del w:id="125" w:author="SHAHZAIB KHAN" w:date="2026-10-07T20:38:00Z">
        <w:r w:rsidRPr="00DB397A" w:rsidDel="00CF34AE">
          <w:rPr>
            <w:rFonts w:ascii="Times New Roman" w:hAnsi="Times New Roman" w:cs="Times New Roman"/>
            <w:color w:val="FF0000"/>
            <w:u w:val="single"/>
            <w:rPrChange w:id="126" w:author="SHAHZAIB KHAN" w:date="2026-10-07T19:14:00Z">
              <w:rPr>
                <w:rFonts w:ascii="Times New Roman" w:hAnsi="Times New Roman" w:cs="Times New Roman"/>
              </w:rPr>
            </w:rPrChange>
          </w:rPr>
          <w:delText>Signature                                                                                                             Date</w:delText>
        </w:r>
      </w:del>
    </w:p>
    <w:p w14:paraId="4E5209CB" w14:textId="77777777" w:rsidR="00A408CF" w:rsidRPr="00DB397A" w:rsidRDefault="00A408CF" w:rsidP="00A408CF">
      <w:pPr>
        <w:rPr>
          <w:rFonts w:ascii="Times New Roman" w:hAnsi="Times New Roman" w:cs="Times New Roman"/>
          <w:b/>
          <w:bCs/>
          <w:color w:val="FF0000"/>
          <w:sz w:val="24"/>
          <w:szCs w:val="24"/>
          <w:u w:val="single"/>
          <w:rPrChange w:id="127" w:author="SHAHZAIB KHAN" w:date="2026-10-07T19:14:00Z">
            <w:rPr>
              <w:rFonts w:ascii="Times New Roman" w:hAnsi="Times New Roman" w:cs="Times New Roman"/>
              <w:b/>
              <w:bCs/>
              <w:sz w:val="24"/>
              <w:szCs w:val="24"/>
            </w:rPr>
          </w:rPrChange>
        </w:rPr>
      </w:pPr>
      <w:r w:rsidRPr="00DB397A">
        <w:rPr>
          <w:rFonts w:ascii="Times New Roman" w:hAnsi="Times New Roman" w:cs="Times New Roman"/>
          <w:b/>
          <w:bCs/>
          <w:color w:val="FF0000"/>
          <w:sz w:val="24"/>
          <w:szCs w:val="24"/>
          <w:u w:val="single"/>
          <w:rPrChange w:id="128" w:author="SHAHZAIB KHAN" w:date="2026-10-07T19:14:00Z">
            <w:rPr>
              <w:rFonts w:ascii="Times New Roman" w:hAnsi="Times New Roman" w:cs="Times New Roman"/>
              <w:b/>
              <w:bCs/>
              <w:sz w:val="24"/>
              <w:szCs w:val="24"/>
            </w:rPr>
          </w:rPrChange>
        </w:rPr>
        <w:t>Dr. Onaiza Maqbool</w:t>
      </w:r>
    </w:p>
    <w:p w14:paraId="3C4E990C" w14:textId="77777777" w:rsidR="00A408CF" w:rsidRPr="00DB397A" w:rsidRDefault="00A408CF" w:rsidP="00A408CF">
      <w:pPr>
        <w:rPr>
          <w:rFonts w:ascii="Times New Roman" w:hAnsi="Times New Roman" w:cs="Times New Roman"/>
          <w:color w:val="FF0000"/>
          <w:sz w:val="24"/>
          <w:szCs w:val="24"/>
          <w:u w:val="single"/>
          <w:rPrChange w:id="129"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130" w:author="SHAHZAIB KHAN" w:date="2026-10-07T19:14:00Z">
            <w:rPr>
              <w:rFonts w:ascii="Times New Roman" w:hAnsi="Times New Roman" w:cs="Times New Roman"/>
              <w:sz w:val="24"/>
              <w:szCs w:val="24"/>
            </w:rPr>
          </w:rPrChange>
        </w:rPr>
        <w:t>Professor, QAU Islamabad</w:t>
      </w:r>
    </w:p>
    <w:p w14:paraId="2E523535" w14:textId="77777777" w:rsidR="00A408CF" w:rsidRPr="00DB397A" w:rsidRDefault="00A408CF" w:rsidP="00A408CF">
      <w:pPr>
        <w:rPr>
          <w:rFonts w:ascii="Times New Roman" w:hAnsi="Times New Roman" w:cs="Times New Roman"/>
          <w:b/>
          <w:bCs/>
          <w:color w:val="FF0000"/>
          <w:sz w:val="32"/>
          <w:szCs w:val="32"/>
          <w:u w:val="single"/>
          <w:rPrChange w:id="131" w:author="SHAHZAIB KHAN" w:date="2026-10-07T19:14:00Z">
            <w:rPr>
              <w:rFonts w:ascii="Times New Roman" w:hAnsi="Times New Roman" w:cs="Times New Roman"/>
              <w:b/>
              <w:bCs/>
              <w:sz w:val="32"/>
              <w:szCs w:val="32"/>
            </w:rPr>
          </w:rPrChange>
        </w:rPr>
      </w:pPr>
      <w:r w:rsidRPr="00DB397A">
        <w:rPr>
          <w:rFonts w:ascii="Times New Roman" w:hAnsi="Times New Roman" w:cs="Times New Roman"/>
          <w:b/>
          <w:bCs/>
          <w:color w:val="FF0000"/>
          <w:sz w:val="32"/>
          <w:szCs w:val="32"/>
          <w:u w:val="single"/>
          <w:rPrChange w:id="132" w:author="SHAHZAIB KHAN" w:date="2026-10-07T19:14:00Z">
            <w:rPr>
              <w:rFonts w:ascii="Times New Roman" w:hAnsi="Times New Roman" w:cs="Times New Roman"/>
              <w:b/>
              <w:bCs/>
              <w:sz w:val="32"/>
              <w:szCs w:val="32"/>
            </w:rPr>
          </w:rPrChange>
        </w:rPr>
        <w:t>Change History</w:t>
      </w:r>
    </w:p>
    <w:p w14:paraId="22CFEF8C" w14:textId="77777777" w:rsidR="00A408CF" w:rsidRPr="00DB397A" w:rsidRDefault="00A408CF" w:rsidP="00A408CF">
      <w:pPr>
        <w:rPr>
          <w:rFonts w:ascii="Times New Roman" w:hAnsi="Times New Roman" w:cs="Times New Roman"/>
          <w:color w:val="FF0000"/>
          <w:sz w:val="24"/>
          <w:szCs w:val="24"/>
          <w:u w:val="single"/>
          <w:rPrChange w:id="133" w:author="SHAHZAIB KHAN" w:date="2026-10-07T19:14:00Z">
            <w:rPr>
              <w:rFonts w:ascii="Times New Roman" w:hAnsi="Times New Roman" w:cs="Times New Roman"/>
              <w:sz w:val="24"/>
              <w:szCs w:val="24"/>
            </w:rPr>
          </w:rPrChange>
        </w:rPr>
      </w:pPr>
    </w:p>
    <w:tbl>
      <w:tblPr>
        <w:tblStyle w:val="PlainTable1"/>
        <w:tblW w:w="9716" w:type="dxa"/>
        <w:tblLook w:val="04A0" w:firstRow="1" w:lastRow="0" w:firstColumn="1" w:lastColumn="0" w:noHBand="0" w:noVBand="1"/>
      </w:tblPr>
      <w:tblGrid>
        <w:gridCol w:w="1165"/>
        <w:gridCol w:w="1800"/>
        <w:gridCol w:w="2250"/>
        <w:gridCol w:w="4501"/>
      </w:tblGrid>
      <w:tr w:rsidR="00DB397A" w:rsidRPr="00DB397A" w14:paraId="45CB2B43" w14:textId="77777777" w:rsidTr="00067106">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1165" w:type="dxa"/>
          </w:tcPr>
          <w:p w14:paraId="1E2597AB" w14:textId="77777777" w:rsidR="00A408CF" w:rsidRPr="00DB397A" w:rsidRDefault="00A408CF" w:rsidP="00067106">
            <w:pPr>
              <w:rPr>
                <w:rFonts w:ascii="Times New Roman" w:hAnsi="Times New Roman" w:cs="Times New Roman"/>
                <w:b w:val="0"/>
                <w:bCs w:val="0"/>
                <w:color w:val="FF0000"/>
                <w:sz w:val="24"/>
                <w:szCs w:val="24"/>
                <w:u w:val="single"/>
                <w:rPrChange w:id="134" w:author="SHAHZAIB KHAN" w:date="2026-10-07T19:14:00Z">
                  <w:rPr>
                    <w:rFonts w:ascii="Times New Roman" w:hAnsi="Times New Roman" w:cs="Times New Roman"/>
                    <w:b w:val="0"/>
                    <w:bCs w:val="0"/>
                    <w:sz w:val="24"/>
                    <w:szCs w:val="24"/>
                  </w:rPr>
                </w:rPrChange>
              </w:rPr>
            </w:pPr>
            <w:r w:rsidRPr="00DB397A">
              <w:rPr>
                <w:rFonts w:ascii="Times New Roman" w:hAnsi="Times New Roman" w:cs="Times New Roman"/>
                <w:color w:val="FF0000"/>
                <w:sz w:val="24"/>
                <w:szCs w:val="24"/>
                <w:u w:val="single"/>
                <w:rPrChange w:id="135" w:author="SHAHZAIB KHAN" w:date="2026-10-07T19:14:00Z">
                  <w:rPr>
                    <w:rFonts w:ascii="Times New Roman" w:hAnsi="Times New Roman" w:cs="Times New Roman"/>
                    <w:sz w:val="24"/>
                    <w:szCs w:val="24"/>
                  </w:rPr>
                </w:rPrChange>
              </w:rPr>
              <w:t xml:space="preserve">         Version                               No.</w:t>
            </w:r>
          </w:p>
        </w:tc>
        <w:tc>
          <w:tcPr>
            <w:tcW w:w="1800" w:type="dxa"/>
          </w:tcPr>
          <w:p w14:paraId="23382B61" w14:textId="77777777" w:rsidR="00A408CF" w:rsidRPr="00DB397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0000"/>
                <w:sz w:val="24"/>
                <w:szCs w:val="24"/>
                <w:u w:val="single"/>
                <w:rPrChange w:id="136"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137" w:author="SHAHZAIB KHAN" w:date="2026-10-07T19:14:00Z">
                  <w:rPr>
                    <w:rFonts w:ascii="Times New Roman" w:hAnsi="Times New Roman" w:cs="Times New Roman"/>
                    <w:sz w:val="24"/>
                    <w:szCs w:val="24"/>
                  </w:rPr>
                </w:rPrChange>
              </w:rPr>
              <w:t xml:space="preserve">        </w:t>
            </w:r>
          </w:p>
          <w:p w14:paraId="3CE4DAD1" w14:textId="77777777" w:rsidR="00A408CF" w:rsidRPr="00DB397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0000"/>
                <w:sz w:val="24"/>
                <w:szCs w:val="24"/>
                <w:u w:val="single"/>
                <w:rPrChange w:id="138"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139" w:author="SHAHZAIB KHAN" w:date="2026-10-07T19:14:00Z">
                  <w:rPr>
                    <w:rFonts w:ascii="Times New Roman" w:hAnsi="Times New Roman" w:cs="Times New Roman"/>
                    <w:sz w:val="24"/>
                    <w:szCs w:val="24"/>
                  </w:rPr>
                </w:rPrChange>
              </w:rPr>
              <w:t xml:space="preserve">        Date</w:t>
            </w:r>
          </w:p>
        </w:tc>
        <w:tc>
          <w:tcPr>
            <w:tcW w:w="2250" w:type="dxa"/>
          </w:tcPr>
          <w:p w14:paraId="32AB4EB5" w14:textId="77777777" w:rsidR="00A408CF" w:rsidRPr="00DB397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0000"/>
                <w:sz w:val="24"/>
                <w:szCs w:val="24"/>
                <w:u w:val="single"/>
                <w:rPrChange w:id="140" w:author="SHAHZAIB KHAN" w:date="2026-10-07T19:14:00Z">
                  <w:rPr>
                    <w:rFonts w:ascii="Times New Roman" w:hAnsi="Times New Roman" w:cs="Times New Roman"/>
                    <w:b w:val="0"/>
                    <w:bCs w:val="0"/>
                    <w:sz w:val="24"/>
                    <w:szCs w:val="24"/>
                  </w:rPr>
                </w:rPrChange>
              </w:rPr>
            </w:pPr>
            <w:r w:rsidRPr="00DB397A">
              <w:rPr>
                <w:rFonts w:ascii="Times New Roman" w:hAnsi="Times New Roman" w:cs="Times New Roman"/>
                <w:color w:val="FF0000"/>
                <w:sz w:val="24"/>
                <w:szCs w:val="24"/>
                <w:u w:val="single"/>
                <w:rPrChange w:id="141" w:author="SHAHZAIB KHAN" w:date="2026-10-07T19:14:00Z">
                  <w:rPr>
                    <w:rFonts w:ascii="Times New Roman" w:hAnsi="Times New Roman" w:cs="Times New Roman"/>
                    <w:sz w:val="24"/>
                    <w:szCs w:val="24"/>
                  </w:rPr>
                </w:rPrChange>
              </w:rPr>
              <w:t xml:space="preserve">  </w:t>
            </w:r>
          </w:p>
          <w:p w14:paraId="70F733DE" w14:textId="77777777" w:rsidR="00A408CF" w:rsidRPr="00DB397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0000"/>
                <w:sz w:val="24"/>
                <w:szCs w:val="24"/>
                <w:u w:val="single"/>
                <w:rPrChange w:id="142" w:author="SHAHZAIB KHAN" w:date="2026-10-07T19:14:00Z">
                  <w:rPr>
                    <w:rFonts w:ascii="Times New Roman" w:hAnsi="Times New Roman" w:cs="Times New Roman"/>
                    <w:b w:val="0"/>
                    <w:bCs w:val="0"/>
                    <w:sz w:val="24"/>
                    <w:szCs w:val="24"/>
                  </w:rPr>
                </w:rPrChange>
              </w:rPr>
            </w:pPr>
            <w:r w:rsidRPr="00DB397A">
              <w:rPr>
                <w:rFonts w:ascii="Times New Roman" w:hAnsi="Times New Roman" w:cs="Times New Roman"/>
                <w:color w:val="FF0000"/>
                <w:sz w:val="24"/>
                <w:szCs w:val="24"/>
                <w:u w:val="single"/>
                <w:rPrChange w:id="143" w:author="SHAHZAIB KHAN" w:date="2026-10-07T19:14:00Z">
                  <w:rPr>
                    <w:rFonts w:ascii="Times New Roman" w:hAnsi="Times New Roman" w:cs="Times New Roman"/>
                    <w:sz w:val="24"/>
                    <w:szCs w:val="24"/>
                  </w:rPr>
                </w:rPrChange>
              </w:rPr>
              <w:t xml:space="preserve">          Modified </w:t>
            </w:r>
          </w:p>
          <w:p w14:paraId="568DBBBD" w14:textId="77777777" w:rsidR="00A408CF" w:rsidRPr="00DB397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0000"/>
                <w:sz w:val="24"/>
                <w:szCs w:val="24"/>
                <w:u w:val="single"/>
                <w:rPrChange w:id="144"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145" w:author="SHAHZAIB KHAN" w:date="2026-10-07T19:14:00Z">
                  <w:rPr>
                    <w:rFonts w:ascii="Times New Roman" w:hAnsi="Times New Roman" w:cs="Times New Roman"/>
                    <w:sz w:val="24"/>
                    <w:szCs w:val="24"/>
                  </w:rPr>
                </w:rPrChange>
              </w:rPr>
              <w:t xml:space="preserve">              By</w:t>
            </w:r>
          </w:p>
        </w:tc>
        <w:tc>
          <w:tcPr>
            <w:tcW w:w="4501" w:type="dxa"/>
          </w:tcPr>
          <w:p w14:paraId="166837AD" w14:textId="77777777" w:rsidR="00A408CF" w:rsidRPr="00DB397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0000"/>
                <w:sz w:val="24"/>
                <w:szCs w:val="24"/>
                <w:u w:val="single"/>
                <w:rPrChange w:id="146" w:author="SHAHZAIB KHAN" w:date="2026-10-07T19:14:00Z">
                  <w:rPr>
                    <w:rFonts w:ascii="Times New Roman" w:hAnsi="Times New Roman" w:cs="Times New Roman"/>
                    <w:b w:val="0"/>
                    <w:bCs w:val="0"/>
                    <w:sz w:val="24"/>
                    <w:szCs w:val="24"/>
                  </w:rPr>
                </w:rPrChange>
              </w:rPr>
            </w:pPr>
            <w:r w:rsidRPr="00DB397A">
              <w:rPr>
                <w:rFonts w:ascii="Times New Roman" w:hAnsi="Times New Roman" w:cs="Times New Roman"/>
                <w:color w:val="FF0000"/>
                <w:sz w:val="24"/>
                <w:szCs w:val="24"/>
                <w:u w:val="single"/>
                <w:rPrChange w:id="147" w:author="SHAHZAIB KHAN" w:date="2026-10-07T19:14:00Z">
                  <w:rPr>
                    <w:rFonts w:ascii="Times New Roman" w:hAnsi="Times New Roman" w:cs="Times New Roman"/>
                    <w:sz w:val="24"/>
                    <w:szCs w:val="24"/>
                  </w:rPr>
                </w:rPrChange>
              </w:rPr>
              <w:t xml:space="preserve">            </w:t>
            </w:r>
          </w:p>
          <w:p w14:paraId="372C9E8C" w14:textId="77777777" w:rsidR="00A408CF" w:rsidRPr="00DB397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0000"/>
                <w:sz w:val="24"/>
                <w:szCs w:val="24"/>
                <w:u w:val="single"/>
                <w:rPrChange w:id="148"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149" w:author="SHAHZAIB KHAN" w:date="2026-10-07T19:14:00Z">
                  <w:rPr>
                    <w:rFonts w:ascii="Times New Roman" w:hAnsi="Times New Roman" w:cs="Times New Roman"/>
                    <w:sz w:val="24"/>
                    <w:szCs w:val="24"/>
                  </w:rPr>
                </w:rPrChange>
              </w:rPr>
              <w:t xml:space="preserve">                        Changes</w:t>
            </w:r>
          </w:p>
        </w:tc>
      </w:tr>
      <w:tr w:rsidR="00DB397A" w:rsidRPr="00DB397A" w14:paraId="37B7B894" w14:textId="77777777" w:rsidTr="00067106">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1E479158" w14:textId="77777777" w:rsidR="00A408CF" w:rsidRPr="00DB397A" w:rsidRDefault="00A408CF" w:rsidP="00067106">
            <w:pPr>
              <w:rPr>
                <w:rFonts w:ascii="Times New Roman" w:hAnsi="Times New Roman" w:cs="Times New Roman"/>
                <w:color w:val="FF0000"/>
                <w:sz w:val="24"/>
                <w:szCs w:val="24"/>
                <w:u w:val="single"/>
                <w:rPrChange w:id="150"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151" w:author="SHAHZAIB KHAN" w:date="2026-10-07T19:14:00Z">
                  <w:rPr>
                    <w:rFonts w:ascii="Times New Roman" w:hAnsi="Times New Roman" w:cs="Times New Roman"/>
                    <w:sz w:val="24"/>
                    <w:szCs w:val="24"/>
                  </w:rPr>
                </w:rPrChange>
              </w:rPr>
              <w:t xml:space="preserve">     </w:t>
            </w:r>
          </w:p>
          <w:p w14:paraId="3A9F94F1" w14:textId="77777777" w:rsidR="00A408CF" w:rsidRPr="00DB397A" w:rsidRDefault="00A408CF" w:rsidP="00067106">
            <w:pPr>
              <w:rPr>
                <w:rFonts w:ascii="Times New Roman" w:hAnsi="Times New Roman" w:cs="Times New Roman"/>
                <w:b w:val="0"/>
                <w:bCs w:val="0"/>
                <w:color w:val="FF0000"/>
                <w:sz w:val="24"/>
                <w:szCs w:val="24"/>
                <w:u w:val="single"/>
                <w:rPrChange w:id="152" w:author="SHAHZAIB KHAN" w:date="2026-10-07T19:14:00Z">
                  <w:rPr>
                    <w:rFonts w:ascii="Times New Roman" w:hAnsi="Times New Roman" w:cs="Times New Roman"/>
                    <w:b w:val="0"/>
                    <w:bCs w:val="0"/>
                    <w:sz w:val="24"/>
                    <w:szCs w:val="24"/>
                  </w:rPr>
                </w:rPrChange>
              </w:rPr>
            </w:pPr>
            <w:r w:rsidRPr="00DB397A">
              <w:rPr>
                <w:rFonts w:ascii="Times New Roman" w:hAnsi="Times New Roman" w:cs="Times New Roman"/>
                <w:color w:val="FF0000"/>
                <w:sz w:val="24"/>
                <w:szCs w:val="24"/>
                <w:u w:val="single"/>
                <w:rPrChange w:id="153" w:author="SHAHZAIB KHAN" w:date="2026-10-07T19:14:00Z">
                  <w:rPr>
                    <w:rFonts w:ascii="Times New Roman" w:hAnsi="Times New Roman" w:cs="Times New Roman"/>
                    <w:sz w:val="24"/>
                    <w:szCs w:val="24"/>
                  </w:rPr>
                </w:rPrChange>
              </w:rPr>
              <w:t xml:space="preserve">     </w:t>
            </w:r>
            <w:r w:rsidRPr="00DB397A">
              <w:rPr>
                <w:rFonts w:ascii="Times New Roman" w:hAnsi="Times New Roman" w:cs="Times New Roman"/>
                <w:color w:val="FF0000"/>
                <w:sz w:val="36"/>
                <w:szCs w:val="36"/>
                <w:u w:val="single"/>
                <w:rPrChange w:id="154" w:author="SHAHZAIB KHAN" w:date="2026-10-07T19:14:00Z">
                  <w:rPr>
                    <w:rFonts w:ascii="Times New Roman" w:hAnsi="Times New Roman" w:cs="Times New Roman"/>
                    <w:sz w:val="36"/>
                    <w:szCs w:val="36"/>
                  </w:rPr>
                </w:rPrChange>
              </w:rPr>
              <w:t>1</w:t>
            </w:r>
          </w:p>
        </w:tc>
        <w:tc>
          <w:tcPr>
            <w:tcW w:w="1800" w:type="dxa"/>
          </w:tcPr>
          <w:p w14:paraId="1721AF54" w14:textId="77777777" w:rsidR="00A408CF" w:rsidRPr="00DB397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4"/>
                <w:szCs w:val="24"/>
                <w:u w:val="single"/>
                <w:rPrChange w:id="155" w:author="SHAHZAIB KHAN" w:date="2026-10-07T19:14:00Z">
                  <w:rPr>
                    <w:rFonts w:ascii="Times New Roman" w:hAnsi="Times New Roman" w:cs="Times New Roman"/>
                    <w:b/>
                    <w:bCs/>
                    <w:sz w:val="24"/>
                    <w:szCs w:val="24"/>
                  </w:rPr>
                </w:rPrChange>
              </w:rPr>
            </w:pPr>
          </w:p>
          <w:p w14:paraId="44A2D465" w14:textId="77777777" w:rsidR="00A408CF" w:rsidRPr="00DB397A" w:rsidRDefault="00A408CF" w:rsidP="00067106">
            <w:pPr>
              <w:cnfStyle w:val="000000100000" w:firstRow="0" w:lastRow="0" w:firstColumn="0" w:lastColumn="0" w:oddVBand="0" w:evenVBand="0" w:oddHBand="1" w:evenHBand="0" w:firstRowFirstColumn="0" w:firstRowLastColumn="0" w:lastRowFirstColumn="0" w:lastRowLastColumn="0"/>
              <w:rPr>
                <w:ins w:id="156" w:author="SHAHZAIB KHAN" w:date="2026-10-07T18:37:00Z"/>
                <w:rFonts w:ascii="Times New Roman" w:hAnsi="Times New Roman" w:cs="Times New Roman"/>
                <w:b/>
                <w:bCs/>
                <w:color w:val="FF0000"/>
                <w:sz w:val="24"/>
                <w:szCs w:val="24"/>
                <w:u w:val="single"/>
                <w:rPrChange w:id="157" w:author="SHAHZAIB KHAN" w:date="2026-10-07T19:14:00Z">
                  <w:rPr>
                    <w:ins w:id="158" w:author="SHAHZAIB KHAN" w:date="2026-10-07T18:37:00Z"/>
                    <w:rFonts w:ascii="Times New Roman" w:hAnsi="Times New Roman" w:cs="Times New Roman"/>
                    <w:b/>
                    <w:bCs/>
                    <w:sz w:val="24"/>
                    <w:szCs w:val="24"/>
                  </w:rPr>
                </w:rPrChange>
              </w:rPr>
            </w:pPr>
            <w:del w:id="159" w:author="SHAHZAIB KHAN" w:date="2026-10-07T18:36:00Z">
              <w:r w:rsidRPr="00DB397A" w:rsidDel="00F47071">
                <w:rPr>
                  <w:rFonts w:ascii="Times New Roman" w:hAnsi="Times New Roman" w:cs="Times New Roman"/>
                  <w:b/>
                  <w:bCs/>
                  <w:color w:val="FF0000"/>
                  <w:sz w:val="24"/>
                  <w:szCs w:val="24"/>
                  <w:u w:val="single"/>
                  <w:rPrChange w:id="160" w:author="SHAHZAIB KHAN" w:date="2026-10-07T19:14:00Z">
                    <w:rPr>
                      <w:rFonts w:ascii="Times New Roman" w:hAnsi="Times New Roman" w:cs="Times New Roman"/>
                      <w:b/>
                      <w:bCs/>
                      <w:sz w:val="24"/>
                      <w:szCs w:val="24"/>
                    </w:rPr>
                  </w:rPrChange>
                </w:rPr>
                <w:delText xml:space="preserve">  03/03/2025</w:delText>
              </w:r>
            </w:del>
          </w:p>
          <w:p w14:paraId="024FF1D3" w14:textId="7925832C" w:rsidR="00F47071" w:rsidRPr="00DB397A" w:rsidRDefault="00F47071"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4"/>
                <w:szCs w:val="24"/>
                <w:u w:val="single"/>
                <w:rPrChange w:id="161" w:author="SHAHZAIB KHAN" w:date="2026-10-07T19:14:00Z">
                  <w:rPr>
                    <w:rFonts w:ascii="Times New Roman" w:hAnsi="Times New Roman" w:cs="Times New Roman"/>
                    <w:b/>
                    <w:bCs/>
                    <w:sz w:val="24"/>
                    <w:szCs w:val="24"/>
                  </w:rPr>
                </w:rPrChange>
              </w:rPr>
            </w:pPr>
            <w:ins w:id="162" w:author="SHAHZAIB KHAN" w:date="2026-10-07T18:37:00Z">
              <w:r w:rsidRPr="00DB397A">
                <w:rPr>
                  <w:rFonts w:ascii="Times New Roman" w:hAnsi="Times New Roman" w:cs="Times New Roman"/>
                  <w:b/>
                  <w:bCs/>
                  <w:color w:val="FF0000"/>
                  <w:sz w:val="24"/>
                  <w:szCs w:val="24"/>
                  <w:u w:val="single"/>
                  <w:rPrChange w:id="163" w:author="SHAHZAIB KHAN" w:date="2026-10-07T19:14:00Z">
                    <w:rPr>
                      <w:rFonts w:ascii="Times New Roman" w:hAnsi="Times New Roman" w:cs="Times New Roman"/>
                      <w:b/>
                      <w:bCs/>
                      <w:sz w:val="24"/>
                      <w:szCs w:val="24"/>
                    </w:rPr>
                  </w:rPrChange>
                </w:rPr>
                <w:t>07/10/2026</w:t>
              </w:r>
            </w:ins>
          </w:p>
        </w:tc>
        <w:tc>
          <w:tcPr>
            <w:tcW w:w="2250" w:type="dxa"/>
          </w:tcPr>
          <w:p w14:paraId="4FFCE9FE" w14:textId="77777777" w:rsidR="00A408CF" w:rsidRPr="00DB397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4"/>
                <w:szCs w:val="24"/>
                <w:u w:val="single"/>
                <w:rPrChange w:id="164" w:author="SHAHZAIB KHAN" w:date="2026-10-07T19:14:00Z">
                  <w:rPr>
                    <w:rFonts w:ascii="Times New Roman" w:hAnsi="Times New Roman" w:cs="Times New Roman"/>
                    <w:b/>
                    <w:bCs/>
                    <w:sz w:val="24"/>
                    <w:szCs w:val="24"/>
                  </w:rPr>
                </w:rPrChange>
              </w:rPr>
            </w:pPr>
            <w:r w:rsidRPr="00DB397A">
              <w:rPr>
                <w:rFonts w:ascii="Times New Roman" w:hAnsi="Times New Roman" w:cs="Times New Roman"/>
                <w:b/>
                <w:bCs/>
                <w:color w:val="FF0000"/>
                <w:sz w:val="24"/>
                <w:szCs w:val="24"/>
                <w:u w:val="single"/>
                <w:rPrChange w:id="165" w:author="SHAHZAIB KHAN" w:date="2026-10-07T19:14:00Z">
                  <w:rPr>
                    <w:rFonts w:ascii="Times New Roman" w:hAnsi="Times New Roman" w:cs="Times New Roman"/>
                    <w:b/>
                    <w:bCs/>
                    <w:sz w:val="24"/>
                    <w:szCs w:val="24"/>
                  </w:rPr>
                </w:rPrChange>
              </w:rPr>
              <w:t xml:space="preserve">     </w:t>
            </w:r>
          </w:p>
          <w:p w14:paraId="05A87581" w14:textId="77777777" w:rsidR="00A408CF" w:rsidRPr="00DB397A" w:rsidRDefault="00A408CF" w:rsidP="00067106">
            <w:pPr>
              <w:cnfStyle w:val="000000100000" w:firstRow="0" w:lastRow="0" w:firstColumn="0" w:lastColumn="0" w:oddVBand="0" w:evenVBand="0" w:oddHBand="1" w:evenHBand="0" w:firstRowFirstColumn="0" w:firstRowLastColumn="0" w:lastRowFirstColumn="0" w:lastRowLastColumn="0"/>
              <w:rPr>
                <w:ins w:id="166" w:author="SHAHZAIB KHAN" w:date="2026-10-07T18:36:00Z"/>
                <w:rFonts w:ascii="Times New Roman" w:hAnsi="Times New Roman" w:cs="Times New Roman"/>
                <w:b/>
                <w:bCs/>
                <w:color w:val="FF0000"/>
                <w:sz w:val="24"/>
                <w:szCs w:val="24"/>
                <w:u w:val="single"/>
                <w:rPrChange w:id="167" w:author="SHAHZAIB KHAN" w:date="2026-10-07T19:14:00Z">
                  <w:rPr>
                    <w:ins w:id="168" w:author="SHAHZAIB KHAN" w:date="2026-10-07T18:36:00Z"/>
                    <w:rFonts w:ascii="Times New Roman" w:hAnsi="Times New Roman" w:cs="Times New Roman"/>
                    <w:b/>
                    <w:bCs/>
                    <w:sz w:val="24"/>
                    <w:szCs w:val="24"/>
                  </w:rPr>
                </w:rPrChange>
              </w:rPr>
            </w:pPr>
            <w:r w:rsidRPr="00DB397A">
              <w:rPr>
                <w:rFonts w:ascii="Times New Roman" w:hAnsi="Times New Roman" w:cs="Times New Roman"/>
                <w:b/>
                <w:bCs/>
                <w:color w:val="FF0000"/>
                <w:sz w:val="24"/>
                <w:szCs w:val="24"/>
                <w:u w:val="single"/>
                <w:rPrChange w:id="169" w:author="SHAHZAIB KHAN" w:date="2026-10-07T19:14:00Z">
                  <w:rPr>
                    <w:rFonts w:ascii="Times New Roman" w:hAnsi="Times New Roman" w:cs="Times New Roman"/>
                    <w:b/>
                    <w:bCs/>
                    <w:sz w:val="24"/>
                    <w:szCs w:val="24"/>
                  </w:rPr>
                </w:rPrChange>
              </w:rPr>
              <w:t xml:space="preserve">  </w:t>
            </w:r>
            <w:del w:id="170" w:author="SHAHZAIB KHAN" w:date="2026-10-07T18:36:00Z">
              <w:r w:rsidRPr="00DB397A" w:rsidDel="00F47071">
                <w:rPr>
                  <w:rFonts w:ascii="Times New Roman" w:hAnsi="Times New Roman" w:cs="Times New Roman"/>
                  <w:b/>
                  <w:bCs/>
                  <w:color w:val="FF0000"/>
                  <w:sz w:val="24"/>
                  <w:szCs w:val="24"/>
                  <w:u w:val="single"/>
                  <w:rPrChange w:id="171" w:author="SHAHZAIB KHAN" w:date="2026-10-07T19:14:00Z">
                    <w:rPr>
                      <w:rFonts w:ascii="Times New Roman" w:hAnsi="Times New Roman" w:cs="Times New Roman"/>
                      <w:b/>
                      <w:bCs/>
                      <w:sz w:val="24"/>
                      <w:szCs w:val="24"/>
                    </w:rPr>
                  </w:rPrChange>
                </w:rPr>
                <w:delText>Tayyab Mehboob</w:delText>
              </w:r>
            </w:del>
          </w:p>
          <w:p w14:paraId="4A44A641" w14:textId="77777777" w:rsidR="00F47071" w:rsidRPr="00DB397A" w:rsidRDefault="00F47071" w:rsidP="00067106">
            <w:pPr>
              <w:cnfStyle w:val="000000100000" w:firstRow="0" w:lastRow="0" w:firstColumn="0" w:lastColumn="0" w:oddVBand="0" w:evenVBand="0" w:oddHBand="1" w:evenHBand="0" w:firstRowFirstColumn="0" w:firstRowLastColumn="0" w:lastRowFirstColumn="0" w:lastRowLastColumn="0"/>
              <w:rPr>
                <w:ins w:id="172" w:author="SHAHZAIB KHAN" w:date="2026-10-07T20:38:00Z"/>
                <w:rFonts w:ascii="Times New Roman" w:hAnsi="Times New Roman" w:cs="Times New Roman"/>
                <w:b/>
                <w:bCs/>
                <w:color w:val="FF0000"/>
                <w:sz w:val="24"/>
                <w:szCs w:val="24"/>
                <w:u w:val="single"/>
              </w:rPr>
            </w:pPr>
            <w:ins w:id="173" w:author="SHAHZAIB KHAN" w:date="2026-10-07T18:36:00Z">
              <w:r w:rsidRPr="00DB397A">
                <w:rPr>
                  <w:rFonts w:ascii="Times New Roman" w:hAnsi="Times New Roman" w:cs="Times New Roman"/>
                  <w:b/>
                  <w:bCs/>
                  <w:color w:val="FF0000"/>
                  <w:sz w:val="24"/>
                  <w:szCs w:val="24"/>
                  <w:u w:val="single"/>
                  <w:rPrChange w:id="174" w:author="SHAHZAIB KHAN" w:date="2026-10-07T19:14:00Z">
                    <w:rPr>
                      <w:rFonts w:ascii="Times New Roman" w:hAnsi="Times New Roman" w:cs="Times New Roman"/>
                      <w:b/>
                      <w:bCs/>
                      <w:sz w:val="24"/>
                      <w:szCs w:val="24"/>
                    </w:rPr>
                  </w:rPrChange>
                </w:rPr>
                <w:t>Fahim Mirzae</w:t>
              </w:r>
            </w:ins>
          </w:p>
          <w:p w14:paraId="6D51FA9E" w14:textId="77777777" w:rsidR="00C526BA" w:rsidRPr="00DB397A" w:rsidRDefault="00C526BA" w:rsidP="00067106">
            <w:pPr>
              <w:cnfStyle w:val="000000100000" w:firstRow="0" w:lastRow="0" w:firstColumn="0" w:lastColumn="0" w:oddVBand="0" w:evenVBand="0" w:oddHBand="1" w:evenHBand="0" w:firstRowFirstColumn="0" w:firstRowLastColumn="0" w:lastRowFirstColumn="0" w:lastRowLastColumn="0"/>
              <w:rPr>
                <w:ins w:id="175" w:author="SHAHZAIB KHAN" w:date="2026-10-07T20:38:00Z"/>
                <w:rFonts w:ascii="Times New Roman" w:hAnsi="Times New Roman" w:cs="Times New Roman"/>
                <w:b/>
                <w:bCs/>
                <w:color w:val="FF0000"/>
              </w:rPr>
            </w:pPr>
            <w:ins w:id="176" w:author="SHAHZAIB KHAN" w:date="2026-10-07T20:38:00Z">
              <w:r w:rsidRPr="00DB397A">
                <w:rPr>
                  <w:rFonts w:ascii="Times New Roman" w:hAnsi="Times New Roman" w:cs="Times New Roman"/>
                  <w:b/>
                  <w:bCs/>
                  <w:color w:val="FF0000"/>
                </w:rPr>
                <w:t>Shahzaib Khan</w:t>
              </w:r>
            </w:ins>
          </w:p>
          <w:p w14:paraId="34A993E9" w14:textId="4ECAD21A" w:rsidR="00C526BA" w:rsidRPr="00DB397A" w:rsidRDefault="00C526BA"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4"/>
                <w:szCs w:val="24"/>
                <w:u w:val="single"/>
                <w:rPrChange w:id="177" w:author="SHAHZAIB KHAN" w:date="2026-10-07T19:14:00Z">
                  <w:rPr>
                    <w:rFonts w:ascii="Times New Roman" w:hAnsi="Times New Roman" w:cs="Times New Roman"/>
                    <w:b/>
                    <w:bCs/>
                    <w:sz w:val="24"/>
                    <w:szCs w:val="24"/>
                  </w:rPr>
                </w:rPrChange>
              </w:rPr>
            </w:pPr>
            <w:ins w:id="178" w:author="SHAHZAIB KHAN" w:date="2026-10-07T20:39:00Z">
              <w:r w:rsidRPr="00DB397A">
                <w:rPr>
                  <w:rFonts w:ascii="Times New Roman" w:hAnsi="Times New Roman" w:cs="Times New Roman"/>
                  <w:b/>
                  <w:bCs/>
                  <w:color w:val="FF0000"/>
                </w:rPr>
                <w:t>Maisam Arifi</w:t>
              </w:r>
            </w:ins>
          </w:p>
        </w:tc>
        <w:tc>
          <w:tcPr>
            <w:tcW w:w="4501" w:type="dxa"/>
          </w:tcPr>
          <w:p w14:paraId="689C2BEE" w14:textId="77777777" w:rsidR="00A408CF" w:rsidRPr="00DB397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4"/>
                <w:szCs w:val="24"/>
                <w:u w:val="single"/>
                <w:rPrChange w:id="179" w:author="SHAHZAIB KHAN" w:date="2026-10-07T19:14:00Z">
                  <w:rPr>
                    <w:rFonts w:ascii="Times New Roman" w:hAnsi="Times New Roman" w:cs="Times New Roman"/>
                    <w:b/>
                    <w:bCs/>
                    <w:sz w:val="24"/>
                    <w:szCs w:val="24"/>
                  </w:rPr>
                </w:rPrChange>
              </w:rPr>
            </w:pPr>
          </w:p>
          <w:p w14:paraId="4A4E44F1" w14:textId="77777777" w:rsidR="00A408CF" w:rsidRPr="00DB397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4"/>
                <w:szCs w:val="24"/>
                <w:u w:val="single"/>
                <w:rPrChange w:id="180" w:author="SHAHZAIB KHAN" w:date="2026-10-07T19:14:00Z">
                  <w:rPr>
                    <w:rFonts w:ascii="Times New Roman" w:hAnsi="Times New Roman" w:cs="Times New Roman"/>
                    <w:b/>
                    <w:bCs/>
                    <w:sz w:val="24"/>
                    <w:szCs w:val="24"/>
                  </w:rPr>
                </w:rPrChange>
              </w:rPr>
            </w:pPr>
            <w:r w:rsidRPr="00DB397A">
              <w:rPr>
                <w:rFonts w:ascii="Times New Roman" w:hAnsi="Times New Roman" w:cs="Times New Roman"/>
                <w:b/>
                <w:bCs/>
                <w:color w:val="FF0000"/>
                <w:sz w:val="24"/>
                <w:szCs w:val="24"/>
                <w:u w:val="single"/>
                <w:rPrChange w:id="181" w:author="SHAHZAIB KHAN" w:date="2026-10-07T19:14:00Z">
                  <w:rPr>
                    <w:rFonts w:ascii="Times New Roman" w:hAnsi="Times New Roman" w:cs="Times New Roman"/>
                    <w:b/>
                    <w:bCs/>
                    <w:sz w:val="24"/>
                    <w:szCs w:val="24"/>
                  </w:rPr>
                </w:rPrChange>
              </w:rPr>
              <w:t xml:space="preserve">  Original</w:t>
            </w:r>
          </w:p>
        </w:tc>
      </w:tr>
      <w:tr w:rsidR="00DB397A" w:rsidRPr="00DB397A" w14:paraId="7C89101D" w14:textId="77777777" w:rsidTr="00067106">
        <w:trPr>
          <w:trHeight w:val="998"/>
        </w:trPr>
        <w:tc>
          <w:tcPr>
            <w:cnfStyle w:val="001000000000" w:firstRow="0" w:lastRow="0" w:firstColumn="1" w:lastColumn="0" w:oddVBand="0" w:evenVBand="0" w:oddHBand="0" w:evenHBand="0" w:firstRowFirstColumn="0" w:firstRowLastColumn="0" w:lastRowFirstColumn="0" w:lastRowLastColumn="0"/>
            <w:tcW w:w="1165" w:type="dxa"/>
          </w:tcPr>
          <w:p w14:paraId="1E30D63E" w14:textId="77777777" w:rsidR="00A408CF" w:rsidRPr="00DB397A" w:rsidRDefault="00A408CF" w:rsidP="00067106">
            <w:pPr>
              <w:rPr>
                <w:rFonts w:ascii="Times New Roman" w:hAnsi="Times New Roman" w:cs="Times New Roman"/>
                <w:b w:val="0"/>
                <w:bCs w:val="0"/>
                <w:color w:val="FF0000"/>
                <w:sz w:val="24"/>
                <w:szCs w:val="24"/>
                <w:u w:val="single"/>
                <w:rPrChange w:id="182" w:author="SHAHZAIB KHAN" w:date="2026-10-07T19:14:00Z">
                  <w:rPr>
                    <w:rFonts w:ascii="Times New Roman" w:hAnsi="Times New Roman" w:cs="Times New Roman"/>
                    <w:b w:val="0"/>
                    <w:bCs w:val="0"/>
                    <w:sz w:val="24"/>
                    <w:szCs w:val="24"/>
                  </w:rPr>
                </w:rPrChange>
              </w:rPr>
            </w:pPr>
          </w:p>
        </w:tc>
        <w:tc>
          <w:tcPr>
            <w:tcW w:w="1800" w:type="dxa"/>
          </w:tcPr>
          <w:p w14:paraId="5297BF25" w14:textId="77777777" w:rsidR="00A408CF" w:rsidRPr="00DB397A"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sz w:val="24"/>
                <w:szCs w:val="24"/>
                <w:u w:val="single"/>
                <w:rPrChange w:id="183" w:author="SHAHZAIB KHAN" w:date="2026-10-07T19:14:00Z">
                  <w:rPr>
                    <w:rFonts w:ascii="Times New Roman" w:hAnsi="Times New Roman" w:cs="Times New Roman"/>
                    <w:b/>
                    <w:bCs/>
                    <w:sz w:val="24"/>
                    <w:szCs w:val="24"/>
                  </w:rPr>
                </w:rPrChange>
              </w:rPr>
            </w:pPr>
          </w:p>
        </w:tc>
        <w:tc>
          <w:tcPr>
            <w:tcW w:w="2250" w:type="dxa"/>
          </w:tcPr>
          <w:p w14:paraId="228CD83E" w14:textId="77777777" w:rsidR="00A408CF" w:rsidRPr="00DB397A"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sz w:val="24"/>
                <w:szCs w:val="24"/>
                <w:u w:val="single"/>
                <w:rPrChange w:id="184" w:author="SHAHZAIB KHAN" w:date="2026-10-07T19:14:00Z">
                  <w:rPr>
                    <w:rFonts w:ascii="Times New Roman" w:hAnsi="Times New Roman" w:cs="Times New Roman"/>
                    <w:b/>
                    <w:bCs/>
                    <w:sz w:val="24"/>
                    <w:szCs w:val="24"/>
                  </w:rPr>
                </w:rPrChange>
              </w:rPr>
            </w:pPr>
          </w:p>
        </w:tc>
        <w:tc>
          <w:tcPr>
            <w:tcW w:w="4501" w:type="dxa"/>
          </w:tcPr>
          <w:p w14:paraId="10508849" w14:textId="77777777" w:rsidR="00A408CF" w:rsidRPr="00DB397A"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sz w:val="24"/>
                <w:szCs w:val="24"/>
                <w:u w:val="single"/>
                <w:rPrChange w:id="185" w:author="SHAHZAIB KHAN" w:date="2026-10-07T19:14:00Z">
                  <w:rPr>
                    <w:rFonts w:ascii="Times New Roman" w:hAnsi="Times New Roman" w:cs="Times New Roman"/>
                    <w:b/>
                    <w:bCs/>
                    <w:sz w:val="24"/>
                    <w:szCs w:val="24"/>
                  </w:rPr>
                </w:rPrChange>
              </w:rPr>
            </w:pPr>
          </w:p>
        </w:tc>
      </w:tr>
      <w:tr w:rsidR="00DB397A" w:rsidRPr="00DB397A" w14:paraId="44A20423" w14:textId="77777777" w:rsidTr="00067106">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313C2032" w14:textId="77777777" w:rsidR="00A408CF" w:rsidRPr="00DB397A" w:rsidRDefault="00A408CF" w:rsidP="00067106">
            <w:pPr>
              <w:rPr>
                <w:rFonts w:ascii="Times New Roman" w:hAnsi="Times New Roman" w:cs="Times New Roman"/>
                <w:b w:val="0"/>
                <w:bCs w:val="0"/>
                <w:color w:val="FF0000"/>
                <w:sz w:val="24"/>
                <w:szCs w:val="24"/>
                <w:u w:val="single"/>
                <w:rPrChange w:id="186" w:author="SHAHZAIB KHAN" w:date="2026-10-07T19:14:00Z">
                  <w:rPr>
                    <w:rFonts w:ascii="Times New Roman" w:hAnsi="Times New Roman" w:cs="Times New Roman"/>
                    <w:b w:val="0"/>
                    <w:bCs w:val="0"/>
                    <w:sz w:val="24"/>
                    <w:szCs w:val="24"/>
                  </w:rPr>
                </w:rPrChange>
              </w:rPr>
            </w:pPr>
          </w:p>
        </w:tc>
        <w:tc>
          <w:tcPr>
            <w:tcW w:w="1800" w:type="dxa"/>
          </w:tcPr>
          <w:p w14:paraId="6AABFB26" w14:textId="77777777" w:rsidR="00A408CF" w:rsidRPr="00DB397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4"/>
                <w:szCs w:val="24"/>
                <w:u w:val="single"/>
                <w:rPrChange w:id="187" w:author="SHAHZAIB KHAN" w:date="2026-10-07T19:14:00Z">
                  <w:rPr>
                    <w:rFonts w:ascii="Times New Roman" w:hAnsi="Times New Roman" w:cs="Times New Roman"/>
                    <w:b/>
                    <w:bCs/>
                    <w:sz w:val="24"/>
                    <w:szCs w:val="24"/>
                  </w:rPr>
                </w:rPrChange>
              </w:rPr>
            </w:pPr>
          </w:p>
        </w:tc>
        <w:tc>
          <w:tcPr>
            <w:tcW w:w="2250" w:type="dxa"/>
          </w:tcPr>
          <w:p w14:paraId="62CECA9A" w14:textId="77777777" w:rsidR="00A408CF" w:rsidRPr="00DB397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4"/>
                <w:szCs w:val="24"/>
                <w:u w:val="single"/>
                <w:rPrChange w:id="188" w:author="SHAHZAIB KHAN" w:date="2026-10-07T19:14:00Z">
                  <w:rPr>
                    <w:rFonts w:ascii="Times New Roman" w:hAnsi="Times New Roman" w:cs="Times New Roman"/>
                    <w:b/>
                    <w:bCs/>
                    <w:sz w:val="24"/>
                    <w:szCs w:val="24"/>
                  </w:rPr>
                </w:rPrChange>
              </w:rPr>
            </w:pPr>
          </w:p>
        </w:tc>
        <w:tc>
          <w:tcPr>
            <w:tcW w:w="4501" w:type="dxa"/>
          </w:tcPr>
          <w:p w14:paraId="323F6211" w14:textId="77777777" w:rsidR="00A408CF" w:rsidRPr="00DB397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4"/>
                <w:szCs w:val="24"/>
                <w:u w:val="single"/>
                <w:rPrChange w:id="189" w:author="SHAHZAIB KHAN" w:date="2026-10-07T19:14:00Z">
                  <w:rPr>
                    <w:rFonts w:ascii="Times New Roman" w:hAnsi="Times New Roman" w:cs="Times New Roman"/>
                    <w:b/>
                    <w:bCs/>
                    <w:sz w:val="24"/>
                    <w:szCs w:val="24"/>
                  </w:rPr>
                </w:rPrChange>
              </w:rPr>
            </w:pPr>
          </w:p>
        </w:tc>
      </w:tr>
      <w:tr w:rsidR="00DB397A" w:rsidRPr="00DB397A" w14:paraId="7409488F" w14:textId="77777777" w:rsidTr="00067106">
        <w:trPr>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16858404" w14:textId="77777777" w:rsidR="00A408CF" w:rsidRPr="00DB397A" w:rsidRDefault="00A408CF" w:rsidP="00067106">
            <w:pPr>
              <w:rPr>
                <w:rFonts w:ascii="Times New Roman" w:hAnsi="Times New Roman" w:cs="Times New Roman"/>
                <w:b w:val="0"/>
                <w:bCs w:val="0"/>
                <w:color w:val="FF0000"/>
                <w:sz w:val="24"/>
                <w:szCs w:val="24"/>
                <w:u w:val="single"/>
                <w:rPrChange w:id="190" w:author="SHAHZAIB KHAN" w:date="2026-10-07T19:14:00Z">
                  <w:rPr>
                    <w:rFonts w:ascii="Times New Roman" w:hAnsi="Times New Roman" w:cs="Times New Roman"/>
                    <w:b w:val="0"/>
                    <w:bCs w:val="0"/>
                    <w:sz w:val="24"/>
                    <w:szCs w:val="24"/>
                  </w:rPr>
                </w:rPrChange>
              </w:rPr>
            </w:pPr>
          </w:p>
        </w:tc>
        <w:tc>
          <w:tcPr>
            <w:tcW w:w="1800" w:type="dxa"/>
          </w:tcPr>
          <w:p w14:paraId="1B264401" w14:textId="77777777" w:rsidR="00A408CF" w:rsidRPr="00DB397A"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sz w:val="24"/>
                <w:szCs w:val="24"/>
                <w:u w:val="single"/>
                <w:rPrChange w:id="191" w:author="SHAHZAIB KHAN" w:date="2026-10-07T19:14:00Z">
                  <w:rPr>
                    <w:rFonts w:ascii="Times New Roman" w:hAnsi="Times New Roman" w:cs="Times New Roman"/>
                    <w:b/>
                    <w:bCs/>
                    <w:sz w:val="24"/>
                    <w:szCs w:val="24"/>
                  </w:rPr>
                </w:rPrChange>
              </w:rPr>
            </w:pPr>
          </w:p>
        </w:tc>
        <w:tc>
          <w:tcPr>
            <w:tcW w:w="2250" w:type="dxa"/>
          </w:tcPr>
          <w:p w14:paraId="260B96D5" w14:textId="77777777" w:rsidR="00A408CF" w:rsidRPr="00DB397A"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sz w:val="24"/>
                <w:szCs w:val="24"/>
                <w:u w:val="single"/>
                <w:rPrChange w:id="192" w:author="SHAHZAIB KHAN" w:date="2026-10-07T19:14:00Z">
                  <w:rPr>
                    <w:rFonts w:ascii="Times New Roman" w:hAnsi="Times New Roman" w:cs="Times New Roman"/>
                    <w:b/>
                    <w:bCs/>
                    <w:sz w:val="24"/>
                    <w:szCs w:val="24"/>
                  </w:rPr>
                </w:rPrChange>
              </w:rPr>
            </w:pPr>
          </w:p>
        </w:tc>
        <w:tc>
          <w:tcPr>
            <w:tcW w:w="4501" w:type="dxa"/>
          </w:tcPr>
          <w:p w14:paraId="25A63343" w14:textId="77777777" w:rsidR="00A408CF" w:rsidRPr="00DB397A"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sz w:val="24"/>
                <w:szCs w:val="24"/>
                <w:u w:val="single"/>
                <w:rPrChange w:id="193" w:author="SHAHZAIB KHAN" w:date="2026-10-07T19:14:00Z">
                  <w:rPr>
                    <w:rFonts w:ascii="Times New Roman" w:hAnsi="Times New Roman" w:cs="Times New Roman"/>
                    <w:b/>
                    <w:bCs/>
                    <w:sz w:val="24"/>
                    <w:szCs w:val="24"/>
                  </w:rPr>
                </w:rPrChange>
              </w:rPr>
            </w:pPr>
          </w:p>
        </w:tc>
      </w:tr>
      <w:tr w:rsidR="00DB397A" w:rsidRPr="00DB397A" w14:paraId="138137D2" w14:textId="77777777" w:rsidTr="00067106">
        <w:trPr>
          <w:cnfStyle w:val="000000100000" w:firstRow="0" w:lastRow="0" w:firstColumn="0" w:lastColumn="0" w:oddVBand="0" w:evenVBand="0" w:oddHBand="1" w:evenHBand="0" w:firstRowFirstColumn="0" w:firstRowLastColumn="0" w:lastRowFirstColumn="0" w:lastRowLastColumn="0"/>
          <w:trHeight w:val="1443"/>
        </w:trPr>
        <w:tc>
          <w:tcPr>
            <w:cnfStyle w:val="001000000000" w:firstRow="0" w:lastRow="0" w:firstColumn="1" w:lastColumn="0" w:oddVBand="0" w:evenVBand="0" w:oddHBand="0" w:evenHBand="0" w:firstRowFirstColumn="0" w:firstRowLastColumn="0" w:lastRowFirstColumn="0" w:lastRowLastColumn="0"/>
            <w:tcW w:w="1165" w:type="dxa"/>
          </w:tcPr>
          <w:p w14:paraId="23319122" w14:textId="77777777" w:rsidR="00A408CF" w:rsidRPr="00DB397A" w:rsidRDefault="00A408CF" w:rsidP="00067106">
            <w:pPr>
              <w:rPr>
                <w:rFonts w:ascii="Times New Roman" w:hAnsi="Times New Roman" w:cs="Times New Roman"/>
                <w:b w:val="0"/>
                <w:bCs w:val="0"/>
                <w:color w:val="FF0000"/>
                <w:sz w:val="24"/>
                <w:szCs w:val="24"/>
                <w:u w:val="single"/>
                <w:rPrChange w:id="194" w:author="SHAHZAIB KHAN" w:date="2026-10-07T19:14:00Z">
                  <w:rPr>
                    <w:rFonts w:ascii="Times New Roman" w:hAnsi="Times New Roman" w:cs="Times New Roman"/>
                    <w:b w:val="0"/>
                    <w:bCs w:val="0"/>
                    <w:sz w:val="24"/>
                    <w:szCs w:val="24"/>
                  </w:rPr>
                </w:rPrChange>
              </w:rPr>
            </w:pPr>
          </w:p>
        </w:tc>
        <w:tc>
          <w:tcPr>
            <w:tcW w:w="1800" w:type="dxa"/>
          </w:tcPr>
          <w:p w14:paraId="3F999081" w14:textId="77777777" w:rsidR="00A408CF" w:rsidRPr="00DB397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4"/>
                <w:szCs w:val="24"/>
                <w:u w:val="single"/>
                <w:rPrChange w:id="195" w:author="SHAHZAIB KHAN" w:date="2026-10-07T19:14:00Z">
                  <w:rPr>
                    <w:rFonts w:ascii="Times New Roman" w:hAnsi="Times New Roman" w:cs="Times New Roman"/>
                    <w:b/>
                    <w:bCs/>
                    <w:sz w:val="24"/>
                    <w:szCs w:val="24"/>
                  </w:rPr>
                </w:rPrChange>
              </w:rPr>
            </w:pPr>
          </w:p>
        </w:tc>
        <w:tc>
          <w:tcPr>
            <w:tcW w:w="2250" w:type="dxa"/>
          </w:tcPr>
          <w:p w14:paraId="014985D3" w14:textId="77777777" w:rsidR="00A408CF" w:rsidRPr="00DB397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4"/>
                <w:szCs w:val="24"/>
                <w:u w:val="single"/>
                <w:rPrChange w:id="196" w:author="SHAHZAIB KHAN" w:date="2026-10-07T19:14:00Z">
                  <w:rPr>
                    <w:rFonts w:ascii="Times New Roman" w:hAnsi="Times New Roman" w:cs="Times New Roman"/>
                    <w:b/>
                    <w:bCs/>
                    <w:sz w:val="24"/>
                    <w:szCs w:val="24"/>
                  </w:rPr>
                </w:rPrChange>
              </w:rPr>
            </w:pPr>
          </w:p>
        </w:tc>
        <w:tc>
          <w:tcPr>
            <w:tcW w:w="4501" w:type="dxa"/>
          </w:tcPr>
          <w:p w14:paraId="7C9FA4C6" w14:textId="77777777" w:rsidR="00A408CF" w:rsidRPr="00DB397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4"/>
                <w:szCs w:val="24"/>
                <w:u w:val="single"/>
                <w:rPrChange w:id="197" w:author="SHAHZAIB KHAN" w:date="2026-10-07T19:14:00Z">
                  <w:rPr>
                    <w:rFonts w:ascii="Times New Roman" w:hAnsi="Times New Roman" w:cs="Times New Roman"/>
                    <w:b/>
                    <w:bCs/>
                    <w:sz w:val="24"/>
                    <w:szCs w:val="24"/>
                  </w:rPr>
                </w:rPrChange>
              </w:rPr>
            </w:pPr>
          </w:p>
        </w:tc>
      </w:tr>
    </w:tbl>
    <w:p w14:paraId="5F4723EA" w14:textId="77777777" w:rsidR="00A408CF" w:rsidRPr="00DB397A" w:rsidRDefault="00A408CF" w:rsidP="00A408CF">
      <w:pPr>
        <w:rPr>
          <w:rFonts w:ascii="Times New Roman" w:hAnsi="Times New Roman" w:cs="Times New Roman"/>
          <w:b/>
          <w:bCs/>
          <w:color w:val="FF0000"/>
          <w:sz w:val="24"/>
          <w:szCs w:val="24"/>
          <w:u w:val="single"/>
          <w:rPrChange w:id="198" w:author="SHAHZAIB KHAN" w:date="2026-10-07T19:14:00Z">
            <w:rPr>
              <w:rFonts w:ascii="Times New Roman" w:hAnsi="Times New Roman" w:cs="Times New Roman"/>
              <w:b/>
              <w:bCs/>
              <w:sz w:val="24"/>
              <w:szCs w:val="24"/>
            </w:rPr>
          </w:rPrChange>
        </w:rPr>
      </w:pPr>
    </w:p>
    <w:p w14:paraId="4739C3CA" w14:textId="77777777" w:rsidR="00A408CF" w:rsidRPr="00DB397A" w:rsidRDefault="00A408CF" w:rsidP="00A408CF">
      <w:pPr>
        <w:rPr>
          <w:rFonts w:ascii="Times New Roman" w:hAnsi="Times New Roman" w:cs="Times New Roman"/>
          <w:b/>
          <w:bCs/>
          <w:color w:val="FF0000"/>
          <w:sz w:val="24"/>
          <w:szCs w:val="24"/>
          <w:u w:val="single"/>
          <w:rPrChange w:id="199" w:author="SHAHZAIB KHAN" w:date="2026-10-07T19:14:00Z">
            <w:rPr>
              <w:rFonts w:ascii="Times New Roman" w:hAnsi="Times New Roman" w:cs="Times New Roman"/>
              <w:b/>
              <w:bCs/>
              <w:sz w:val="24"/>
              <w:szCs w:val="24"/>
            </w:rPr>
          </w:rPrChange>
        </w:rPr>
      </w:pPr>
    </w:p>
    <w:p w14:paraId="0E18F8EC" w14:textId="77777777" w:rsidR="00A408CF" w:rsidRPr="00DB397A" w:rsidRDefault="00A408CF" w:rsidP="00A408CF">
      <w:pPr>
        <w:rPr>
          <w:rFonts w:ascii="Times New Roman" w:hAnsi="Times New Roman" w:cs="Times New Roman"/>
          <w:b/>
          <w:bCs/>
          <w:color w:val="FF0000"/>
          <w:sz w:val="28"/>
          <w:szCs w:val="28"/>
          <w:u w:val="single"/>
          <w:rPrChange w:id="200" w:author="SHAHZAIB KHAN" w:date="2026-10-07T19:14:00Z">
            <w:rPr>
              <w:rFonts w:ascii="Times New Roman" w:hAnsi="Times New Roman" w:cs="Times New Roman"/>
              <w:b/>
              <w:bCs/>
              <w:sz w:val="28"/>
              <w:szCs w:val="28"/>
            </w:rPr>
          </w:rPrChange>
        </w:rPr>
      </w:pPr>
      <w:r w:rsidRPr="00DB397A">
        <w:rPr>
          <w:rFonts w:ascii="Times New Roman" w:hAnsi="Times New Roman" w:cs="Times New Roman"/>
          <w:b/>
          <w:bCs/>
          <w:color w:val="FF0000"/>
          <w:sz w:val="28"/>
          <w:szCs w:val="28"/>
          <w:u w:val="single"/>
          <w:rPrChange w:id="201" w:author="SHAHZAIB KHAN" w:date="2026-10-07T19:14:00Z">
            <w:rPr>
              <w:rFonts w:ascii="Times New Roman" w:hAnsi="Times New Roman" w:cs="Times New Roman"/>
              <w:b/>
              <w:bCs/>
              <w:sz w:val="28"/>
              <w:szCs w:val="28"/>
            </w:rPr>
          </w:rPrChange>
        </w:rPr>
        <w:t>Remarks</w:t>
      </w:r>
    </w:p>
    <w:p w14:paraId="6F1235B8" w14:textId="77777777" w:rsidR="00A408CF" w:rsidRPr="00DB397A" w:rsidRDefault="00A408CF" w:rsidP="00A408CF">
      <w:pPr>
        <w:rPr>
          <w:rFonts w:ascii="Times New Roman" w:hAnsi="Times New Roman" w:cs="Times New Roman"/>
          <w:b/>
          <w:bCs/>
          <w:color w:val="FF0000"/>
          <w:sz w:val="28"/>
          <w:szCs w:val="28"/>
          <w:u w:val="single"/>
          <w:rPrChange w:id="202" w:author="SHAHZAIB KHAN" w:date="2026-10-07T19:14:00Z">
            <w:rPr>
              <w:rFonts w:ascii="Times New Roman" w:hAnsi="Times New Roman" w:cs="Times New Roman"/>
              <w:b/>
              <w:bCs/>
              <w:sz w:val="28"/>
              <w:szCs w:val="28"/>
            </w:rPr>
          </w:rPrChange>
        </w:rPr>
      </w:pPr>
    </w:p>
    <w:p w14:paraId="28A3D8B2" w14:textId="77777777" w:rsidR="00A408CF" w:rsidRPr="00DB397A" w:rsidRDefault="00A408CF" w:rsidP="00A408CF">
      <w:pPr>
        <w:pBdr>
          <w:top w:val="single" w:sz="12" w:space="1" w:color="auto"/>
          <w:bottom w:val="single" w:sz="12" w:space="1" w:color="auto"/>
        </w:pBdr>
        <w:rPr>
          <w:rFonts w:ascii="Times New Roman" w:hAnsi="Times New Roman" w:cs="Times New Roman"/>
          <w:b/>
          <w:bCs/>
          <w:color w:val="FF0000"/>
          <w:sz w:val="28"/>
          <w:szCs w:val="28"/>
          <w:u w:val="single"/>
          <w:rPrChange w:id="203" w:author="SHAHZAIB KHAN" w:date="2026-10-07T19:14:00Z">
            <w:rPr>
              <w:rFonts w:ascii="Times New Roman" w:hAnsi="Times New Roman" w:cs="Times New Roman"/>
              <w:b/>
              <w:bCs/>
              <w:sz w:val="28"/>
              <w:szCs w:val="28"/>
            </w:rPr>
          </w:rPrChange>
        </w:rPr>
      </w:pPr>
    </w:p>
    <w:p w14:paraId="30BCDA17" w14:textId="77777777" w:rsidR="00A408CF" w:rsidRPr="00DB397A" w:rsidRDefault="00A408CF" w:rsidP="00A408CF">
      <w:pPr>
        <w:pBdr>
          <w:top w:val="single" w:sz="12" w:space="1" w:color="auto"/>
          <w:bottom w:val="single" w:sz="12" w:space="1" w:color="auto"/>
        </w:pBdr>
        <w:rPr>
          <w:rFonts w:ascii="Times New Roman" w:hAnsi="Times New Roman" w:cs="Times New Roman"/>
          <w:b/>
          <w:bCs/>
          <w:color w:val="FF0000"/>
          <w:sz w:val="28"/>
          <w:szCs w:val="28"/>
          <w:u w:val="single"/>
          <w:rPrChange w:id="204" w:author="SHAHZAIB KHAN" w:date="2026-10-07T19:14:00Z">
            <w:rPr>
              <w:rFonts w:ascii="Times New Roman" w:hAnsi="Times New Roman" w:cs="Times New Roman"/>
              <w:b/>
              <w:bCs/>
              <w:sz w:val="28"/>
              <w:szCs w:val="28"/>
            </w:rPr>
          </w:rPrChange>
        </w:rPr>
      </w:pPr>
    </w:p>
    <w:p w14:paraId="58076B63" w14:textId="77777777" w:rsidR="00A408CF" w:rsidRPr="00DB397A" w:rsidRDefault="00A408CF" w:rsidP="00A408CF">
      <w:pPr>
        <w:rPr>
          <w:rFonts w:ascii="Times New Roman" w:hAnsi="Times New Roman" w:cs="Times New Roman"/>
          <w:color w:val="FF0000"/>
          <w:sz w:val="24"/>
          <w:szCs w:val="24"/>
          <w:u w:val="single"/>
          <w:rPrChange w:id="205" w:author="SHAHZAIB KHAN" w:date="2026-10-07T19:14:00Z">
            <w:rPr>
              <w:rFonts w:ascii="Times New Roman" w:hAnsi="Times New Roman" w:cs="Times New Roman"/>
              <w:sz w:val="24"/>
              <w:szCs w:val="24"/>
            </w:rPr>
          </w:rPrChange>
        </w:rPr>
      </w:pPr>
    </w:p>
    <w:p w14:paraId="2FAF964C" w14:textId="77777777" w:rsidR="00A408CF" w:rsidRPr="00DB397A" w:rsidRDefault="00A408CF" w:rsidP="00A408CF">
      <w:pPr>
        <w:pStyle w:val="ListParagraph"/>
        <w:ind w:left="360"/>
        <w:jc w:val="right"/>
        <w:rPr>
          <w:rFonts w:ascii="Times New Roman" w:hAnsi="Times New Roman" w:cs="Times New Roman"/>
          <w:color w:val="FF0000"/>
          <w:sz w:val="24"/>
          <w:szCs w:val="24"/>
          <w:u w:val="single"/>
          <w:rPrChange w:id="206"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207" w:author="SHAHZAIB KHAN" w:date="2026-10-07T19:14:00Z">
            <w:rPr>
              <w:rFonts w:ascii="Times New Roman" w:hAnsi="Times New Roman" w:cs="Times New Roman"/>
              <w:sz w:val="24"/>
              <w:szCs w:val="24"/>
            </w:rPr>
          </w:rPrChange>
        </w:rPr>
        <w:t xml:space="preserve">____________________ </w:t>
      </w:r>
    </w:p>
    <w:p w14:paraId="7E25B992" w14:textId="77777777" w:rsidR="00A408CF" w:rsidRPr="00DB397A" w:rsidRDefault="00A408CF" w:rsidP="00A408CF">
      <w:pPr>
        <w:pStyle w:val="ListParagraph"/>
        <w:ind w:left="7200"/>
        <w:rPr>
          <w:rFonts w:ascii="Times New Roman" w:hAnsi="Times New Roman" w:cs="Times New Roman"/>
          <w:color w:val="FF0000"/>
          <w:sz w:val="24"/>
          <w:szCs w:val="24"/>
          <w:u w:val="single"/>
          <w:rPrChange w:id="208"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209" w:author="SHAHZAIB KHAN" w:date="2026-10-07T19:14:00Z">
            <w:rPr>
              <w:rFonts w:ascii="Times New Roman" w:hAnsi="Times New Roman" w:cs="Times New Roman"/>
              <w:sz w:val="24"/>
              <w:szCs w:val="24"/>
            </w:rPr>
          </w:rPrChange>
        </w:rPr>
        <w:t xml:space="preserve">        </w:t>
      </w:r>
      <w:r w:rsidRPr="00DB397A">
        <w:rPr>
          <w:rFonts w:ascii="Times New Roman" w:hAnsi="Times New Roman" w:cs="Times New Roman"/>
          <w:color w:val="FF0000"/>
          <w:u w:val="single"/>
          <w:rPrChange w:id="210" w:author="SHAHZAIB KHAN" w:date="2026-10-07T19:14:00Z">
            <w:rPr>
              <w:rFonts w:ascii="Times New Roman" w:hAnsi="Times New Roman" w:cs="Times New Roman"/>
            </w:rPr>
          </w:rPrChange>
        </w:rPr>
        <w:t>Signature</w:t>
      </w:r>
      <w:r w:rsidRPr="00DB397A">
        <w:rPr>
          <w:rFonts w:ascii="Times New Roman" w:hAnsi="Times New Roman" w:cs="Times New Roman"/>
          <w:color w:val="FF0000"/>
          <w:sz w:val="24"/>
          <w:szCs w:val="24"/>
          <w:u w:val="single"/>
          <w:rPrChange w:id="211" w:author="SHAHZAIB KHAN" w:date="2026-10-07T19:14:00Z">
            <w:rPr>
              <w:rFonts w:ascii="Times New Roman" w:hAnsi="Times New Roman" w:cs="Times New Roman"/>
              <w:sz w:val="24"/>
              <w:szCs w:val="24"/>
            </w:rPr>
          </w:rPrChange>
        </w:rPr>
        <w:t xml:space="preserve"> </w:t>
      </w:r>
    </w:p>
    <w:p w14:paraId="084D1FB0" w14:textId="77777777" w:rsidR="00A408CF" w:rsidRPr="00DB397A" w:rsidRDefault="00A408CF" w:rsidP="00A408CF">
      <w:pPr>
        <w:pStyle w:val="ListParagraph"/>
        <w:ind w:left="360"/>
        <w:rPr>
          <w:rFonts w:ascii="Times New Roman" w:hAnsi="Times New Roman" w:cs="Times New Roman"/>
          <w:color w:val="FF0000"/>
          <w:sz w:val="24"/>
          <w:szCs w:val="24"/>
          <w:u w:val="single"/>
          <w:rPrChange w:id="212" w:author="SHAHZAIB KHAN" w:date="2026-10-07T19:14:00Z">
            <w:rPr>
              <w:rFonts w:ascii="Times New Roman" w:hAnsi="Times New Roman" w:cs="Times New Roman"/>
              <w:sz w:val="24"/>
              <w:szCs w:val="24"/>
            </w:rPr>
          </w:rPrChange>
        </w:rPr>
      </w:pPr>
    </w:p>
    <w:p w14:paraId="11C549FA" w14:textId="77777777" w:rsidR="00A408CF" w:rsidRPr="00DB397A" w:rsidRDefault="00A408CF" w:rsidP="00A408CF">
      <w:pPr>
        <w:ind w:left="6480"/>
        <w:rPr>
          <w:rFonts w:ascii="Times New Roman" w:hAnsi="Times New Roman" w:cs="Times New Roman"/>
          <w:b/>
          <w:bCs/>
          <w:color w:val="FF0000"/>
          <w:sz w:val="24"/>
          <w:szCs w:val="24"/>
          <w:u w:val="single"/>
          <w:rPrChange w:id="213" w:author="SHAHZAIB KHAN" w:date="2026-10-07T19:14:00Z">
            <w:rPr>
              <w:rFonts w:ascii="Times New Roman" w:hAnsi="Times New Roman" w:cs="Times New Roman"/>
              <w:b/>
              <w:bCs/>
              <w:sz w:val="24"/>
              <w:szCs w:val="24"/>
            </w:rPr>
          </w:rPrChange>
        </w:rPr>
      </w:pPr>
      <w:r w:rsidRPr="00DB397A">
        <w:rPr>
          <w:rFonts w:ascii="Times New Roman" w:hAnsi="Times New Roman" w:cs="Times New Roman"/>
          <w:b/>
          <w:bCs/>
          <w:color w:val="FF0000"/>
          <w:sz w:val="24"/>
          <w:szCs w:val="24"/>
          <w:u w:val="single"/>
          <w:rPrChange w:id="214" w:author="SHAHZAIB KHAN" w:date="2026-10-07T19:14:00Z">
            <w:rPr>
              <w:rFonts w:ascii="Times New Roman" w:hAnsi="Times New Roman" w:cs="Times New Roman"/>
              <w:b/>
              <w:bCs/>
              <w:sz w:val="24"/>
              <w:szCs w:val="24"/>
            </w:rPr>
          </w:rPrChange>
        </w:rPr>
        <w:t xml:space="preserve">          Dr. Onaiza Maqbool</w:t>
      </w:r>
    </w:p>
    <w:p w14:paraId="58B3C7A6" w14:textId="77777777" w:rsidR="00A408CF" w:rsidRPr="00DB397A" w:rsidRDefault="00A408CF" w:rsidP="00A408CF">
      <w:pPr>
        <w:ind w:left="6480"/>
        <w:rPr>
          <w:rFonts w:ascii="Times New Roman" w:hAnsi="Times New Roman" w:cs="Times New Roman"/>
          <w:color w:val="FF0000"/>
          <w:sz w:val="24"/>
          <w:szCs w:val="24"/>
          <w:u w:val="single"/>
          <w:rPrChange w:id="215" w:author="SHAHZAIB KHAN" w:date="2026-10-07T19:14:00Z">
            <w:rPr>
              <w:rFonts w:ascii="Times New Roman" w:hAnsi="Times New Roman" w:cs="Times New Roman"/>
              <w:sz w:val="24"/>
              <w:szCs w:val="24"/>
            </w:rPr>
          </w:rPrChange>
        </w:rPr>
      </w:pPr>
      <w:r w:rsidRPr="00DB397A">
        <w:rPr>
          <w:rFonts w:ascii="Times New Roman" w:hAnsi="Times New Roman" w:cs="Times New Roman"/>
          <w:color w:val="FF0000"/>
          <w:sz w:val="24"/>
          <w:szCs w:val="24"/>
          <w:u w:val="single"/>
          <w:rPrChange w:id="216" w:author="SHAHZAIB KHAN" w:date="2026-10-07T19:14:00Z">
            <w:rPr>
              <w:rFonts w:ascii="Times New Roman" w:hAnsi="Times New Roman" w:cs="Times New Roman"/>
              <w:sz w:val="24"/>
              <w:szCs w:val="24"/>
            </w:rPr>
          </w:rPrChange>
        </w:rPr>
        <w:t xml:space="preserve">    Professor, QAU Islamabad</w:t>
      </w:r>
    </w:p>
    <w:sdt>
      <w:sdtPr>
        <w:rPr>
          <w:rFonts w:asciiTheme="minorHAnsi" w:eastAsiaTheme="minorEastAsia" w:hAnsiTheme="minorHAnsi" w:cstheme="minorBidi"/>
          <w:color w:val="FF0000"/>
          <w:kern w:val="2"/>
          <w:sz w:val="22"/>
          <w:szCs w:val="22"/>
          <w:u w:val="single"/>
          <w14:ligatures w14:val="standardContextual"/>
        </w:rPr>
        <w:id w:val="1100213754"/>
        <w:docPartObj>
          <w:docPartGallery w:val="Table of Contents"/>
          <w:docPartUnique/>
        </w:docPartObj>
      </w:sdtPr>
      <w:sdtEndPr>
        <w:rPr>
          <w:b/>
          <w:bCs/>
          <w:noProof/>
        </w:rPr>
      </w:sdtEndPr>
      <w:sdtContent>
        <w:p w14:paraId="44A09253" w14:textId="782C99D3" w:rsidR="003A261D" w:rsidRPr="00DB397A" w:rsidRDefault="003A261D" w:rsidP="003A261D">
          <w:pPr>
            <w:pStyle w:val="TOCHeading"/>
            <w:rPr>
              <w:color w:val="FF0000"/>
            </w:rPr>
          </w:pPr>
        </w:p>
        <w:p w14:paraId="5F1A6094" w14:textId="4C9DECA9" w:rsidR="0053165F" w:rsidRPr="00DB397A" w:rsidRDefault="008353D6">
          <w:pPr>
            <w:rPr>
              <w:color w:val="FF0000"/>
              <w:u w:val="single"/>
              <w:rPrChange w:id="217" w:author="SHAHZAIB KHAN" w:date="2026-10-07T19:14:00Z">
                <w:rPr/>
              </w:rPrChange>
            </w:rPr>
          </w:pPr>
        </w:p>
      </w:sdtContent>
    </w:sdt>
    <w:p w14:paraId="20F0A06F" w14:textId="4128D1F1" w:rsidR="00A408CF" w:rsidRPr="00DB397A" w:rsidRDefault="6579BE34" w:rsidP="1A775A4C">
      <w:pPr>
        <w:spacing w:beforeAutospacing="1" w:afterAutospacing="1" w:line="240" w:lineRule="auto"/>
        <w:rPr>
          <w:rFonts w:eastAsia="Times New Roman"/>
          <w:b/>
          <w:bCs/>
          <w:color w:val="FF0000"/>
          <w:sz w:val="32"/>
          <w:szCs w:val="32"/>
        </w:rPr>
      </w:pPr>
      <w:bookmarkStart w:id="218" w:name="_Toc193890174"/>
      <w:r w:rsidRPr="00DB397A">
        <w:rPr>
          <w:rFonts w:eastAsia="Times New Roman"/>
          <w:b/>
          <w:bCs/>
          <w:color w:val="FF0000"/>
          <w:sz w:val="32"/>
          <w:szCs w:val="32"/>
        </w:rPr>
        <w:t>Introduction</w:t>
      </w:r>
      <w:bookmarkEnd w:id="218"/>
    </w:p>
    <w:p w14:paraId="45134EAE" w14:textId="7D773EE7" w:rsidR="00A408CF" w:rsidRPr="00DB397A" w:rsidRDefault="6579BE34" w:rsidP="1A775A4C">
      <w:pPr>
        <w:spacing w:before="100" w:beforeAutospacing="1" w:after="100" w:afterAutospacing="1" w:line="240" w:lineRule="auto"/>
        <w:rPr>
          <w:rFonts w:ascii="Times New Roman" w:eastAsia="Times New Roman" w:hAnsi="Times New Roman" w:cs="Times New Roman"/>
          <w:color w:val="FF0000"/>
          <w:sz w:val="24"/>
          <w:szCs w:val="24"/>
          <w:u w:val="single"/>
        </w:rPr>
      </w:pPr>
      <w:del w:id="219" w:author="SHAHZAIB KHAN" w:date="2026-10-07T18:38:00Z">
        <w:r w:rsidRPr="00DB397A" w:rsidDel="00F47071">
          <w:rPr>
            <w:rFonts w:ascii="Times New Roman" w:eastAsia="Times New Roman" w:hAnsi="Times New Roman" w:cs="Times New Roman"/>
            <w:color w:val="FF0000"/>
            <w:sz w:val="24"/>
            <w:szCs w:val="24"/>
            <w:u w:val="single"/>
            <w:rPrChange w:id="220" w:author="SHAHZAIB KHAN" w:date="2026-10-07T19:14:00Z">
              <w:rPr>
                <w:rFonts w:ascii="Times New Roman" w:eastAsia="Times New Roman" w:hAnsi="Times New Roman" w:cs="Times New Roman"/>
                <w:sz w:val="24"/>
                <w:szCs w:val="24"/>
              </w:rPr>
            </w:rPrChange>
          </w:rPr>
          <w:delText>This Software Requirements Specification (SRS) document defines the functional and non-functional requirements for the Project Management System, hereafter referred to as "Project Management." Project Management system is designed to facilitate seamless communication between students and their project supervisors throughout the final semester. It provides a centralized platform where projects can be registered, managed, and continuously updated with work product submissions and feedback. This document is intended for use by the development team, project supervisors, students, and other stakeholders to ensure a clear understanding of the system’s capabilities and limitations.</w:delText>
        </w:r>
      </w:del>
    </w:p>
    <w:p w14:paraId="4EB1B968" w14:textId="73FBADE9" w:rsidR="002413B4" w:rsidRPr="00DB397A" w:rsidRDefault="002413B4" w:rsidP="002413B4">
      <w:pPr>
        <w:spacing w:before="100" w:beforeAutospacing="1" w:after="100" w:afterAutospacing="1" w:line="240" w:lineRule="auto"/>
        <w:rPr>
          <w:rFonts w:ascii="Times New Roman" w:eastAsia="Times New Roman" w:hAnsi="Times New Roman" w:cs="Times New Roman"/>
          <w:color w:val="FF0000"/>
          <w:sz w:val="24"/>
          <w:szCs w:val="24"/>
          <w:u w:val="single"/>
        </w:rPr>
      </w:pPr>
    </w:p>
    <w:p w14:paraId="1322B9D4" w14:textId="2E603CFD" w:rsidR="002413B4" w:rsidRPr="00DB397A" w:rsidRDefault="002413B4" w:rsidP="002413B4">
      <w:p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lastRenderedPageBreak/>
        <w:t>This case study describes an online bakery ordering website that allows  a customers to order  the bakery items conveniently. The customer can view different categories and select the required items from the available list. The system calculates the order total and can apply available discounts and package deals. Customers must also select a valid delivery area before placing an order. The system accepts payment through credit card and assigns a salesman for delivery after successful payment. It also supports advance booking of orders with a specified deadline.</w:t>
      </w:r>
    </w:p>
    <w:p w14:paraId="79B1F736" w14:textId="77777777" w:rsidR="002413B4" w:rsidRPr="00DB397A" w:rsidDel="00F47071" w:rsidRDefault="002413B4" w:rsidP="1A775A4C">
      <w:pPr>
        <w:spacing w:before="100" w:beforeAutospacing="1" w:after="100" w:afterAutospacing="1" w:line="240" w:lineRule="auto"/>
        <w:rPr>
          <w:del w:id="221" w:author="SHAHZAIB KHAN" w:date="2026-10-07T18:38:00Z"/>
          <w:rFonts w:ascii="Times New Roman" w:eastAsia="Times New Roman" w:hAnsi="Times New Roman" w:cs="Times New Roman"/>
          <w:color w:val="FF0000"/>
          <w:sz w:val="24"/>
          <w:szCs w:val="24"/>
          <w:u w:val="single"/>
          <w:rPrChange w:id="222" w:author="SHAHZAIB KHAN" w:date="2026-10-07T19:14:00Z">
            <w:rPr>
              <w:del w:id="223" w:author="SHAHZAIB KHAN" w:date="2026-10-07T18:38:00Z"/>
              <w:rFonts w:ascii="Times New Roman" w:eastAsia="Times New Roman" w:hAnsi="Times New Roman" w:cs="Times New Roman"/>
              <w:sz w:val="24"/>
              <w:szCs w:val="24"/>
            </w:rPr>
          </w:rPrChange>
        </w:rPr>
      </w:pPr>
    </w:p>
    <w:p w14:paraId="798CC8FB" w14:textId="03A19AE5" w:rsidR="00A408CF" w:rsidRPr="00DB397A" w:rsidRDefault="6579BE34" w:rsidP="1A775A4C">
      <w:pPr>
        <w:pStyle w:val="Heading2"/>
        <w:rPr>
          <w:rFonts w:eastAsia="Times New Roman"/>
          <w:b/>
          <w:bCs/>
          <w:color w:val="FF0000"/>
          <w:sz w:val="24"/>
          <w:szCs w:val="24"/>
          <w:u w:val="single"/>
          <w:rPrChange w:id="224" w:author="SHAHZAIB KHAN" w:date="2026-10-07T19:14:00Z">
            <w:rPr>
              <w:rFonts w:eastAsia="Times New Roman"/>
              <w:sz w:val="24"/>
              <w:szCs w:val="24"/>
            </w:rPr>
          </w:rPrChange>
        </w:rPr>
      </w:pPr>
      <w:bookmarkStart w:id="225" w:name="_Toc193890176"/>
      <w:r w:rsidRPr="00DB397A">
        <w:rPr>
          <w:rFonts w:eastAsia="Times New Roman"/>
          <w:b/>
          <w:bCs/>
          <w:color w:val="FF0000"/>
          <w:u w:val="single"/>
          <w:rPrChange w:id="226" w:author="SHAHZAIB KHAN" w:date="2026-10-07T19:14:00Z">
            <w:rPr>
              <w:rFonts w:eastAsia="Times New Roman"/>
            </w:rPr>
          </w:rPrChange>
        </w:rPr>
        <w:t>Scope</w:t>
      </w:r>
      <w:bookmarkEnd w:id="225"/>
    </w:p>
    <w:p w14:paraId="290744F0" w14:textId="14098369" w:rsidR="00A408CF" w:rsidRPr="00DB397A" w:rsidDel="002E30B8" w:rsidRDefault="6579BE34" w:rsidP="1A775A4C">
      <w:pPr>
        <w:spacing w:before="100" w:beforeAutospacing="1" w:after="100" w:afterAutospacing="1" w:line="240" w:lineRule="auto"/>
        <w:ind w:left="360"/>
        <w:rPr>
          <w:del w:id="227" w:author="SHAHZAIB KHAN" w:date="2026-10-07T18:46:00Z"/>
          <w:rFonts w:ascii="Times New Roman" w:eastAsia="Times New Roman" w:hAnsi="Times New Roman" w:cs="Times New Roman"/>
          <w:color w:val="FF0000"/>
          <w:sz w:val="24"/>
          <w:szCs w:val="24"/>
          <w:u w:val="single"/>
          <w:rPrChange w:id="228" w:author="SHAHZAIB KHAN" w:date="2026-10-07T19:14:00Z">
            <w:rPr>
              <w:del w:id="229" w:author="SHAHZAIB KHAN" w:date="2026-10-07T18:46:00Z"/>
              <w:rFonts w:ascii="Times New Roman" w:eastAsia="Times New Roman" w:hAnsi="Times New Roman" w:cs="Times New Roman"/>
              <w:sz w:val="24"/>
              <w:szCs w:val="24"/>
            </w:rPr>
          </w:rPrChange>
        </w:rPr>
      </w:pPr>
      <w:del w:id="230" w:author="SHAHZAIB KHAN" w:date="2026-10-07T18:46:00Z">
        <w:r w:rsidRPr="00DB397A" w:rsidDel="002E30B8">
          <w:rPr>
            <w:rFonts w:ascii="Times New Roman" w:eastAsia="Times New Roman" w:hAnsi="Times New Roman" w:cs="Times New Roman"/>
            <w:color w:val="FF0000"/>
            <w:sz w:val="24"/>
            <w:szCs w:val="24"/>
            <w:u w:val="single"/>
            <w:rPrChange w:id="231" w:author="SHAHZAIB KHAN" w:date="2026-10-07T19:14:00Z">
              <w:rPr>
                <w:rFonts w:ascii="Times New Roman" w:eastAsia="Times New Roman" w:hAnsi="Times New Roman" w:cs="Times New Roman"/>
                <w:sz w:val="24"/>
                <w:szCs w:val="24"/>
              </w:rPr>
            </w:rPrChange>
          </w:rPr>
          <w:delText>Project Management system is a web-based project management system dedicated to enhancing the project lifecycle for final semester students within the Department of Computer Science. The system aims to streamline the registration of projects, enable effective communication between students and supervisors, and support the upload of multiple versions of work products along with supervisor feedback.</w:delText>
        </w:r>
      </w:del>
    </w:p>
    <w:p w14:paraId="3A761FBB" w14:textId="77777777" w:rsidR="002E30B8" w:rsidRPr="00DB397A" w:rsidRDefault="002E30B8" w:rsidP="002E30B8">
      <w:pPr>
        <w:spacing w:before="100" w:beforeAutospacing="1" w:after="100" w:afterAutospacing="1" w:line="240" w:lineRule="auto"/>
        <w:ind w:left="360"/>
        <w:rPr>
          <w:ins w:id="232" w:author="SHAHZAIB KHAN" w:date="2026-10-07T18:46:00Z"/>
          <w:rFonts w:ascii="Times New Roman" w:eastAsia="Times New Roman" w:hAnsi="Times New Roman" w:cs="Times New Roman"/>
          <w:color w:val="FF0000"/>
          <w:sz w:val="24"/>
          <w:szCs w:val="24"/>
          <w:u w:val="single"/>
          <w:rPrChange w:id="233" w:author="SHAHZAIB KHAN" w:date="2026-10-07T19:14:00Z">
            <w:rPr>
              <w:ins w:id="234" w:author="SHAHZAIB KHAN" w:date="2026-10-07T18:46:00Z"/>
              <w:rFonts w:ascii="Times New Roman" w:eastAsia="Times New Roman" w:hAnsi="Times New Roman" w:cs="Times New Roman"/>
              <w:sz w:val="24"/>
              <w:szCs w:val="24"/>
            </w:rPr>
          </w:rPrChange>
        </w:rPr>
      </w:pPr>
    </w:p>
    <w:p w14:paraId="3912B57E" w14:textId="0580D4F3" w:rsidR="002E30B8" w:rsidRPr="00DB397A" w:rsidRDefault="002E30B8" w:rsidP="002E30B8">
      <w:pPr>
        <w:spacing w:before="100" w:beforeAutospacing="1" w:after="100" w:afterAutospacing="1" w:line="240" w:lineRule="auto"/>
        <w:ind w:left="360"/>
        <w:rPr>
          <w:ins w:id="235" w:author="SHAHZAIB KHAN" w:date="2026-10-07T18:46:00Z"/>
          <w:rFonts w:ascii="Times New Roman" w:eastAsia="Times New Roman" w:hAnsi="Times New Roman" w:cs="Times New Roman"/>
          <w:color w:val="FF0000"/>
          <w:sz w:val="24"/>
          <w:szCs w:val="24"/>
          <w:u w:val="single"/>
          <w:rPrChange w:id="236" w:author="SHAHZAIB KHAN" w:date="2026-10-07T19:14:00Z">
            <w:rPr>
              <w:ins w:id="237" w:author="SHAHZAIB KHAN" w:date="2026-10-07T18:46:00Z"/>
              <w:rFonts w:ascii="Times New Roman" w:eastAsia="Times New Roman" w:hAnsi="Times New Roman" w:cs="Times New Roman"/>
              <w:sz w:val="24"/>
              <w:szCs w:val="24"/>
            </w:rPr>
          </w:rPrChange>
        </w:rPr>
      </w:pPr>
      <w:ins w:id="238" w:author="SHAHZAIB KHAN" w:date="2026-10-07T18:46:00Z">
        <w:r w:rsidRPr="00DB397A">
          <w:rPr>
            <w:rFonts w:ascii="Times New Roman" w:eastAsia="Times New Roman" w:hAnsi="Times New Roman" w:cs="Times New Roman"/>
            <w:color w:val="FF0000"/>
            <w:sz w:val="24"/>
            <w:szCs w:val="24"/>
            <w:u w:val="single"/>
            <w:rPrChange w:id="239" w:author="SHAHZAIB KHAN" w:date="2026-10-07T19:14:00Z">
              <w:rPr>
                <w:rFonts w:ascii="Times New Roman" w:eastAsia="Times New Roman" w:hAnsi="Times New Roman" w:cs="Times New Roman"/>
                <w:sz w:val="24"/>
                <w:szCs w:val="24"/>
              </w:rPr>
            </w:rPrChange>
          </w:rPr>
          <w:t>The Bakery online Ordering system will Cover the following parts :</w:t>
        </w:r>
      </w:ins>
    </w:p>
    <w:p w14:paraId="1DC974E6" w14:textId="77777777" w:rsidR="002E30B8" w:rsidRPr="00DB397A" w:rsidRDefault="002E30B8" w:rsidP="002E30B8">
      <w:pPr>
        <w:numPr>
          <w:ilvl w:val="0"/>
          <w:numId w:val="39"/>
        </w:numPr>
        <w:spacing w:before="100" w:beforeAutospacing="1" w:after="100" w:afterAutospacing="1" w:line="240" w:lineRule="auto"/>
        <w:rPr>
          <w:ins w:id="240" w:author="SHAHZAIB KHAN" w:date="2026-10-07T18:46:00Z"/>
          <w:rFonts w:ascii="Times New Roman" w:eastAsia="Times New Roman" w:hAnsi="Times New Roman" w:cs="Times New Roman"/>
          <w:color w:val="FF0000"/>
          <w:sz w:val="24"/>
          <w:szCs w:val="24"/>
          <w:u w:val="single"/>
          <w:rPrChange w:id="241" w:author="SHAHZAIB KHAN" w:date="2026-10-07T19:14:00Z">
            <w:rPr>
              <w:ins w:id="242" w:author="SHAHZAIB KHAN" w:date="2026-10-07T18:46:00Z"/>
              <w:rFonts w:ascii="Times New Roman" w:eastAsia="Times New Roman" w:hAnsi="Times New Roman" w:cs="Times New Roman"/>
              <w:sz w:val="24"/>
              <w:szCs w:val="24"/>
            </w:rPr>
          </w:rPrChange>
        </w:rPr>
      </w:pPr>
      <w:ins w:id="243" w:author="SHAHZAIB KHAN" w:date="2026-10-07T18:46:00Z">
        <w:r w:rsidRPr="00DB397A">
          <w:rPr>
            <w:rFonts w:ascii="Times New Roman" w:eastAsia="Times New Roman" w:hAnsi="Times New Roman" w:cs="Times New Roman"/>
            <w:color w:val="FF0000"/>
            <w:sz w:val="24"/>
            <w:szCs w:val="24"/>
            <w:u w:val="single"/>
            <w:rPrChange w:id="244" w:author="SHAHZAIB KHAN" w:date="2026-10-07T19:14:00Z">
              <w:rPr>
                <w:rFonts w:ascii="Times New Roman" w:eastAsia="Times New Roman" w:hAnsi="Times New Roman" w:cs="Times New Roman"/>
                <w:sz w:val="24"/>
                <w:szCs w:val="24"/>
              </w:rPr>
            </w:rPrChange>
          </w:rPr>
          <w:t>Record and manage delivery details (e.g.: delivery number , counts, order items, salesperson information , deadline ).</w:t>
        </w:r>
      </w:ins>
    </w:p>
    <w:p w14:paraId="54965207" w14:textId="77777777" w:rsidR="002E30B8" w:rsidRPr="00DB397A" w:rsidRDefault="002E30B8" w:rsidP="002E30B8">
      <w:pPr>
        <w:numPr>
          <w:ilvl w:val="0"/>
          <w:numId w:val="39"/>
        </w:numPr>
        <w:spacing w:before="100" w:beforeAutospacing="1" w:after="100" w:afterAutospacing="1" w:line="240" w:lineRule="auto"/>
        <w:rPr>
          <w:ins w:id="245" w:author="SHAHZAIB KHAN" w:date="2026-10-07T18:46:00Z"/>
          <w:rFonts w:ascii="Times New Roman" w:eastAsia="Times New Roman" w:hAnsi="Times New Roman" w:cs="Times New Roman"/>
          <w:color w:val="FF0000"/>
          <w:sz w:val="24"/>
          <w:szCs w:val="24"/>
          <w:u w:val="single"/>
          <w:rPrChange w:id="246" w:author="SHAHZAIB KHAN" w:date="2026-10-07T19:14:00Z">
            <w:rPr>
              <w:ins w:id="247" w:author="SHAHZAIB KHAN" w:date="2026-10-07T18:46:00Z"/>
              <w:rFonts w:ascii="Times New Roman" w:eastAsia="Times New Roman" w:hAnsi="Times New Roman" w:cs="Times New Roman"/>
              <w:sz w:val="24"/>
              <w:szCs w:val="24"/>
            </w:rPr>
          </w:rPrChange>
        </w:rPr>
      </w:pPr>
      <w:ins w:id="248" w:author="SHAHZAIB KHAN" w:date="2026-10-07T18:46:00Z">
        <w:r w:rsidRPr="00DB397A">
          <w:rPr>
            <w:rFonts w:ascii="Times New Roman" w:eastAsia="Times New Roman" w:hAnsi="Times New Roman" w:cs="Times New Roman"/>
            <w:color w:val="FF0000"/>
            <w:sz w:val="24"/>
            <w:szCs w:val="24"/>
            <w:u w:val="single"/>
            <w:rPrChange w:id="249" w:author="SHAHZAIB KHAN" w:date="2026-10-07T19:14:00Z">
              <w:rPr>
                <w:rFonts w:ascii="Times New Roman" w:eastAsia="Times New Roman" w:hAnsi="Times New Roman" w:cs="Times New Roman"/>
                <w:sz w:val="24"/>
                <w:szCs w:val="24"/>
              </w:rPr>
            </w:rPrChange>
          </w:rPr>
          <w:t>Managing the bakery categories and items.</w:t>
        </w:r>
      </w:ins>
    </w:p>
    <w:p w14:paraId="25D5B268" w14:textId="77777777" w:rsidR="002E30B8" w:rsidRPr="00DB397A" w:rsidRDefault="002E30B8" w:rsidP="002E30B8">
      <w:pPr>
        <w:numPr>
          <w:ilvl w:val="0"/>
          <w:numId w:val="39"/>
        </w:numPr>
        <w:spacing w:before="100" w:beforeAutospacing="1" w:after="100" w:afterAutospacing="1" w:line="240" w:lineRule="auto"/>
        <w:rPr>
          <w:ins w:id="250" w:author="SHAHZAIB KHAN" w:date="2026-10-07T18:46:00Z"/>
          <w:rFonts w:ascii="Times New Roman" w:eastAsia="Times New Roman" w:hAnsi="Times New Roman" w:cs="Times New Roman"/>
          <w:color w:val="FF0000"/>
          <w:sz w:val="24"/>
          <w:szCs w:val="24"/>
          <w:u w:val="single"/>
          <w:rPrChange w:id="251" w:author="SHAHZAIB KHAN" w:date="2026-10-07T19:14:00Z">
            <w:rPr>
              <w:ins w:id="252" w:author="SHAHZAIB KHAN" w:date="2026-10-07T18:46:00Z"/>
              <w:rFonts w:ascii="Times New Roman" w:eastAsia="Times New Roman" w:hAnsi="Times New Roman" w:cs="Times New Roman"/>
              <w:sz w:val="24"/>
              <w:szCs w:val="24"/>
            </w:rPr>
          </w:rPrChange>
        </w:rPr>
      </w:pPr>
      <w:ins w:id="253" w:author="SHAHZAIB KHAN" w:date="2026-10-07T18:46:00Z">
        <w:r w:rsidRPr="00DB397A">
          <w:rPr>
            <w:rFonts w:ascii="Times New Roman" w:eastAsia="Times New Roman" w:hAnsi="Times New Roman" w:cs="Times New Roman"/>
            <w:color w:val="FF0000"/>
            <w:sz w:val="24"/>
            <w:szCs w:val="24"/>
            <w:u w:val="single"/>
            <w:rPrChange w:id="254" w:author="SHAHZAIB KHAN" w:date="2026-10-07T19:14:00Z">
              <w:rPr>
                <w:rFonts w:ascii="Times New Roman" w:eastAsia="Times New Roman" w:hAnsi="Times New Roman" w:cs="Times New Roman"/>
                <w:sz w:val="24"/>
                <w:szCs w:val="24"/>
              </w:rPr>
            </w:rPrChange>
          </w:rPr>
          <w:t>Allowing the customer to select the items from the item list and location /area.</w:t>
        </w:r>
      </w:ins>
    </w:p>
    <w:p w14:paraId="122A0DC9" w14:textId="77777777" w:rsidR="002E30B8" w:rsidRPr="00DB397A" w:rsidRDefault="002E30B8" w:rsidP="002E30B8">
      <w:pPr>
        <w:numPr>
          <w:ilvl w:val="0"/>
          <w:numId w:val="39"/>
        </w:numPr>
        <w:spacing w:before="100" w:beforeAutospacing="1" w:after="100" w:afterAutospacing="1" w:line="240" w:lineRule="auto"/>
        <w:rPr>
          <w:ins w:id="255" w:author="SHAHZAIB KHAN" w:date="2026-10-07T18:46:00Z"/>
          <w:rFonts w:ascii="Times New Roman" w:eastAsia="Times New Roman" w:hAnsi="Times New Roman" w:cs="Times New Roman"/>
          <w:color w:val="FF0000"/>
          <w:sz w:val="24"/>
          <w:szCs w:val="24"/>
          <w:u w:val="single"/>
          <w:rPrChange w:id="256" w:author="SHAHZAIB KHAN" w:date="2026-10-07T19:14:00Z">
            <w:rPr>
              <w:ins w:id="257" w:author="SHAHZAIB KHAN" w:date="2026-10-07T18:46:00Z"/>
              <w:rFonts w:ascii="Times New Roman" w:eastAsia="Times New Roman" w:hAnsi="Times New Roman" w:cs="Times New Roman"/>
              <w:sz w:val="24"/>
              <w:szCs w:val="24"/>
            </w:rPr>
          </w:rPrChange>
        </w:rPr>
      </w:pPr>
      <w:ins w:id="258" w:author="SHAHZAIB KHAN" w:date="2026-10-07T18:46:00Z">
        <w:r w:rsidRPr="00DB397A">
          <w:rPr>
            <w:rFonts w:ascii="Times New Roman" w:eastAsia="Times New Roman" w:hAnsi="Times New Roman" w:cs="Times New Roman"/>
            <w:color w:val="FF0000"/>
            <w:sz w:val="24"/>
            <w:szCs w:val="24"/>
            <w:u w:val="single"/>
            <w:rPrChange w:id="259" w:author="SHAHZAIB KHAN" w:date="2026-10-07T19:14:00Z">
              <w:rPr>
                <w:rFonts w:ascii="Times New Roman" w:eastAsia="Times New Roman" w:hAnsi="Times New Roman" w:cs="Times New Roman"/>
                <w:sz w:val="24"/>
                <w:szCs w:val="24"/>
              </w:rPr>
            </w:rPrChange>
          </w:rPr>
          <w:t>Creating , managing the orders and calculating the price  of customer orders.</w:t>
        </w:r>
      </w:ins>
    </w:p>
    <w:p w14:paraId="725F8EDD" w14:textId="77777777" w:rsidR="002E30B8" w:rsidRPr="00DB397A" w:rsidRDefault="002E30B8" w:rsidP="002E30B8">
      <w:pPr>
        <w:numPr>
          <w:ilvl w:val="0"/>
          <w:numId w:val="39"/>
        </w:numPr>
        <w:spacing w:before="100" w:beforeAutospacing="1" w:after="100" w:afterAutospacing="1" w:line="240" w:lineRule="auto"/>
        <w:rPr>
          <w:ins w:id="260" w:author="SHAHZAIB KHAN" w:date="2026-10-07T18:46:00Z"/>
          <w:rFonts w:ascii="Times New Roman" w:eastAsia="Times New Roman" w:hAnsi="Times New Roman" w:cs="Times New Roman"/>
          <w:color w:val="FF0000"/>
          <w:sz w:val="24"/>
          <w:szCs w:val="24"/>
          <w:u w:val="single"/>
          <w:rPrChange w:id="261" w:author="SHAHZAIB KHAN" w:date="2026-10-07T19:14:00Z">
            <w:rPr>
              <w:ins w:id="262" w:author="SHAHZAIB KHAN" w:date="2026-10-07T18:46:00Z"/>
              <w:rFonts w:ascii="Times New Roman" w:eastAsia="Times New Roman" w:hAnsi="Times New Roman" w:cs="Times New Roman"/>
              <w:sz w:val="24"/>
              <w:szCs w:val="24"/>
            </w:rPr>
          </w:rPrChange>
        </w:rPr>
      </w:pPr>
      <w:ins w:id="263" w:author="SHAHZAIB KHAN" w:date="2026-10-07T18:46:00Z">
        <w:r w:rsidRPr="00DB397A">
          <w:rPr>
            <w:rFonts w:ascii="Times New Roman" w:eastAsia="Times New Roman" w:hAnsi="Times New Roman" w:cs="Times New Roman"/>
            <w:color w:val="FF0000"/>
            <w:sz w:val="24"/>
            <w:szCs w:val="24"/>
            <w:u w:val="single"/>
            <w:rPrChange w:id="264" w:author="SHAHZAIB KHAN" w:date="2026-10-07T19:14:00Z">
              <w:rPr>
                <w:rFonts w:ascii="Times New Roman" w:eastAsia="Times New Roman" w:hAnsi="Times New Roman" w:cs="Times New Roman"/>
                <w:sz w:val="24"/>
                <w:szCs w:val="24"/>
              </w:rPr>
            </w:rPrChange>
          </w:rPr>
          <w:t>The system is processing the online credit card payment .</w:t>
        </w:r>
      </w:ins>
    </w:p>
    <w:p w14:paraId="56F8B2FD" w14:textId="77777777" w:rsidR="002E30B8" w:rsidRPr="00DB397A" w:rsidRDefault="002E30B8" w:rsidP="002E30B8">
      <w:pPr>
        <w:numPr>
          <w:ilvl w:val="0"/>
          <w:numId w:val="39"/>
        </w:numPr>
        <w:spacing w:before="100" w:beforeAutospacing="1" w:after="100" w:afterAutospacing="1" w:line="240" w:lineRule="auto"/>
        <w:rPr>
          <w:ins w:id="265" w:author="SHAHZAIB KHAN" w:date="2026-10-07T18:46:00Z"/>
          <w:rFonts w:ascii="Times New Roman" w:eastAsia="Times New Roman" w:hAnsi="Times New Roman" w:cs="Times New Roman"/>
          <w:color w:val="FF0000"/>
          <w:sz w:val="24"/>
          <w:szCs w:val="24"/>
          <w:u w:val="single"/>
          <w:rPrChange w:id="266" w:author="SHAHZAIB KHAN" w:date="2026-10-07T19:14:00Z">
            <w:rPr>
              <w:ins w:id="267" w:author="SHAHZAIB KHAN" w:date="2026-10-07T18:46:00Z"/>
              <w:rFonts w:ascii="Times New Roman" w:eastAsia="Times New Roman" w:hAnsi="Times New Roman" w:cs="Times New Roman"/>
              <w:sz w:val="24"/>
              <w:szCs w:val="24"/>
            </w:rPr>
          </w:rPrChange>
        </w:rPr>
      </w:pPr>
      <w:ins w:id="268" w:author="SHAHZAIB KHAN" w:date="2026-10-07T18:46:00Z">
        <w:r w:rsidRPr="00DB397A">
          <w:rPr>
            <w:rFonts w:ascii="Times New Roman" w:eastAsia="Times New Roman" w:hAnsi="Times New Roman" w:cs="Times New Roman"/>
            <w:color w:val="FF0000"/>
            <w:sz w:val="24"/>
            <w:szCs w:val="24"/>
            <w:u w:val="single"/>
            <w:rPrChange w:id="269" w:author="SHAHZAIB KHAN" w:date="2026-10-07T19:14:00Z">
              <w:rPr>
                <w:rFonts w:ascii="Times New Roman" w:eastAsia="Times New Roman" w:hAnsi="Times New Roman" w:cs="Times New Roman"/>
                <w:sz w:val="24"/>
                <w:szCs w:val="24"/>
              </w:rPr>
            </w:rPrChange>
          </w:rPr>
          <w:t>Maintaining records of customers, orders , payments and deliveries.</w:t>
        </w:r>
      </w:ins>
    </w:p>
    <w:p w14:paraId="376764AD" w14:textId="77777777" w:rsidR="002E30B8" w:rsidRPr="00DB397A" w:rsidRDefault="002E30B8" w:rsidP="1A775A4C">
      <w:pPr>
        <w:spacing w:before="100" w:beforeAutospacing="1" w:after="100" w:afterAutospacing="1" w:line="240" w:lineRule="auto"/>
        <w:ind w:left="360"/>
        <w:rPr>
          <w:ins w:id="270" w:author="SHAHZAIB KHAN" w:date="2026-10-07T18:46:00Z"/>
          <w:rFonts w:ascii="Times New Roman" w:eastAsia="Times New Roman" w:hAnsi="Times New Roman" w:cs="Times New Roman"/>
          <w:color w:val="FF0000"/>
          <w:sz w:val="24"/>
          <w:szCs w:val="24"/>
          <w:u w:val="single"/>
          <w:rPrChange w:id="271" w:author="SHAHZAIB KHAN" w:date="2026-10-07T19:14:00Z">
            <w:rPr>
              <w:ins w:id="272" w:author="SHAHZAIB KHAN" w:date="2026-10-07T18:46:00Z"/>
              <w:rFonts w:ascii="Times New Roman" w:eastAsia="Times New Roman" w:hAnsi="Times New Roman" w:cs="Times New Roman"/>
              <w:sz w:val="24"/>
              <w:szCs w:val="24"/>
            </w:rPr>
          </w:rPrChange>
        </w:rPr>
      </w:pPr>
    </w:p>
    <w:p w14:paraId="16EC797E" w14:textId="5A0ACAD7" w:rsidR="00A408CF" w:rsidRPr="00DB397A" w:rsidRDefault="6579BE34" w:rsidP="1A775A4C">
      <w:pPr>
        <w:pStyle w:val="ListParagraph"/>
        <w:numPr>
          <w:ilvl w:val="0"/>
          <w:numId w:val="27"/>
        </w:numPr>
        <w:spacing w:before="100" w:beforeAutospacing="1" w:after="100" w:afterAutospacing="1" w:line="240" w:lineRule="auto"/>
        <w:outlineLvl w:val="2"/>
        <w:rPr>
          <w:rStyle w:val="Heading2Char"/>
          <w:color w:val="FF0000"/>
          <w:u w:val="single"/>
          <w:rPrChange w:id="273" w:author="SHAHZAIB KHAN" w:date="2026-10-07T19:14:00Z">
            <w:rPr>
              <w:rStyle w:val="Heading2Char"/>
            </w:rPr>
          </w:rPrChange>
        </w:rPr>
      </w:pPr>
      <w:bookmarkStart w:id="274" w:name="_Toc193890177"/>
      <w:r w:rsidRPr="00DB397A">
        <w:rPr>
          <w:rStyle w:val="Heading2Char"/>
          <w:color w:val="FF0000"/>
          <w:u w:val="single"/>
          <w:rPrChange w:id="275" w:author="SHAHZAIB KHAN" w:date="2026-10-07T19:14:00Z">
            <w:rPr>
              <w:rStyle w:val="Heading2Char"/>
            </w:rPr>
          </w:rPrChange>
        </w:rPr>
        <w:t>Project Name</w:t>
      </w:r>
      <w:bookmarkEnd w:id="274"/>
    </w:p>
    <w:p w14:paraId="08FD8322" w14:textId="63A53B92" w:rsidR="00A408CF" w:rsidRPr="00DB397A" w:rsidDel="00F47071" w:rsidRDefault="6579BE34" w:rsidP="1A775A4C">
      <w:pPr>
        <w:spacing w:before="100" w:beforeAutospacing="1" w:after="100" w:afterAutospacing="1" w:line="240" w:lineRule="auto"/>
        <w:ind w:left="1440"/>
        <w:rPr>
          <w:del w:id="276" w:author="SHAHZAIB KHAN" w:date="2026-10-07T18:38:00Z"/>
          <w:rFonts w:ascii="Times New Roman" w:eastAsia="Times New Roman" w:hAnsi="Times New Roman" w:cs="Times New Roman"/>
          <w:b/>
          <w:bCs/>
          <w:color w:val="FF0000"/>
          <w:sz w:val="24"/>
          <w:szCs w:val="24"/>
          <w:u w:val="single"/>
          <w:rPrChange w:id="277" w:author="SHAHZAIB KHAN" w:date="2026-10-07T19:14:00Z">
            <w:rPr>
              <w:del w:id="278" w:author="SHAHZAIB KHAN" w:date="2026-10-07T18:38:00Z"/>
              <w:rFonts w:ascii="Times New Roman" w:eastAsia="Times New Roman" w:hAnsi="Times New Roman" w:cs="Times New Roman"/>
              <w:b/>
              <w:bCs/>
              <w:sz w:val="24"/>
              <w:szCs w:val="24"/>
            </w:rPr>
          </w:rPrChange>
        </w:rPr>
      </w:pPr>
      <w:del w:id="279" w:author="SHAHZAIB KHAN" w:date="2026-10-07T18:38:00Z">
        <w:r w:rsidRPr="00DB397A" w:rsidDel="00F47071">
          <w:rPr>
            <w:rFonts w:ascii="Times New Roman" w:eastAsia="Times New Roman" w:hAnsi="Times New Roman" w:cs="Times New Roman"/>
            <w:b/>
            <w:bCs/>
            <w:color w:val="FF0000"/>
            <w:sz w:val="24"/>
            <w:szCs w:val="24"/>
            <w:u w:val="single"/>
            <w:rPrChange w:id="280" w:author="SHAHZAIB KHAN" w:date="2026-10-07T19:14:00Z">
              <w:rPr>
                <w:rFonts w:ascii="Times New Roman" w:eastAsia="Times New Roman" w:hAnsi="Times New Roman" w:cs="Times New Roman"/>
                <w:b/>
                <w:bCs/>
                <w:sz w:val="24"/>
                <w:szCs w:val="24"/>
              </w:rPr>
            </w:rPrChange>
          </w:rPr>
          <w:delText>Project Management system</w:delText>
        </w:r>
      </w:del>
    </w:p>
    <w:p w14:paraId="7ED55701" w14:textId="632C9CD9" w:rsidR="00F47071" w:rsidRPr="00DB397A" w:rsidRDefault="00F47071" w:rsidP="1A775A4C">
      <w:pPr>
        <w:spacing w:before="100" w:beforeAutospacing="1" w:after="100" w:afterAutospacing="1" w:line="240" w:lineRule="auto"/>
        <w:ind w:left="1440"/>
        <w:rPr>
          <w:ins w:id="281" w:author="SHAHZAIB KHAN" w:date="2026-10-07T18:38:00Z"/>
          <w:rFonts w:ascii="Times New Roman" w:eastAsia="Times New Roman" w:hAnsi="Times New Roman" w:cs="Times New Roman"/>
          <w:color w:val="FF0000"/>
          <w:sz w:val="24"/>
          <w:szCs w:val="24"/>
          <w:u w:val="single"/>
          <w:rPrChange w:id="282" w:author="SHAHZAIB KHAN" w:date="2026-10-07T19:14:00Z">
            <w:rPr>
              <w:ins w:id="283" w:author="SHAHZAIB KHAN" w:date="2026-10-07T18:38:00Z"/>
              <w:rFonts w:ascii="Times New Roman" w:eastAsia="Times New Roman" w:hAnsi="Times New Roman" w:cs="Times New Roman"/>
              <w:sz w:val="24"/>
              <w:szCs w:val="24"/>
            </w:rPr>
          </w:rPrChange>
        </w:rPr>
      </w:pPr>
      <w:ins w:id="284" w:author="SHAHZAIB KHAN" w:date="2026-10-07T18:38:00Z">
        <w:r w:rsidRPr="00DB397A">
          <w:rPr>
            <w:rFonts w:ascii="Times New Roman" w:eastAsia="Times New Roman" w:hAnsi="Times New Roman" w:cs="Times New Roman"/>
            <w:b/>
            <w:bCs/>
            <w:color w:val="FF0000"/>
            <w:sz w:val="24"/>
            <w:szCs w:val="24"/>
            <w:u w:val="single"/>
            <w:rPrChange w:id="285" w:author="SHAHZAIB KHAN" w:date="2026-10-07T19:14:00Z">
              <w:rPr>
                <w:rFonts w:ascii="Times New Roman" w:eastAsia="Times New Roman" w:hAnsi="Times New Roman" w:cs="Times New Roman"/>
                <w:b/>
                <w:bCs/>
                <w:sz w:val="24"/>
                <w:szCs w:val="24"/>
              </w:rPr>
            </w:rPrChange>
          </w:rPr>
          <w:t>Online Ba</w:t>
        </w:r>
      </w:ins>
      <w:ins w:id="286" w:author="SHAHZAIB KHAN" w:date="2026-10-07T18:39:00Z">
        <w:r w:rsidRPr="00DB397A">
          <w:rPr>
            <w:rFonts w:ascii="Times New Roman" w:eastAsia="Times New Roman" w:hAnsi="Times New Roman" w:cs="Times New Roman"/>
            <w:b/>
            <w:bCs/>
            <w:color w:val="FF0000"/>
            <w:sz w:val="24"/>
            <w:szCs w:val="24"/>
            <w:u w:val="single"/>
            <w:rPrChange w:id="287" w:author="SHAHZAIB KHAN" w:date="2026-10-07T19:14:00Z">
              <w:rPr>
                <w:rFonts w:ascii="Times New Roman" w:eastAsia="Times New Roman" w:hAnsi="Times New Roman" w:cs="Times New Roman"/>
                <w:b/>
                <w:bCs/>
                <w:sz w:val="24"/>
                <w:szCs w:val="24"/>
              </w:rPr>
            </w:rPrChange>
          </w:rPr>
          <w:t>kery Ordering System</w:t>
        </w:r>
      </w:ins>
    </w:p>
    <w:p w14:paraId="009C7736" w14:textId="54EB3C9C" w:rsidR="00A408CF" w:rsidRPr="00DB397A" w:rsidRDefault="6579BE34" w:rsidP="1A775A4C">
      <w:pPr>
        <w:pStyle w:val="ListParagraph"/>
        <w:numPr>
          <w:ilvl w:val="0"/>
          <w:numId w:val="28"/>
        </w:numPr>
        <w:spacing w:before="100" w:beforeAutospacing="1" w:after="100" w:afterAutospacing="1" w:line="240" w:lineRule="auto"/>
        <w:outlineLvl w:val="2"/>
        <w:rPr>
          <w:rStyle w:val="Heading2Char"/>
          <w:b/>
          <w:bCs/>
          <w:color w:val="FF0000"/>
          <w:u w:val="single"/>
          <w:rPrChange w:id="288" w:author="SHAHZAIB KHAN" w:date="2026-10-07T22:07:00Z">
            <w:rPr>
              <w:rStyle w:val="Heading2Char"/>
            </w:rPr>
          </w:rPrChange>
        </w:rPr>
      </w:pPr>
      <w:bookmarkStart w:id="289" w:name="_Toc193890178"/>
      <w:del w:id="290" w:author="SHAHZAIB KHAN" w:date="2026-10-07T18:38:00Z">
        <w:r w:rsidRPr="00DB397A" w:rsidDel="00F47071">
          <w:rPr>
            <w:rFonts w:ascii="Times New Roman" w:eastAsia="Times New Roman" w:hAnsi="Times New Roman" w:cs="Times New Roman"/>
            <w:b/>
            <w:bCs/>
            <w:color w:val="FF0000"/>
            <w:sz w:val="32"/>
            <w:szCs w:val="32"/>
            <w:u w:val="single"/>
            <w:rPrChange w:id="291" w:author="SHAHZAIB KHAN" w:date="2026-10-07T22:07:00Z">
              <w:rPr>
                <w:rFonts w:ascii="Times New Roman" w:eastAsia="Times New Roman" w:hAnsi="Times New Roman" w:cs="Times New Roman"/>
                <w:b/>
                <w:bCs/>
                <w:color w:val="0F4761" w:themeColor="accent1" w:themeShade="BF"/>
                <w:sz w:val="27"/>
                <w:szCs w:val="27"/>
              </w:rPr>
            </w:rPrChange>
          </w:rPr>
          <w:delText xml:space="preserve"> </w:delText>
        </w:r>
      </w:del>
      <w:r w:rsidRPr="00DB397A">
        <w:rPr>
          <w:rStyle w:val="Heading2Char"/>
          <w:b/>
          <w:bCs/>
          <w:color w:val="FF0000"/>
          <w:u w:val="single"/>
          <w:rPrChange w:id="292" w:author="SHAHZAIB KHAN" w:date="2026-10-07T22:07:00Z">
            <w:rPr>
              <w:rStyle w:val="Heading2Char"/>
            </w:rPr>
          </w:rPrChange>
        </w:rPr>
        <w:t>Main Functionality</w:t>
      </w:r>
      <w:bookmarkEnd w:id="289"/>
    </w:p>
    <w:p w14:paraId="0D960D84" w14:textId="6E711162" w:rsidR="00A408CF" w:rsidRPr="00DB397A" w:rsidDel="00F47071" w:rsidRDefault="6579BE34" w:rsidP="1A775A4C">
      <w:pPr>
        <w:numPr>
          <w:ilvl w:val="0"/>
          <w:numId w:val="3"/>
        </w:numPr>
        <w:spacing w:before="100" w:beforeAutospacing="1" w:after="100" w:afterAutospacing="1" w:line="240" w:lineRule="auto"/>
        <w:rPr>
          <w:del w:id="293" w:author="SHAHZAIB KHAN" w:date="2026-10-07T18:39:00Z"/>
          <w:rFonts w:ascii="Times New Roman" w:eastAsia="Times New Roman" w:hAnsi="Times New Roman" w:cs="Times New Roman"/>
          <w:color w:val="FF0000"/>
          <w:sz w:val="24"/>
          <w:szCs w:val="24"/>
          <w:u w:val="single"/>
          <w:rPrChange w:id="294" w:author="SHAHZAIB KHAN" w:date="2026-10-07T22:07:00Z">
            <w:rPr>
              <w:del w:id="295" w:author="SHAHZAIB KHAN" w:date="2026-10-07T18:39:00Z"/>
              <w:rFonts w:ascii="Times New Roman" w:eastAsia="Times New Roman" w:hAnsi="Times New Roman" w:cs="Times New Roman"/>
              <w:sz w:val="24"/>
              <w:szCs w:val="24"/>
            </w:rPr>
          </w:rPrChange>
        </w:rPr>
      </w:pPr>
      <w:del w:id="296" w:author="SHAHZAIB KHAN" w:date="2026-10-07T18:39:00Z">
        <w:r w:rsidRPr="00DB397A" w:rsidDel="00F47071">
          <w:rPr>
            <w:rFonts w:ascii="Times New Roman" w:eastAsia="Times New Roman" w:hAnsi="Times New Roman" w:cs="Times New Roman"/>
            <w:b/>
            <w:bCs/>
            <w:color w:val="FF0000"/>
            <w:sz w:val="24"/>
            <w:szCs w:val="24"/>
            <w:u w:val="single"/>
            <w:rPrChange w:id="297" w:author="SHAHZAIB KHAN" w:date="2026-10-07T22:07:00Z">
              <w:rPr>
                <w:rFonts w:ascii="Times New Roman" w:eastAsia="Times New Roman" w:hAnsi="Times New Roman" w:cs="Times New Roman"/>
                <w:b/>
                <w:bCs/>
                <w:sz w:val="24"/>
                <w:szCs w:val="24"/>
              </w:rPr>
            </w:rPrChange>
          </w:rPr>
          <w:delText>Communication between Student and Supervisor:</w:delText>
        </w:r>
        <w:r w:rsidR="00A408CF" w:rsidRPr="00DB397A" w:rsidDel="00F47071">
          <w:rPr>
            <w:color w:val="FF0000"/>
            <w:sz w:val="24"/>
            <w:szCs w:val="24"/>
            <w:u w:val="single"/>
            <w:rPrChange w:id="298" w:author="SHAHZAIB KHAN" w:date="2026-10-07T22:07:00Z">
              <w:rPr/>
            </w:rPrChange>
          </w:rPr>
          <w:br/>
        </w:r>
        <w:r w:rsidRPr="00DB397A" w:rsidDel="00F47071">
          <w:rPr>
            <w:rFonts w:ascii="Times New Roman" w:eastAsia="Times New Roman" w:hAnsi="Times New Roman" w:cs="Times New Roman"/>
            <w:color w:val="FF0000"/>
            <w:sz w:val="24"/>
            <w:szCs w:val="24"/>
            <w:u w:val="single"/>
            <w:rPrChange w:id="299" w:author="SHAHZAIB KHAN" w:date="2026-10-07T22:07:00Z">
              <w:rPr>
                <w:rFonts w:ascii="Times New Roman" w:eastAsia="Times New Roman" w:hAnsi="Times New Roman" w:cs="Times New Roman"/>
                <w:sz w:val="24"/>
                <w:szCs w:val="24"/>
              </w:rPr>
            </w:rPrChange>
          </w:rPr>
          <w:delText>Project Management system allows real-time messaging and notifications to ensure that students and supervisors can discuss project details, clarify doubts, and provide timely guidance.</w:delText>
        </w:r>
      </w:del>
    </w:p>
    <w:p w14:paraId="50912B96" w14:textId="5FF60A5D" w:rsidR="00A408CF" w:rsidRPr="00DB397A" w:rsidDel="00F47071" w:rsidRDefault="00A408CF" w:rsidP="00A408CF">
      <w:pPr>
        <w:numPr>
          <w:ilvl w:val="0"/>
          <w:numId w:val="3"/>
        </w:numPr>
        <w:spacing w:before="100" w:beforeAutospacing="1" w:after="100" w:afterAutospacing="1" w:line="240" w:lineRule="auto"/>
        <w:rPr>
          <w:del w:id="300" w:author="SHAHZAIB KHAN" w:date="2026-10-07T18:39:00Z"/>
          <w:rFonts w:ascii="Times New Roman" w:eastAsia="Times New Roman" w:hAnsi="Times New Roman" w:cs="Times New Roman"/>
          <w:color w:val="FF0000"/>
          <w:sz w:val="24"/>
          <w:szCs w:val="24"/>
          <w:u w:val="single"/>
          <w:rPrChange w:id="301" w:author="SHAHZAIB KHAN" w:date="2026-10-07T22:07:00Z">
            <w:rPr>
              <w:del w:id="302" w:author="SHAHZAIB KHAN" w:date="2026-10-07T18:39:00Z"/>
              <w:rFonts w:ascii="Times New Roman" w:eastAsia="Times New Roman" w:hAnsi="Times New Roman" w:cs="Times New Roman"/>
              <w:sz w:val="24"/>
              <w:szCs w:val="24"/>
            </w:rPr>
          </w:rPrChange>
        </w:rPr>
      </w:pPr>
      <w:del w:id="303" w:author="SHAHZAIB KHAN" w:date="2026-10-07T18:39:00Z">
        <w:r w:rsidRPr="00DB397A" w:rsidDel="00F47071">
          <w:rPr>
            <w:rFonts w:ascii="Times New Roman" w:eastAsia="Times New Roman" w:hAnsi="Times New Roman" w:cs="Times New Roman"/>
            <w:b/>
            <w:bCs/>
            <w:color w:val="FF0000"/>
            <w:sz w:val="24"/>
            <w:szCs w:val="24"/>
            <w:u w:val="single"/>
            <w:rPrChange w:id="304" w:author="SHAHZAIB KHAN" w:date="2026-10-07T22:07:00Z">
              <w:rPr>
                <w:rFonts w:ascii="Times New Roman" w:eastAsia="Times New Roman" w:hAnsi="Times New Roman" w:cs="Times New Roman"/>
                <w:b/>
                <w:bCs/>
                <w:sz w:val="24"/>
                <w:szCs w:val="24"/>
              </w:rPr>
            </w:rPrChange>
          </w:rPr>
          <w:delText>Project Registration and Management:</w:delText>
        </w:r>
        <w:r w:rsidRPr="00DB397A" w:rsidDel="00F47071">
          <w:rPr>
            <w:rFonts w:ascii="Times New Roman" w:eastAsia="Times New Roman" w:hAnsi="Times New Roman" w:cs="Times New Roman"/>
            <w:color w:val="FF0000"/>
            <w:sz w:val="24"/>
            <w:szCs w:val="24"/>
            <w:u w:val="single"/>
            <w:rPrChange w:id="305" w:author="SHAHZAIB KHAN" w:date="2026-10-07T22:07:00Z">
              <w:rPr>
                <w:rFonts w:ascii="Times New Roman" w:eastAsia="Times New Roman" w:hAnsi="Times New Roman" w:cs="Times New Roman"/>
                <w:sz w:val="24"/>
                <w:szCs w:val="24"/>
              </w:rPr>
            </w:rPrChange>
          </w:rPr>
          <w:br/>
          <w:delText>Students can register their projects by submitting essential details, while supervisors can be assigned to oversee each project. The system will maintain a central repository of all project records for easy tracking and management.</w:delText>
        </w:r>
      </w:del>
    </w:p>
    <w:p w14:paraId="6C420C64" w14:textId="6EAAC25E" w:rsidR="00A408CF" w:rsidRPr="00DB397A" w:rsidDel="00F47071" w:rsidRDefault="00A408CF" w:rsidP="00A408CF">
      <w:pPr>
        <w:numPr>
          <w:ilvl w:val="0"/>
          <w:numId w:val="3"/>
        </w:numPr>
        <w:spacing w:before="100" w:beforeAutospacing="1" w:after="100" w:afterAutospacing="1" w:line="240" w:lineRule="auto"/>
        <w:rPr>
          <w:del w:id="306" w:author="SHAHZAIB KHAN" w:date="2026-10-07T18:39:00Z"/>
          <w:rFonts w:ascii="Times New Roman" w:eastAsia="Times New Roman" w:hAnsi="Times New Roman" w:cs="Times New Roman"/>
          <w:color w:val="FF0000"/>
          <w:sz w:val="24"/>
          <w:szCs w:val="24"/>
          <w:u w:val="single"/>
          <w:rPrChange w:id="307" w:author="SHAHZAIB KHAN" w:date="2026-10-07T22:07:00Z">
            <w:rPr>
              <w:del w:id="308" w:author="SHAHZAIB KHAN" w:date="2026-10-07T18:39:00Z"/>
              <w:rFonts w:ascii="Times New Roman" w:eastAsia="Times New Roman" w:hAnsi="Times New Roman" w:cs="Times New Roman"/>
              <w:sz w:val="24"/>
              <w:szCs w:val="24"/>
            </w:rPr>
          </w:rPrChange>
        </w:rPr>
      </w:pPr>
      <w:del w:id="309" w:author="SHAHZAIB KHAN" w:date="2026-10-07T18:39:00Z">
        <w:r w:rsidRPr="00DB397A" w:rsidDel="00F47071">
          <w:rPr>
            <w:rFonts w:ascii="Times New Roman" w:eastAsia="Times New Roman" w:hAnsi="Times New Roman" w:cs="Times New Roman"/>
            <w:b/>
            <w:bCs/>
            <w:color w:val="FF0000"/>
            <w:sz w:val="24"/>
            <w:szCs w:val="24"/>
            <w:u w:val="single"/>
            <w:rPrChange w:id="310" w:author="SHAHZAIB KHAN" w:date="2026-10-07T22:07:00Z">
              <w:rPr>
                <w:rFonts w:ascii="Times New Roman" w:eastAsia="Times New Roman" w:hAnsi="Times New Roman" w:cs="Times New Roman"/>
                <w:b/>
                <w:bCs/>
                <w:sz w:val="24"/>
                <w:szCs w:val="24"/>
              </w:rPr>
            </w:rPrChange>
          </w:rPr>
          <w:delText>Work Product Submission with Version Control:</w:delText>
        </w:r>
        <w:r w:rsidRPr="00DB397A" w:rsidDel="00F47071">
          <w:rPr>
            <w:rFonts w:ascii="Times New Roman" w:eastAsia="Times New Roman" w:hAnsi="Times New Roman" w:cs="Times New Roman"/>
            <w:color w:val="FF0000"/>
            <w:sz w:val="24"/>
            <w:szCs w:val="24"/>
            <w:u w:val="single"/>
            <w:rPrChange w:id="311" w:author="SHAHZAIB KHAN" w:date="2026-10-07T22:07:00Z">
              <w:rPr>
                <w:rFonts w:ascii="Times New Roman" w:eastAsia="Times New Roman" w:hAnsi="Times New Roman" w:cs="Times New Roman"/>
                <w:sz w:val="24"/>
                <w:szCs w:val="24"/>
              </w:rPr>
            </w:rPrChange>
          </w:rPr>
          <w:br/>
          <w:delText>Students can upload work products, with support for multiple versions of a single submission. This feature enables supervisors to review progress over time, compare versions, and provide iterative feedback.</w:delText>
        </w:r>
      </w:del>
    </w:p>
    <w:p w14:paraId="3CE25A41" w14:textId="164F4AE4" w:rsidR="00A408CF" w:rsidRPr="00DB397A" w:rsidDel="00F47071" w:rsidRDefault="6579BE34" w:rsidP="1A775A4C">
      <w:pPr>
        <w:pStyle w:val="ListParagraph"/>
        <w:numPr>
          <w:ilvl w:val="0"/>
          <w:numId w:val="29"/>
        </w:numPr>
        <w:spacing w:before="100" w:beforeAutospacing="1" w:after="100" w:afterAutospacing="1" w:line="240" w:lineRule="auto"/>
        <w:outlineLvl w:val="2"/>
        <w:rPr>
          <w:del w:id="312" w:author="SHAHZAIB KHAN" w:date="2026-10-07T18:39:00Z"/>
          <w:color w:val="FF0000"/>
          <w:sz w:val="24"/>
          <w:szCs w:val="24"/>
          <w:u w:val="single"/>
          <w:rPrChange w:id="313" w:author="SHAHZAIB KHAN" w:date="2026-10-07T22:07:00Z">
            <w:rPr>
              <w:del w:id="314" w:author="SHAHZAIB KHAN" w:date="2026-10-07T18:39:00Z"/>
            </w:rPr>
          </w:rPrChange>
        </w:rPr>
      </w:pPr>
      <w:bookmarkStart w:id="315" w:name="_Toc193890179"/>
      <w:del w:id="316" w:author="SHAHZAIB KHAN" w:date="2026-10-07T18:39:00Z">
        <w:r w:rsidRPr="00DB397A" w:rsidDel="00F47071">
          <w:rPr>
            <w:rFonts w:ascii="Times New Roman" w:eastAsia="Times New Roman" w:hAnsi="Times New Roman" w:cs="Times New Roman"/>
            <w:b/>
            <w:bCs/>
            <w:color w:val="FF0000"/>
            <w:sz w:val="24"/>
            <w:szCs w:val="24"/>
            <w:u w:val="single"/>
            <w:rPrChange w:id="317" w:author="SHAHZAIB KHAN" w:date="2026-10-07T22:07:00Z">
              <w:rPr>
                <w:rFonts w:ascii="Times New Roman" w:eastAsia="Times New Roman" w:hAnsi="Times New Roman" w:cs="Times New Roman"/>
                <w:b/>
                <w:bCs/>
                <w:sz w:val="27"/>
                <w:szCs w:val="27"/>
              </w:rPr>
            </w:rPrChange>
          </w:rPr>
          <w:delText xml:space="preserve"> </w:delText>
        </w:r>
        <w:bookmarkEnd w:id="315"/>
      </w:del>
    </w:p>
    <w:p w14:paraId="52AD4841" w14:textId="3C94FE75" w:rsidR="00A408CF" w:rsidRPr="00DB397A" w:rsidDel="00F47071" w:rsidRDefault="00A408CF" w:rsidP="00A408CF">
      <w:pPr>
        <w:numPr>
          <w:ilvl w:val="0"/>
          <w:numId w:val="4"/>
        </w:numPr>
        <w:spacing w:before="100" w:beforeAutospacing="1" w:after="100" w:afterAutospacing="1" w:line="240" w:lineRule="auto"/>
        <w:rPr>
          <w:del w:id="318" w:author="SHAHZAIB KHAN" w:date="2026-10-07T18:39:00Z"/>
          <w:rFonts w:ascii="Times New Roman" w:eastAsia="Times New Roman" w:hAnsi="Times New Roman" w:cs="Times New Roman"/>
          <w:color w:val="FF0000"/>
          <w:sz w:val="24"/>
          <w:szCs w:val="24"/>
          <w:u w:val="single"/>
          <w:rPrChange w:id="319" w:author="SHAHZAIB KHAN" w:date="2026-10-07T22:07:00Z">
            <w:rPr>
              <w:del w:id="320" w:author="SHAHZAIB KHAN" w:date="2026-10-07T18:39:00Z"/>
              <w:rFonts w:ascii="Times New Roman" w:eastAsia="Times New Roman" w:hAnsi="Times New Roman" w:cs="Times New Roman"/>
              <w:sz w:val="24"/>
              <w:szCs w:val="24"/>
            </w:rPr>
          </w:rPrChange>
        </w:rPr>
      </w:pPr>
      <w:del w:id="321" w:author="SHAHZAIB KHAN" w:date="2026-10-07T18:39:00Z">
        <w:r w:rsidRPr="00DB397A" w:rsidDel="00F47071">
          <w:rPr>
            <w:rFonts w:ascii="Times New Roman" w:eastAsia="Times New Roman" w:hAnsi="Times New Roman" w:cs="Times New Roman"/>
            <w:b/>
            <w:bCs/>
            <w:color w:val="FF0000"/>
            <w:sz w:val="24"/>
            <w:szCs w:val="24"/>
            <w:u w:val="single"/>
            <w:rPrChange w:id="322" w:author="SHAHZAIB KHAN" w:date="2026-10-07T22:07:00Z">
              <w:rPr>
                <w:rFonts w:ascii="Times New Roman" w:eastAsia="Times New Roman" w:hAnsi="Times New Roman" w:cs="Times New Roman"/>
                <w:b/>
                <w:bCs/>
                <w:sz w:val="24"/>
                <w:szCs w:val="24"/>
              </w:rPr>
            </w:rPrChange>
          </w:rPr>
          <w:delText>Enhanced Communication:</w:delText>
        </w:r>
        <w:r w:rsidRPr="00DB397A" w:rsidDel="00F47071">
          <w:rPr>
            <w:rFonts w:ascii="Times New Roman" w:eastAsia="Times New Roman" w:hAnsi="Times New Roman" w:cs="Times New Roman"/>
            <w:color w:val="FF0000"/>
            <w:sz w:val="24"/>
            <w:szCs w:val="24"/>
            <w:u w:val="single"/>
            <w:rPrChange w:id="323" w:author="SHAHZAIB KHAN" w:date="2026-10-07T22:07:00Z">
              <w:rPr>
                <w:rFonts w:ascii="Times New Roman" w:eastAsia="Times New Roman" w:hAnsi="Times New Roman" w:cs="Times New Roman"/>
                <w:sz w:val="24"/>
                <w:szCs w:val="24"/>
              </w:rPr>
            </w:rPrChange>
          </w:rPr>
          <w:br/>
          <w:delText>Facilitate clear and efficient communication between students and supervisors to support academic progress and project quality.</w:delText>
        </w:r>
      </w:del>
    </w:p>
    <w:p w14:paraId="5CB9BAE1" w14:textId="215AC136" w:rsidR="00A408CF" w:rsidRPr="00DB397A" w:rsidDel="00F47071" w:rsidRDefault="00A408CF" w:rsidP="00A408CF">
      <w:pPr>
        <w:numPr>
          <w:ilvl w:val="0"/>
          <w:numId w:val="4"/>
        </w:numPr>
        <w:spacing w:before="100" w:beforeAutospacing="1" w:after="100" w:afterAutospacing="1" w:line="240" w:lineRule="auto"/>
        <w:rPr>
          <w:del w:id="324" w:author="SHAHZAIB KHAN" w:date="2026-10-07T18:39:00Z"/>
          <w:rFonts w:ascii="Times New Roman" w:eastAsia="Times New Roman" w:hAnsi="Times New Roman" w:cs="Times New Roman"/>
          <w:color w:val="FF0000"/>
          <w:sz w:val="24"/>
          <w:szCs w:val="24"/>
          <w:u w:val="single"/>
          <w:rPrChange w:id="325" w:author="SHAHZAIB KHAN" w:date="2026-10-07T22:07:00Z">
            <w:rPr>
              <w:del w:id="326" w:author="SHAHZAIB KHAN" w:date="2026-10-07T18:39:00Z"/>
              <w:rFonts w:ascii="Times New Roman" w:eastAsia="Times New Roman" w:hAnsi="Times New Roman" w:cs="Times New Roman"/>
              <w:sz w:val="24"/>
              <w:szCs w:val="24"/>
            </w:rPr>
          </w:rPrChange>
        </w:rPr>
      </w:pPr>
      <w:del w:id="327" w:author="SHAHZAIB KHAN" w:date="2026-10-07T18:39:00Z">
        <w:r w:rsidRPr="00DB397A" w:rsidDel="00F47071">
          <w:rPr>
            <w:rFonts w:ascii="Times New Roman" w:eastAsia="Times New Roman" w:hAnsi="Times New Roman" w:cs="Times New Roman"/>
            <w:b/>
            <w:bCs/>
            <w:color w:val="FF0000"/>
            <w:sz w:val="24"/>
            <w:szCs w:val="24"/>
            <w:u w:val="single"/>
            <w:rPrChange w:id="328" w:author="SHAHZAIB KHAN" w:date="2026-10-07T22:07:00Z">
              <w:rPr>
                <w:rFonts w:ascii="Times New Roman" w:eastAsia="Times New Roman" w:hAnsi="Times New Roman" w:cs="Times New Roman"/>
                <w:b/>
                <w:bCs/>
                <w:sz w:val="24"/>
                <w:szCs w:val="24"/>
              </w:rPr>
            </w:rPrChange>
          </w:rPr>
          <w:delText>Streamlined Project Registration:</w:delText>
        </w:r>
        <w:r w:rsidRPr="00DB397A" w:rsidDel="00F47071">
          <w:rPr>
            <w:rFonts w:ascii="Times New Roman" w:eastAsia="Times New Roman" w:hAnsi="Times New Roman" w:cs="Times New Roman"/>
            <w:color w:val="FF0000"/>
            <w:sz w:val="24"/>
            <w:szCs w:val="24"/>
            <w:u w:val="single"/>
            <w:rPrChange w:id="329" w:author="SHAHZAIB KHAN" w:date="2026-10-07T22:07:00Z">
              <w:rPr>
                <w:rFonts w:ascii="Times New Roman" w:eastAsia="Times New Roman" w:hAnsi="Times New Roman" w:cs="Times New Roman"/>
                <w:sz w:val="24"/>
                <w:szCs w:val="24"/>
              </w:rPr>
            </w:rPrChange>
          </w:rPr>
          <w:br/>
          <w:delText>Simplify the process of project registration and management, ensuring that each project is tracked from initiation through completion.</w:delText>
        </w:r>
      </w:del>
    </w:p>
    <w:p w14:paraId="5C433EB3" w14:textId="1C301125" w:rsidR="00A408CF" w:rsidRPr="00DB397A" w:rsidDel="00F47071" w:rsidRDefault="00A408CF" w:rsidP="00A408CF">
      <w:pPr>
        <w:numPr>
          <w:ilvl w:val="0"/>
          <w:numId w:val="4"/>
        </w:numPr>
        <w:spacing w:before="100" w:beforeAutospacing="1" w:after="100" w:afterAutospacing="1" w:line="240" w:lineRule="auto"/>
        <w:rPr>
          <w:del w:id="330" w:author="SHAHZAIB KHAN" w:date="2026-10-07T18:39:00Z"/>
          <w:rFonts w:ascii="Times New Roman" w:eastAsia="Times New Roman" w:hAnsi="Times New Roman" w:cs="Times New Roman"/>
          <w:color w:val="FF0000"/>
          <w:sz w:val="24"/>
          <w:szCs w:val="24"/>
          <w:u w:val="single"/>
          <w:rPrChange w:id="331" w:author="SHAHZAIB KHAN" w:date="2026-10-07T22:07:00Z">
            <w:rPr>
              <w:del w:id="332" w:author="SHAHZAIB KHAN" w:date="2026-10-07T18:39:00Z"/>
              <w:rFonts w:ascii="Times New Roman" w:eastAsia="Times New Roman" w:hAnsi="Times New Roman" w:cs="Times New Roman"/>
              <w:sz w:val="24"/>
              <w:szCs w:val="24"/>
            </w:rPr>
          </w:rPrChange>
        </w:rPr>
      </w:pPr>
      <w:del w:id="333" w:author="SHAHZAIB KHAN" w:date="2026-10-07T18:39:00Z">
        <w:r w:rsidRPr="00DB397A" w:rsidDel="00F47071">
          <w:rPr>
            <w:rFonts w:ascii="Times New Roman" w:eastAsia="Times New Roman" w:hAnsi="Times New Roman" w:cs="Times New Roman"/>
            <w:b/>
            <w:bCs/>
            <w:color w:val="FF0000"/>
            <w:sz w:val="24"/>
            <w:szCs w:val="24"/>
            <w:u w:val="single"/>
            <w:rPrChange w:id="334" w:author="SHAHZAIB KHAN" w:date="2026-10-07T22:07:00Z">
              <w:rPr>
                <w:rFonts w:ascii="Times New Roman" w:eastAsia="Times New Roman" w:hAnsi="Times New Roman" w:cs="Times New Roman"/>
                <w:b/>
                <w:bCs/>
                <w:sz w:val="24"/>
                <w:szCs w:val="24"/>
              </w:rPr>
            </w:rPrChange>
          </w:rPr>
          <w:delText>Robust Version Control:</w:delText>
        </w:r>
        <w:r w:rsidRPr="00DB397A" w:rsidDel="00F47071">
          <w:rPr>
            <w:rFonts w:ascii="Times New Roman" w:eastAsia="Times New Roman" w:hAnsi="Times New Roman" w:cs="Times New Roman"/>
            <w:color w:val="FF0000"/>
            <w:sz w:val="24"/>
            <w:szCs w:val="24"/>
            <w:u w:val="single"/>
            <w:rPrChange w:id="335" w:author="SHAHZAIB KHAN" w:date="2026-10-07T22:07:00Z">
              <w:rPr>
                <w:rFonts w:ascii="Times New Roman" w:eastAsia="Times New Roman" w:hAnsi="Times New Roman" w:cs="Times New Roman"/>
                <w:sz w:val="24"/>
                <w:szCs w:val="24"/>
              </w:rPr>
            </w:rPrChange>
          </w:rPr>
          <w:br/>
          <w:delText>Enable students to submit multiple versions of work products, ensuring that supervisors can access and review historical data and progress updates.</w:delText>
        </w:r>
      </w:del>
    </w:p>
    <w:p w14:paraId="1AC947A0" w14:textId="20AE819E" w:rsidR="00A408CF" w:rsidRPr="00DB397A" w:rsidDel="00F47071" w:rsidRDefault="00A408CF" w:rsidP="00A408CF">
      <w:pPr>
        <w:numPr>
          <w:ilvl w:val="0"/>
          <w:numId w:val="4"/>
        </w:numPr>
        <w:spacing w:before="100" w:beforeAutospacing="1" w:after="100" w:afterAutospacing="1" w:line="240" w:lineRule="auto"/>
        <w:rPr>
          <w:del w:id="336" w:author="SHAHZAIB KHAN" w:date="2026-10-07T18:39:00Z"/>
          <w:rFonts w:ascii="Times New Roman" w:eastAsia="Times New Roman" w:hAnsi="Times New Roman" w:cs="Times New Roman"/>
          <w:color w:val="FF0000"/>
          <w:sz w:val="24"/>
          <w:szCs w:val="24"/>
          <w:u w:val="single"/>
          <w:rPrChange w:id="337" w:author="SHAHZAIB KHAN" w:date="2026-10-07T22:07:00Z">
            <w:rPr>
              <w:del w:id="338" w:author="SHAHZAIB KHAN" w:date="2026-10-07T18:39:00Z"/>
              <w:rFonts w:ascii="Times New Roman" w:eastAsia="Times New Roman" w:hAnsi="Times New Roman" w:cs="Times New Roman"/>
              <w:sz w:val="24"/>
              <w:szCs w:val="24"/>
            </w:rPr>
          </w:rPrChange>
        </w:rPr>
      </w:pPr>
      <w:del w:id="339" w:author="SHAHZAIB KHAN" w:date="2026-10-07T18:39:00Z">
        <w:r w:rsidRPr="00DB397A" w:rsidDel="00F47071">
          <w:rPr>
            <w:rFonts w:ascii="Times New Roman" w:eastAsia="Times New Roman" w:hAnsi="Times New Roman" w:cs="Times New Roman"/>
            <w:b/>
            <w:bCs/>
            <w:color w:val="FF0000"/>
            <w:sz w:val="24"/>
            <w:szCs w:val="24"/>
            <w:u w:val="single"/>
            <w:rPrChange w:id="340" w:author="SHAHZAIB KHAN" w:date="2026-10-07T22:07:00Z">
              <w:rPr>
                <w:rFonts w:ascii="Times New Roman" w:eastAsia="Times New Roman" w:hAnsi="Times New Roman" w:cs="Times New Roman"/>
                <w:b/>
                <w:bCs/>
                <w:sz w:val="24"/>
                <w:szCs w:val="24"/>
              </w:rPr>
            </w:rPrChange>
          </w:rPr>
          <w:delText>Timely Feedback Mechanism:</w:delText>
        </w:r>
        <w:r w:rsidRPr="00DB397A" w:rsidDel="00F47071">
          <w:rPr>
            <w:rFonts w:ascii="Times New Roman" w:eastAsia="Times New Roman" w:hAnsi="Times New Roman" w:cs="Times New Roman"/>
            <w:color w:val="FF0000"/>
            <w:sz w:val="24"/>
            <w:szCs w:val="24"/>
            <w:u w:val="single"/>
            <w:rPrChange w:id="341" w:author="SHAHZAIB KHAN" w:date="2026-10-07T22:07:00Z">
              <w:rPr>
                <w:rFonts w:ascii="Times New Roman" w:eastAsia="Times New Roman" w:hAnsi="Times New Roman" w:cs="Times New Roman"/>
                <w:sz w:val="24"/>
                <w:szCs w:val="24"/>
              </w:rPr>
            </w:rPrChange>
          </w:rPr>
          <w:br/>
          <w:delText>Provide a mechanism for supervisors to deliver prompt feedback on submitted work products, aiding in continuous improvement.</w:delText>
        </w:r>
      </w:del>
    </w:p>
    <w:p w14:paraId="62DACBAD" w14:textId="36368F9E" w:rsidR="00A408CF" w:rsidRPr="00DB397A" w:rsidDel="00E154F8" w:rsidRDefault="6579BE34" w:rsidP="1A775A4C">
      <w:pPr>
        <w:numPr>
          <w:ilvl w:val="0"/>
          <w:numId w:val="4"/>
        </w:numPr>
        <w:spacing w:before="100" w:beforeAutospacing="1" w:after="100" w:afterAutospacing="1" w:line="240" w:lineRule="auto"/>
        <w:rPr>
          <w:del w:id="342" w:author="SHAHZAIB KHAN" w:date="2026-10-07T18:39:00Z"/>
          <w:rFonts w:ascii="Times New Roman" w:eastAsia="Times New Roman" w:hAnsi="Times New Roman" w:cs="Times New Roman"/>
          <w:color w:val="FF0000"/>
          <w:sz w:val="24"/>
          <w:szCs w:val="24"/>
          <w:u w:val="single"/>
          <w:rPrChange w:id="343" w:author="SHAHZAIB KHAN" w:date="2026-10-07T22:07:00Z">
            <w:rPr>
              <w:del w:id="344" w:author="SHAHZAIB KHAN" w:date="2026-10-07T18:39:00Z"/>
              <w:rFonts w:ascii="Times New Roman" w:eastAsia="Times New Roman" w:hAnsi="Times New Roman" w:cs="Times New Roman"/>
              <w:sz w:val="24"/>
              <w:szCs w:val="24"/>
            </w:rPr>
          </w:rPrChange>
        </w:rPr>
      </w:pPr>
      <w:del w:id="345" w:author="SHAHZAIB KHAN" w:date="2026-10-07T18:39:00Z">
        <w:r w:rsidRPr="00DB397A" w:rsidDel="00F47071">
          <w:rPr>
            <w:rFonts w:ascii="Times New Roman" w:eastAsia="Times New Roman" w:hAnsi="Times New Roman" w:cs="Times New Roman"/>
            <w:b/>
            <w:bCs/>
            <w:color w:val="FF0000"/>
            <w:sz w:val="24"/>
            <w:szCs w:val="24"/>
            <w:u w:val="single"/>
            <w:rPrChange w:id="346" w:author="SHAHZAIB KHAN" w:date="2026-10-07T22:07:00Z">
              <w:rPr>
                <w:rFonts w:ascii="Times New Roman" w:eastAsia="Times New Roman" w:hAnsi="Times New Roman" w:cs="Times New Roman"/>
                <w:b/>
                <w:bCs/>
                <w:sz w:val="24"/>
                <w:szCs w:val="24"/>
              </w:rPr>
            </w:rPrChange>
          </w:rPr>
          <w:delText>User-Friendly Interface:</w:delText>
        </w:r>
        <w:r w:rsidR="00A408CF" w:rsidRPr="00DB397A" w:rsidDel="00F47071">
          <w:rPr>
            <w:color w:val="FF0000"/>
            <w:sz w:val="24"/>
            <w:szCs w:val="24"/>
            <w:u w:val="single"/>
            <w:rPrChange w:id="347" w:author="SHAHZAIB KHAN" w:date="2026-10-07T22:07:00Z">
              <w:rPr/>
            </w:rPrChange>
          </w:rPr>
          <w:br/>
        </w:r>
        <w:r w:rsidRPr="00DB397A" w:rsidDel="00F47071">
          <w:rPr>
            <w:rFonts w:ascii="Times New Roman" w:eastAsia="Times New Roman" w:hAnsi="Times New Roman" w:cs="Times New Roman"/>
            <w:color w:val="FF0000"/>
            <w:sz w:val="24"/>
            <w:szCs w:val="24"/>
            <w:u w:val="single"/>
            <w:rPrChange w:id="348" w:author="SHAHZAIB KHAN" w:date="2026-10-07T22:07:00Z">
              <w:rPr>
                <w:rFonts w:ascii="Times New Roman" w:eastAsia="Times New Roman" w:hAnsi="Times New Roman" w:cs="Times New Roman"/>
                <w:sz w:val="24"/>
                <w:szCs w:val="24"/>
              </w:rPr>
            </w:rPrChange>
          </w:rPr>
          <w:delText>Develop an intuitive and accessible user interface that can be used by both students and supervisors with minimal training.</w:delText>
        </w:r>
      </w:del>
      <w:ins w:id="349" w:author="SHAHZAIB KHAN" w:date="2026-10-07T19:01:00Z">
        <w:r w:rsidR="00D45718" w:rsidRPr="00DB397A">
          <w:rPr>
            <w:rFonts w:ascii="Times New Roman" w:eastAsia="Times New Roman" w:hAnsi="Times New Roman" w:cs="Times New Roman"/>
            <w:color w:val="FF0000"/>
            <w:sz w:val="24"/>
            <w:szCs w:val="24"/>
            <w:u w:val="single"/>
            <w:rPrChange w:id="350" w:author="SHAHZAIB KHAN" w:date="2026-10-07T22:07:00Z">
              <w:rPr>
                <w:rFonts w:ascii="Times New Roman" w:eastAsia="Times New Roman" w:hAnsi="Times New Roman" w:cs="Times New Roman"/>
                <w:sz w:val="24"/>
                <w:szCs w:val="24"/>
              </w:rPr>
            </w:rPrChange>
          </w:rPr>
          <w:t xml:space="preserve"> </w:t>
        </w:r>
      </w:ins>
    </w:p>
    <w:p w14:paraId="3B7A08DA" w14:textId="77777777" w:rsidR="00E154F8" w:rsidRPr="00DB397A" w:rsidRDefault="00E154F8">
      <w:pPr>
        <w:spacing w:before="100" w:beforeAutospacing="1" w:after="100" w:afterAutospacing="1" w:line="240" w:lineRule="auto"/>
        <w:rPr>
          <w:ins w:id="351" w:author="SHAHZAIB KHAN" w:date="2026-10-07T19:06:00Z"/>
          <w:rFonts w:ascii="Times New Roman" w:eastAsia="Times New Roman" w:hAnsi="Times New Roman" w:cs="Times New Roman"/>
          <w:color w:val="FF0000"/>
          <w:sz w:val="24"/>
          <w:szCs w:val="24"/>
          <w:u w:val="single"/>
          <w:rPrChange w:id="352" w:author="SHAHZAIB KHAN" w:date="2026-10-07T22:07:00Z">
            <w:rPr>
              <w:ins w:id="353" w:author="SHAHZAIB KHAN" w:date="2026-10-07T19:06:00Z"/>
              <w:rFonts w:ascii="Times New Roman" w:eastAsia="Times New Roman" w:hAnsi="Times New Roman" w:cs="Times New Roman"/>
              <w:sz w:val="24"/>
              <w:szCs w:val="24"/>
            </w:rPr>
          </w:rPrChange>
        </w:rPr>
        <w:pPrChange w:id="354" w:author="SHAHZAIB KHAN" w:date="2026-10-07T19:06:00Z">
          <w:pPr>
            <w:numPr>
              <w:numId w:val="4"/>
            </w:numPr>
            <w:tabs>
              <w:tab w:val="num" w:pos="720"/>
            </w:tabs>
            <w:spacing w:before="100" w:beforeAutospacing="1" w:after="100" w:afterAutospacing="1" w:line="240" w:lineRule="auto"/>
            <w:ind w:left="720" w:hanging="360"/>
          </w:pPr>
        </w:pPrChange>
      </w:pPr>
    </w:p>
    <w:p w14:paraId="1D418636" w14:textId="77777777" w:rsidR="00E154F8" w:rsidRPr="00DB397A" w:rsidRDefault="00E154F8" w:rsidP="00E154F8">
      <w:pPr>
        <w:pStyle w:val="ListParagraph"/>
        <w:numPr>
          <w:ilvl w:val="0"/>
          <w:numId w:val="4"/>
        </w:numPr>
        <w:spacing w:after="0" w:line="240" w:lineRule="auto"/>
        <w:rPr>
          <w:ins w:id="355" w:author="SHAHZAIB KHAN" w:date="2026-10-07T19:05:00Z"/>
          <w:rFonts w:ascii="Times New Roman" w:eastAsia="Times New Roman" w:hAnsi="Times New Roman" w:cs="Times New Roman"/>
          <w:color w:val="FF0000"/>
          <w:kern w:val="0"/>
          <w:sz w:val="24"/>
          <w:szCs w:val="24"/>
          <w:u w:val="single"/>
          <w14:ligatures w14:val="none"/>
          <w:rPrChange w:id="356" w:author="SHAHZAIB KHAN" w:date="2026-10-07T22:07:00Z">
            <w:rPr>
              <w:ins w:id="357" w:author="SHAHZAIB KHAN" w:date="2026-10-07T19:05:00Z"/>
              <w:rFonts w:ascii="Times New Roman" w:eastAsia="Times New Roman" w:hAnsi="Times New Roman" w:cs="Times New Roman"/>
              <w:kern w:val="0"/>
              <w:sz w:val="24"/>
              <w:szCs w:val="24"/>
              <w14:ligatures w14:val="none"/>
            </w:rPr>
          </w:rPrChange>
        </w:rPr>
      </w:pPr>
      <w:ins w:id="358" w:author="SHAHZAIB KHAN" w:date="2026-10-07T19:05:00Z">
        <w:r w:rsidRPr="00DB397A">
          <w:rPr>
            <w:rFonts w:ascii="Times New Roman" w:eastAsia="Times New Roman" w:hAnsi="Symbol" w:cs="Times New Roman"/>
            <w:color w:val="FF0000"/>
            <w:kern w:val="0"/>
            <w:sz w:val="24"/>
            <w:szCs w:val="24"/>
            <w:u w:val="single"/>
            <w14:ligatures w14:val="none"/>
            <w:rPrChange w:id="359" w:author="SHAHZAIB KHAN" w:date="2026-10-07T22:07:00Z">
              <w:rPr>
                <w:rFonts w:ascii="Times New Roman" w:eastAsia="Times New Roman" w:hAnsi="Symbol" w:cs="Times New Roman"/>
                <w:kern w:val="0"/>
                <w:sz w:val="24"/>
                <w:szCs w:val="24"/>
                <w14:ligatures w14:val="none"/>
              </w:rPr>
            </w:rPrChange>
          </w:rPr>
          <w:t></w:t>
        </w:r>
        <w:r w:rsidRPr="00DB397A">
          <w:rPr>
            <w:rFonts w:ascii="Times New Roman" w:eastAsia="Times New Roman" w:hAnsi="Times New Roman" w:cs="Times New Roman"/>
            <w:color w:val="FF0000"/>
            <w:kern w:val="0"/>
            <w:sz w:val="24"/>
            <w:szCs w:val="24"/>
            <w:u w:val="single"/>
            <w14:ligatures w14:val="none"/>
            <w:rPrChange w:id="360" w:author="SHAHZAIB KHAN" w:date="2026-10-07T22:07:00Z">
              <w:rPr>
                <w:rFonts w:ascii="Times New Roman" w:eastAsia="Times New Roman" w:hAnsi="Times New Roman" w:cs="Times New Roman"/>
                <w:kern w:val="0"/>
                <w:sz w:val="24"/>
                <w:szCs w:val="24"/>
                <w14:ligatures w14:val="none"/>
              </w:rPr>
            </w:rPrChange>
          </w:rPr>
          <w:t xml:space="preserve">  View Bakery Categories and Items</w:t>
        </w:r>
        <w:r w:rsidRPr="00DB397A">
          <w:rPr>
            <w:rFonts w:ascii="Times New Roman" w:eastAsia="Times New Roman" w:hAnsi="Times New Roman" w:cs="Times New Roman"/>
            <w:color w:val="FF0000"/>
            <w:kern w:val="0"/>
            <w:sz w:val="24"/>
            <w:szCs w:val="24"/>
            <w:u w:val="single"/>
            <w14:ligatures w14:val="none"/>
            <w:rPrChange w:id="361" w:author="SHAHZAIB KHAN" w:date="2026-10-07T22:07:00Z">
              <w:rPr>
                <w:rFonts w:ascii="Times New Roman" w:eastAsia="Times New Roman" w:hAnsi="Times New Roman" w:cs="Times New Roman"/>
                <w:kern w:val="0"/>
                <w:sz w:val="24"/>
                <w:szCs w:val="24"/>
                <w14:ligatures w14:val="none"/>
              </w:rPr>
            </w:rPrChange>
          </w:rPr>
          <w:br/>
          <w:t xml:space="preserve">The customer can view different bakery categories and see the available items with their prices. </w:t>
        </w:r>
      </w:ins>
    </w:p>
    <w:p w14:paraId="75C694D0" w14:textId="77777777" w:rsidR="00E154F8" w:rsidRPr="00DB397A" w:rsidRDefault="00E154F8" w:rsidP="00E154F8">
      <w:pPr>
        <w:pStyle w:val="ListParagraph"/>
        <w:numPr>
          <w:ilvl w:val="0"/>
          <w:numId w:val="4"/>
        </w:numPr>
        <w:spacing w:after="0" w:line="240" w:lineRule="auto"/>
        <w:rPr>
          <w:ins w:id="362" w:author="SHAHZAIB KHAN" w:date="2026-10-07T19:05:00Z"/>
          <w:rFonts w:ascii="Times New Roman" w:eastAsia="Times New Roman" w:hAnsi="Times New Roman" w:cs="Times New Roman"/>
          <w:color w:val="FF0000"/>
          <w:kern w:val="0"/>
          <w:sz w:val="24"/>
          <w:szCs w:val="24"/>
          <w:u w:val="single"/>
          <w14:ligatures w14:val="none"/>
          <w:rPrChange w:id="363" w:author="SHAHZAIB KHAN" w:date="2026-10-07T22:07:00Z">
            <w:rPr>
              <w:ins w:id="364" w:author="SHAHZAIB KHAN" w:date="2026-10-07T19:05:00Z"/>
              <w:rFonts w:ascii="Times New Roman" w:eastAsia="Times New Roman" w:hAnsi="Times New Roman" w:cs="Times New Roman"/>
              <w:kern w:val="0"/>
              <w:sz w:val="24"/>
              <w:szCs w:val="24"/>
              <w14:ligatures w14:val="none"/>
            </w:rPr>
          </w:rPrChange>
        </w:rPr>
      </w:pPr>
      <w:ins w:id="365" w:author="SHAHZAIB KHAN" w:date="2026-10-07T19:05:00Z">
        <w:r w:rsidRPr="00DB397A">
          <w:rPr>
            <w:rFonts w:ascii="Times New Roman" w:eastAsia="Times New Roman" w:hAnsi="Symbol" w:cs="Times New Roman"/>
            <w:color w:val="FF0000"/>
            <w:kern w:val="0"/>
            <w:sz w:val="24"/>
            <w:szCs w:val="24"/>
            <w:u w:val="single"/>
            <w14:ligatures w14:val="none"/>
            <w:rPrChange w:id="366" w:author="SHAHZAIB KHAN" w:date="2026-10-07T22:07:00Z">
              <w:rPr>
                <w:rFonts w:ascii="Times New Roman" w:eastAsia="Times New Roman" w:hAnsi="Symbol" w:cs="Times New Roman"/>
                <w:kern w:val="0"/>
                <w:sz w:val="24"/>
                <w:szCs w:val="24"/>
                <w14:ligatures w14:val="none"/>
              </w:rPr>
            </w:rPrChange>
          </w:rPr>
          <w:t></w:t>
        </w:r>
        <w:r w:rsidRPr="00DB397A">
          <w:rPr>
            <w:rFonts w:ascii="Times New Roman" w:eastAsia="Times New Roman" w:hAnsi="Times New Roman" w:cs="Times New Roman"/>
            <w:color w:val="FF0000"/>
            <w:kern w:val="0"/>
            <w:sz w:val="24"/>
            <w:szCs w:val="24"/>
            <w:u w:val="single"/>
            <w14:ligatures w14:val="none"/>
            <w:rPrChange w:id="367" w:author="SHAHZAIB KHAN" w:date="2026-10-07T22:07:00Z">
              <w:rPr>
                <w:rFonts w:ascii="Times New Roman" w:eastAsia="Times New Roman" w:hAnsi="Times New Roman" w:cs="Times New Roman"/>
                <w:kern w:val="0"/>
                <w:sz w:val="24"/>
                <w:szCs w:val="24"/>
                <w14:ligatures w14:val="none"/>
              </w:rPr>
            </w:rPrChange>
          </w:rPr>
          <w:t xml:space="preserve">  Select Bakery Items</w:t>
        </w:r>
        <w:r w:rsidRPr="00DB397A">
          <w:rPr>
            <w:rFonts w:ascii="Times New Roman" w:eastAsia="Times New Roman" w:hAnsi="Times New Roman" w:cs="Times New Roman"/>
            <w:color w:val="FF0000"/>
            <w:kern w:val="0"/>
            <w:sz w:val="24"/>
            <w:szCs w:val="24"/>
            <w:u w:val="single"/>
            <w14:ligatures w14:val="none"/>
            <w:rPrChange w:id="368" w:author="SHAHZAIB KHAN" w:date="2026-10-07T22:07:00Z">
              <w:rPr>
                <w:rFonts w:ascii="Times New Roman" w:eastAsia="Times New Roman" w:hAnsi="Times New Roman" w:cs="Times New Roman"/>
                <w:kern w:val="0"/>
                <w:sz w:val="24"/>
                <w:szCs w:val="24"/>
                <w14:ligatures w14:val="none"/>
              </w:rPr>
            </w:rPrChange>
          </w:rPr>
          <w:br/>
          <w:t xml:space="preserve">The customer can select the required bakery items and enter the quantity they want to order. </w:t>
        </w:r>
      </w:ins>
    </w:p>
    <w:p w14:paraId="5E47EF8A" w14:textId="77777777" w:rsidR="00E154F8" w:rsidRPr="00DB397A" w:rsidRDefault="00E154F8" w:rsidP="00E154F8">
      <w:pPr>
        <w:pStyle w:val="ListParagraph"/>
        <w:numPr>
          <w:ilvl w:val="0"/>
          <w:numId w:val="4"/>
        </w:numPr>
        <w:spacing w:after="0" w:line="240" w:lineRule="auto"/>
        <w:rPr>
          <w:ins w:id="369" w:author="SHAHZAIB KHAN" w:date="2026-10-07T19:05:00Z"/>
          <w:rFonts w:ascii="Times New Roman" w:eastAsia="Times New Roman" w:hAnsi="Times New Roman" w:cs="Times New Roman"/>
          <w:color w:val="FF0000"/>
          <w:kern w:val="0"/>
          <w:sz w:val="24"/>
          <w:szCs w:val="24"/>
          <w:u w:val="single"/>
          <w14:ligatures w14:val="none"/>
          <w:rPrChange w:id="370" w:author="SHAHZAIB KHAN" w:date="2026-10-07T22:07:00Z">
            <w:rPr>
              <w:ins w:id="371" w:author="SHAHZAIB KHAN" w:date="2026-10-07T19:05:00Z"/>
              <w:rFonts w:ascii="Times New Roman" w:eastAsia="Times New Roman" w:hAnsi="Times New Roman" w:cs="Times New Roman"/>
              <w:kern w:val="0"/>
              <w:sz w:val="24"/>
              <w:szCs w:val="24"/>
              <w14:ligatures w14:val="none"/>
            </w:rPr>
          </w:rPrChange>
        </w:rPr>
      </w:pPr>
      <w:ins w:id="372" w:author="SHAHZAIB KHAN" w:date="2026-10-07T19:05:00Z">
        <w:r w:rsidRPr="00DB397A">
          <w:rPr>
            <w:rFonts w:ascii="Times New Roman" w:eastAsia="Times New Roman" w:hAnsi="Symbol" w:cs="Times New Roman"/>
            <w:color w:val="FF0000"/>
            <w:kern w:val="0"/>
            <w:sz w:val="24"/>
            <w:szCs w:val="24"/>
            <w:u w:val="single"/>
            <w14:ligatures w14:val="none"/>
            <w:rPrChange w:id="373" w:author="SHAHZAIB KHAN" w:date="2026-10-07T22:07:00Z">
              <w:rPr>
                <w:rFonts w:ascii="Times New Roman" w:eastAsia="Times New Roman" w:hAnsi="Symbol" w:cs="Times New Roman"/>
                <w:kern w:val="0"/>
                <w:sz w:val="24"/>
                <w:szCs w:val="24"/>
                <w14:ligatures w14:val="none"/>
              </w:rPr>
            </w:rPrChange>
          </w:rPr>
          <w:t></w:t>
        </w:r>
        <w:r w:rsidRPr="00DB397A">
          <w:rPr>
            <w:rFonts w:ascii="Times New Roman" w:eastAsia="Times New Roman" w:hAnsi="Times New Roman" w:cs="Times New Roman"/>
            <w:color w:val="FF0000"/>
            <w:kern w:val="0"/>
            <w:sz w:val="24"/>
            <w:szCs w:val="24"/>
            <w:u w:val="single"/>
            <w14:ligatures w14:val="none"/>
            <w:rPrChange w:id="374" w:author="SHAHZAIB KHAN" w:date="2026-10-07T22:07:00Z">
              <w:rPr>
                <w:rFonts w:ascii="Times New Roman" w:eastAsia="Times New Roman" w:hAnsi="Times New Roman" w:cs="Times New Roman"/>
                <w:kern w:val="0"/>
                <w:sz w:val="24"/>
                <w:szCs w:val="24"/>
                <w14:ligatures w14:val="none"/>
              </w:rPr>
            </w:rPrChange>
          </w:rPr>
          <w:t xml:space="preserve">  Calculate Order Total</w:t>
        </w:r>
        <w:r w:rsidRPr="00DB397A">
          <w:rPr>
            <w:rFonts w:ascii="Times New Roman" w:eastAsia="Times New Roman" w:hAnsi="Times New Roman" w:cs="Times New Roman"/>
            <w:color w:val="FF0000"/>
            <w:kern w:val="0"/>
            <w:sz w:val="24"/>
            <w:szCs w:val="24"/>
            <w:u w:val="single"/>
            <w14:ligatures w14:val="none"/>
            <w:rPrChange w:id="375" w:author="SHAHZAIB KHAN" w:date="2026-10-07T22:07:00Z">
              <w:rPr>
                <w:rFonts w:ascii="Times New Roman" w:eastAsia="Times New Roman" w:hAnsi="Times New Roman" w:cs="Times New Roman"/>
                <w:kern w:val="0"/>
                <w:sz w:val="24"/>
                <w:szCs w:val="24"/>
                <w14:ligatures w14:val="none"/>
              </w:rPr>
            </w:rPrChange>
          </w:rPr>
          <w:br/>
          <w:t xml:space="preserve">The system calculates the total price of the selected items and updates the amount when the customer changes the quantity or removes an item. </w:t>
        </w:r>
      </w:ins>
    </w:p>
    <w:p w14:paraId="08BD6444" w14:textId="77777777" w:rsidR="00E154F8" w:rsidRPr="00DB397A" w:rsidRDefault="00E154F8" w:rsidP="00E154F8">
      <w:pPr>
        <w:pStyle w:val="ListParagraph"/>
        <w:numPr>
          <w:ilvl w:val="0"/>
          <w:numId w:val="4"/>
        </w:numPr>
        <w:spacing w:after="0" w:line="240" w:lineRule="auto"/>
        <w:rPr>
          <w:ins w:id="376" w:author="SHAHZAIB KHAN" w:date="2026-10-07T19:05:00Z"/>
          <w:rFonts w:ascii="Times New Roman" w:eastAsia="Times New Roman" w:hAnsi="Times New Roman" w:cs="Times New Roman"/>
          <w:color w:val="FF0000"/>
          <w:kern w:val="0"/>
          <w:sz w:val="24"/>
          <w:szCs w:val="24"/>
          <w:u w:val="single"/>
          <w14:ligatures w14:val="none"/>
          <w:rPrChange w:id="377" w:author="SHAHZAIB KHAN" w:date="2026-10-07T22:07:00Z">
            <w:rPr>
              <w:ins w:id="378" w:author="SHAHZAIB KHAN" w:date="2026-10-07T19:05:00Z"/>
              <w:rFonts w:ascii="Times New Roman" w:eastAsia="Times New Roman" w:hAnsi="Times New Roman" w:cs="Times New Roman"/>
              <w:kern w:val="0"/>
              <w:sz w:val="24"/>
              <w:szCs w:val="24"/>
              <w14:ligatures w14:val="none"/>
            </w:rPr>
          </w:rPrChange>
        </w:rPr>
      </w:pPr>
      <w:ins w:id="379" w:author="SHAHZAIB KHAN" w:date="2026-10-07T19:05:00Z">
        <w:r w:rsidRPr="00DB397A">
          <w:rPr>
            <w:rFonts w:ascii="Times New Roman" w:eastAsia="Times New Roman" w:hAnsi="Symbol" w:cs="Times New Roman"/>
            <w:color w:val="FF0000"/>
            <w:kern w:val="0"/>
            <w:sz w:val="24"/>
            <w:szCs w:val="24"/>
            <w:u w:val="single"/>
            <w14:ligatures w14:val="none"/>
            <w:rPrChange w:id="380" w:author="SHAHZAIB KHAN" w:date="2026-10-07T22:07:00Z">
              <w:rPr>
                <w:rFonts w:ascii="Times New Roman" w:eastAsia="Times New Roman" w:hAnsi="Symbol" w:cs="Times New Roman"/>
                <w:kern w:val="0"/>
                <w:sz w:val="24"/>
                <w:szCs w:val="24"/>
                <w14:ligatures w14:val="none"/>
              </w:rPr>
            </w:rPrChange>
          </w:rPr>
          <w:t></w:t>
        </w:r>
        <w:r w:rsidRPr="00DB397A">
          <w:rPr>
            <w:rFonts w:ascii="Times New Roman" w:eastAsia="Times New Roman" w:hAnsi="Times New Roman" w:cs="Times New Roman"/>
            <w:color w:val="FF0000"/>
            <w:kern w:val="0"/>
            <w:sz w:val="24"/>
            <w:szCs w:val="24"/>
            <w:u w:val="single"/>
            <w14:ligatures w14:val="none"/>
            <w:rPrChange w:id="381" w:author="SHAHZAIB KHAN" w:date="2026-10-07T22:07:00Z">
              <w:rPr>
                <w:rFonts w:ascii="Times New Roman" w:eastAsia="Times New Roman" w:hAnsi="Times New Roman" w:cs="Times New Roman"/>
                <w:kern w:val="0"/>
                <w:sz w:val="24"/>
                <w:szCs w:val="24"/>
                <w14:ligatures w14:val="none"/>
              </w:rPr>
            </w:rPrChange>
          </w:rPr>
          <w:t xml:space="preserve">  Apply Discounts and Package Deals</w:t>
        </w:r>
        <w:r w:rsidRPr="00DB397A">
          <w:rPr>
            <w:rFonts w:ascii="Times New Roman" w:eastAsia="Times New Roman" w:hAnsi="Times New Roman" w:cs="Times New Roman"/>
            <w:color w:val="FF0000"/>
            <w:kern w:val="0"/>
            <w:sz w:val="24"/>
            <w:szCs w:val="24"/>
            <w:u w:val="single"/>
            <w14:ligatures w14:val="none"/>
            <w:rPrChange w:id="382" w:author="SHAHZAIB KHAN" w:date="2026-10-07T22:07:00Z">
              <w:rPr>
                <w:rFonts w:ascii="Times New Roman" w:eastAsia="Times New Roman" w:hAnsi="Times New Roman" w:cs="Times New Roman"/>
                <w:kern w:val="0"/>
                <w:sz w:val="24"/>
                <w:szCs w:val="24"/>
                <w14:ligatures w14:val="none"/>
              </w:rPr>
            </w:rPrChange>
          </w:rPr>
          <w:br/>
          <w:t xml:space="preserve">The system checks whether the selected items are eligible for any discount or package deal and updates the total accordingly. </w:t>
        </w:r>
      </w:ins>
    </w:p>
    <w:p w14:paraId="64BC4417" w14:textId="77777777" w:rsidR="00E154F8" w:rsidRPr="00DB397A" w:rsidRDefault="00E154F8" w:rsidP="00E154F8">
      <w:pPr>
        <w:pStyle w:val="ListParagraph"/>
        <w:numPr>
          <w:ilvl w:val="0"/>
          <w:numId w:val="4"/>
        </w:numPr>
        <w:spacing w:after="0" w:line="240" w:lineRule="auto"/>
        <w:rPr>
          <w:ins w:id="383" w:author="SHAHZAIB KHAN" w:date="2026-10-07T19:05:00Z"/>
          <w:rFonts w:ascii="Times New Roman" w:eastAsia="Times New Roman" w:hAnsi="Times New Roman" w:cs="Times New Roman"/>
          <w:color w:val="FF0000"/>
          <w:kern w:val="0"/>
          <w:sz w:val="24"/>
          <w:szCs w:val="24"/>
          <w:u w:val="single"/>
          <w14:ligatures w14:val="none"/>
          <w:rPrChange w:id="384" w:author="SHAHZAIB KHAN" w:date="2026-10-07T22:07:00Z">
            <w:rPr>
              <w:ins w:id="385" w:author="SHAHZAIB KHAN" w:date="2026-10-07T19:05:00Z"/>
              <w:rFonts w:ascii="Times New Roman" w:eastAsia="Times New Roman" w:hAnsi="Times New Roman" w:cs="Times New Roman"/>
              <w:kern w:val="0"/>
              <w:sz w:val="24"/>
              <w:szCs w:val="24"/>
              <w14:ligatures w14:val="none"/>
            </w:rPr>
          </w:rPrChange>
        </w:rPr>
      </w:pPr>
      <w:ins w:id="386" w:author="SHAHZAIB KHAN" w:date="2026-10-07T19:05:00Z">
        <w:r w:rsidRPr="00DB397A">
          <w:rPr>
            <w:rFonts w:ascii="Times New Roman" w:eastAsia="Times New Roman" w:hAnsi="Symbol" w:cs="Times New Roman"/>
            <w:color w:val="FF0000"/>
            <w:kern w:val="0"/>
            <w:sz w:val="24"/>
            <w:szCs w:val="24"/>
            <w:u w:val="single"/>
            <w14:ligatures w14:val="none"/>
            <w:rPrChange w:id="387" w:author="SHAHZAIB KHAN" w:date="2026-10-07T22:07:00Z">
              <w:rPr>
                <w:rFonts w:ascii="Times New Roman" w:eastAsia="Times New Roman" w:hAnsi="Symbol" w:cs="Times New Roman"/>
                <w:kern w:val="0"/>
                <w:sz w:val="24"/>
                <w:szCs w:val="24"/>
                <w14:ligatures w14:val="none"/>
              </w:rPr>
            </w:rPrChange>
          </w:rPr>
          <w:lastRenderedPageBreak/>
          <w:t></w:t>
        </w:r>
        <w:r w:rsidRPr="00DB397A">
          <w:rPr>
            <w:rFonts w:ascii="Times New Roman" w:eastAsia="Times New Roman" w:hAnsi="Times New Roman" w:cs="Times New Roman"/>
            <w:color w:val="FF0000"/>
            <w:kern w:val="0"/>
            <w:sz w:val="24"/>
            <w:szCs w:val="24"/>
            <w:u w:val="single"/>
            <w14:ligatures w14:val="none"/>
            <w:rPrChange w:id="388" w:author="SHAHZAIB KHAN" w:date="2026-10-07T22:07:00Z">
              <w:rPr>
                <w:rFonts w:ascii="Times New Roman" w:eastAsia="Times New Roman" w:hAnsi="Times New Roman" w:cs="Times New Roman"/>
                <w:kern w:val="0"/>
                <w:sz w:val="24"/>
                <w:szCs w:val="24"/>
                <w14:ligatures w14:val="none"/>
              </w:rPr>
            </w:rPrChange>
          </w:rPr>
          <w:t xml:space="preserve">  Select Delivery Area</w:t>
        </w:r>
        <w:r w:rsidRPr="00DB397A">
          <w:rPr>
            <w:rFonts w:ascii="Times New Roman" w:eastAsia="Times New Roman" w:hAnsi="Times New Roman" w:cs="Times New Roman"/>
            <w:color w:val="FF0000"/>
            <w:kern w:val="0"/>
            <w:sz w:val="24"/>
            <w:szCs w:val="24"/>
            <w:u w:val="single"/>
            <w14:ligatures w14:val="none"/>
            <w:rPrChange w:id="389" w:author="SHAHZAIB KHAN" w:date="2026-10-07T22:07:00Z">
              <w:rPr>
                <w:rFonts w:ascii="Times New Roman" w:eastAsia="Times New Roman" w:hAnsi="Times New Roman" w:cs="Times New Roman"/>
                <w:kern w:val="0"/>
                <w:sz w:val="24"/>
                <w:szCs w:val="24"/>
                <w14:ligatures w14:val="none"/>
              </w:rPr>
            </w:rPrChange>
          </w:rPr>
          <w:br/>
          <w:t xml:space="preserve">The customer selects the area where the order needs to be delivered and provides the required address details. </w:t>
        </w:r>
      </w:ins>
    </w:p>
    <w:p w14:paraId="258D19D2" w14:textId="77777777" w:rsidR="00E154F8" w:rsidRPr="00DB397A" w:rsidRDefault="00E154F8" w:rsidP="00E154F8">
      <w:pPr>
        <w:pStyle w:val="ListParagraph"/>
        <w:numPr>
          <w:ilvl w:val="0"/>
          <w:numId w:val="4"/>
        </w:numPr>
        <w:spacing w:after="0" w:line="240" w:lineRule="auto"/>
        <w:rPr>
          <w:ins w:id="390" w:author="SHAHZAIB KHAN" w:date="2026-10-07T19:05:00Z"/>
          <w:rFonts w:ascii="Times New Roman" w:eastAsia="Times New Roman" w:hAnsi="Times New Roman" w:cs="Times New Roman"/>
          <w:color w:val="FF0000"/>
          <w:kern w:val="0"/>
          <w:sz w:val="24"/>
          <w:szCs w:val="24"/>
          <w:u w:val="single"/>
          <w14:ligatures w14:val="none"/>
          <w:rPrChange w:id="391" w:author="SHAHZAIB KHAN" w:date="2026-10-07T19:14:00Z">
            <w:rPr>
              <w:ins w:id="392" w:author="SHAHZAIB KHAN" w:date="2026-10-07T19:05:00Z"/>
              <w:rFonts w:ascii="Times New Roman" w:eastAsia="Times New Roman" w:hAnsi="Times New Roman" w:cs="Times New Roman"/>
              <w:kern w:val="0"/>
              <w:sz w:val="24"/>
              <w:szCs w:val="24"/>
              <w14:ligatures w14:val="none"/>
            </w:rPr>
          </w:rPrChange>
        </w:rPr>
      </w:pPr>
      <w:ins w:id="393" w:author="SHAHZAIB KHAN" w:date="2026-10-07T19:05:00Z">
        <w:r w:rsidRPr="00DB397A">
          <w:rPr>
            <w:rFonts w:ascii="Times New Roman" w:eastAsia="Times New Roman" w:hAnsi="Symbol" w:cs="Times New Roman"/>
            <w:color w:val="FF0000"/>
            <w:kern w:val="0"/>
            <w:sz w:val="24"/>
            <w:szCs w:val="24"/>
            <w:u w:val="single"/>
            <w14:ligatures w14:val="none"/>
            <w:rPrChange w:id="394" w:author="SHAHZAIB KHAN" w:date="2026-10-07T19:14:00Z">
              <w:rPr>
                <w:rFonts w:ascii="Times New Roman" w:eastAsia="Times New Roman" w:hAnsi="Symbol" w:cs="Times New Roman"/>
                <w:kern w:val="0"/>
                <w:sz w:val="24"/>
                <w:szCs w:val="24"/>
                <w14:ligatures w14:val="none"/>
              </w:rPr>
            </w:rPrChange>
          </w:rPr>
          <w:t></w:t>
        </w:r>
        <w:r w:rsidRPr="00DB397A">
          <w:rPr>
            <w:rFonts w:ascii="Times New Roman" w:eastAsia="Times New Roman" w:hAnsi="Times New Roman" w:cs="Times New Roman"/>
            <w:color w:val="FF0000"/>
            <w:kern w:val="0"/>
            <w:sz w:val="24"/>
            <w:szCs w:val="24"/>
            <w:u w:val="single"/>
            <w14:ligatures w14:val="none"/>
            <w:rPrChange w:id="395" w:author="SHAHZAIB KHAN" w:date="2026-10-07T19:14:00Z">
              <w:rPr>
                <w:rFonts w:ascii="Times New Roman" w:eastAsia="Times New Roman" w:hAnsi="Times New Roman" w:cs="Times New Roman"/>
                <w:kern w:val="0"/>
                <w:sz w:val="24"/>
                <w:szCs w:val="24"/>
                <w14:ligatures w14:val="none"/>
              </w:rPr>
            </w:rPrChange>
          </w:rPr>
          <w:t xml:space="preserve">  Validate Delivery Area</w:t>
        </w:r>
        <w:r w:rsidRPr="00DB397A">
          <w:rPr>
            <w:rFonts w:ascii="Times New Roman" w:eastAsia="Times New Roman" w:hAnsi="Times New Roman" w:cs="Times New Roman"/>
            <w:color w:val="FF0000"/>
            <w:kern w:val="0"/>
            <w:sz w:val="24"/>
            <w:szCs w:val="24"/>
            <w:u w:val="single"/>
            <w14:ligatures w14:val="none"/>
            <w:rPrChange w:id="396" w:author="SHAHZAIB KHAN" w:date="2026-10-07T19:14:00Z">
              <w:rPr>
                <w:rFonts w:ascii="Times New Roman" w:eastAsia="Times New Roman" w:hAnsi="Times New Roman" w:cs="Times New Roman"/>
                <w:kern w:val="0"/>
                <w:sz w:val="24"/>
                <w:szCs w:val="24"/>
                <w14:ligatures w14:val="none"/>
              </w:rPr>
            </w:rPrChange>
          </w:rPr>
          <w:br/>
          <w:t xml:space="preserve">The system checks whether the selected area is available for bakery delivery. If the area is not supported, the customer is asked to select another area. </w:t>
        </w:r>
      </w:ins>
    </w:p>
    <w:p w14:paraId="3124639C" w14:textId="77777777" w:rsidR="00E154F8" w:rsidRPr="00DB397A" w:rsidRDefault="00E154F8" w:rsidP="00E154F8">
      <w:pPr>
        <w:pStyle w:val="ListParagraph"/>
        <w:numPr>
          <w:ilvl w:val="0"/>
          <w:numId w:val="4"/>
        </w:numPr>
        <w:spacing w:after="0" w:line="240" w:lineRule="auto"/>
        <w:rPr>
          <w:ins w:id="397" w:author="SHAHZAIB KHAN" w:date="2026-10-07T19:05:00Z"/>
          <w:rFonts w:ascii="Times New Roman" w:eastAsia="Times New Roman" w:hAnsi="Times New Roman" w:cs="Times New Roman"/>
          <w:color w:val="FF0000"/>
          <w:kern w:val="0"/>
          <w:sz w:val="24"/>
          <w:szCs w:val="24"/>
          <w:u w:val="single"/>
          <w14:ligatures w14:val="none"/>
          <w:rPrChange w:id="398" w:author="SHAHZAIB KHAN" w:date="2026-10-07T19:14:00Z">
            <w:rPr>
              <w:ins w:id="399" w:author="SHAHZAIB KHAN" w:date="2026-10-07T19:05:00Z"/>
              <w:rFonts w:ascii="Times New Roman" w:eastAsia="Times New Roman" w:hAnsi="Times New Roman" w:cs="Times New Roman"/>
              <w:kern w:val="0"/>
              <w:sz w:val="24"/>
              <w:szCs w:val="24"/>
              <w14:ligatures w14:val="none"/>
            </w:rPr>
          </w:rPrChange>
        </w:rPr>
      </w:pPr>
      <w:ins w:id="400" w:author="SHAHZAIB KHAN" w:date="2026-10-07T19:05:00Z">
        <w:r w:rsidRPr="00DB397A">
          <w:rPr>
            <w:rFonts w:ascii="Times New Roman" w:eastAsia="Times New Roman" w:hAnsi="Symbol" w:cs="Times New Roman"/>
            <w:color w:val="FF0000"/>
            <w:kern w:val="0"/>
            <w:sz w:val="24"/>
            <w:szCs w:val="24"/>
            <w:u w:val="single"/>
            <w14:ligatures w14:val="none"/>
            <w:rPrChange w:id="401" w:author="SHAHZAIB KHAN" w:date="2026-10-07T19:14:00Z">
              <w:rPr>
                <w:rFonts w:ascii="Times New Roman" w:eastAsia="Times New Roman" w:hAnsi="Symbol" w:cs="Times New Roman"/>
                <w:kern w:val="0"/>
                <w:sz w:val="24"/>
                <w:szCs w:val="24"/>
                <w14:ligatures w14:val="none"/>
              </w:rPr>
            </w:rPrChange>
          </w:rPr>
          <w:t></w:t>
        </w:r>
        <w:r w:rsidRPr="00DB397A">
          <w:rPr>
            <w:rFonts w:ascii="Times New Roman" w:eastAsia="Times New Roman" w:hAnsi="Times New Roman" w:cs="Times New Roman"/>
            <w:color w:val="FF0000"/>
            <w:kern w:val="0"/>
            <w:sz w:val="24"/>
            <w:szCs w:val="24"/>
            <w:u w:val="single"/>
            <w14:ligatures w14:val="none"/>
            <w:rPrChange w:id="402" w:author="SHAHZAIB KHAN" w:date="2026-10-07T19:14:00Z">
              <w:rPr>
                <w:rFonts w:ascii="Times New Roman" w:eastAsia="Times New Roman" w:hAnsi="Times New Roman" w:cs="Times New Roman"/>
                <w:kern w:val="0"/>
                <w:sz w:val="24"/>
                <w:szCs w:val="24"/>
                <w14:ligatures w14:val="none"/>
              </w:rPr>
            </w:rPrChange>
          </w:rPr>
          <w:t xml:space="preserve">  Place an Order</w:t>
        </w:r>
        <w:r w:rsidRPr="00DB397A">
          <w:rPr>
            <w:rFonts w:ascii="Times New Roman" w:eastAsia="Times New Roman" w:hAnsi="Times New Roman" w:cs="Times New Roman"/>
            <w:color w:val="FF0000"/>
            <w:kern w:val="0"/>
            <w:sz w:val="24"/>
            <w:szCs w:val="24"/>
            <w:u w:val="single"/>
            <w14:ligatures w14:val="none"/>
            <w:rPrChange w:id="403" w:author="SHAHZAIB KHAN" w:date="2026-10-07T19:14:00Z">
              <w:rPr>
                <w:rFonts w:ascii="Times New Roman" w:eastAsia="Times New Roman" w:hAnsi="Times New Roman" w:cs="Times New Roman"/>
                <w:kern w:val="0"/>
                <w:sz w:val="24"/>
                <w:szCs w:val="24"/>
                <w14:ligatures w14:val="none"/>
              </w:rPr>
            </w:rPrChange>
          </w:rPr>
          <w:br/>
          <w:t xml:space="preserve">After selecting the items and delivery area, the customer can place the order in the system. </w:t>
        </w:r>
      </w:ins>
    </w:p>
    <w:p w14:paraId="5C0E14BD" w14:textId="77777777" w:rsidR="00E154F8" w:rsidRPr="00DB397A" w:rsidRDefault="00E154F8" w:rsidP="00E154F8">
      <w:pPr>
        <w:pStyle w:val="ListParagraph"/>
        <w:numPr>
          <w:ilvl w:val="0"/>
          <w:numId w:val="4"/>
        </w:numPr>
        <w:spacing w:after="0" w:line="240" w:lineRule="auto"/>
        <w:rPr>
          <w:ins w:id="404" w:author="SHAHZAIB KHAN" w:date="2026-10-07T19:05:00Z"/>
          <w:rFonts w:ascii="Times New Roman" w:eastAsia="Times New Roman" w:hAnsi="Times New Roman" w:cs="Times New Roman"/>
          <w:color w:val="FF0000"/>
          <w:kern w:val="0"/>
          <w:sz w:val="24"/>
          <w:szCs w:val="24"/>
          <w:u w:val="single"/>
          <w14:ligatures w14:val="none"/>
          <w:rPrChange w:id="405" w:author="SHAHZAIB KHAN" w:date="2026-10-07T19:14:00Z">
            <w:rPr>
              <w:ins w:id="406" w:author="SHAHZAIB KHAN" w:date="2026-10-07T19:05:00Z"/>
              <w:rFonts w:ascii="Times New Roman" w:eastAsia="Times New Roman" w:hAnsi="Times New Roman" w:cs="Times New Roman"/>
              <w:kern w:val="0"/>
              <w:sz w:val="24"/>
              <w:szCs w:val="24"/>
              <w14:ligatures w14:val="none"/>
            </w:rPr>
          </w:rPrChange>
        </w:rPr>
      </w:pPr>
      <w:ins w:id="407" w:author="SHAHZAIB KHAN" w:date="2026-10-07T19:05:00Z">
        <w:r w:rsidRPr="00DB397A">
          <w:rPr>
            <w:rFonts w:ascii="Times New Roman" w:eastAsia="Times New Roman" w:hAnsi="Symbol" w:cs="Times New Roman"/>
            <w:color w:val="FF0000"/>
            <w:kern w:val="0"/>
            <w:sz w:val="24"/>
            <w:szCs w:val="24"/>
            <w:u w:val="single"/>
            <w14:ligatures w14:val="none"/>
            <w:rPrChange w:id="408" w:author="SHAHZAIB KHAN" w:date="2026-10-07T19:14:00Z">
              <w:rPr>
                <w:rFonts w:ascii="Times New Roman" w:eastAsia="Times New Roman" w:hAnsi="Symbol" w:cs="Times New Roman"/>
                <w:kern w:val="0"/>
                <w:sz w:val="24"/>
                <w:szCs w:val="24"/>
                <w14:ligatures w14:val="none"/>
              </w:rPr>
            </w:rPrChange>
          </w:rPr>
          <w:t></w:t>
        </w:r>
        <w:r w:rsidRPr="00DB397A">
          <w:rPr>
            <w:rFonts w:ascii="Times New Roman" w:eastAsia="Times New Roman" w:hAnsi="Times New Roman" w:cs="Times New Roman"/>
            <w:color w:val="FF0000"/>
            <w:kern w:val="0"/>
            <w:sz w:val="24"/>
            <w:szCs w:val="24"/>
            <w:u w:val="single"/>
            <w14:ligatures w14:val="none"/>
            <w:rPrChange w:id="409" w:author="SHAHZAIB KHAN" w:date="2026-10-07T19:14:00Z">
              <w:rPr>
                <w:rFonts w:ascii="Times New Roman" w:eastAsia="Times New Roman" w:hAnsi="Times New Roman" w:cs="Times New Roman"/>
                <w:kern w:val="0"/>
                <w:sz w:val="24"/>
                <w:szCs w:val="24"/>
                <w14:ligatures w14:val="none"/>
              </w:rPr>
            </w:rPrChange>
          </w:rPr>
          <w:t xml:space="preserve">  Book an Order</w:t>
        </w:r>
        <w:r w:rsidRPr="00DB397A">
          <w:rPr>
            <w:rFonts w:ascii="Times New Roman" w:eastAsia="Times New Roman" w:hAnsi="Times New Roman" w:cs="Times New Roman"/>
            <w:color w:val="FF0000"/>
            <w:kern w:val="0"/>
            <w:sz w:val="24"/>
            <w:szCs w:val="24"/>
            <w:u w:val="single"/>
            <w14:ligatures w14:val="none"/>
            <w:rPrChange w:id="410" w:author="SHAHZAIB KHAN" w:date="2026-10-07T19:14:00Z">
              <w:rPr>
                <w:rFonts w:ascii="Times New Roman" w:eastAsia="Times New Roman" w:hAnsi="Times New Roman" w:cs="Times New Roman"/>
                <w:kern w:val="0"/>
                <w:sz w:val="24"/>
                <w:szCs w:val="24"/>
                <w14:ligatures w14:val="none"/>
              </w:rPr>
            </w:rPrChange>
          </w:rPr>
          <w:br/>
          <w:t xml:space="preserve">The customer can make an order in advance for a future date or deadline. </w:t>
        </w:r>
      </w:ins>
    </w:p>
    <w:p w14:paraId="233E71ED" w14:textId="77777777" w:rsidR="00E154F8" w:rsidRPr="00DB397A" w:rsidRDefault="00E154F8" w:rsidP="00E154F8">
      <w:pPr>
        <w:pStyle w:val="ListParagraph"/>
        <w:numPr>
          <w:ilvl w:val="0"/>
          <w:numId w:val="4"/>
        </w:numPr>
        <w:spacing w:after="0" w:line="240" w:lineRule="auto"/>
        <w:rPr>
          <w:ins w:id="411" w:author="SHAHZAIB KHAN" w:date="2026-10-07T19:05:00Z"/>
          <w:rFonts w:ascii="Times New Roman" w:eastAsia="Times New Roman" w:hAnsi="Times New Roman" w:cs="Times New Roman"/>
          <w:color w:val="FF0000"/>
          <w:kern w:val="0"/>
          <w:sz w:val="24"/>
          <w:szCs w:val="24"/>
          <w:u w:val="single"/>
          <w14:ligatures w14:val="none"/>
          <w:rPrChange w:id="412" w:author="SHAHZAIB KHAN" w:date="2026-10-07T19:14:00Z">
            <w:rPr>
              <w:ins w:id="413" w:author="SHAHZAIB KHAN" w:date="2026-10-07T19:05:00Z"/>
              <w:rFonts w:ascii="Times New Roman" w:eastAsia="Times New Roman" w:hAnsi="Times New Roman" w:cs="Times New Roman"/>
              <w:kern w:val="0"/>
              <w:sz w:val="24"/>
              <w:szCs w:val="24"/>
              <w14:ligatures w14:val="none"/>
            </w:rPr>
          </w:rPrChange>
        </w:rPr>
      </w:pPr>
      <w:ins w:id="414" w:author="SHAHZAIB KHAN" w:date="2026-10-07T19:05:00Z">
        <w:r w:rsidRPr="00DB397A">
          <w:rPr>
            <w:rFonts w:ascii="Times New Roman" w:eastAsia="Times New Roman" w:hAnsi="Symbol" w:cs="Times New Roman"/>
            <w:color w:val="FF0000"/>
            <w:kern w:val="0"/>
            <w:sz w:val="24"/>
            <w:szCs w:val="24"/>
            <w:u w:val="single"/>
            <w14:ligatures w14:val="none"/>
            <w:rPrChange w:id="415" w:author="SHAHZAIB KHAN" w:date="2026-10-07T19:14:00Z">
              <w:rPr>
                <w:rFonts w:ascii="Times New Roman" w:eastAsia="Times New Roman" w:hAnsi="Symbol" w:cs="Times New Roman"/>
                <w:kern w:val="0"/>
                <w:sz w:val="24"/>
                <w:szCs w:val="24"/>
                <w14:ligatures w14:val="none"/>
              </w:rPr>
            </w:rPrChange>
          </w:rPr>
          <w:t></w:t>
        </w:r>
        <w:r w:rsidRPr="00DB397A">
          <w:rPr>
            <w:rFonts w:ascii="Times New Roman" w:eastAsia="Times New Roman" w:hAnsi="Times New Roman" w:cs="Times New Roman"/>
            <w:color w:val="FF0000"/>
            <w:kern w:val="0"/>
            <w:sz w:val="24"/>
            <w:szCs w:val="24"/>
            <w:u w:val="single"/>
            <w14:ligatures w14:val="none"/>
            <w:rPrChange w:id="416" w:author="SHAHZAIB KHAN" w:date="2026-10-07T19:14:00Z">
              <w:rPr>
                <w:rFonts w:ascii="Times New Roman" w:eastAsia="Times New Roman" w:hAnsi="Times New Roman" w:cs="Times New Roman"/>
                <w:kern w:val="0"/>
                <w:sz w:val="24"/>
                <w:szCs w:val="24"/>
                <w14:ligatures w14:val="none"/>
              </w:rPr>
            </w:rPrChange>
          </w:rPr>
          <w:t xml:space="preserve">  Make Payment</w:t>
        </w:r>
        <w:r w:rsidRPr="00DB397A">
          <w:rPr>
            <w:rFonts w:ascii="Times New Roman" w:eastAsia="Times New Roman" w:hAnsi="Times New Roman" w:cs="Times New Roman"/>
            <w:color w:val="FF0000"/>
            <w:kern w:val="0"/>
            <w:sz w:val="24"/>
            <w:szCs w:val="24"/>
            <w:u w:val="single"/>
            <w14:ligatures w14:val="none"/>
            <w:rPrChange w:id="417" w:author="SHAHZAIB KHAN" w:date="2026-10-07T19:14:00Z">
              <w:rPr>
                <w:rFonts w:ascii="Times New Roman" w:eastAsia="Times New Roman" w:hAnsi="Times New Roman" w:cs="Times New Roman"/>
                <w:kern w:val="0"/>
                <w:sz w:val="24"/>
                <w:szCs w:val="24"/>
                <w14:ligatures w14:val="none"/>
              </w:rPr>
            </w:rPrChange>
          </w:rPr>
          <w:br/>
          <w:t xml:space="preserve">The customer can pay for the order through the available online payment method. The system verifies and records the payment. </w:t>
        </w:r>
      </w:ins>
    </w:p>
    <w:p w14:paraId="2DA54DB7" w14:textId="77777777" w:rsidR="00E154F8" w:rsidRPr="00DB397A" w:rsidRDefault="00E154F8" w:rsidP="00E154F8">
      <w:pPr>
        <w:pStyle w:val="ListParagraph"/>
        <w:numPr>
          <w:ilvl w:val="0"/>
          <w:numId w:val="4"/>
        </w:numPr>
        <w:spacing w:after="0" w:line="240" w:lineRule="auto"/>
        <w:rPr>
          <w:ins w:id="418" w:author="SHAHZAIB KHAN" w:date="2026-10-07T19:05:00Z"/>
          <w:rFonts w:ascii="Times New Roman" w:eastAsia="Times New Roman" w:hAnsi="Times New Roman" w:cs="Times New Roman"/>
          <w:color w:val="FF0000"/>
          <w:kern w:val="0"/>
          <w:sz w:val="24"/>
          <w:szCs w:val="24"/>
          <w:u w:val="single"/>
          <w14:ligatures w14:val="none"/>
          <w:rPrChange w:id="419" w:author="SHAHZAIB KHAN" w:date="2026-10-07T19:14:00Z">
            <w:rPr>
              <w:ins w:id="420" w:author="SHAHZAIB KHAN" w:date="2026-10-07T19:05:00Z"/>
              <w:rFonts w:ascii="Times New Roman" w:eastAsia="Times New Roman" w:hAnsi="Times New Roman" w:cs="Times New Roman"/>
              <w:kern w:val="0"/>
              <w:sz w:val="24"/>
              <w:szCs w:val="24"/>
              <w14:ligatures w14:val="none"/>
            </w:rPr>
          </w:rPrChange>
        </w:rPr>
      </w:pPr>
      <w:ins w:id="421" w:author="SHAHZAIB KHAN" w:date="2026-10-07T19:05:00Z">
        <w:r w:rsidRPr="00DB397A">
          <w:rPr>
            <w:rFonts w:ascii="Times New Roman" w:eastAsia="Times New Roman" w:hAnsi="Symbol" w:cs="Times New Roman"/>
            <w:color w:val="FF0000"/>
            <w:kern w:val="0"/>
            <w:sz w:val="24"/>
            <w:szCs w:val="24"/>
            <w:u w:val="single"/>
            <w14:ligatures w14:val="none"/>
            <w:rPrChange w:id="422" w:author="SHAHZAIB KHAN" w:date="2026-10-07T19:14:00Z">
              <w:rPr>
                <w:rFonts w:ascii="Times New Roman" w:eastAsia="Times New Roman" w:hAnsi="Symbol" w:cs="Times New Roman"/>
                <w:kern w:val="0"/>
                <w:sz w:val="24"/>
                <w:szCs w:val="24"/>
                <w14:ligatures w14:val="none"/>
              </w:rPr>
            </w:rPrChange>
          </w:rPr>
          <w:t></w:t>
        </w:r>
        <w:r w:rsidRPr="00DB397A">
          <w:rPr>
            <w:rFonts w:ascii="Times New Roman" w:eastAsia="Times New Roman" w:hAnsi="Times New Roman" w:cs="Times New Roman"/>
            <w:color w:val="FF0000"/>
            <w:kern w:val="0"/>
            <w:sz w:val="24"/>
            <w:szCs w:val="24"/>
            <w:u w:val="single"/>
            <w14:ligatures w14:val="none"/>
            <w:rPrChange w:id="423" w:author="SHAHZAIB KHAN" w:date="2026-10-07T19:14:00Z">
              <w:rPr>
                <w:rFonts w:ascii="Times New Roman" w:eastAsia="Times New Roman" w:hAnsi="Times New Roman" w:cs="Times New Roman"/>
                <w:kern w:val="0"/>
                <w:sz w:val="24"/>
                <w:szCs w:val="24"/>
                <w14:ligatures w14:val="none"/>
              </w:rPr>
            </w:rPrChange>
          </w:rPr>
          <w:t xml:space="preserve">  Assign Salesman</w:t>
        </w:r>
        <w:r w:rsidRPr="00DB397A">
          <w:rPr>
            <w:rFonts w:ascii="Times New Roman" w:eastAsia="Times New Roman" w:hAnsi="Times New Roman" w:cs="Times New Roman"/>
            <w:color w:val="FF0000"/>
            <w:kern w:val="0"/>
            <w:sz w:val="24"/>
            <w:szCs w:val="24"/>
            <w:u w:val="single"/>
            <w14:ligatures w14:val="none"/>
            <w:rPrChange w:id="424" w:author="SHAHZAIB KHAN" w:date="2026-10-07T19:14:00Z">
              <w:rPr>
                <w:rFonts w:ascii="Times New Roman" w:eastAsia="Times New Roman" w:hAnsi="Times New Roman" w:cs="Times New Roman"/>
                <w:kern w:val="0"/>
                <w:sz w:val="24"/>
                <w:szCs w:val="24"/>
                <w14:ligatures w14:val="none"/>
              </w:rPr>
            </w:rPrChange>
          </w:rPr>
          <w:br/>
          <w:t xml:space="preserve">After successful payment, the system assigns a salesman to deliver the order. </w:t>
        </w:r>
      </w:ins>
    </w:p>
    <w:p w14:paraId="50A0B4A3" w14:textId="39A33D4C" w:rsidR="00E154F8" w:rsidRPr="00DB397A" w:rsidRDefault="00E154F8">
      <w:pPr>
        <w:pStyle w:val="ListParagraph"/>
        <w:numPr>
          <w:ilvl w:val="0"/>
          <w:numId w:val="4"/>
        </w:numPr>
        <w:spacing w:before="100" w:beforeAutospacing="1" w:after="100" w:afterAutospacing="1" w:line="240" w:lineRule="auto"/>
        <w:rPr>
          <w:ins w:id="425" w:author="SHAHZAIB KHAN" w:date="2026-10-07T19:04:00Z"/>
          <w:rFonts w:ascii="Times New Roman" w:eastAsia="Times New Roman" w:hAnsi="Times New Roman" w:cs="Times New Roman"/>
          <w:color w:val="FF0000"/>
          <w:sz w:val="24"/>
          <w:szCs w:val="24"/>
          <w:u w:val="single"/>
          <w:rPrChange w:id="426" w:author="SHAHZAIB KHAN" w:date="2026-10-07T19:14:00Z">
            <w:rPr>
              <w:ins w:id="427" w:author="SHAHZAIB KHAN" w:date="2026-10-07T19:04:00Z"/>
              <w:rFonts w:ascii="Times New Roman" w:eastAsia="Times New Roman" w:hAnsi="Times New Roman" w:cs="Times New Roman"/>
              <w:sz w:val="24"/>
              <w:szCs w:val="24"/>
            </w:rPr>
          </w:rPrChange>
        </w:rPr>
        <w:pPrChange w:id="428" w:author="SHAHZAIB KHAN" w:date="2026-10-07T19:04:00Z">
          <w:pPr>
            <w:numPr>
              <w:numId w:val="4"/>
            </w:numPr>
            <w:tabs>
              <w:tab w:val="num" w:pos="720"/>
            </w:tabs>
            <w:spacing w:before="100" w:beforeAutospacing="1" w:after="100" w:afterAutospacing="1" w:line="240" w:lineRule="auto"/>
            <w:ind w:left="720" w:hanging="360"/>
          </w:pPr>
        </w:pPrChange>
      </w:pPr>
      <w:ins w:id="429" w:author="SHAHZAIB KHAN" w:date="2026-10-07T19:05:00Z">
        <w:r w:rsidRPr="00DB397A">
          <w:rPr>
            <w:rFonts w:ascii="Times New Roman" w:eastAsia="Times New Roman" w:hAnsi="Symbol" w:cs="Times New Roman"/>
            <w:color w:val="FF0000"/>
            <w:kern w:val="0"/>
            <w:sz w:val="24"/>
            <w:szCs w:val="24"/>
            <w:u w:val="single"/>
            <w14:ligatures w14:val="none"/>
            <w:rPrChange w:id="430" w:author="SHAHZAIB KHAN" w:date="2026-10-07T19:14:00Z">
              <w:rPr>
                <w:rFonts w:ascii="Times New Roman" w:eastAsia="Times New Roman" w:hAnsi="Symbol" w:cs="Times New Roman"/>
                <w:kern w:val="0"/>
                <w:sz w:val="24"/>
                <w:szCs w:val="24"/>
                <w14:ligatures w14:val="none"/>
              </w:rPr>
            </w:rPrChange>
          </w:rPr>
          <w:t></w:t>
        </w:r>
        <w:r w:rsidRPr="00DB397A">
          <w:rPr>
            <w:rFonts w:ascii="Times New Roman" w:eastAsia="Times New Roman" w:hAnsi="Times New Roman" w:cs="Times New Roman"/>
            <w:color w:val="FF0000"/>
            <w:kern w:val="0"/>
            <w:sz w:val="24"/>
            <w:szCs w:val="24"/>
            <w:u w:val="single"/>
            <w14:ligatures w14:val="none"/>
            <w:rPrChange w:id="431" w:author="SHAHZAIB KHAN" w:date="2026-10-07T19:14:00Z">
              <w:rPr>
                <w:rFonts w:ascii="Times New Roman" w:eastAsia="Times New Roman" w:hAnsi="Times New Roman" w:cs="Times New Roman"/>
                <w:kern w:val="0"/>
                <w:sz w:val="24"/>
                <w:szCs w:val="24"/>
                <w14:ligatures w14:val="none"/>
              </w:rPr>
            </w:rPrChange>
          </w:rPr>
          <w:t xml:space="preserve">  Deliver Order</w:t>
        </w:r>
        <w:r w:rsidRPr="00DB397A">
          <w:rPr>
            <w:rFonts w:ascii="Times New Roman" w:eastAsia="Times New Roman" w:hAnsi="Times New Roman" w:cs="Times New Roman"/>
            <w:color w:val="FF0000"/>
            <w:kern w:val="0"/>
            <w:sz w:val="24"/>
            <w:szCs w:val="24"/>
            <w:u w:val="single"/>
            <w14:ligatures w14:val="none"/>
            <w:rPrChange w:id="432" w:author="SHAHZAIB KHAN" w:date="2026-10-07T19:14:00Z">
              <w:rPr>
                <w:rFonts w:ascii="Times New Roman" w:eastAsia="Times New Roman" w:hAnsi="Times New Roman" w:cs="Times New Roman"/>
                <w:kern w:val="0"/>
                <w:sz w:val="24"/>
                <w:szCs w:val="24"/>
                <w14:ligatures w14:val="none"/>
              </w:rPr>
            </w:rPrChange>
          </w:rPr>
          <w:br/>
          <w:t>The assigned salesman receives the order details and delivers the bakery items to the customer's selected location.</w:t>
        </w:r>
      </w:ins>
    </w:p>
    <w:p w14:paraId="40C1FD25" w14:textId="77777777" w:rsidR="00D45718" w:rsidRPr="00DB397A" w:rsidRDefault="00D45718">
      <w:pPr>
        <w:rPr>
          <w:ins w:id="433" w:author="SHAHZAIB KHAN" w:date="2026-10-07T19:01:00Z"/>
          <w:color w:val="FF0000"/>
          <w:u w:val="single"/>
          <w:rPrChange w:id="434" w:author="SHAHZAIB KHAN" w:date="2026-10-07T19:14:00Z">
            <w:rPr>
              <w:ins w:id="435" w:author="SHAHZAIB KHAN" w:date="2026-10-07T19:01:00Z"/>
            </w:rPr>
          </w:rPrChange>
        </w:rPr>
        <w:pPrChange w:id="436" w:author="SHAHZAIB KHAN" w:date="2026-10-07T19:06:00Z">
          <w:pPr>
            <w:numPr>
              <w:numId w:val="4"/>
            </w:numPr>
            <w:tabs>
              <w:tab w:val="num" w:pos="720"/>
            </w:tabs>
            <w:spacing w:before="100" w:beforeAutospacing="1" w:after="100" w:afterAutospacing="1" w:line="240" w:lineRule="auto"/>
            <w:ind w:left="720" w:hanging="360"/>
          </w:pPr>
        </w:pPrChange>
      </w:pPr>
    </w:p>
    <w:p w14:paraId="785C2ACC" w14:textId="77777777" w:rsidR="00A408CF" w:rsidRPr="00DB397A" w:rsidRDefault="00A408CF" w:rsidP="1A775A4C">
      <w:pPr>
        <w:spacing w:before="100" w:beforeAutospacing="1" w:after="100" w:afterAutospacing="1" w:line="240" w:lineRule="auto"/>
        <w:ind w:left="720"/>
        <w:rPr>
          <w:rFonts w:ascii="Times New Roman" w:eastAsia="Times New Roman" w:hAnsi="Times New Roman" w:cs="Times New Roman"/>
          <w:color w:val="FF0000"/>
          <w:sz w:val="24"/>
          <w:szCs w:val="24"/>
          <w:u w:val="single"/>
          <w:rPrChange w:id="437" w:author="SHAHZAIB KHAN" w:date="2026-10-07T19:14:00Z">
            <w:rPr>
              <w:rFonts w:ascii="Times New Roman" w:eastAsia="Times New Roman" w:hAnsi="Times New Roman" w:cs="Times New Roman"/>
              <w:sz w:val="24"/>
              <w:szCs w:val="24"/>
            </w:rPr>
          </w:rPrChange>
        </w:rPr>
      </w:pPr>
    </w:p>
    <w:p w14:paraId="042DF6E5" w14:textId="576B18E9" w:rsidR="00A408CF" w:rsidRPr="00DB397A" w:rsidRDefault="6579BE34" w:rsidP="1A775A4C">
      <w:pPr>
        <w:pStyle w:val="ListParagraph"/>
        <w:numPr>
          <w:ilvl w:val="0"/>
          <w:numId w:val="4"/>
        </w:numPr>
        <w:spacing w:before="100" w:beforeAutospacing="1" w:after="100" w:afterAutospacing="1" w:line="240" w:lineRule="auto"/>
        <w:outlineLvl w:val="1"/>
        <w:rPr>
          <w:rStyle w:val="Heading1Char"/>
          <w:color w:val="FF0000"/>
          <w:u w:val="single"/>
          <w:rPrChange w:id="438" w:author="SHAHZAIB KHAN" w:date="2026-10-07T19:14:00Z">
            <w:rPr>
              <w:rStyle w:val="Heading1Char"/>
            </w:rPr>
          </w:rPrChange>
        </w:rPr>
      </w:pPr>
      <w:bookmarkStart w:id="439" w:name="_Toc193890180"/>
      <w:r w:rsidRPr="00DB397A">
        <w:rPr>
          <w:rFonts w:ascii="Times New Roman" w:eastAsia="Times New Roman" w:hAnsi="Times New Roman" w:cs="Times New Roman"/>
          <w:b/>
          <w:bCs/>
          <w:color w:val="FF0000"/>
          <w:sz w:val="32"/>
          <w:szCs w:val="32"/>
          <w:u w:val="single"/>
          <w:rPrChange w:id="440" w:author="SHAHZAIB KHAN" w:date="2026-10-07T19:14:00Z">
            <w:rPr>
              <w:rFonts w:ascii="Times New Roman" w:eastAsia="Times New Roman" w:hAnsi="Times New Roman" w:cs="Times New Roman"/>
              <w:b/>
              <w:bCs/>
              <w:color w:val="0F4761" w:themeColor="accent1" w:themeShade="BF"/>
              <w:sz w:val="32"/>
              <w:szCs w:val="32"/>
            </w:rPr>
          </w:rPrChange>
        </w:rPr>
        <w:t xml:space="preserve"> </w:t>
      </w:r>
      <w:r w:rsidRPr="00DB397A">
        <w:rPr>
          <w:rStyle w:val="Heading1Char"/>
          <w:color w:val="FF0000"/>
          <w:u w:val="single"/>
          <w:rPrChange w:id="441" w:author="SHAHZAIB KHAN" w:date="2026-10-07T19:14:00Z">
            <w:rPr>
              <w:rStyle w:val="Heading1Char"/>
            </w:rPr>
          </w:rPrChange>
        </w:rPr>
        <w:t>Definitions</w:t>
      </w:r>
      <w:bookmarkEnd w:id="439"/>
    </w:p>
    <w:p w14:paraId="7265721A" w14:textId="23C38A45" w:rsidR="00A408CF" w:rsidRPr="00DB397A" w:rsidDel="00F47071" w:rsidRDefault="6579BE34" w:rsidP="1A775A4C">
      <w:pPr>
        <w:numPr>
          <w:ilvl w:val="0"/>
          <w:numId w:val="5"/>
        </w:numPr>
        <w:spacing w:before="100" w:beforeAutospacing="1" w:after="100" w:afterAutospacing="1" w:line="240" w:lineRule="auto"/>
        <w:rPr>
          <w:del w:id="442" w:author="SHAHZAIB KHAN" w:date="2026-10-07T18:39:00Z"/>
          <w:rFonts w:ascii="Times New Roman" w:eastAsia="Times New Roman" w:hAnsi="Times New Roman" w:cs="Times New Roman"/>
          <w:color w:val="FF0000"/>
          <w:sz w:val="24"/>
          <w:szCs w:val="24"/>
          <w:u w:val="single"/>
          <w:rPrChange w:id="443" w:author="SHAHZAIB KHAN" w:date="2026-10-07T19:14:00Z">
            <w:rPr>
              <w:del w:id="444" w:author="SHAHZAIB KHAN" w:date="2026-10-07T18:39:00Z"/>
              <w:rFonts w:ascii="Times New Roman" w:eastAsia="Times New Roman" w:hAnsi="Times New Roman" w:cs="Times New Roman"/>
              <w:sz w:val="24"/>
              <w:szCs w:val="24"/>
            </w:rPr>
          </w:rPrChange>
        </w:rPr>
      </w:pPr>
      <w:del w:id="445" w:author="SHAHZAIB KHAN" w:date="2026-10-07T18:39:00Z">
        <w:r w:rsidRPr="00DB397A" w:rsidDel="00F47071">
          <w:rPr>
            <w:rFonts w:ascii="Times New Roman" w:eastAsia="Times New Roman" w:hAnsi="Times New Roman" w:cs="Times New Roman"/>
            <w:b/>
            <w:bCs/>
            <w:color w:val="FF0000"/>
            <w:sz w:val="24"/>
            <w:szCs w:val="24"/>
            <w:u w:val="single"/>
            <w:rPrChange w:id="446" w:author="SHAHZAIB KHAN" w:date="2026-10-07T19:14:00Z">
              <w:rPr>
                <w:rFonts w:ascii="Times New Roman" w:eastAsia="Times New Roman" w:hAnsi="Times New Roman" w:cs="Times New Roman"/>
                <w:b/>
                <w:bCs/>
                <w:sz w:val="24"/>
                <w:szCs w:val="24"/>
              </w:rPr>
            </w:rPrChange>
          </w:rPr>
          <w:delText>Project management system:</w:delText>
        </w:r>
        <w:r w:rsidRPr="00DB397A" w:rsidDel="00F47071">
          <w:rPr>
            <w:rFonts w:ascii="Times New Roman" w:eastAsia="Times New Roman" w:hAnsi="Times New Roman" w:cs="Times New Roman"/>
            <w:color w:val="FF0000"/>
            <w:sz w:val="24"/>
            <w:szCs w:val="24"/>
            <w:u w:val="single"/>
            <w:rPrChange w:id="447" w:author="SHAHZAIB KHAN" w:date="2026-10-07T19:14:00Z">
              <w:rPr>
                <w:rFonts w:ascii="Times New Roman" w:eastAsia="Times New Roman" w:hAnsi="Times New Roman" w:cs="Times New Roman"/>
                <w:sz w:val="24"/>
                <w:szCs w:val="24"/>
              </w:rPr>
            </w:rPrChange>
          </w:rPr>
          <w:delText xml:space="preserve"> The name of the project management system.</w:delText>
        </w:r>
      </w:del>
    </w:p>
    <w:p w14:paraId="38D73127" w14:textId="7BF6F1B6" w:rsidR="00A408CF" w:rsidRPr="00DB397A" w:rsidDel="00F47071" w:rsidRDefault="00A408CF" w:rsidP="00A408CF">
      <w:pPr>
        <w:numPr>
          <w:ilvl w:val="0"/>
          <w:numId w:val="5"/>
        </w:numPr>
        <w:spacing w:before="100" w:beforeAutospacing="1" w:after="100" w:afterAutospacing="1" w:line="240" w:lineRule="auto"/>
        <w:rPr>
          <w:del w:id="448" w:author="SHAHZAIB KHAN" w:date="2026-10-07T18:39:00Z"/>
          <w:rFonts w:ascii="Times New Roman" w:eastAsia="Times New Roman" w:hAnsi="Times New Roman" w:cs="Times New Roman"/>
          <w:color w:val="FF0000"/>
          <w:sz w:val="24"/>
          <w:szCs w:val="24"/>
          <w:u w:val="single"/>
          <w:rPrChange w:id="449" w:author="SHAHZAIB KHAN" w:date="2026-10-07T19:14:00Z">
            <w:rPr>
              <w:del w:id="450" w:author="SHAHZAIB KHAN" w:date="2026-10-07T18:39:00Z"/>
              <w:rFonts w:ascii="Times New Roman" w:eastAsia="Times New Roman" w:hAnsi="Times New Roman" w:cs="Times New Roman"/>
              <w:sz w:val="24"/>
              <w:szCs w:val="24"/>
            </w:rPr>
          </w:rPrChange>
        </w:rPr>
      </w:pPr>
      <w:del w:id="451" w:author="SHAHZAIB KHAN" w:date="2026-10-07T18:39:00Z">
        <w:r w:rsidRPr="00DB397A" w:rsidDel="00F47071">
          <w:rPr>
            <w:rFonts w:ascii="Times New Roman" w:eastAsia="Times New Roman" w:hAnsi="Times New Roman" w:cs="Times New Roman"/>
            <w:b/>
            <w:bCs/>
            <w:color w:val="FF0000"/>
            <w:sz w:val="24"/>
            <w:szCs w:val="24"/>
            <w:u w:val="single"/>
            <w:rPrChange w:id="452" w:author="SHAHZAIB KHAN" w:date="2026-10-07T19:14:00Z">
              <w:rPr>
                <w:rFonts w:ascii="Times New Roman" w:eastAsia="Times New Roman" w:hAnsi="Times New Roman" w:cs="Times New Roman"/>
                <w:b/>
                <w:bCs/>
                <w:sz w:val="24"/>
                <w:szCs w:val="24"/>
              </w:rPr>
            </w:rPrChange>
          </w:rPr>
          <w:delText>SRS:</w:delText>
        </w:r>
        <w:r w:rsidRPr="00DB397A" w:rsidDel="00F47071">
          <w:rPr>
            <w:rFonts w:ascii="Times New Roman" w:eastAsia="Times New Roman" w:hAnsi="Times New Roman" w:cs="Times New Roman"/>
            <w:color w:val="FF0000"/>
            <w:sz w:val="24"/>
            <w:szCs w:val="24"/>
            <w:u w:val="single"/>
            <w:rPrChange w:id="453" w:author="SHAHZAIB KHAN" w:date="2026-10-07T19:14:00Z">
              <w:rPr>
                <w:rFonts w:ascii="Times New Roman" w:eastAsia="Times New Roman" w:hAnsi="Times New Roman" w:cs="Times New Roman"/>
                <w:sz w:val="24"/>
                <w:szCs w:val="24"/>
              </w:rPr>
            </w:rPrChange>
          </w:rPr>
          <w:delText xml:space="preserve"> Software Requirements Specification.</w:delText>
        </w:r>
      </w:del>
    </w:p>
    <w:p w14:paraId="3285799D" w14:textId="6150C4A3" w:rsidR="00A408CF" w:rsidRPr="00DB397A" w:rsidDel="00F47071" w:rsidRDefault="00A408CF" w:rsidP="00A408CF">
      <w:pPr>
        <w:numPr>
          <w:ilvl w:val="0"/>
          <w:numId w:val="5"/>
        </w:numPr>
        <w:spacing w:before="100" w:beforeAutospacing="1" w:after="100" w:afterAutospacing="1" w:line="240" w:lineRule="auto"/>
        <w:rPr>
          <w:del w:id="454" w:author="SHAHZAIB KHAN" w:date="2026-10-07T18:39:00Z"/>
          <w:rFonts w:ascii="Times New Roman" w:eastAsia="Times New Roman" w:hAnsi="Times New Roman" w:cs="Times New Roman"/>
          <w:color w:val="FF0000"/>
          <w:sz w:val="24"/>
          <w:szCs w:val="24"/>
          <w:u w:val="single"/>
          <w:rPrChange w:id="455" w:author="SHAHZAIB KHAN" w:date="2026-10-07T19:14:00Z">
            <w:rPr>
              <w:del w:id="456" w:author="SHAHZAIB KHAN" w:date="2026-10-07T18:39:00Z"/>
              <w:rFonts w:ascii="Times New Roman" w:eastAsia="Times New Roman" w:hAnsi="Times New Roman" w:cs="Times New Roman"/>
              <w:sz w:val="24"/>
              <w:szCs w:val="24"/>
            </w:rPr>
          </w:rPrChange>
        </w:rPr>
      </w:pPr>
      <w:del w:id="457" w:author="SHAHZAIB KHAN" w:date="2026-10-07T18:39:00Z">
        <w:r w:rsidRPr="00DB397A" w:rsidDel="00F47071">
          <w:rPr>
            <w:rFonts w:ascii="Times New Roman" w:eastAsia="Times New Roman" w:hAnsi="Times New Roman" w:cs="Times New Roman"/>
            <w:b/>
            <w:bCs/>
            <w:color w:val="FF0000"/>
            <w:sz w:val="24"/>
            <w:szCs w:val="24"/>
            <w:u w:val="single"/>
            <w:rPrChange w:id="458" w:author="SHAHZAIB KHAN" w:date="2026-10-07T19:14:00Z">
              <w:rPr>
                <w:rFonts w:ascii="Times New Roman" w:eastAsia="Times New Roman" w:hAnsi="Times New Roman" w:cs="Times New Roman"/>
                <w:b/>
                <w:bCs/>
                <w:sz w:val="24"/>
                <w:szCs w:val="24"/>
              </w:rPr>
            </w:rPrChange>
          </w:rPr>
          <w:delText>Supervisor:</w:delText>
        </w:r>
        <w:r w:rsidRPr="00DB397A" w:rsidDel="00F47071">
          <w:rPr>
            <w:rFonts w:ascii="Times New Roman" w:eastAsia="Times New Roman" w:hAnsi="Times New Roman" w:cs="Times New Roman"/>
            <w:color w:val="FF0000"/>
            <w:sz w:val="24"/>
            <w:szCs w:val="24"/>
            <w:u w:val="single"/>
            <w:rPrChange w:id="459" w:author="SHAHZAIB KHAN" w:date="2026-10-07T19:14:00Z">
              <w:rPr>
                <w:rFonts w:ascii="Times New Roman" w:eastAsia="Times New Roman" w:hAnsi="Times New Roman" w:cs="Times New Roman"/>
                <w:sz w:val="24"/>
                <w:szCs w:val="24"/>
              </w:rPr>
            </w:rPrChange>
          </w:rPr>
          <w:delText xml:space="preserve"> A faculty member assigned to guide and evaluate the student’s project.</w:delText>
        </w:r>
      </w:del>
    </w:p>
    <w:p w14:paraId="45974AB6" w14:textId="15DE87C9" w:rsidR="00A408CF" w:rsidRPr="00DB397A" w:rsidDel="00F47071" w:rsidRDefault="00A408CF" w:rsidP="00A408CF">
      <w:pPr>
        <w:numPr>
          <w:ilvl w:val="0"/>
          <w:numId w:val="5"/>
        </w:numPr>
        <w:spacing w:before="100" w:beforeAutospacing="1" w:after="100" w:afterAutospacing="1" w:line="240" w:lineRule="auto"/>
        <w:rPr>
          <w:del w:id="460" w:author="SHAHZAIB KHAN" w:date="2026-10-07T18:39:00Z"/>
          <w:rFonts w:ascii="Times New Roman" w:eastAsia="Times New Roman" w:hAnsi="Times New Roman" w:cs="Times New Roman"/>
          <w:color w:val="FF0000"/>
          <w:sz w:val="24"/>
          <w:szCs w:val="24"/>
          <w:u w:val="single"/>
          <w:rPrChange w:id="461" w:author="SHAHZAIB KHAN" w:date="2026-10-07T19:14:00Z">
            <w:rPr>
              <w:del w:id="462" w:author="SHAHZAIB KHAN" w:date="2026-10-07T18:39:00Z"/>
              <w:rFonts w:ascii="Times New Roman" w:eastAsia="Times New Roman" w:hAnsi="Times New Roman" w:cs="Times New Roman"/>
              <w:sz w:val="24"/>
              <w:szCs w:val="24"/>
            </w:rPr>
          </w:rPrChange>
        </w:rPr>
      </w:pPr>
      <w:del w:id="463" w:author="SHAHZAIB KHAN" w:date="2026-10-07T18:39:00Z">
        <w:r w:rsidRPr="00DB397A" w:rsidDel="00F47071">
          <w:rPr>
            <w:rFonts w:ascii="Times New Roman" w:eastAsia="Times New Roman" w:hAnsi="Times New Roman" w:cs="Times New Roman"/>
            <w:b/>
            <w:bCs/>
            <w:color w:val="FF0000"/>
            <w:sz w:val="24"/>
            <w:szCs w:val="24"/>
            <w:u w:val="single"/>
            <w:rPrChange w:id="464" w:author="SHAHZAIB KHAN" w:date="2026-10-07T19:14:00Z">
              <w:rPr>
                <w:rFonts w:ascii="Times New Roman" w:eastAsia="Times New Roman" w:hAnsi="Times New Roman" w:cs="Times New Roman"/>
                <w:b/>
                <w:bCs/>
                <w:sz w:val="24"/>
                <w:szCs w:val="24"/>
              </w:rPr>
            </w:rPrChange>
          </w:rPr>
          <w:delText>Student:</w:delText>
        </w:r>
        <w:r w:rsidRPr="00DB397A" w:rsidDel="00F47071">
          <w:rPr>
            <w:rFonts w:ascii="Times New Roman" w:eastAsia="Times New Roman" w:hAnsi="Times New Roman" w:cs="Times New Roman"/>
            <w:color w:val="FF0000"/>
            <w:sz w:val="24"/>
            <w:szCs w:val="24"/>
            <w:u w:val="single"/>
            <w:rPrChange w:id="465" w:author="SHAHZAIB KHAN" w:date="2026-10-07T19:14:00Z">
              <w:rPr>
                <w:rFonts w:ascii="Times New Roman" w:eastAsia="Times New Roman" w:hAnsi="Times New Roman" w:cs="Times New Roman"/>
                <w:sz w:val="24"/>
                <w:szCs w:val="24"/>
              </w:rPr>
            </w:rPrChange>
          </w:rPr>
          <w:delText xml:space="preserve"> A final semester student enrolled in the Department of Computer Science.</w:delText>
        </w:r>
      </w:del>
    </w:p>
    <w:p w14:paraId="5819F751" w14:textId="66F5AE14" w:rsidR="00A408CF" w:rsidRPr="00DB397A" w:rsidDel="00F47071" w:rsidRDefault="00A408CF" w:rsidP="00A408CF">
      <w:pPr>
        <w:numPr>
          <w:ilvl w:val="0"/>
          <w:numId w:val="5"/>
        </w:numPr>
        <w:spacing w:before="100" w:beforeAutospacing="1" w:after="100" w:afterAutospacing="1" w:line="240" w:lineRule="auto"/>
        <w:rPr>
          <w:del w:id="466" w:author="SHAHZAIB KHAN" w:date="2026-10-07T18:39:00Z"/>
          <w:rFonts w:ascii="Times New Roman" w:eastAsia="Times New Roman" w:hAnsi="Times New Roman" w:cs="Times New Roman"/>
          <w:color w:val="FF0000"/>
          <w:sz w:val="24"/>
          <w:szCs w:val="24"/>
          <w:u w:val="single"/>
          <w:rPrChange w:id="467" w:author="SHAHZAIB KHAN" w:date="2026-10-07T19:14:00Z">
            <w:rPr>
              <w:del w:id="468" w:author="SHAHZAIB KHAN" w:date="2026-10-07T18:39:00Z"/>
              <w:rFonts w:ascii="Times New Roman" w:eastAsia="Times New Roman" w:hAnsi="Times New Roman" w:cs="Times New Roman"/>
              <w:sz w:val="24"/>
              <w:szCs w:val="24"/>
            </w:rPr>
          </w:rPrChange>
        </w:rPr>
      </w:pPr>
      <w:del w:id="469" w:author="SHAHZAIB KHAN" w:date="2026-10-07T18:39:00Z">
        <w:r w:rsidRPr="00DB397A" w:rsidDel="00F47071">
          <w:rPr>
            <w:rFonts w:ascii="Times New Roman" w:eastAsia="Times New Roman" w:hAnsi="Times New Roman" w:cs="Times New Roman"/>
            <w:b/>
            <w:bCs/>
            <w:color w:val="FF0000"/>
            <w:sz w:val="24"/>
            <w:szCs w:val="24"/>
            <w:u w:val="single"/>
            <w:rPrChange w:id="470" w:author="SHAHZAIB KHAN" w:date="2026-10-07T19:14:00Z">
              <w:rPr>
                <w:rFonts w:ascii="Times New Roman" w:eastAsia="Times New Roman" w:hAnsi="Times New Roman" w:cs="Times New Roman"/>
                <w:b/>
                <w:bCs/>
                <w:sz w:val="24"/>
                <w:szCs w:val="24"/>
              </w:rPr>
            </w:rPrChange>
          </w:rPr>
          <w:delText>Work Product:</w:delText>
        </w:r>
        <w:r w:rsidRPr="00DB397A" w:rsidDel="00F47071">
          <w:rPr>
            <w:rFonts w:ascii="Times New Roman" w:eastAsia="Times New Roman" w:hAnsi="Times New Roman" w:cs="Times New Roman"/>
            <w:color w:val="FF0000"/>
            <w:sz w:val="24"/>
            <w:szCs w:val="24"/>
            <w:u w:val="single"/>
            <w:rPrChange w:id="471" w:author="SHAHZAIB KHAN" w:date="2026-10-07T19:14:00Z">
              <w:rPr>
                <w:rFonts w:ascii="Times New Roman" w:eastAsia="Times New Roman" w:hAnsi="Times New Roman" w:cs="Times New Roman"/>
                <w:sz w:val="24"/>
                <w:szCs w:val="24"/>
              </w:rPr>
            </w:rPrChange>
          </w:rPr>
          <w:delText xml:space="preserve"> Any deliverable submitted by a student as part of the project, such as reports, code, or presentations.</w:delText>
        </w:r>
      </w:del>
    </w:p>
    <w:p w14:paraId="7731B809" w14:textId="0FA4BE9B" w:rsidR="00A408CF" w:rsidRPr="00DB397A" w:rsidDel="00F47071" w:rsidRDefault="00A408CF" w:rsidP="00A408CF">
      <w:pPr>
        <w:numPr>
          <w:ilvl w:val="0"/>
          <w:numId w:val="5"/>
        </w:numPr>
        <w:spacing w:before="100" w:beforeAutospacing="1" w:after="100" w:afterAutospacing="1" w:line="240" w:lineRule="auto"/>
        <w:rPr>
          <w:del w:id="472" w:author="SHAHZAIB KHAN" w:date="2026-10-07T18:39:00Z"/>
          <w:rFonts w:ascii="Times New Roman" w:eastAsia="Times New Roman" w:hAnsi="Times New Roman" w:cs="Times New Roman"/>
          <w:color w:val="FF0000"/>
          <w:sz w:val="24"/>
          <w:szCs w:val="24"/>
          <w:u w:val="single"/>
          <w:rPrChange w:id="473" w:author="SHAHZAIB KHAN" w:date="2026-10-07T19:14:00Z">
            <w:rPr>
              <w:del w:id="474" w:author="SHAHZAIB KHAN" w:date="2026-10-07T18:39:00Z"/>
              <w:rFonts w:ascii="Times New Roman" w:eastAsia="Times New Roman" w:hAnsi="Times New Roman" w:cs="Times New Roman"/>
              <w:sz w:val="24"/>
              <w:szCs w:val="24"/>
            </w:rPr>
          </w:rPrChange>
        </w:rPr>
      </w:pPr>
      <w:del w:id="475" w:author="SHAHZAIB KHAN" w:date="2026-10-07T18:39:00Z">
        <w:r w:rsidRPr="00DB397A" w:rsidDel="00F47071">
          <w:rPr>
            <w:rFonts w:ascii="Times New Roman" w:eastAsia="Times New Roman" w:hAnsi="Times New Roman" w:cs="Times New Roman"/>
            <w:b/>
            <w:bCs/>
            <w:color w:val="FF0000"/>
            <w:sz w:val="24"/>
            <w:szCs w:val="24"/>
            <w:u w:val="single"/>
            <w:rPrChange w:id="476" w:author="SHAHZAIB KHAN" w:date="2026-10-07T19:14:00Z">
              <w:rPr>
                <w:rFonts w:ascii="Times New Roman" w:eastAsia="Times New Roman" w:hAnsi="Times New Roman" w:cs="Times New Roman"/>
                <w:b/>
                <w:bCs/>
                <w:sz w:val="24"/>
                <w:szCs w:val="24"/>
              </w:rPr>
            </w:rPrChange>
          </w:rPr>
          <w:delText>Version Control:</w:delText>
        </w:r>
        <w:r w:rsidRPr="00DB397A" w:rsidDel="00F47071">
          <w:rPr>
            <w:rFonts w:ascii="Times New Roman" w:eastAsia="Times New Roman" w:hAnsi="Times New Roman" w:cs="Times New Roman"/>
            <w:color w:val="FF0000"/>
            <w:sz w:val="24"/>
            <w:szCs w:val="24"/>
            <w:u w:val="single"/>
            <w:rPrChange w:id="477" w:author="SHAHZAIB KHAN" w:date="2026-10-07T19:14:00Z">
              <w:rPr>
                <w:rFonts w:ascii="Times New Roman" w:eastAsia="Times New Roman" w:hAnsi="Times New Roman" w:cs="Times New Roman"/>
                <w:sz w:val="24"/>
                <w:szCs w:val="24"/>
              </w:rPr>
            </w:rPrChange>
          </w:rPr>
          <w:delText xml:space="preserve"> A system feature that tracks revisions of submitted work products.</w:delText>
        </w:r>
      </w:del>
    </w:p>
    <w:p w14:paraId="496E3AC3" w14:textId="74EF652C" w:rsidR="00A408CF" w:rsidRPr="00DB397A" w:rsidDel="00F47071" w:rsidRDefault="00A408CF" w:rsidP="00A408CF">
      <w:pPr>
        <w:numPr>
          <w:ilvl w:val="0"/>
          <w:numId w:val="5"/>
        </w:numPr>
        <w:spacing w:before="100" w:beforeAutospacing="1" w:after="100" w:afterAutospacing="1" w:line="240" w:lineRule="auto"/>
        <w:rPr>
          <w:del w:id="478" w:author="SHAHZAIB KHAN" w:date="2026-10-07T18:39:00Z"/>
          <w:rFonts w:ascii="Times New Roman" w:eastAsia="Times New Roman" w:hAnsi="Times New Roman" w:cs="Times New Roman"/>
          <w:color w:val="FF0000"/>
          <w:sz w:val="24"/>
          <w:szCs w:val="24"/>
          <w:u w:val="single"/>
          <w:rPrChange w:id="479" w:author="SHAHZAIB KHAN" w:date="2026-10-07T19:14:00Z">
            <w:rPr>
              <w:del w:id="480" w:author="SHAHZAIB KHAN" w:date="2026-10-07T18:39:00Z"/>
              <w:rFonts w:ascii="Times New Roman" w:eastAsia="Times New Roman" w:hAnsi="Times New Roman" w:cs="Times New Roman"/>
              <w:sz w:val="24"/>
              <w:szCs w:val="24"/>
            </w:rPr>
          </w:rPrChange>
        </w:rPr>
      </w:pPr>
      <w:del w:id="481" w:author="SHAHZAIB KHAN" w:date="2026-10-07T18:39:00Z">
        <w:r w:rsidRPr="00DB397A" w:rsidDel="00F47071">
          <w:rPr>
            <w:rFonts w:ascii="Times New Roman" w:eastAsia="Times New Roman" w:hAnsi="Times New Roman" w:cs="Times New Roman"/>
            <w:b/>
            <w:bCs/>
            <w:color w:val="FF0000"/>
            <w:sz w:val="24"/>
            <w:szCs w:val="24"/>
            <w:u w:val="single"/>
            <w:rPrChange w:id="482" w:author="SHAHZAIB KHAN" w:date="2026-10-07T19:14:00Z">
              <w:rPr>
                <w:rFonts w:ascii="Times New Roman" w:eastAsia="Times New Roman" w:hAnsi="Times New Roman" w:cs="Times New Roman"/>
                <w:b/>
                <w:bCs/>
                <w:sz w:val="24"/>
                <w:szCs w:val="24"/>
              </w:rPr>
            </w:rPrChange>
          </w:rPr>
          <w:delText>UI:</w:delText>
        </w:r>
        <w:r w:rsidRPr="00DB397A" w:rsidDel="00F47071">
          <w:rPr>
            <w:rFonts w:ascii="Times New Roman" w:eastAsia="Times New Roman" w:hAnsi="Times New Roman" w:cs="Times New Roman"/>
            <w:color w:val="FF0000"/>
            <w:sz w:val="24"/>
            <w:szCs w:val="24"/>
            <w:u w:val="single"/>
            <w:rPrChange w:id="483" w:author="SHAHZAIB KHAN" w:date="2026-10-07T19:14:00Z">
              <w:rPr>
                <w:rFonts w:ascii="Times New Roman" w:eastAsia="Times New Roman" w:hAnsi="Times New Roman" w:cs="Times New Roman"/>
                <w:sz w:val="24"/>
                <w:szCs w:val="24"/>
              </w:rPr>
            </w:rPrChange>
          </w:rPr>
          <w:delText xml:space="preserve"> User Interface.</w:delText>
        </w:r>
      </w:del>
    </w:p>
    <w:p w14:paraId="24D130AB" w14:textId="06F56ACC" w:rsidR="00A408CF" w:rsidRPr="00DB397A" w:rsidDel="00D45718" w:rsidRDefault="00A408CF" w:rsidP="00A408CF">
      <w:pPr>
        <w:numPr>
          <w:ilvl w:val="0"/>
          <w:numId w:val="5"/>
        </w:numPr>
        <w:spacing w:before="100" w:beforeAutospacing="1" w:after="100" w:afterAutospacing="1" w:line="240" w:lineRule="auto"/>
        <w:rPr>
          <w:del w:id="484" w:author="SHAHZAIB KHAN" w:date="2026-10-07T18:39:00Z"/>
          <w:rFonts w:ascii="Times New Roman" w:eastAsia="Times New Roman" w:hAnsi="Times New Roman" w:cs="Times New Roman"/>
          <w:color w:val="FF0000"/>
          <w:sz w:val="24"/>
          <w:szCs w:val="24"/>
          <w:u w:val="single"/>
          <w:rPrChange w:id="485" w:author="SHAHZAIB KHAN" w:date="2026-10-07T19:14:00Z">
            <w:rPr>
              <w:del w:id="486" w:author="SHAHZAIB KHAN" w:date="2026-10-07T18:39:00Z"/>
              <w:rFonts w:ascii="Times New Roman" w:eastAsia="Times New Roman" w:hAnsi="Times New Roman" w:cs="Times New Roman"/>
              <w:sz w:val="24"/>
              <w:szCs w:val="24"/>
            </w:rPr>
          </w:rPrChange>
        </w:rPr>
      </w:pPr>
      <w:del w:id="487" w:author="SHAHZAIB KHAN" w:date="2026-10-07T18:39:00Z">
        <w:r w:rsidRPr="00DB397A" w:rsidDel="00F47071">
          <w:rPr>
            <w:rFonts w:ascii="Times New Roman" w:eastAsia="Times New Roman" w:hAnsi="Times New Roman" w:cs="Times New Roman"/>
            <w:b/>
            <w:bCs/>
            <w:color w:val="FF0000"/>
            <w:sz w:val="24"/>
            <w:szCs w:val="24"/>
            <w:u w:val="single"/>
            <w:rPrChange w:id="488" w:author="SHAHZAIB KHAN" w:date="2026-10-07T19:14:00Z">
              <w:rPr>
                <w:rFonts w:ascii="Times New Roman" w:eastAsia="Times New Roman" w:hAnsi="Times New Roman" w:cs="Times New Roman"/>
                <w:b/>
                <w:bCs/>
                <w:sz w:val="24"/>
                <w:szCs w:val="24"/>
              </w:rPr>
            </w:rPrChange>
          </w:rPr>
          <w:delText>API:</w:delText>
        </w:r>
        <w:r w:rsidRPr="00DB397A" w:rsidDel="00F47071">
          <w:rPr>
            <w:rFonts w:ascii="Times New Roman" w:eastAsia="Times New Roman" w:hAnsi="Times New Roman" w:cs="Times New Roman"/>
            <w:color w:val="FF0000"/>
            <w:sz w:val="24"/>
            <w:szCs w:val="24"/>
            <w:u w:val="single"/>
            <w:rPrChange w:id="489" w:author="SHAHZAIB KHAN" w:date="2026-10-07T19:14:00Z">
              <w:rPr>
                <w:rFonts w:ascii="Times New Roman" w:eastAsia="Times New Roman" w:hAnsi="Times New Roman" w:cs="Times New Roman"/>
                <w:sz w:val="24"/>
                <w:szCs w:val="24"/>
              </w:rPr>
            </w:rPrChange>
          </w:rPr>
          <w:delText xml:space="preserve"> Application Programming Interface.</w:delText>
        </w:r>
      </w:del>
    </w:p>
    <w:p w14:paraId="03E07865" w14:textId="77777777" w:rsidR="00D45718" w:rsidRPr="00DB397A" w:rsidRDefault="00D45718">
      <w:pPr>
        <w:pStyle w:val="ListParagraph"/>
        <w:numPr>
          <w:ilvl w:val="0"/>
          <w:numId w:val="43"/>
        </w:numPr>
        <w:spacing w:before="100" w:beforeAutospacing="1" w:after="100" w:afterAutospacing="1" w:line="240" w:lineRule="auto"/>
        <w:rPr>
          <w:ins w:id="490" w:author="SHAHZAIB KHAN" w:date="2026-10-07T18:56:00Z"/>
          <w:rFonts w:ascii="Times New Roman" w:eastAsia="Times New Roman" w:hAnsi="Times New Roman" w:cs="Times New Roman"/>
          <w:color w:val="FF0000"/>
          <w:sz w:val="24"/>
          <w:szCs w:val="24"/>
          <w:u w:val="single"/>
          <w:rPrChange w:id="491" w:author="SHAHZAIB KHAN" w:date="2026-10-07T19:14:00Z">
            <w:rPr>
              <w:ins w:id="492" w:author="SHAHZAIB KHAN" w:date="2026-10-07T18:56:00Z"/>
            </w:rPr>
          </w:rPrChange>
        </w:rPr>
        <w:pPrChange w:id="493" w:author="SHAHZAIB KHAN" w:date="2026-10-07T19:12:00Z">
          <w:pPr>
            <w:numPr>
              <w:numId w:val="5"/>
            </w:numPr>
            <w:tabs>
              <w:tab w:val="num" w:pos="720"/>
            </w:tabs>
            <w:spacing w:before="100" w:beforeAutospacing="1" w:after="100" w:afterAutospacing="1" w:line="240" w:lineRule="auto"/>
            <w:ind w:left="720" w:hanging="360"/>
          </w:pPr>
        </w:pPrChange>
      </w:pPr>
    </w:p>
    <w:p w14:paraId="7E8665C6" w14:textId="77777777" w:rsidR="00E154F8" w:rsidRPr="00DB397A" w:rsidRDefault="00E154F8">
      <w:pPr>
        <w:rPr>
          <w:ins w:id="494" w:author="SHAHZAIB KHAN" w:date="2026-10-07T19:08:00Z"/>
          <w:color w:val="FF0000"/>
          <w:u w:val="single"/>
          <w:rPrChange w:id="495" w:author="SHAHZAIB KHAN" w:date="2026-10-07T19:14:00Z">
            <w:rPr>
              <w:ins w:id="496" w:author="SHAHZAIB KHAN" w:date="2026-10-07T19:08:00Z"/>
            </w:rPr>
          </w:rPrChange>
        </w:rPr>
        <w:pPrChange w:id="497" w:author="SHAHZAIB KHAN" w:date="2026-10-07T19:10:00Z">
          <w:pPr>
            <w:spacing w:before="100" w:beforeAutospacing="1" w:after="100" w:afterAutospacing="1" w:line="240" w:lineRule="auto"/>
            <w:ind w:left="720"/>
          </w:pPr>
        </w:pPrChange>
      </w:pPr>
      <w:ins w:id="498" w:author="SHAHZAIB KHAN" w:date="2026-10-07T19:08:00Z">
        <w:r w:rsidRPr="00DB397A">
          <w:rPr>
            <w:color w:val="FF0000"/>
            <w:u w:val="single"/>
            <w:rPrChange w:id="499" w:author="SHAHZAIB KHAN" w:date="2026-10-07T19:14:00Z">
              <w:rPr/>
            </w:rPrChange>
          </w:rPr>
          <w:t>  View Bakery Categories and Items</w:t>
        </w:r>
        <w:r w:rsidRPr="00DB397A">
          <w:rPr>
            <w:color w:val="FF0000"/>
            <w:u w:val="single"/>
            <w:rPrChange w:id="500" w:author="SHAHZAIB KHAN" w:date="2026-10-07T19:14:00Z">
              <w:rPr/>
            </w:rPrChange>
          </w:rPr>
          <w:br/>
          <w:t xml:space="preserve">The customer can view different bakery categories and see the available items with their prices. </w:t>
        </w:r>
      </w:ins>
    </w:p>
    <w:p w14:paraId="04FB515F" w14:textId="77777777" w:rsidR="00E154F8" w:rsidRPr="00DB397A" w:rsidRDefault="00E154F8" w:rsidP="00E154F8">
      <w:pPr>
        <w:spacing w:before="100" w:beforeAutospacing="1" w:after="100" w:afterAutospacing="1" w:line="240" w:lineRule="auto"/>
        <w:ind w:left="720"/>
        <w:rPr>
          <w:ins w:id="501" w:author="SHAHZAIB KHAN" w:date="2026-10-07T19:08:00Z"/>
          <w:rFonts w:ascii="Times New Roman" w:eastAsia="Times New Roman" w:hAnsi="Times New Roman" w:cs="Times New Roman"/>
          <w:color w:val="FF0000"/>
          <w:sz w:val="24"/>
          <w:szCs w:val="24"/>
          <w:u w:val="single"/>
          <w:rPrChange w:id="502" w:author="SHAHZAIB KHAN" w:date="2026-10-07T19:14:00Z">
            <w:rPr>
              <w:ins w:id="503" w:author="SHAHZAIB KHAN" w:date="2026-10-07T19:08:00Z"/>
              <w:rFonts w:ascii="Times New Roman" w:eastAsia="Times New Roman" w:hAnsi="Times New Roman" w:cs="Times New Roman"/>
              <w:sz w:val="24"/>
              <w:szCs w:val="24"/>
            </w:rPr>
          </w:rPrChange>
        </w:rPr>
      </w:pPr>
      <w:ins w:id="504" w:author="SHAHZAIB KHAN" w:date="2026-10-07T19:08:00Z">
        <w:r w:rsidRPr="00DB397A">
          <w:rPr>
            <w:rFonts w:ascii="Times New Roman" w:eastAsia="Times New Roman" w:hAnsi="Times New Roman" w:cs="Times New Roman"/>
            <w:color w:val="FF0000"/>
            <w:sz w:val="24"/>
            <w:szCs w:val="24"/>
            <w:u w:val="single"/>
            <w:rPrChange w:id="505" w:author="SHAHZAIB KHAN" w:date="2026-10-07T19:14:00Z">
              <w:rPr>
                <w:rFonts w:ascii="Times New Roman" w:eastAsia="Times New Roman" w:hAnsi="Times New Roman" w:cs="Times New Roman"/>
                <w:sz w:val="24"/>
                <w:szCs w:val="24"/>
              </w:rPr>
            </w:rPrChange>
          </w:rPr>
          <w:t>  Select Bakery Items</w:t>
        </w:r>
        <w:r w:rsidRPr="00DB397A">
          <w:rPr>
            <w:rFonts w:ascii="Times New Roman" w:eastAsia="Times New Roman" w:hAnsi="Times New Roman" w:cs="Times New Roman"/>
            <w:color w:val="FF0000"/>
            <w:sz w:val="24"/>
            <w:szCs w:val="24"/>
            <w:u w:val="single"/>
            <w:rPrChange w:id="506" w:author="SHAHZAIB KHAN" w:date="2026-10-07T19:14:00Z">
              <w:rPr>
                <w:rFonts w:ascii="Times New Roman" w:eastAsia="Times New Roman" w:hAnsi="Times New Roman" w:cs="Times New Roman"/>
                <w:sz w:val="24"/>
                <w:szCs w:val="24"/>
              </w:rPr>
            </w:rPrChange>
          </w:rPr>
          <w:br/>
          <w:t xml:space="preserve">The customer can select the required bakery items and enter the quantity they want to order. </w:t>
        </w:r>
      </w:ins>
    </w:p>
    <w:p w14:paraId="386D677A" w14:textId="77777777" w:rsidR="00E154F8" w:rsidRPr="00DB397A" w:rsidRDefault="00E154F8" w:rsidP="00E154F8">
      <w:pPr>
        <w:spacing w:before="100" w:beforeAutospacing="1" w:after="100" w:afterAutospacing="1" w:line="240" w:lineRule="auto"/>
        <w:ind w:left="720"/>
        <w:rPr>
          <w:ins w:id="507" w:author="SHAHZAIB KHAN" w:date="2026-10-07T19:08:00Z"/>
          <w:rFonts w:ascii="Times New Roman" w:eastAsia="Times New Roman" w:hAnsi="Times New Roman" w:cs="Times New Roman"/>
          <w:color w:val="FF0000"/>
          <w:sz w:val="24"/>
          <w:szCs w:val="24"/>
          <w:u w:val="single"/>
          <w:rPrChange w:id="508" w:author="SHAHZAIB KHAN" w:date="2026-10-07T19:14:00Z">
            <w:rPr>
              <w:ins w:id="509" w:author="SHAHZAIB KHAN" w:date="2026-10-07T19:08:00Z"/>
              <w:rFonts w:ascii="Times New Roman" w:eastAsia="Times New Roman" w:hAnsi="Times New Roman" w:cs="Times New Roman"/>
              <w:sz w:val="24"/>
              <w:szCs w:val="24"/>
            </w:rPr>
          </w:rPrChange>
        </w:rPr>
      </w:pPr>
      <w:ins w:id="510" w:author="SHAHZAIB KHAN" w:date="2026-10-07T19:08:00Z">
        <w:r w:rsidRPr="00DB397A">
          <w:rPr>
            <w:rFonts w:ascii="Times New Roman" w:eastAsia="Times New Roman" w:hAnsi="Times New Roman" w:cs="Times New Roman"/>
            <w:color w:val="FF0000"/>
            <w:sz w:val="24"/>
            <w:szCs w:val="24"/>
            <w:u w:val="single"/>
            <w:rPrChange w:id="511" w:author="SHAHZAIB KHAN" w:date="2026-10-07T19:14:00Z">
              <w:rPr>
                <w:rFonts w:ascii="Times New Roman" w:eastAsia="Times New Roman" w:hAnsi="Times New Roman" w:cs="Times New Roman"/>
                <w:sz w:val="24"/>
                <w:szCs w:val="24"/>
              </w:rPr>
            </w:rPrChange>
          </w:rPr>
          <w:t>  Calculate Order Total</w:t>
        </w:r>
        <w:r w:rsidRPr="00DB397A">
          <w:rPr>
            <w:rFonts w:ascii="Times New Roman" w:eastAsia="Times New Roman" w:hAnsi="Times New Roman" w:cs="Times New Roman"/>
            <w:color w:val="FF0000"/>
            <w:sz w:val="24"/>
            <w:szCs w:val="24"/>
            <w:u w:val="single"/>
            <w:rPrChange w:id="512" w:author="SHAHZAIB KHAN" w:date="2026-10-07T19:14:00Z">
              <w:rPr>
                <w:rFonts w:ascii="Times New Roman" w:eastAsia="Times New Roman" w:hAnsi="Times New Roman" w:cs="Times New Roman"/>
                <w:sz w:val="24"/>
                <w:szCs w:val="24"/>
              </w:rPr>
            </w:rPrChange>
          </w:rPr>
          <w:br/>
          <w:t xml:space="preserve">The system calculates the total price of the selected items and updates the amount when the customer changes the quantity or removes an item. </w:t>
        </w:r>
      </w:ins>
    </w:p>
    <w:p w14:paraId="5827957A" w14:textId="77777777" w:rsidR="00E154F8" w:rsidRPr="00DB397A" w:rsidRDefault="00E154F8" w:rsidP="00E154F8">
      <w:pPr>
        <w:spacing w:before="100" w:beforeAutospacing="1" w:after="100" w:afterAutospacing="1" w:line="240" w:lineRule="auto"/>
        <w:ind w:left="720"/>
        <w:rPr>
          <w:ins w:id="513" w:author="SHAHZAIB KHAN" w:date="2026-10-07T19:08:00Z"/>
          <w:rFonts w:ascii="Times New Roman" w:eastAsia="Times New Roman" w:hAnsi="Times New Roman" w:cs="Times New Roman"/>
          <w:color w:val="FF0000"/>
          <w:sz w:val="24"/>
          <w:szCs w:val="24"/>
          <w:u w:val="single"/>
          <w:rPrChange w:id="514" w:author="SHAHZAIB KHAN" w:date="2026-10-07T19:14:00Z">
            <w:rPr>
              <w:ins w:id="515" w:author="SHAHZAIB KHAN" w:date="2026-10-07T19:08:00Z"/>
              <w:rFonts w:ascii="Times New Roman" w:eastAsia="Times New Roman" w:hAnsi="Times New Roman" w:cs="Times New Roman"/>
              <w:sz w:val="24"/>
              <w:szCs w:val="24"/>
            </w:rPr>
          </w:rPrChange>
        </w:rPr>
      </w:pPr>
      <w:ins w:id="516" w:author="SHAHZAIB KHAN" w:date="2026-10-07T19:08:00Z">
        <w:r w:rsidRPr="00DB397A">
          <w:rPr>
            <w:rFonts w:ascii="Times New Roman" w:eastAsia="Times New Roman" w:hAnsi="Times New Roman" w:cs="Times New Roman"/>
            <w:color w:val="FF0000"/>
            <w:sz w:val="24"/>
            <w:szCs w:val="24"/>
            <w:u w:val="single"/>
            <w:rPrChange w:id="517" w:author="SHAHZAIB KHAN" w:date="2026-10-07T19:14:00Z">
              <w:rPr>
                <w:rFonts w:ascii="Times New Roman" w:eastAsia="Times New Roman" w:hAnsi="Times New Roman" w:cs="Times New Roman"/>
                <w:sz w:val="24"/>
                <w:szCs w:val="24"/>
              </w:rPr>
            </w:rPrChange>
          </w:rPr>
          <w:t>  Apply Discounts and Package Deals</w:t>
        </w:r>
        <w:r w:rsidRPr="00DB397A">
          <w:rPr>
            <w:rFonts w:ascii="Times New Roman" w:eastAsia="Times New Roman" w:hAnsi="Times New Roman" w:cs="Times New Roman"/>
            <w:color w:val="FF0000"/>
            <w:sz w:val="24"/>
            <w:szCs w:val="24"/>
            <w:u w:val="single"/>
            <w:rPrChange w:id="518" w:author="SHAHZAIB KHAN" w:date="2026-10-07T19:14:00Z">
              <w:rPr>
                <w:rFonts w:ascii="Times New Roman" w:eastAsia="Times New Roman" w:hAnsi="Times New Roman" w:cs="Times New Roman"/>
                <w:sz w:val="24"/>
                <w:szCs w:val="24"/>
              </w:rPr>
            </w:rPrChange>
          </w:rPr>
          <w:br/>
          <w:t xml:space="preserve">The system checks whether the selected items are eligible for any discount or package deal and updates the total accordingly. </w:t>
        </w:r>
      </w:ins>
    </w:p>
    <w:p w14:paraId="019E4137" w14:textId="77777777" w:rsidR="00E154F8" w:rsidRPr="00DB397A" w:rsidRDefault="00E154F8" w:rsidP="00E154F8">
      <w:pPr>
        <w:spacing w:before="100" w:beforeAutospacing="1" w:after="100" w:afterAutospacing="1" w:line="240" w:lineRule="auto"/>
        <w:ind w:left="720"/>
        <w:rPr>
          <w:ins w:id="519" w:author="SHAHZAIB KHAN" w:date="2026-10-07T19:08:00Z"/>
          <w:rFonts w:ascii="Times New Roman" w:eastAsia="Times New Roman" w:hAnsi="Times New Roman" w:cs="Times New Roman"/>
          <w:color w:val="FF0000"/>
          <w:sz w:val="24"/>
          <w:szCs w:val="24"/>
          <w:u w:val="single"/>
          <w:rPrChange w:id="520" w:author="SHAHZAIB KHAN" w:date="2026-10-07T19:14:00Z">
            <w:rPr>
              <w:ins w:id="521" w:author="SHAHZAIB KHAN" w:date="2026-10-07T19:08:00Z"/>
              <w:rFonts w:ascii="Times New Roman" w:eastAsia="Times New Roman" w:hAnsi="Times New Roman" w:cs="Times New Roman"/>
              <w:sz w:val="24"/>
              <w:szCs w:val="24"/>
            </w:rPr>
          </w:rPrChange>
        </w:rPr>
      </w:pPr>
      <w:ins w:id="522" w:author="SHAHZAIB KHAN" w:date="2026-10-07T19:08:00Z">
        <w:r w:rsidRPr="00DB397A">
          <w:rPr>
            <w:rFonts w:ascii="Times New Roman" w:eastAsia="Times New Roman" w:hAnsi="Times New Roman" w:cs="Times New Roman"/>
            <w:color w:val="FF0000"/>
            <w:sz w:val="24"/>
            <w:szCs w:val="24"/>
            <w:u w:val="single"/>
            <w:rPrChange w:id="523" w:author="SHAHZAIB KHAN" w:date="2026-10-07T19:14:00Z">
              <w:rPr>
                <w:rFonts w:ascii="Times New Roman" w:eastAsia="Times New Roman" w:hAnsi="Times New Roman" w:cs="Times New Roman"/>
                <w:sz w:val="24"/>
                <w:szCs w:val="24"/>
              </w:rPr>
            </w:rPrChange>
          </w:rPr>
          <w:t>  Select Delivery Area</w:t>
        </w:r>
        <w:r w:rsidRPr="00DB397A">
          <w:rPr>
            <w:rFonts w:ascii="Times New Roman" w:eastAsia="Times New Roman" w:hAnsi="Times New Roman" w:cs="Times New Roman"/>
            <w:color w:val="FF0000"/>
            <w:sz w:val="24"/>
            <w:szCs w:val="24"/>
            <w:u w:val="single"/>
            <w:rPrChange w:id="524" w:author="SHAHZAIB KHAN" w:date="2026-10-07T19:14:00Z">
              <w:rPr>
                <w:rFonts w:ascii="Times New Roman" w:eastAsia="Times New Roman" w:hAnsi="Times New Roman" w:cs="Times New Roman"/>
                <w:sz w:val="24"/>
                <w:szCs w:val="24"/>
              </w:rPr>
            </w:rPrChange>
          </w:rPr>
          <w:br/>
          <w:t xml:space="preserve">The customer selects the area where the order needs to be delivered and provides the required address details. </w:t>
        </w:r>
      </w:ins>
    </w:p>
    <w:p w14:paraId="2F3890EE" w14:textId="77777777" w:rsidR="00E154F8" w:rsidRPr="00DB397A" w:rsidRDefault="00E154F8" w:rsidP="00E154F8">
      <w:pPr>
        <w:spacing w:before="100" w:beforeAutospacing="1" w:after="100" w:afterAutospacing="1" w:line="240" w:lineRule="auto"/>
        <w:ind w:left="720"/>
        <w:rPr>
          <w:ins w:id="525" w:author="SHAHZAIB KHAN" w:date="2026-10-07T19:08:00Z"/>
          <w:rFonts w:ascii="Times New Roman" w:eastAsia="Times New Roman" w:hAnsi="Times New Roman" w:cs="Times New Roman"/>
          <w:color w:val="FF0000"/>
          <w:sz w:val="24"/>
          <w:szCs w:val="24"/>
          <w:u w:val="single"/>
          <w:rPrChange w:id="526" w:author="SHAHZAIB KHAN" w:date="2026-10-07T19:14:00Z">
            <w:rPr>
              <w:ins w:id="527" w:author="SHAHZAIB KHAN" w:date="2026-10-07T19:08:00Z"/>
              <w:rFonts w:ascii="Times New Roman" w:eastAsia="Times New Roman" w:hAnsi="Times New Roman" w:cs="Times New Roman"/>
              <w:sz w:val="24"/>
              <w:szCs w:val="24"/>
            </w:rPr>
          </w:rPrChange>
        </w:rPr>
      </w:pPr>
      <w:ins w:id="528" w:author="SHAHZAIB KHAN" w:date="2026-10-07T19:08:00Z">
        <w:r w:rsidRPr="00DB397A">
          <w:rPr>
            <w:rFonts w:ascii="Times New Roman" w:eastAsia="Times New Roman" w:hAnsi="Times New Roman" w:cs="Times New Roman"/>
            <w:color w:val="FF0000"/>
            <w:sz w:val="24"/>
            <w:szCs w:val="24"/>
            <w:u w:val="single"/>
            <w:rPrChange w:id="529" w:author="SHAHZAIB KHAN" w:date="2026-10-07T19:14:00Z">
              <w:rPr>
                <w:rFonts w:ascii="Times New Roman" w:eastAsia="Times New Roman" w:hAnsi="Times New Roman" w:cs="Times New Roman"/>
                <w:sz w:val="24"/>
                <w:szCs w:val="24"/>
              </w:rPr>
            </w:rPrChange>
          </w:rPr>
          <w:lastRenderedPageBreak/>
          <w:t>  Validate Delivery Area</w:t>
        </w:r>
        <w:r w:rsidRPr="00DB397A">
          <w:rPr>
            <w:rFonts w:ascii="Times New Roman" w:eastAsia="Times New Roman" w:hAnsi="Times New Roman" w:cs="Times New Roman"/>
            <w:color w:val="FF0000"/>
            <w:sz w:val="24"/>
            <w:szCs w:val="24"/>
            <w:u w:val="single"/>
            <w:rPrChange w:id="530" w:author="SHAHZAIB KHAN" w:date="2026-10-07T19:14:00Z">
              <w:rPr>
                <w:rFonts w:ascii="Times New Roman" w:eastAsia="Times New Roman" w:hAnsi="Times New Roman" w:cs="Times New Roman"/>
                <w:sz w:val="24"/>
                <w:szCs w:val="24"/>
              </w:rPr>
            </w:rPrChange>
          </w:rPr>
          <w:br/>
          <w:t xml:space="preserve">The system checks whether the selected area is available for bakery delivery. If the area is not supported, the customer is asked to select another area. </w:t>
        </w:r>
      </w:ins>
    </w:p>
    <w:p w14:paraId="281CCBE9" w14:textId="77777777" w:rsidR="00E154F8" w:rsidRPr="00DB397A" w:rsidRDefault="00E154F8" w:rsidP="00E154F8">
      <w:pPr>
        <w:spacing w:before="100" w:beforeAutospacing="1" w:after="100" w:afterAutospacing="1" w:line="240" w:lineRule="auto"/>
        <w:ind w:left="720"/>
        <w:rPr>
          <w:ins w:id="531" w:author="SHAHZAIB KHAN" w:date="2026-10-07T19:08:00Z"/>
          <w:rFonts w:ascii="Times New Roman" w:eastAsia="Times New Roman" w:hAnsi="Times New Roman" w:cs="Times New Roman"/>
          <w:color w:val="FF0000"/>
          <w:sz w:val="24"/>
          <w:szCs w:val="24"/>
          <w:u w:val="single"/>
          <w:rPrChange w:id="532" w:author="SHAHZAIB KHAN" w:date="2026-10-07T19:14:00Z">
            <w:rPr>
              <w:ins w:id="533" w:author="SHAHZAIB KHAN" w:date="2026-10-07T19:08:00Z"/>
              <w:rFonts w:ascii="Times New Roman" w:eastAsia="Times New Roman" w:hAnsi="Times New Roman" w:cs="Times New Roman"/>
              <w:sz w:val="24"/>
              <w:szCs w:val="24"/>
            </w:rPr>
          </w:rPrChange>
        </w:rPr>
      </w:pPr>
      <w:ins w:id="534" w:author="SHAHZAIB KHAN" w:date="2026-10-07T19:08:00Z">
        <w:r w:rsidRPr="00DB397A">
          <w:rPr>
            <w:rFonts w:ascii="Times New Roman" w:eastAsia="Times New Roman" w:hAnsi="Times New Roman" w:cs="Times New Roman"/>
            <w:color w:val="FF0000"/>
            <w:sz w:val="24"/>
            <w:szCs w:val="24"/>
            <w:u w:val="single"/>
            <w:rPrChange w:id="535" w:author="SHAHZAIB KHAN" w:date="2026-10-07T19:14:00Z">
              <w:rPr>
                <w:rFonts w:ascii="Times New Roman" w:eastAsia="Times New Roman" w:hAnsi="Times New Roman" w:cs="Times New Roman"/>
                <w:sz w:val="24"/>
                <w:szCs w:val="24"/>
              </w:rPr>
            </w:rPrChange>
          </w:rPr>
          <w:t>  Place an Order</w:t>
        </w:r>
        <w:r w:rsidRPr="00DB397A">
          <w:rPr>
            <w:rFonts w:ascii="Times New Roman" w:eastAsia="Times New Roman" w:hAnsi="Times New Roman" w:cs="Times New Roman"/>
            <w:color w:val="FF0000"/>
            <w:sz w:val="24"/>
            <w:szCs w:val="24"/>
            <w:u w:val="single"/>
            <w:rPrChange w:id="536" w:author="SHAHZAIB KHAN" w:date="2026-10-07T19:14:00Z">
              <w:rPr>
                <w:rFonts w:ascii="Times New Roman" w:eastAsia="Times New Roman" w:hAnsi="Times New Roman" w:cs="Times New Roman"/>
                <w:sz w:val="24"/>
                <w:szCs w:val="24"/>
              </w:rPr>
            </w:rPrChange>
          </w:rPr>
          <w:br/>
          <w:t xml:space="preserve">After selecting the items and delivery area, the customer can place the order in the system. </w:t>
        </w:r>
      </w:ins>
    </w:p>
    <w:p w14:paraId="73C779A1" w14:textId="77777777" w:rsidR="00E154F8" w:rsidRPr="00DB397A" w:rsidRDefault="00E154F8" w:rsidP="00E154F8">
      <w:pPr>
        <w:spacing w:before="100" w:beforeAutospacing="1" w:after="100" w:afterAutospacing="1" w:line="240" w:lineRule="auto"/>
        <w:ind w:left="720"/>
        <w:rPr>
          <w:ins w:id="537" w:author="SHAHZAIB KHAN" w:date="2026-10-07T19:08:00Z"/>
          <w:rFonts w:ascii="Times New Roman" w:eastAsia="Times New Roman" w:hAnsi="Times New Roman" w:cs="Times New Roman"/>
          <w:color w:val="FF0000"/>
          <w:sz w:val="24"/>
          <w:szCs w:val="24"/>
          <w:u w:val="single"/>
          <w:rPrChange w:id="538" w:author="SHAHZAIB KHAN" w:date="2026-10-07T19:14:00Z">
            <w:rPr>
              <w:ins w:id="539" w:author="SHAHZAIB KHAN" w:date="2026-10-07T19:08:00Z"/>
              <w:rFonts w:ascii="Times New Roman" w:eastAsia="Times New Roman" w:hAnsi="Times New Roman" w:cs="Times New Roman"/>
              <w:sz w:val="24"/>
              <w:szCs w:val="24"/>
            </w:rPr>
          </w:rPrChange>
        </w:rPr>
      </w:pPr>
      <w:ins w:id="540" w:author="SHAHZAIB KHAN" w:date="2026-10-07T19:08:00Z">
        <w:r w:rsidRPr="00DB397A">
          <w:rPr>
            <w:rFonts w:ascii="Times New Roman" w:eastAsia="Times New Roman" w:hAnsi="Times New Roman" w:cs="Times New Roman"/>
            <w:color w:val="FF0000"/>
            <w:sz w:val="24"/>
            <w:szCs w:val="24"/>
            <w:u w:val="single"/>
            <w:rPrChange w:id="541" w:author="SHAHZAIB KHAN" w:date="2026-10-07T19:14:00Z">
              <w:rPr>
                <w:rFonts w:ascii="Times New Roman" w:eastAsia="Times New Roman" w:hAnsi="Times New Roman" w:cs="Times New Roman"/>
                <w:sz w:val="24"/>
                <w:szCs w:val="24"/>
              </w:rPr>
            </w:rPrChange>
          </w:rPr>
          <w:t>  Book an Order</w:t>
        </w:r>
        <w:r w:rsidRPr="00DB397A">
          <w:rPr>
            <w:rFonts w:ascii="Times New Roman" w:eastAsia="Times New Roman" w:hAnsi="Times New Roman" w:cs="Times New Roman"/>
            <w:color w:val="FF0000"/>
            <w:sz w:val="24"/>
            <w:szCs w:val="24"/>
            <w:u w:val="single"/>
            <w:rPrChange w:id="542" w:author="SHAHZAIB KHAN" w:date="2026-10-07T19:14:00Z">
              <w:rPr>
                <w:rFonts w:ascii="Times New Roman" w:eastAsia="Times New Roman" w:hAnsi="Times New Roman" w:cs="Times New Roman"/>
                <w:sz w:val="24"/>
                <w:szCs w:val="24"/>
              </w:rPr>
            </w:rPrChange>
          </w:rPr>
          <w:br/>
          <w:t xml:space="preserve">The customer can make an order in advance for a future date or deadline. </w:t>
        </w:r>
      </w:ins>
    </w:p>
    <w:p w14:paraId="4691FEBA" w14:textId="77777777" w:rsidR="00E154F8" w:rsidRPr="00DB397A" w:rsidRDefault="00E154F8" w:rsidP="00E154F8">
      <w:pPr>
        <w:spacing w:before="100" w:beforeAutospacing="1" w:after="100" w:afterAutospacing="1" w:line="240" w:lineRule="auto"/>
        <w:ind w:left="720"/>
        <w:rPr>
          <w:ins w:id="543" w:author="SHAHZAIB KHAN" w:date="2026-10-07T19:08:00Z"/>
          <w:rFonts w:ascii="Times New Roman" w:eastAsia="Times New Roman" w:hAnsi="Times New Roman" w:cs="Times New Roman"/>
          <w:color w:val="FF0000"/>
          <w:sz w:val="24"/>
          <w:szCs w:val="24"/>
          <w:u w:val="single"/>
          <w:rPrChange w:id="544" w:author="SHAHZAIB KHAN" w:date="2026-10-07T19:14:00Z">
            <w:rPr>
              <w:ins w:id="545" w:author="SHAHZAIB KHAN" w:date="2026-10-07T19:08:00Z"/>
              <w:rFonts w:ascii="Times New Roman" w:eastAsia="Times New Roman" w:hAnsi="Times New Roman" w:cs="Times New Roman"/>
              <w:sz w:val="24"/>
              <w:szCs w:val="24"/>
            </w:rPr>
          </w:rPrChange>
        </w:rPr>
      </w:pPr>
      <w:ins w:id="546" w:author="SHAHZAIB KHAN" w:date="2026-10-07T19:08:00Z">
        <w:r w:rsidRPr="00DB397A">
          <w:rPr>
            <w:rFonts w:ascii="Times New Roman" w:eastAsia="Times New Roman" w:hAnsi="Times New Roman" w:cs="Times New Roman"/>
            <w:color w:val="FF0000"/>
            <w:sz w:val="24"/>
            <w:szCs w:val="24"/>
            <w:u w:val="single"/>
            <w:rPrChange w:id="547" w:author="SHAHZAIB KHAN" w:date="2026-10-07T19:14:00Z">
              <w:rPr>
                <w:rFonts w:ascii="Times New Roman" w:eastAsia="Times New Roman" w:hAnsi="Times New Roman" w:cs="Times New Roman"/>
                <w:sz w:val="24"/>
                <w:szCs w:val="24"/>
              </w:rPr>
            </w:rPrChange>
          </w:rPr>
          <w:t>  Make Payment</w:t>
        </w:r>
        <w:r w:rsidRPr="00DB397A">
          <w:rPr>
            <w:rFonts w:ascii="Times New Roman" w:eastAsia="Times New Roman" w:hAnsi="Times New Roman" w:cs="Times New Roman"/>
            <w:color w:val="FF0000"/>
            <w:sz w:val="24"/>
            <w:szCs w:val="24"/>
            <w:u w:val="single"/>
            <w:rPrChange w:id="548" w:author="SHAHZAIB KHAN" w:date="2026-10-07T19:14:00Z">
              <w:rPr>
                <w:rFonts w:ascii="Times New Roman" w:eastAsia="Times New Roman" w:hAnsi="Times New Roman" w:cs="Times New Roman"/>
                <w:sz w:val="24"/>
                <w:szCs w:val="24"/>
              </w:rPr>
            </w:rPrChange>
          </w:rPr>
          <w:br/>
          <w:t xml:space="preserve">The customer can pay for the order through the available online payment method. The system verifies and records the payment. </w:t>
        </w:r>
      </w:ins>
    </w:p>
    <w:p w14:paraId="69E5F0B9" w14:textId="77777777" w:rsidR="00E154F8" w:rsidRPr="00DB397A" w:rsidRDefault="00E154F8" w:rsidP="00E154F8">
      <w:pPr>
        <w:spacing w:before="100" w:beforeAutospacing="1" w:after="100" w:afterAutospacing="1" w:line="240" w:lineRule="auto"/>
        <w:ind w:left="720"/>
        <w:rPr>
          <w:ins w:id="549" w:author="SHAHZAIB KHAN" w:date="2026-10-07T19:08:00Z"/>
          <w:rFonts w:ascii="Times New Roman" w:eastAsia="Times New Roman" w:hAnsi="Times New Roman" w:cs="Times New Roman"/>
          <w:color w:val="FF0000"/>
          <w:sz w:val="24"/>
          <w:szCs w:val="24"/>
          <w:u w:val="single"/>
          <w:rPrChange w:id="550" w:author="SHAHZAIB KHAN" w:date="2026-10-07T19:14:00Z">
            <w:rPr>
              <w:ins w:id="551" w:author="SHAHZAIB KHAN" w:date="2026-10-07T19:08:00Z"/>
              <w:rFonts w:ascii="Times New Roman" w:eastAsia="Times New Roman" w:hAnsi="Times New Roman" w:cs="Times New Roman"/>
              <w:sz w:val="24"/>
              <w:szCs w:val="24"/>
            </w:rPr>
          </w:rPrChange>
        </w:rPr>
      </w:pPr>
      <w:ins w:id="552" w:author="SHAHZAIB KHAN" w:date="2026-10-07T19:08:00Z">
        <w:r w:rsidRPr="00DB397A">
          <w:rPr>
            <w:rFonts w:ascii="Times New Roman" w:eastAsia="Times New Roman" w:hAnsi="Times New Roman" w:cs="Times New Roman"/>
            <w:color w:val="FF0000"/>
            <w:sz w:val="24"/>
            <w:szCs w:val="24"/>
            <w:u w:val="single"/>
            <w:rPrChange w:id="553" w:author="SHAHZAIB KHAN" w:date="2026-10-07T19:14:00Z">
              <w:rPr>
                <w:rFonts w:ascii="Times New Roman" w:eastAsia="Times New Roman" w:hAnsi="Times New Roman" w:cs="Times New Roman"/>
                <w:sz w:val="24"/>
                <w:szCs w:val="24"/>
              </w:rPr>
            </w:rPrChange>
          </w:rPr>
          <w:t>  Assign Salesman</w:t>
        </w:r>
        <w:r w:rsidRPr="00DB397A">
          <w:rPr>
            <w:rFonts w:ascii="Times New Roman" w:eastAsia="Times New Roman" w:hAnsi="Times New Roman" w:cs="Times New Roman"/>
            <w:color w:val="FF0000"/>
            <w:sz w:val="24"/>
            <w:szCs w:val="24"/>
            <w:u w:val="single"/>
            <w:rPrChange w:id="554" w:author="SHAHZAIB KHAN" w:date="2026-10-07T19:14:00Z">
              <w:rPr>
                <w:rFonts w:ascii="Times New Roman" w:eastAsia="Times New Roman" w:hAnsi="Times New Roman" w:cs="Times New Roman"/>
                <w:sz w:val="24"/>
                <w:szCs w:val="24"/>
              </w:rPr>
            </w:rPrChange>
          </w:rPr>
          <w:br/>
          <w:t xml:space="preserve">After successful payment, the system assigns a salesman to deliver the order. </w:t>
        </w:r>
      </w:ins>
    </w:p>
    <w:p w14:paraId="3A26A79F" w14:textId="3550CA2A" w:rsidR="002E30B8" w:rsidRPr="00DB397A" w:rsidRDefault="00E154F8">
      <w:pPr>
        <w:spacing w:before="100" w:beforeAutospacing="1" w:after="100" w:afterAutospacing="1" w:line="240" w:lineRule="auto"/>
        <w:ind w:left="720"/>
        <w:rPr>
          <w:ins w:id="555" w:author="SHAHZAIB KHAN" w:date="2026-10-07T18:47:00Z"/>
          <w:rFonts w:ascii="Times New Roman" w:eastAsia="Times New Roman" w:hAnsi="Times New Roman" w:cs="Times New Roman"/>
          <w:color w:val="FF0000"/>
          <w:sz w:val="24"/>
          <w:szCs w:val="24"/>
          <w:u w:val="single"/>
          <w:rPrChange w:id="556" w:author="SHAHZAIB KHAN" w:date="2026-10-07T19:14:00Z">
            <w:rPr>
              <w:ins w:id="557" w:author="SHAHZAIB KHAN" w:date="2026-10-07T18:47:00Z"/>
              <w:rFonts w:ascii="Times New Roman" w:eastAsia="Times New Roman" w:hAnsi="Times New Roman" w:cs="Times New Roman"/>
              <w:sz w:val="24"/>
              <w:szCs w:val="24"/>
            </w:rPr>
          </w:rPrChange>
        </w:rPr>
        <w:pPrChange w:id="558" w:author="SHAHZAIB KHAN" w:date="2026-10-07T19:07:00Z">
          <w:pPr>
            <w:numPr>
              <w:numId w:val="5"/>
            </w:numPr>
            <w:tabs>
              <w:tab w:val="num" w:pos="720"/>
            </w:tabs>
            <w:spacing w:before="100" w:beforeAutospacing="1" w:after="100" w:afterAutospacing="1" w:line="240" w:lineRule="auto"/>
            <w:ind w:left="720" w:hanging="360"/>
          </w:pPr>
        </w:pPrChange>
      </w:pPr>
      <w:ins w:id="559" w:author="SHAHZAIB KHAN" w:date="2026-10-07T19:08:00Z">
        <w:r w:rsidRPr="00DB397A">
          <w:rPr>
            <w:rFonts w:ascii="Times New Roman" w:eastAsia="Times New Roman" w:hAnsi="Times New Roman" w:cs="Times New Roman"/>
            <w:color w:val="FF0000"/>
            <w:sz w:val="24"/>
            <w:szCs w:val="24"/>
            <w:u w:val="single"/>
            <w:rPrChange w:id="560" w:author="SHAHZAIB KHAN" w:date="2026-10-07T19:14:00Z">
              <w:rPr>
                <w:rFonts w:ascii="Times New Roman" w:eastAsia="Times New Roman" w:hAnsi="Times New Roman" w:cs="Times New Roman"/>
                <w:sz w:val="24"/>
                <w:szCs w:val="24"/>
              </w:rPr>
            </w:rPrChange>
          </w:rPr>
          <w:t>  Deliver Order</w:t>
        </w:r>
        <w:r w:rsidRPr="00DB397A">
          <w:rPr>
            <w:rFonts w:ascii="Times New Roman" w:eastAsia="Times New Roman" w:hAnsi="Times New Roman" w:cs="Times New Roman"/>
            <w:color w:val="FF0000"/>
            <w:sz w:val="24"/>
            <w:szCs w:val="24"/>
            <w:u w:val="single"/>
            <w:rPrChange w:id="561" w:author="SHAHZAIB KHAN" w:date="2026-10-07T19:14:00Z">
              <w:rPr>
                <w:rFonts w:ascii="Times New Roman" w:eastAsia="Times New Roman" w:hAnsi="Times New Roman" w:cs="Times New Roman"/>
                <w:sz w:val="24"/>
                <w:szCs w:val="24"/>
              </w:rPr>
            </w:rPrChange>
          </w:rPr>
          <w:br/>
          <w:t>The assigned salesman receives the order details and delivers the bakery items to the customer's selected location.</w:t>
        </w:r>
      </w:ins>
    </w:p>
    <w:p w14:paraId="55F2FDFF" w14:textId="6FD065F6" w:rsidR="00A408CF" w:rsidRPr="00DB397A" w:rsidRDefault="6579BE34" w:rsidP="1A775A4C">
      <w:pPr>
        <w:pStyle w:val="ListParagraph"/>
        <w:spacing w:before="100" w:beforeAutospacing="1" w:after="100" w:afterAutospacing="1" w:line="240" w:lineRule="auto"/>
        <w:rPr>
          <w:rFonts w:ascii="Times New Roman" w:eastAsia="Times New Roman" w:hAnsi="Times New Roman" w:cs="Times New Roman"/>
          <w:b/>
          <w:bCs/>
          <w:color w:val="FF0000"/>
          <w:sz w:val="36"/>
          <w:szCs w:val="36"/>
          <w:u w:val="single"/>
          <w:rPrChange w:id="562" w:author="SHAHZAIB KHAN" w:date="2026-10-07T19:14:00Z">
            <w:rPr>
              <w:rFonts w:ascii="Times New Roman" w:eastAsia="Times New Roman" w:hAnsi="Times New Roman" w:cs="Times New Roman"/>
              <w:b/>
              <w:bCs/>
              <w:sz w:val="36"/>
              <w:szCs w:val="36"/>
            </w:rPr>
          </w:rPrChange>
        </w:rPr>
      </w:pPr>
      <w:bookmarkStart w:id="563" w:name="_Toc193890181"/>
      <w:r w:rsidRPr="00DB397A">
        <w:rPr>
          <w:rStyle w:val="Heading1Char"/>
          <w:color w:val="FF0000"/>
          <w:u w:val="single"/>
          <w:rPrChange w:id="564" w:author="SHAHZAIB KHAN" w:date="2026-10-07T19:14:00Z">
            <w:rPr>
              <w:rStyle w:val="Heading1Char"/>
            </w:rPr>
          </w:rPrChange>
        </w:rPr>
        <w:t>References</w:t>
      </w:r>
      <w:bookmarkEnd w:id="563"/>
    </w:p>
    <w:p w14:paraId="66070370" w14:textId="77777777" w:rsidR="00A408CF" w:rsidRPr="00DB397A" w:rsidRDefault="00A408CF" w:rsidP="00A408CF">
      <w:pPr>
        <w:numPr>
          <w:ilvl w:val="0"/>
          <w:numId w:val="6"/>
        </w:numPr>
        <w:spacing w:before="100" w:beforeAutospacing="1" w:after="100" w:afterAutospacing="1" w:line="240" w:lineRule="auto"/>
        <w:rPr>
          <w:rFonts w:ascii="Times New Roman" w:eastAsia="Times New Roman" w:hAnsi="Times New Roman" w:cs="Times New Roman"/>
          <w:color w:val="FF0000"/>
          <w:sz w:val="24"/>
          <w:szCs w:val="24"/>
          <w:u w:val="single"/>
          <w:rPrChange w:id="565" w:author="SHAHZAIB KHAN" w:date="2026-10-07T19:14:00Z">
            <w:rPr>
              <w:rFonts w:ascii="Times New Roman" w:eastAsia="Times New Roman" w:hAnsi="Times New Roman" w:cs="Times New Roman"/>
              <w:sz w:val="24"/>
              <w:szCs w:val="24"/>
            </w:rPr>
          </w:rPrChange>
        </w:rPr>
      </w:pPr>
      <w:r w:rsidRPr="00DB397A">
        <w:rPr>
          <w:rFonts w:ascii="Times New Roman" w:eastAsia="Times New Roman" w:hAnsi="Times New Roman" w:cs="Times New Roman"/>
          <w:color w:val="FF0000"/>
          <w:sz w:val="24"/>
          <w:szCs w:val="24"/>
          <w:u w:val="single"/>
          <w:rPrChange w:id="566" w:author="SHAHZAIB KHAN" w:date="2026-10-07T19:14:00Z">
            <w:rPr>
              <w:rFonts w:ascii="Times New Roman" w:eastAsia="Times New Roman" w:hAnsi="Times New Roman" w:cs="Times New Roman"/>
              <w:sz w:val="24"/>
              <w:szCs w:val="24"/>
            </w:rPr>
          </w:rPrChange>
        </w:rPr>
        <w:t>IEEE Standard for Software Requirements Specifications (IEEE Std 830-1998).</w:t>
      </w:r>
    </w:p>
    <w:p w14:paraId="361BDDCB" w14:textId="77777777" w:rsidR="00A408CF" w:rsidRPr="00DB397A" w:rsidRDefault="00A408CF" w:rsidP="00A408CF">
      <w:pPr>
        <w:numPr>
          <w:ilvl w:val="0"/>
          <w:numId w:val="6"/>
        </w:numPr>
        <w:spacing w:before="100" w:beforeAutospacing="1" w:after="100" w:afterAutospacing="1" w:line="240" w:lineRule="auto"/>
        <w:rPr>
          <w:ins w:id="567" w:author="SHAHZAIB KHAN" w:date="2026-10-07T18:48:00Z"/>
          <w:rFonts w:ascii="Times New Roman" w:eastAsia="Times New Roman" w:hAnsi="Times New Roman" w:cs="Times New Roman"/>
          <w:color w:val="FF0000"/>
          <w:sz w:val="24"/>
          <w:szCs w:val="24"/>
          <w:u w:val="single"/>
          <w:rPrChange w:id="568" w:author="SHAHZAIB KHAN" w:date="2026-10-07T19:14:00Z">
            <w:rPr>
              <w:ins w:id="569" w:author="SHAHZAIB KHAN" w:date="2026-10-07T18:48:00Z"/>
              <w:rFonts w:ascii="Times New Roman" w:eastAsia="Times New Roman" w:hAnsi="Times New Roman" w:cs="Times New Roman"/>
              <w:sz w:val="24"/>
              <w:szCs w:val="24"/>
            </w:rPr>
          </w:rPrChange>
        </w:rPr>
      </w:pPr>
      <w:r w:rsidRPr="00DB397A">
        <w:rPr>
          <w:rFonts w:ascii="Times New Roman" w:eastAsia="Times New Roman" w:hAnsi="Times New Roman" w:cs="Times New Roman"/>
          <w:color w:val="FF0000"/>
          <w:sz w:val="24"/>
          <w:szCs w:val="24"/>
          <w:u w:val="single"/>
          <w:rPrChange w:id="570" w:author="SHAHZAIB KHAN" w:date="2026-10-07T19:14:00Z">
            <w:rPr>
              <w:rFonts w:ascii="Times New Roman" w:eastAsia="Times New Roman" w:hAnsi="Times New Roman" w:cs="Times New Roman"/>
              <w:sz w:val="24"/>
              <w:szCs w:val="24"/>
            </w:rPr>
          </w:rPrChange>
        </w:rPr>
        <w:t>ISO/IEC/IEEE 16326:2019 Guidelines for Life Cycle Processes – Project Management.</w:t>
      </w:r>
    </w:p>
    <w:p w14:paraId="18CADE78" w14:textId="77777777" w:rsidR="002E30B8" w:rsidRPr="00DB397A" w:rsidRDefault="002E30B8" w:rsidP="002E30B8">
      <w:pPr>
        <w:numPr>
          <w:ilvl w:val="0"/>
          <w:numId w:val="6"/>
        </w:numPr>
        <w:spacing w:line="256" w:lineRule="auto"/>
        <w:rPr>
          <w:ins w:id="571" w:author="SHAHZAIB KHAN" w:date="2026-10-07T18:48:00Z"/>
          <w:rFonts w:ascii="Times New Roman" w:hAnsi="Times New Roman" w:cs="Times New Roman"/>
          <w:color w:val="FF0000"/>
          <w:sz w:val="24"/>
          <w:szCs w:val="24"/>
          <w:u w:val="single"/>
          <w:rPrChange w:id="572" w:author="SHAHZAIB KHAN" w:date="2026-10-07T19:14:00Z">
            <w:rPr>
              <w:ins w:id="573" w:author="SHAHZAIB KHAN" w:date="2026-10-07T18:48:00Z"/>
              <w:rFonts w:ascii="Times New Roman" w:hAnsi="Times New Roman" w:cs="Times New Roman"/>
              <w:sz w:val="24"/>
              <w:szCs w:val="24"/>
            </w:rPr>
          </w:rPrChange>
        </w:rPr>
      </w:pPr>
      <w:ins w:id="574" w:author="SHAHZAIB KHAN" w:date="2026-10-07T18:48:00Z">
        <w:r w:rsidRPr="00DB397A">
          <w:rPr>
            <w:rFonts w:ascii="Times New Roman" w:hAnsi="Times New Roman" w:cs="Times New Roman"/>
            <w:color w:val="FF0000"/>
            <w:sz w:val="24"/>
            <w:szCs w:val="24"/>
            <w:u w:val="single"/>
            <w:rPrChange w:id="575" w:author="SHAHZAIB KHAN" w:date="2026-10-07T19:14:00Z">
              <w:rPr>
                <w:rFonts w:ascii="Times New Roman" w:hAnsi="Times New Roman" w:cs="Times New Roman"/>
                <w:sz w:val="24"/>
                <w:szCs w:val="24"/>
              </w:rPr>
            </w:rPrChange>
          </w:rPr>
          <w:t>ISO/IEC/IEEE 16326: Systems and Software Engineering – Project Management</w:t>
        </w:r>
      </w:ins>
    </w:p>
    <w:p w14:paraId="39C551D9" w14:textId="77777777" w:rsidR="002E30B8" w:rsidRPr="00DB397A" w:rsidRDefault="002E30B8" w:rsidP="002E30B8">
      <w:pPr>
        <w:numPr>
          <w:ilvl w:val="0"/>
          <w:numId w:val="6"/>
        </w:numPr>
        <w:spacing w:line="256" w:lineRule="auto"/>
        <w:rPr>
          <w:ins w:id="576" w:author="SHAHZAIB KHAN" w:date="2026-10-07T18:48:00Z"/>
          <w:rFonts w:ascii="Times New Roman" w:hAnsi="Times New Roman" w:cs="Times New Roman"/>
          <w:color w:val="FF0000"/>
          <w:sz w:val="24"/>
          <w:szCs w:val="24"/>
          <w:u w:val="single"/>
          <w:rPrChange w:id="577" w:author="SHAHZAIB KHAN" w:date="2026-10-07T19:14:00Z">
            <w:rPr>
              <w:ins w:id="578" w:author="SHAHZAIB KHAN" w:date="2026-10-07T18:48:00Z"/>
              <w:rFonts w:ascii="Times New Roman" w:hAnsi="Times New Roman" w:cs="Times New Roman"/>
              <w:sz w:val="24"/>
              <w:szCs w:val="24"/>
            </w:rPr>
          </w:rPrChange>
        </w:rPr>
      </w:pPr>
      <w:ins w:id="579" w:author="SHAHZAIB KHAN" w:date="2026-10-07T18:48:00Z">
        <w:r w:rsidRPr="00DB397A">
          <w:rPr>
            <w:rFonts w:ascii="Times New Roman" w:hAnsi="Times New Roman" w:cs="Times New Roman"/>
            <w:color w:val="FF0000"/>
            <w:sz w:val="24"/>
            <w:szCs w:val="24"/>
            <w:u w:val="single"/>
            <w:rPrChange w:id="580" w:author="SHAHZAIB KHAN" w:date="2026-10-07T19:14:00Z">
              <w:rPr>
                <w:rFonts w:ascii="Times New Roman" w:hAnsi="Times New Roman" w:cs="Times New Roman"/>
                <w:sz w:val="24"/>
                <w:szCs w:val="24"/>
              </w:rPr>
            </w:rPrChange>
          </w:rPr>
          <w:t>Software Engineering: A Practitioner's Approach – Roger S. Pressman</w:t>
        </w:r>
      </w:ins>
    </w:p>
    <w:p w14:paraId="61E1CAC5" w14:textId="77777777" w:rsidR="002E30B8" w:rsidRPr="00DB397A" w:rsidRDefault="002E30B8" w:rsidP="002E30B8">
      <w:pPr>
        <w:numPr>
          <w:ilvl w:val="0"/>
          <w:numId w:val="6"/>
        </w:numPr>
        <w:spacing w:line="256" w:lineRule="auto"/>
        <w:rPr>
          <w:ins w:id="581" w:author="SHAHZAIB KHAN" w:date="2026-10-07T18:56:00Z"/>
          <w:rFonts w:ascii="Times New Roman" w:hAnsi="Times New Roman" w:cs="Times New Roman"/>
          <w:color w:val="FF0000"/>
          <w:sz w:val="24"/>
          <w:szCs w:val="24"/>
          <w:u w:val="single"/>
          <w:rPrChange w:id="582" w:author="SHAHZAIB KHAN" w:date="2026-10-07T19:14:00Z">
            <w:rPr>
              <w:ins w:id="583" w:author="SHAHZAIB KHAN" w:date="2026-10-07T18:56:00Z"/>
              <w:rFonts w:ascii="Times New Roman" w:hAnsi="Times New Roman" w:cs="Times New Roman"/>
              <w:sz w:val="24"/>
              <w:szCs w:val="24"/>
            </w:rPr>
          </w:rPrChange>
        </w:rPr>
      </w:pPr>
      <w:ins w:id="584" w:author="SHAHZAIB KHAN" w:date="2026-10-07T18:48:00Z">
        <w:r w:rsidRPr="00DB397A">
          <w:rPr>
            <w:rFonts w:ascii="Times New Roman" w:hAnsi="Times New Roman" w:cs="Times New Roman"/>
            <w:color w:val="FF0000"/>
            <w:sz w:val="24"/>
            <w:szCs w:val="24"/>
            <w:u w:val="single"/>
            <w:rPrChange w:id="585" w:author="SHAHZAIB KHAN" w:date="2026-10-07T19:14:00Z">
              <w:rPr>
                <w:rFonts w:ascii="Times New Roman" w:hAnsi="Times New Roman" w:cs="Times New Roman"/>
                <w:sz w:val="24"/>
                <w:szCs w:val="24"/>
              </w:rPr>
            </w:rPrChange>
          </w:rPr>
          <w:t>Project Management for Software Engineering – Richard H. Thayer</w:t>
        </w:r>
      </w:ins>
    </w:p>
    <w:p w14:paraId="0C61AEEF" w14:textId="558EA671" w:rsidR="002E30B8" w:rsidRPr="00DB397A" w:rsidDel="00C726F4" w:rsidRDefault="002E30B8">
      <w:pPr>
        <w:numPr>
          <w:ilvl w:val="0"/>
          <w:numId w:val="6"/>
        </w:numPr>
        <w:spacing w:line="256" w:lineRule="auto"/>
        <w:rPr>
          <w:del w:id="586" w:author="SHAHZAIB KHAN" w:date="2026-10-07T22:06:00Z"/>
          <w:rFonts w:ascii="Times New Roman" w:hAnsi="Times New Roman" w:cs="Times New Roman"/>
          <w:color w:val="FF0000"/>
          <w:sz w:val="24"/>
          <w:szCs w:val="24"/>
          <w:u w:val="single"/>
          <w:rPrChange w:id="587" w:author="SHAHZAIB KHAN" w:date="2026-10-07T22:06:00Z">
            <w:rPr>
              <w:del w:id="588" w:author="SHAHZAIB KHAN" w:date="2026-10-07T22:06:00Z"/>
              <w:rFonts w:ascii="Times New Roman" w:eastAsia="Times New Roman" w:hAnsi="Times New Roman" w:cs="Times New Roman"/>
              <w:sz w:val="24"/>
              <w:szCs w:val="24"/>
            </w:rPr>
          </w:rPrChange>
        </w:rPr>
        <w:pPrChange w:id="589" w:author="SHAHZAIB KHAN" w:date="2026-10-07T22:06:00Z">
          <w:pPr>
            <w:numPr>
              <w:numId w:val="6"/>
            </w:numPr>
            <w:tabs>
              <w:tab w:val="num" w:pos="720"/>
            </w:tabs>
            <w:spacing w:before="100" w:beforeAutospacing="1" w:after="100" w:afterAutospacing="1" w:line="240" w:lineRule="auto"/>
            <w:ind w:left="720" w:hanging="360"/>
          </w:pPr>
        </w:pPrChange>
      </w:pPr>
    </w:p>
    <w:p w14:paraId="6618831E" w14:textId="7BE9DE69" w:rsidR="00A408CF" w:rsidRPr="00DB397A" w:rsidDel="00F47071" w:rsidRDefault="00A408CF" w:rsidP="00A408CF">
      <w:pPr>
        <w:numPr>
          <w:ilvl w:val="0"/>
          <w:numId w:val="6"/>
        </w:numPr>
        <w:spacing w:before="100" w:beforeAutospacing="1" w:after="100" w:afterAutospacing="1" w:line="240" w:lineRule="auto"/>
        <w:rPr>
          <w:del w:id="590" w:author="SHAHZAIB KHAN" w:date="2026-10-07T18:41:00Z"/>
          <w:rFonts w:ascii="Times New Roman" w:eastAsia="Times New Roman" w:hAnsi="Times New Roman" w:cs="Times New Roman"/>
          <w:color w:val="FF0000"/>
          <w:sz w:val="24"/>
          <w:szCs w:val="24"/>
          <w:u w:val="single"/>
          <w:rPrChange w:id="591" w:author="SHAHZAIB KHAN" w:date="2026-10-07T19:14:00Z">
            <w:rPr>
              <w:del w:id="592" w:author="SHAHZAIB KHAN" w:date="2026-10-07T18:41:00Z"/>
              <w:rFonts w:ascii="Times New Roman" w:eastAsia="Times New Roman" w:hAnsi="Times New Roman" w:cs="Times New Roman"/>
              <w:sz w:val="24"/>
              <w:szCs w:val="24"/>
            </w:rPr>
          </w:rPrChange>
        </w:rPr>
      </w:pPr>
      <w:del w:id="593" w:author="SHAHZAIB KHAN" w:date="2026-10-07T18:41:00Z">
        <w:r w:rsidRPr="00DB397A" w:rsidDel="00F47071">
          <w:rPr>
            <w:rFonts w:ascii="Times New Roman" w:eastAsia="Times New Roman" w:hAnsi="Times New Roman" w:cs="Times New Roman"/>
            <w:color w:val="FF0000"/>
            <w:sz w:val="24"/>
            <w:szCs w:val="24"/>
            <w:u w:val="single"/>
            <w:rPrChange w:id="594" w:author="SHAHZAIB KHAN" w:date="2026-10-07T19:14:00Z">
              <w:rPr>
                <w:rFonts w:ascii="Times New Roman" w:eastAsia="Times New Roman" w:hAnsi="Times New Roman" w:cs="Times New Roman"/>
                <w:sz w:val="24"/>
                <w:szCs w:val="24"/>
              </w:rPr>
            </w:rPrChange>
          </w:rPr>
          <w:delText>Department of Computer Science Project Guidelines, [University/Department internal documentation].</w:delText>
        </w:r>
      </w:del>
    </w:p>
    <w:p w14:paraId="556B15F3" w14:textId="16E91AEB" w:rsidR="00A408CF" w:rsidRPr="00DB397A" w:rsidDel="002E30B8" w:rsidRDefault="00A408CF" w:rsidP="00A408CF">
      <w:pPr>
        <w:numPr>
          <w:ilvl w:val="0"/>
          <w:numId w:val="6"/>
        </w:numPr>
        <w:spacing w:before="100" w:beforeAutospacing="1" w:after="100" w:afterAutospacing="1" w:line="240" w:lineRule="auto"/>
        <w:rPr>
          <w:del w:id="595" w:author="SHAHZAIB KHAN" w:date="2026-10-07T18:48:00Z"/>
          <w:rFonts w:ascii="Times New Roman" w:eastAsia="Times New Roman" w:hAnsi="Times New Roman" w:cs="Times New Roman"/>
          <w:color w:val="FF0000"/>
          <w:sz w:val="24"/>
          <w:szCs w:val="24"/>
          <w:u w:val="single"/>
          <w:rPrChange w:id="596" w:author="SHAHZAIB KHAN" w:date="2026-10-07T19:14:00Z">
            <w:rPr>
              <w:del w:id="597" w:author="SHAHZAIB KHAN" w:date="2026-10-07T18:48:00Z"/>
              <w:rFonts w:ascii="Times New Roman" w:eastAsia="Times New Roman" w:hAnsi="Times New Roman" w:cs="Times New Roman"/>
              <w:sz w:val="24"/>
              <w:szCs w:val="24"/>
            </w:rPr>
          </w:rPrChange>
        </w:rPr>
      </w:pPr>
      <w:del w:id="598" w:author="SHAHZAIB KHAN" w:date="2026-10-07T18:48:00Z">
        <w:r w:rsidRPr="00DB397A" w:rsidDel="002E30B8">
          <w:rPr>
            <w:rFonts w:ascii="Times New Roman" w:eastAsia="Times New Roman" w:hAnsi="Times New Roman" w:cs="Times New Roman"/>
            <w:color w:val="FF0000"/>
            <w:sz w:val="24"/>
            <w:szCs w:val="24"/>
            <w:u w:val="single"/>
            <w:rPrChange w:id="599" w:author="SHAHZAIB KHAN" w:date="2026-10-07T19:14:00Z">
              <w:rPr>
                <w:rFonts w:ascii="Times New Roman" w:eastAsia="Times New Roman" w:hAnsi="Times New Roman" w:cs="Times New Roman"/>
                <w:sz w:val="24"/>
                <w:szCs w:val="24"/>
              </w:rPr>
            </w:rPrChange>
          </w:rPr>
          <w:delText>Web resources on best practices for version control and project management systems (e.g., Git documentation, Agile project management literature).</w:delText>
        </w:r>
      </w:del>
    </w:p>
    <w:p w14:paraId="19134582" w14:textId="2CB3DF83" w:rsidR="00A408CF" w:rsidRPr="00DB397A" w:rsidDel="00C726F4" w:rsidRDefault="6579BE34" w:rsidP="1A775A4C">
      <w:pPr>
        <w:numPr>
          <w:ilvl w:val="0"/>
          <w:numId w:val="2"/>
        </w:numPr>
        <w:spacing w:before="100" w:beforeAutospacing="1" w:after="100" w:afterAutospacing="1" w:line="240" w:lineRule="auto"/>
        <w:rPr>
          <w:del w:id="600" w:author="SHAHZAIB KHAN" w:date="2026-10-07T22:06:00Z"/>
          <w:rStyle w:val="Heading1Char"/>
          <w:color w:val="FF0000"/>
          <w:u w:val="single"/>
          <w:rPrChange w:id="601" w:author="SHAHZAIB KHAN" w:date="2026-10-07T19:14:00Z">
            <w:rPr>
              <w:del w:id="602" w:author="SHAHZAIB KHAN" w:date="2026-10-07T22:06:00Z"/>
              <w:rStyle w:val="Heading1Char"/>
            </w:rPr>
          </w:rPrChange>
        </w:rPr>
      </w:pPr>
      <w:bookmarkStart w:id="603" w:name="_Toc193890182"/>
      <w:del w:id="604" w:author="SHAHZAIB KHAN" w:date="2026-10-07T18:48:00Z">
        <w:r w:rsidRPr="00DB397A" w:rsidDel="002E30B8">
          <w:rPr>
            <w:rFonts w:ascii="Times New Roman" w:eastAsia="Times New Roman" w:hAnsi="Times New Roman" w:cs="Times New Roman"/>
            <w:b/>
            <w:bCs/>
            <w:color w:val="FF0000"/>
            <w:sz w:val="36"/>
            <w:szCs w:val="36"/>
            <w:u w:val="single"/>
            <w:rPrChange w:id="605" w:author="SHAHZAIB KHAN" w:date="2026-10-07T19:14:00Z">
              <w:rPr>
                <w:rFonts w:ascii="Times New Roman" w:eastAsia="Times New Roman" w:hAnsi="Times New Roman" w:cs="Times New Roman"/>
                <w:b/>
                <w:bCs/>
                <w:color w:val="0F4761" w:themeColor="accent1" w:themeShade="BF"/>
                <w:sz w:val="36"/>
                <w:szCs w:val="36"/>
              </w:rPr>
            </w:rPrChange>
          </w:rPr>
          <w:delText xml:space="preserve"> </w:delText>
        </w:r>
      </w:del>
      <w:del w:id="606" w:author="SHAHZAIB KHAN" w:date="2026-10-07T22:06:00Z">
        <w:r w:rsidRPr="00DB397A" w:rsidDel="00C726F4">
          <w:rPr>
            <w:rStyle w:val="Heading1Char"/>
            <w:color w:val="FF0000"/>
            <w:u w:val="single"/>
            <w:rPrChange w:id="607" w:author="SHAHZAIB KHAN" w:date="2026-10-07T19:14:00Z">
              <w:rPr>
                <w:rStyle w:val="Heading1Char"/>
              </w:rPr>
            </w:rPrChange>
          </w:rPr>
          <w:delText>Overview</w:delText>
        </w:r>
        <w:bookmarkEnd w:id="603"/>
      </w:del>
    </w:p>
    <w:p w14:paraId="135E59B5" w14:textId="54EF80CF" w:rsidR="00A408CF" w:rsidRPr="00DB397A" w:rsidDel="00F47071" w:rsidRDefault="00A408CF" w:rsidP="00A408CF">
      <w:pPr>
        <w:spacing w:before="100" w:beforeAutospacing="1" w:after="100" w:afterAutospacing="1" w:line="240" w:lineRule="auto"/>
        <w:rPr>
          <w:del w:id="608" w:author="SHAHZAIB KHAN" w:date="2026-10-07T18:40:00Z"/>
          <w:rFonts w:ascii="Times New Roman" w:eastAsia="Times New Roman" w:hAnsi="Times New Roman" w:cs="Times New Roman"/>
          <w:color w:val="FF0000"/>
          <w:sz w:val="24"/>
          <w:szCs w:val="24"/>
          <w:u w:val="single"/>
          <w:rPrChange w:id="609" w:author="SHAHZAIB KHAN" w:date="2026-10-07T19:14:00Z">
            <w:rPr>
              <w:del w:id="610" w:author="SHAHZAIB KHAN" w:date="2026-10-07T18:40:00Z"/>
              <w:rFonts w:ascii="Times New Roman" w:eastAsia="Times New Roman" w:hAnsi="Times New Roman" w:cs="Times New Roman"/>
              <w:sz w:val="24"/>
              <w:szCs w:val="24"/>
            </w:rPr>
          </w:rPrChange>
        </w:rPr>
      </w:pPr>
      <w:del w:id="611" w:author="SHAHZAIB KHAN" w:date="2026-10-07T18:40:00Z">
        <w:r w:rsidRPr="00DB397A" w:rsidDel="00F47071">
          <w:rPr>
            <w:rFonts w:ascii="Times New Roman" w:eastAsia="Times New Roman" w:hAnsi="Times New Roman" w:cs="Times New Roman"/>
            <w:color w:val="FF0000"/>
            <w:sz w:val="24"/>
            <w:szCs w:val="24"/>
            <w:u w:val="single"/>
            <w:rPrChange w:id="612" w:author="SHAHZAIB KHAN" w:date="2026-10-07T19:14:00Z">
              <w:rPr>
                <w:rFonts w:ascii="Times New Roman" w:eastAsia="Times New Roman" w:hAnsi="Times New Roman" w:cs="Times New Roman"/>
                <w:sz w:val="24"/>
                <w:szCs w:val="24"/>
              </w:rPr>
            </w:rPrChange>
          </w:rPr>
          <w:delText>This document is organized to provide a comprehensive understanding of the ProjectConnect system. The SRS is divided into several main sections:</w:delText>
        </w:r>
      </w:del>
    </w:p>
    <w:p w14:paraId="25A42130" w14:textId="0CFF432E" w:rsidR="00A408CF" w:rsidRPr="00DB397A" w:rsidDel="00F47071" w:rsidRDefault="00A408CF" w:rsidP="00A408CF">
      <w:pPr>
        <w:numPr>
          <w:ilvl w:val="0"/>
          <w:numId w:val="7"/>
        </w:numPr>
        <w:spacing w:before="100" w:beforeAutospacing="1" w:after="100" w:afterAutospacing="1" w:line="240" w:lineRule="auto"/>
        <w:rPr>
          <w:del w:id="613" w:author="SHAHZAIB KHAN" w:date="2026-10-07T18:40:00Z"/>
          <w:rFonts w:ascii="Times New Roman" w:eastAsia="Times New Roman" w:hAnsi="Times New Roman" w:cs="Times New Roman"/>
          <w:color w:val="FF0000"/>
          <w:sz w:val="24"/>
          <w:szCs w:val="24"/>
          <w:u w:val="single"/>
          <w:rPrChange w:id="614" w:author="SHAHZAIB KHAN" w:date="2026-10-07T19:14:00Z">
            <w:rPr>
              <w:del w:id="615" w:author="SHAHZAIB KHAN" w:date="2026-10-07T18:40:00Z"/>
              <w:rFonts w:ascii="Times New Roman" w:eastAsia="Times New Roman" w:hAnsi="Times New Roman" w:cs="Times New Roman"/>
              <w:sz w:val="24"/>
              <w:szCs w:val="24"/>
            </w:rPr>
          </w:rPrChange>
        </w:rPr>
      </w:pPr>
      <w:del w:id="616" w:author="SHAHZAIB KHAN" w:date="2026-10-07T18:40:00Z">
        <w:r w:rsidRPr="00DB397A" w:rsidDel="00F47071">
          <w:rPr>
            <w:rFonts w:ascii="Times New Roman" w:eastAsia="Times New Roman" w:hAnsi="Times New Roman" w:cs="Times New Roman"/>
            <w:b/>
            <w:bCs/>
            <w:color w:val="FF0000"/>
            <w:sz w:val="24"/>
            <w:szCs w:val="24"/>
            <w:u w:val="single"/>
            <w:rPrChange w:id="617" w:author="SHAHZAIB KHAN" w:date="2026-10-07T19:14:00Z">
              <w:rPr>
                <w:rFonts w:ascii="Times New Roman" w:eastAsia="Times New Roman" w:hAnsi="Times New Roman" w:cs="Times New Roman"/>
                <w:b/>
                <w:bCs/>
                <w:sz w:val="24"/>
                <w:szCs w:val="24"/>
              </w:rPr>
            </w:rPrChange>
          </w:rPr>
          <w:delText>Introduction:</w:delText>
        </w:r>
        <w:r w:rsidRPr="00DB397A" w:rsidDel="00F47071">
          <w:rPr>
            <w:rFonts w:ascii="Times New Roman" w:eastAsia="Times New Roman" w:hAnsi="Times New Roman" w:cs="Times New Roman"/>
            <w:color w:val="FF0000"/>
            <w:sz w:val="24"/>
            <w:szCs w:val="24"/>
            <w:u w:val="single"/>
            <w:rPrChange w:id="618" w:author="SHAHZAIB KHAN" w:date="2026-10-07T19:14:00Z">
              <w:rPr>
                <w:rFonts w:ascii="Times New Roman" w:eastAsia="Times New Roman" w:hAnsi="Times New Roman" w:cs="Times New Roman"/>
                <w:sz w:val="24"/>
                <w:szCs w:val="24"/>
              </w:rPr>
            </w:rPrChange>
          </w:rPr>
          <w:delText xml:space="preserve"> Describes the purpose, scope, definitions, references, and an overview of the SRS.</w:delText>
        </w:r>
      </w:del>
    </w:p>
    <w:p w14:paraId="2499FD44" w14:textId="58BBA37C" w:rsidR="00A408CF" w:rsidRPr="00DB397A" w:rsidDel="00F47071" w:rsidRDefault="00A408CF" w:rsidP="00A408CF">
      <w:pPr>
        <w:numPr>
          <w:ilvl w:val="0"/>
          <w:numId w:val="7"/>
        </w:numPr>
        <w:spacing w:before="100" w:beforeAutospacing="1" w:after="100" w:afterAutospacing="1" w:line="240" w:lineRule="auto"/>
        <w:rPr>
          <w:del w:id="619" w:author="SHAHZAIB KHAN" w:date="2026-10-07T18:40:00Z"/>
          <w:rFonts w:ascii="Times New Roman" w:eastAsia="Times New Roman" w:hAnsi="Times New Roman" w:cs="Times New Roman"/>
          <w:color w:val="FF0000"/>
          <w:sz w:val="24"/>
          <w:szCs w:val="24"/>
          <w:u w:val="single"/>
          <w:rPrChange w:id="620" w:author="SHAHZAIB KHAN" w:date="2026-10-07T19:14:00Z">
            <w:rPr>
              <w:del w:id="621" w:author="SHAHZAIB KHAN" w:date="2026-10-07T18:40:00Z"/>
              <w:rFonts w:ascii="Times New Roman" w:eastAsia="Times New Roman" w:hAnsi="Times New Roman" w:cs="Times New Roman"/>
              <w:sz w:val="24"/>
              <w:szCs w:val="24"/>
            </w:rPr>
          </w:rPrChange>
        </w:rPr>
      </w:pPr>
      <w:del w:id="622" w:author="SHAHZAIB KHAN" w:date="2026-10-07T18:40:00Z">
        <w:r w:rsidRPr="00DB397A" w:rsidDel="00F47071">
          <w:rPr>
            <w:rFonts w:ascii="Times New Roman" w:eastAsia="Times New Roman" w:hAnsi="Times New Roman" w:cs="Times New Roman"/>
            <w:b/>
            <w:bCs/>
            <w:color w:val="FF0000"/>
            <w:sz w:val="24"/>
            <w:szCs w:val="24"/>
            <w:u w:val="single"/>
            <w:rPrChange w:id="623" w:author="SHAHZAIB KHAN" w:date="2026-10-07T19:14:00Z">
              <w:rPr>
                <w:rFonts w:ascii="Times New Roman" w:eastAsia="Times New Roman" w:hAnsi="Times New Roman" w:cs="Times New Roman"/>
                <w:b/>
                <w:bCs/>
                <w:sz w:val="24"/>
                <w:szCs w:val="24"/>
              </w:rPr>
            </w:rPrChange>
          </w:rPr>
          <w:delText>Overall Description:</w:delText>
        </w:r>
        <w:r w:rsidRPr="00DB397A" w:rsidDel="00F47071">
          <w:rPr>
            <w:rFonts w:ascii="Times New Roman" w:eastAsia="Times New Roman" w:hAnsi="Times New Roman" w:cs="Times New Roman"/>
            <w:color w:val="FF0000"/>
            <w:sz w:val="24"/>
            <w:szCs w:val="24"/>
            <w:u w:val="single"/>
            <w:rPrChange w:id="624" w:author="SHAHZAIB KHAN" w:date="2026-10-07T19:14:00Z">
              <w:rPr>
                <w:rFonts w:ascii="Times New Roman" w:eastAsia="Times New Roman" w:hAnsi="Times New Roman" w:cs="Times New Roman"/>
                <w:sz w:val="24"/>
                <w:szCs w:val="24"/>
              </w:rPr>
            </w:rPrChange>
          </w:rPr>
          <w:delText xml:space="preserve"> Provides details on the product perspective, functionality, user characteristics, constraints, and assumptions.</w:delText>
        </w:r>
      </w:del>
    </w:p>
    <w:p w14:paraId="4295D07A" w14:textId="1A0EEBA2" w:rsidR="00A408CF" w:rsidRPr="00DB397A" w:rsidDel="00F47071" w:rsidRDefault="00A408CF" w:rsidP="00A408CF">
      <w:pPr>
        <w:numPr>
          <w:ilvl w:val="0"/>
          <w:numId w:val="7"/>
        </w:numPr>
        <w:spacing w:before="100" w:beforeAutospacing="1" w:after="100" w:afterAutospacing="1" w:line="240" w:lineRule="auto"/>
        <w:rPr>
          <w:del w:id="625" w:author="SHAHZAIB KHAN" w:date="2026-10-07T18:40:00Z"/>
          <w:rFonts w:ascii="Times New Roman" w:eastAsia="Times New Roman" w:hAnsi="Times New Roman" w:cs="Times New Roman"/>
          <w:color w:val="FF0000"/>
          <w:sz w:val="24"/>
          <w:szCs w:val="24"/>
          <w:u w:val="single"/>
          <w:rPrChange w:id="626" w:author="SHAHZAIB KHAN" w:date="2026-10-07T19:14:00Z">
            <w:rPr>
              <w:del w:id="627" w:author="SHAHZAIB KHAN" w:date="2026-10-07T18:40:00Z"/>
              <w:rFonts w:ascii="Times New Roman" w:eastAsia="Times New Roman" w:hAnsi="Times New Roman" w:cs="Times New Roman"/>
              <w:sz w:val="24"/>
              <w:szCs w:val="24"/>
            </w:rPr>
          </w:rPrChange>
        </w:rPr>
      </w:pPr>
      <w:del w:id="628" w:author="SHAHZAIB KHAN" w:date="2026-10-07T18:40:00Z">
        <w:r w:rsidRPr="00DB397A" w:rsidDel="00F47071">
          <w:rPr>
            <w:rFonts w:ascii="Times New Roman" w:eastAsia="Times New Roman" w:hAnsi="Times New Roman" w:cs="Times New Roman"/>
            <w:b/>
            <w:bCs/>
            <w:color w:val="FF0000"/>
            <w:sz w:val="24"/>
            <w:szCs w:val="24"/>
            <w:u w:val="single"/>
            <w:rPrChange w:id="629" w:author="SHAHZAIB KHAN" w:date="2026-10-07T19:14:00Z">
              <w:rPr>
                <w:rFonts w:ascii="Times New Roman" w:eastAsia="Times New Roman" w:hAnsi="Times New Roman" w:cs="Times New Roman"/>
                <w:b/>
                <w:bCs/>
                <w:sz w:val="24"/>
                <w:szCs w:val="24"/>
              </w:rPr>
            </w:rPrChange>
          </w:rPr>
          <w:delText>Specific Requirements:</w:delText>
        </w:r>
        <w:r w:rsidRPr="00DB397A" w:rsidDel="00F47071">
          <w:rPr>
            <w:rFonts w:ascii="Times New Roman" w:eastAsia="Times New Roman" w:hAnsi="Times New Roman" w:cs="Times New Roman"/>
            <w:color w:val="FF0000"/>
            <w:sz w:val="24"/>
            <w:szCs w:val="24"/>
            <w:u w:val="single"/>
            <w:rPrChange w:id="630" w:author="SHAHZAIB KHAN" w:date="2026-10-07T19:14:00Z">
              <w:rPr>
                <w:rFonts w:ascii="Times New Roman" w:eastAsia="Times New Roman" w:hAnsi="Times New Roman" w:cs="Times New Roman"/>
                <w:sz w:val="24"/>
                <w:szCs w:val="24"/>
              </w:rPr>
            </w:rPrChange>
          </w:rPr>
          <w:delText xml:space="preserve"> Outlines in detail the functional requirements (use cases) and non-functional requirements, including system functions and performance criteria.</w:delText>
        </w:r>
      </w:del>
    </w:p>
    <w:p w14:paraId="086BA9B2" w14:textId="02D6B876" w:rsidR="00A408CF" w:rsidRPr="00DB397A" w:rsidDel="00F47071" w:rsidRDefault="00A408CF" w:rsidP="00A408CF">
      <w:pPr>
        <w:numPr>
          <w:ilvl w:val="0"/>
          <w:numId w:val="7"/>
        </w:numPr>
        <w:spacing w:before="100" w:beforeAutospacing="1" w:after="100" w:afterAutospacing="1" w:line="240" w:lineRule="auto"/>
        <w:rPr>
          <w:del w:id="631" w:author="SHAHZAIB KHAN" w:date="2026-10-07T18:40:00Z"/>
          <w:rFonts w:ascii="Times New Roman" w:eastAsia="Times New Roman" w:hAnsi="Times New Roman" w:cs="Times New Roman"/>
          <w:color w:val="FF0000"/>
          <w:sz w:val="24"/>
          <w:szCs w:val="24"/>
          <w:u w:val="single"/>
          <w:rPrChange w:id="632" w:author="SHAHZAIB KHAN" w:date="2026-10-07T19:14:00Z">
            <w:rPr>
              <w:del w:id="633" w:author="SHAHZAIB KHAN" w:date="2026-10-07T18:40:00Z"/>
              <w:rFonts w:ascii="Times New Roman" w:eastAsia="Times New Roman" w:hAnsi="Times New Roman" w:cs="Times New Roman"/>
              <w:sz w:val="24"/>
              <w:szCs w:val="24"/>
            </w:rPr>
          </w:rPrChange>
        </w:rPr>
      </w:pPr>
      <w:del w:id="634" w:author="SHAHZAIB KHAN" w:date="2026-10-07T18:40:00Z">
        <w:r w:rsidRPr="00DB397A" w:rsidDel="00F47071">
          <w:rPr>
            <w:rFonts w:ascii="Times New Roman" w:eastAsia="Times New Roman" w:hAnsi="Times New Roman" w:cs="Times New Roman"/>
            <w:b/>
            <w:bCs/>
            <w:color w:val="FF0000"/>
            <w:sz w:val="24"/>
            <w:szCs w:val="24"/>
            <w:u w:val="single"/>
            <w:rPrChange w:id="635" w:author="SHAHZAIB KHAN" w:date="2026-10-07T19:14:00Z">
              <w:rPr>
                <w:rFonts w:ascii="Times New Roman" w:eastAsia="Times New Roman" w:hAnsi="Times New Roman" w:cs="Times New Roman"/>
                <w:b/>
                <w:bCs/>
                <w:sz w:val="24"/>
                <w:szCs w:val="24"/>
              </w:rPr>
            </w:rPrChange>
          </w:rPr>
          <w:delText>Appendices:</w:delText>
        </w:r>
        <w:r w:rsidRPr="00DB397A" w:rsidDel="00F47071">
          <w:rPr>
            <w:rFonts w:ascii="Times New Roman" w:eastAsia="Times New Roman" w:hAnsi="Times New Roman" w:cs="Times New Roman"/>
            <w:color w:val="FF0000"/>
            <w:sz w:val="24"/>
            <w:szCs w:val="24"/>
            <w:u w:val="single"/>
            <w:rPrChange w:id="636" w:author="SHAHZAIB KHAN" w:date="2026-10-07T19:14:00Z">
              <w:rPr>
                <w:rFonts w:ascii="Times New Roman" w:eastAsia="Times New Roman" w:hAnsi="Times New Roman" w:cs="Times New Roman"/>
                <w:sz w:val="24"/>
                <w:szCs w:val="24"/>
              </w:rPr>
            </w:rPrChange>
          </w:rPr>
          <w:delText xml:space="preserve"> Includes supporting documentation such as the data dictionary, domain diagrams, system sequence diagrams, and use case diagrams.</w:delText>
        </w:r>
      </w:del>
    </w:p>
    <w:p w14:paraId="7293577C" w14:textId="7645CBB7" w:rsidR="00A408CF" w:rsidRPr="00DB397A" w:rsidRDefault="00A408CF" w:rsidP="1A775A4C">
      <w:pPr>
        <w:spacing w:before="100" w:beforeAutospacing="1" w:after="100" w:afterAutospacing="1" w:line="240" w:lineRule="auto"/>
        <w:rPr>
          <w:rFonts w:ascii="Times New Roman" w:eastAsia="Times New Roman" w:hAnsi="Times New Roman" w:cs="Times New Roman"/>
          <w:color w:val="FF0000"/>
          <w:sz w:val="24"/>
          <w:szCs w:val="24"/>
        </w:rPr>
      </w:pPr>
    </w:p>
    <w:p w14:paraId="4BA08413" w14:textId="2CEF854B" w:rsidR="00A408CF" w:rsidRPr="00DB397A" w:rsidRDefault="6579BE34" w:rsidP="1A775A4C">
      <w:pPr>
        <w:numPr>
          <w:ilvl w:val="0"/>
          <w:numId w:val="1"/>
        </w:numPr>
        <w:spacing w:before="100" w:beforeAutospacing="1" w:after="100" w:afterAutospacing="1" w:line="240" w:lineRule="auto"/>
        <w:rPr>
          <w:rStyle w:val="Heading2Char"/>
          <w:color w:val="FF0000"/>
          <w:u w:val="single"/>
          <w:rPrChange w:id="637" w:author="SHAHZAIB KHAN" w:date="2026-10-07T19:14:00Z">
            <w:rPr>
              <w:rStyle w:val="Heading2Char"/>
            </w:rPr>
          </w:rPrChange>
        </w:rPr>
      </w:pPr>
      <w:bookmarkStart w:id="638" w:name="_Toc193890185"/>
      <w:del w:id="639" w:author="SHAHZAIB KHAN" w:date="2026-10-07T18:40:00Z">
        <w:r w:rsidRPr="00DB397A" w:rsidDel="00F47071">
          <w:rPr>
            <w:rFonts w:ascii="Times New Roman" w:eastAsia="Times New Roman" w:hAnsi="Times New Roman" w:cs="Times New Roman"/>
            <w:b/>
            <w:bCs/>
            <w:color w:val="FF0000"/>
            <w:sz w:val="32"/>
            <w:szCs w:val="32"/>
            <w:u w:val="single"/>
            <w:rPrChange w:id="640" w:author="SHAHZAIB KHAN" w:date="2026-10-07T19:14:00Z">
              <w:rPr>
                <w:rFonts w:ascii="Times New Roman" w:eastAsia="Times New Roman" w:hAnsi="Times New Roman" w:cs="Times New Roman"/>
                <w:b/>
                <w:bCs/>
                <w:color w:val="0F4761" w:themeColor="accent1" w:themeShade="BF"/>
                <w:sz w:val="32"/>
                <w:szCs w:val="32"/>
              </w:rPr>
            </w:rPrChange>
          </w:rPr>
          <w:delText xml:space="preserve"> </w:delText>
        </w:r>
      </w:del>
      <w:r w:rsidRPr="00DB397A">
        <w:rPr>
          <w:rStyle w:val="Heading2Char"/>
          <w:color w:val="FF0000"/>
          <w:u w:val="single"/>
          <w:rPrChange w:id="641" w:author="SHAHZAIB KHAN" w:date="2026-10-07T19:14:00Z">
            <w:rPr>
              <w:rStyle w:val="Heading2Char"/>
            </w:rPr>
          </w:rPrChange>
        </w:rPr>
        <w:t>Product Functions</w:t>
      </w:r>
      <w:bookmarkEnd w:id="638"/>
    </w:p>
    <w:p w14:paraId="67F798E1" w14:textId="3DB29E08" w:rsidR="00A408CF" w:rsidRPr="00DB397A" w:rsidRDefault="6579BE34" w:rsidP="1A775A4C">
      <w:pPr>
        <w:spacing w:before="100" w:beforeAutospacing="1" w:after="100" w:afterAutospacing="1" w:line="240" w:lineRule="auto"/>
        <w:rPr>
          <w:rFonts w:ascii="Times New Roman" w:eastAsia="Times New Roman" w:hAnsi="Times New Roman" w:cs="Times New Roman"/>
          <w:color w:val="FF0000"/>
          <w:sz w:val="24"/>
          <w:szCs w:val="24"/>
          <w:u w:val="single"/>
        </w:rPr>
      </w:pPr>
      <w:del w:id="642" w:author="SHAHZAIB KHAN" w:date="2026-10-07T18:40:00Z">
        <w:r w:rsidRPr="00DB397A" w:rsidDel="00F47071">
          <w:rPr>
            <w:rFonts w:ascii="Times New Roman" w:eastAsia="Times New Roman" w:hAnsi="Times New Roman" w:cs="Times New Roman"/>
            <w:color w:val="FF0000"/>
            <w:sz w:val="24"/>
            <w:szCs w:val="24"/>
            <w:u w:val="single"/>
            <w:rPrChange w:id="643" w:author="SHAHZAIB KHAN" w:date="2026-10-07T19:14:00Z">
              <w:rPr>
                <w:rFonts w:ascii="Times New Roman" w:eastAsia="Times New Roman" w:hAnsi="Times New Roman" w:cs="Times New Roman"/>
                <w:sz w:val="24"/>
                <w:szCs w:val="24"/>
              </w:rPr>
            </w:rPrChange>
          </w:rPr>
          <w:delText>Project management system includes the following key functionalities:</w:delText>
        </w:r>
      </w:del>
    </w:p>
    <w:p w14:paraId="4E2C5790" w14:textId="77777777" w:rsidR="006B2683" w:rsidRPr="00DB397A" w:rsidRDefault="006B2683" w:rsidP="006B2683">
      <w:p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The Online Bakery Ordering System will provide the following main product functions:</w:t>
      </w:r>
    </w:p>
    <w:p w14:paraId="1628070E" w14:textId="77777777" w:rsidR="006B2683" w:rsidRPr="00DB397A" w:rsidRDefault="006B2683" w:rsidP="006B2683">
      <w:pPr>
        <w:numPr>
          <w:ilvl w:val="0"/>
          <w:numId w:val="112"/>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Product and Category Display</w:t>
      </w:r>
      <w:r w:rsidRPr="00DB397A">
        <w:rPr>
          <w:rFonts w:ascii="Times New Roman" w:eastAsia="Times New Roman" w:hAnsi="Times New Roman" w:cs="Times New Roman"/>
          <w:color w:val="FF0000"/>
          <w:sz w:val="24"/>
          <w:szCs w:val="24"/>
          <w:u w:val="single"/>
        </w:rPr>
        <w:br/>
        <w:t xml:space="preserve">The system will display bakery categories and the items available under each category so that customers can view and select products. </w:t>
      </w:r>
    </w:p>
    <w:p w14:paraId="18A37277" w14:textId="77777777" w:rsidR="006B2683" w:rsidRPr="00DB397A" w:rsidRDefault="006B2683" w:rsidP="006B2683">
      <w:pPr>
        <w:numPr>
          <w:ilvl w:val="0"/>
          <w:numId w:val="112"/>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Order Selection and Total Calculation</w:t>
      </w:r>
      <w:r w:rsidRPr="00DB397A">
        <w:rPr>
          <w:rFonts w:ascii="Times New Roman" w:eastAsia="Times New Roman" w:hAnsi="Times New Roman" w:cs="Times New Roman"/>
          <w:color w:val="FF0000"/>
          <w:sz w:val="24"/>
          <w:szCs w:val="24"/>
          <w:u w:val="single"/>
        </w:rPr>
        <w:br/>
        <w:t xml:space="preserve">The system will allow customers to select items and quantities, then calculate and display the total order amount. </w:t>
      </w:r>
    </w:p>
    <w:p w14:paraId="516AF28E" w14:textId="77777777" w:rsidR="006B2683" w:rsidRPr="00DB397A" w:rsidRDefault="006B2683" w:rsidP="006B2683">
      <w:pPr>
        <w:numPr>
          <w:ilvl w:val="0"/>
          <w:numId w:val="112"/>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lastRenderedPageBreak/>
        <w:t>Discount and Package Deal Handling</w:t>
      </w:r>
      <w:r w:rsidRPr="00DB397A">
        <w:rPr>
          <w:rFonts w:ascii="Times New Roman" w:eastAsia="Times New Roman" w:hAnsi="Times New Roman" w:cs="Times New Roman"/>
          <w:color w:val="FF0000"/>
          <w:sz w:val="24"/>
          <w:szCs w:val="24"/>
          <w:u w:val="single"/>
        </w:rPr>
        <w:br/>
        <w:t xml:space="preserve">The system will check the selected items for available discounts and package deals and apply them when the required conditions are met. </w:t>
      </w:r>
    </w:p>
    <w:p w14:paraId="0EE81BB0" w14:textId="77777777" w:rsidR="006B2683" w:rsidRPr="00DB397A" w:rsidRDefault="006B2683" w:rsidP="006B2683">
      <w:pPr>
        <w:numPr>
          <w:ilvl w:val="0"/>
          <w:numId w:val="112"/>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Delivery Area Management</w:t>
      </w:r>
      <w:r w:rsidRPr="00DB397A">
        <w:rPr>
          <w:rFonts w:ascii="Times New Roman" w:eastAsia="Times New Roman" w:hAnsi="Times New Roman" w:cs="Times New Roman"/>
          <w:color w:val="FF0000"/>
          <w:sz w:val="24"/>
          <w:szCs w:val="24"/>
          <w:u w:val="single"/>
        </w:rPr>
        <w:br/>
        <w:t xml:space="preserve">The system will require the customer to select a delivery area and will check that the area is included in the bakery's delivery list. </w:t>
      </w:r>
    </w:p>
    <w:p w14:paraId="797AEA34" w14:textId="77777777" w:rsidR="006B2683" w:rsidRPr="00DB397A" w:rsidRDefault="006B2683" w:rsidP="006B2683">
      <w:pPr>
        <w:numPr>
          <w:ilvl w:val="0"/>
          <w:numId w:val="112"/>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Order Booking</w:t>
      </w:r>
      <w:r w:rsidRPr="00DB397A">
        <w:rPr>
          <w:rFonts w:ascii="Times New Roman" w:eastAsia="Times New Roman" w:hAnsi="Times New Roman" w:cs="Times New Roman"/>
          <w:color w:val="FF0000"/>
          <w:sz w:val="24"/>
          <w:szCs w:val="24"/>
          <w:u w:val="single"/>
        </w:rPr>
        <w:br/>
        <w:t xml:space="preserve">The system will allow customers to place normal or advance orders and store the deadline for booked orders. </w:t>
      </w:r>
    </w:p>
    <w:p w14:paraId="7B77C0BA" w14:textId="77777777" w:rsidR="006B2683" w:rsidRPr="00DB397A" w:rsidRDefault="006B2683" w:rsidP="006B2683">
      <w:pPr>
        <w:numPr>
          <w:ilvl w:val="0"/>
          <w:numId w:val="112"/>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Payment Processing</w:t>
      </w:r>
      <w:r w:rsidRPr="00DB397A">
        <w:rPr>
          <w:rFonts w:ascii="Times New Roman" w:eastAsia="Times New Roman" w:hAnsi="Times New Roman" w:cs="Times New Roman"/>
          <w:color w:val="FF0000"/>
          <w:sz w:val="24"/>
          <w:szCs w:val="24"/>
          <w:u w:val="single"/>
        </w:rPr>
        <w:br/>
        <w:t xml:space="preserve">The system will accept payment through credit card and confirm the order after successful payment. </w:t>
      </w:r>
    </w:p>
    <w:p w14:paraId="3C2998E1" w14:textId="77777777" w:rsidR="006B2683" w:rsidRPr="00DB397A" w:rsidRDefault="006B2683" w:rsidP="006B2683">
      <w:pPr>
        <w:numPr>
          <w:ilvl w:val="0"/>
          <w:numId w:val="112"/>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Salesman Assignment and Delivery Logging</w:t>
      </w:r>
      <w:r w:rsidRPr="00DB397A">
        <w:rPr>
          <w:rFonts w:ascii="Times New Roman" w:eastAsia="Times New Roman" w:hAnsi="Times New Roman" w:cs="Times New Roman"/>
          <w:color w:val="FF0000"/>
          <w:sz w:val="24"/>
          <w:szCs w:val="24"/>
          <w:u w:val="single"/>
        </w:rPr>
        <w:br/>
        <w:t>After successful payment, the system will assign a salesman for delivery and record the relevant delivery details.</w:t>
      </w:r>
    </w:p>
    <w:p w14:paraId="7754924A" w14:textId="77777777" w:rsidR="006B2683" w:rsidRPr="00DB397A" w:rsidDel="00F47071" w:rsidRDefault="006B2683" w:rsidP="1A775A4C">
      <w:pPr>
        <w:spacing w:before="100" w:beforeAutospacing="1" w:after="100" w:afterAutospacing="1" w:line="240" w:lineRule="auto"/>
        <w:rPr>
          <w:del w:id="644" w:author="SHAHZAIB KHAN" w:date="2026-10-07T18:40:00Z"/>
          <w:rFonts w:ascii="Times New Roman" w:eastAsia="Times New Roman" w:hAnsi="Times New Roman" w:cs="Times New Roman"/>
          <w:color w:val="FF0000"/>
          <w:sz w:val="24"/>
          <w:szCs w:val="24"/>
          <w:u w:val="single"/>
          <w:rPrChange w:id="645" w:author="SHAHZAIB KHAN" w:date="2026-10-07T19:14:00Z">
            <w:rPr>
              <w:del w:id="646" w:author="SHAHZAIB KHAN" w:date="2026-10-07T18:40:00Z"/>
              <w:rFonts w:ascii="Times New Roman" w:eastAsia="Times New Roman" w:hAnsi="Times New Roman" w:cs="Times New Roman"/>
              <w:sz w:val="24"/>
              <w:szCs w:val="24"/>
            </w:rPr>
          </w:rPrChange>
        </w:rPr>
      </w:pPr>
    </w:p>
    <w:p w14:paraId="20B0D09F" w14:textId="6575F940" w:rsidR="00A408CF" w:rsidRPr="00DB397A" w:rsidDel="00F47071" w:rsidRDefault="00A408CF" w:rsidP="00A408CF">
      <w:pPr>
        <w:numPr>
          <w:ilvl w:val="0"/>
          <w:numId w:val="8"/>
        </w:numPr>
        <w:spacing w:before="100" w:beforeAutospacing="1" w:after="100" w:afterAutospacing="1" w:line="240" w:lineRule="auto"/>
        <w:rPr>
          <w:del w:id="647" w:author="SHAHZAIB KHAN" w:date="2026-10-07T18:40:00Z"/>
          <w:rFonts w:ascii="Times New Roman" w:eastAsia="Times New Roman" w:hAnsi="Times New Roman" w:cs="Times New Roman"/>
          <w:color w:val="FF0000"/>
          <w:sz w:val="24"/>
          <w:szCs w:val="24"/>
          <w:u w:val="single"/>
          <w:rPrChange w:id="648" w:author="SHAHZAIB KHAN" w:date="2026-10-07T19:14:00Z">
            <w:rPr>
              <w:del w:id="649" w:author="SHAHZAIB KHAN" w:date="2026-10-07T18:40:00Z"/>
              <w:rFonts w:ascii="Times New Roman" w:eastAsia="Times New Roman" w:hAnsi="Times New Roman" w:cs="Times New Roman"/>
              <w:sz w:val="24"/>
              <w:szCs w:val="24"/>
            </w:rPr>
          </w:rPrChange>
        </w:rPr>
      </w:pPr>
      <w:del w:id="650" w:author="SHAHZAIB KHAN" w:date="2026-10-07T18:40:00Z">
        <w:r w:rsidRPr="00DB397A" w:rsidDel="00F47071">
          <w:rPr>
            <w:rFonts w:ascii="Times New Roman" w:eastAsia="Times New Roman" w:hAnsi="Times New Roman" w:cs="Times New Roman"/>
            <w:b/>
            <w:bCs/>
            <w:color w:val="FF0000"/>
            <w:sz w:val="24"/>
            <w:szCs w:val="24"/>
            <w:u w:val="single"/>
            <w:rPrChange w:id="651" w:author="SHAHZAIB KHAN" w:date="2026-10-07T19:14:00Z">
              <w:rPr>
                <w:rFonts w:ascii="Times New Roman" w:eastAsia="Times New Roman" w:hAnsi="Times New Roman" w:cs="Times New Roman"/>
                <w:b/>
                <w:bCs/>
                <w:sz w:val="24"/>
                <w:szCs w:val="24"/>
              </w:rPr>
            </w:rPrChange>
          </w:rPr>
          <w:delText>Student and Supervisor Registration:</w:delText>
        </w:r>
        <w:r w:rsidRPr="00DB397A" w:rsidDel="00F47071">
          <w:rPr>
            <w:rFonts w:ascii="Times New Roman" w:eastAsia="Times New Roman" w:hAnsi="Times New Roman" w:cs="Times New Roman"/>
            <w:color w:val="FF0000"/>
            <w:sz w:val="24"/>
            <w:szCs w:val="24"/>
            <w:u w:val="single"/>
            <w:rPrChange w:id="652" w:author="SHAHZAIB KHAN" w:date="2026-10-07T19:14:00Z">
              <w:rPr>
                <w:rFonts w:ascii="Times New Roman" w:eastAsia="Times New Roman" w:hAnsi="Times New Roman" w:cs="Times New Roman"/>
                <w:sz w:val="24"/>
                <w:szCs w:val="24"/>
              </w:rPr>
            </w:rPrChange>
          </w:rPr>
          <w:br/>
          <w:delText>The system allows new users—both students and supervisors—to register. It manages user profiles and authentication, ensuring that only authorized users can access project data.</w:delText>
        </w:r>
      </w:del>
    </w:p>
    <w:p w14:paraId="3A403848" w14:textId="77FBE706" w:rsidR="00A408CF" w:rsidRPr="00DB397A" w:rsidDel="00F47071" w:rsidRDefault="00A408CF" w:rsidP="00A408CF">
      <w:pPr>
        <w:numPr>
          <w:ilvl w:val="0"/>
          <w:numId w:val="8"/>
        </w:numPr>
        <w:spacing w:before="100" w:beforeAutospacing="1" w:after="100" w:afterAutospacing="1" w:line="240" w:lineRule="auto"/>
        <w:rPr>
          <w:del w:id="653" w:author="SHAHZAIB KHAN" w:date="2026-10-07T18:40:00Z"/>
          <w:rFonts w:ascii="Times New Roman" w:eastAsia="Times New Roman" w:hAnsi="Times New Roman" w:cs="Times New Roman"/>
          <w:color w:val="FF0000"/>
          <w:sz w:val="24"/>
          <w:szCs w:val="24"/>
          <w:u w:val="single"/>
          <w:rPrChange w:id="654" w:author="SHAHZAIB KHAN" w:date="2026-10-07T19:14:00Z">
            <w:rPr>
              <w:del w:id="655" w:author="SHAHZAIB KHAN" w:date="2026-10-07T18:40:00Z"/>
              <w:rFonts w:ascii="Times New Roman" w:eastAsia="Times New Roman" w:hAnsi="Times New Roman" w:cs="Times New Roman"/>
              <w:sz w:val="24"/>
              <w:szCs w:val="24"/>
            </w:rPr>
          </w:rPrChange>
        </w:rPr>
      </w:pPr>
      <w:del w:id="656" w:author="SHAHZAIB KHAN" w:date="2026-10-07T18:40:00Z">
        <w:r w:rsidRPr="00DB397A" w:rsidDel="00F47071">
          <w:rPr>
            <w:rFonts w:ascii="Times New Roman" w:eastAsia="Times New Roman" w:hAnsi="Times New Roman" w:cs="Times New Roman"/>
            <w:b/>
            <w:bCs/>
            <w:color w:val="FF0000"/>
            <w:sz w:val="24"/>
            <w:szCs w:val="24"/>
            <w:u w:val="single"/>
            <w:rPrChange w:id="657" w:author="SHAHZAIB KHAN" w:date="2026-10-07T19:14:00Z">
              <w:rPr>
                <w:rFonts w:ascii="Times New Roman" w:eastAsia="Times New Roman" w:hAnsi="Times New Roman" w:cs="Times New Roman"/>
                <w:b/>
                <w:bCs/>
                <w:sz w:val="24"/>
                <w:szCs w:val="24"/>
              </w:rPr>
            </w:rPrChange>
          </w:rPr>
          <w:delText>Project Registration and Tracking:</w:delText>
        </w:r>
        <w:r w:rsidRPr="00DB397A" w:rsidDel="00F47071">
          <w:rPr>
            <w:rFonts w:ascii="Times New Roman" w:eastAsia="Times New Roman" w:hAnsi="Times New Roman" w:cs="Times New Roman"/>
            <w:color w:val="FF0000"/>
            <w:sz w:val="24"/>
            <w:szCs w:val="24"/>
            <w:u w:val="single"/>
            <w:rPrChange w:id="658" w:author="SHAHZAIB KHAN" w:date="2026-10-07T19:14:00Z">
              <w:rPr>
                <w:rFonts w:ascii="Times New Roman" w:eastAsia="Times New Roman" w:hAnsi="Times New Roman" w:cs="Times New Roman"/>
                <w:sz w:val="24"/>
                <w:szCs w:val="24"/>
              </w:rPr>
            </w:rPrChange>
          </w:rPr>
          <w:br/>
          <w:delText>Students can register their projects by submitting detailed project proposals, while supervisors can be assigned to each project. The system maintains a central repository for all project registrations and tracks project status over the semester.</w:delText>
        </w:r>
      </w:del>
    </w:p>
    <w:p w14:paraId="4CBBF7CD" w14:textId="5ED743FF" w:rsidR="00A408CF" w:rsidRPr="00DB397A" w:rsidDel="00F47071" w:rsidRDefault="00A408CF" w:rsidP="00A408CF">
      <w:pPr>
        <w:numPr>
          <w:ilvl w:val="0"/>
          <w:numId w:val="8"/>
        </w:numPr>
        <w:spacing w:before="100" w:beforeAutospacing="1" w:after="100" w:afterAutospacing="1" w:line="240" w:lineRule="auto"/>
        <w:rPr>
          <w:del w:id="659" w:author="SHAHZAIB KHAN" w:date="2026-10-07T18:40:00Z"/>
          <w:rFonts w:ascii="Times New Roman" w:eastAsia="Times New Roman" w:hAnsi="Times New Roman" w:cs="Times New Roman"/>
          <w:color w:val="FF0000"/>
          <w:sz w:val="24"/>
          <w:szCs w:val="24"/>
          <w:u w:val="single"/>
          <w:rPrChange w:id="660" w:author="SHAHZAIB KHAN" w:date="2026-10-07T19:14:00Z">
            <w:rPr>
              <w:del w:id="661" w:author="SHAHZAIB KHAN" w:date="2026-10-07T18:40:00Z"/>
              <w:rFonts w:ascii="Times New Roman" w:eastAsia="Times New Roman" w:hAnsi="Times New Roman" w:cs="Times New Roman"/>
              <w:sz w:val="24"/>
              <w:szCs w:val="24"/>
            </w:rPr>
          </w:rPrChange>
        </w:rPr>
      </w:pPr>
      <w:del w:id="662" w:author="SHAHZAIB KHAN" w:date="2026-10-07T18:40:00Z">
        <w:r w:rsidRPr="00DB397A" w:rsidDel="00F47071">
          <w:rPr>
            <w:rFonts w:ascii="Times New Roman" w:eastAsia="Times New Roman" w:hAnsi="Times New Roman" w:cs="Times New Roman"/>
            <w:b/>
            <w:bCs/>
            <w:color w:val="FF0000"/>
            <w:sz w:val="24"/>
            <w:szCs w:val="24"/>
            <w:u w:val="single"/>
            <w:rPrChange w:id="663" w:author="SHAHZAIB KHAN" w:date="2026-10-07T19:14:00Z">
              <w:rPr>
                <w:rFonts w:ascii="Times New Roman" w:eastAsia="Times New Roman" w:hAnsi="Times New Roman" w:cs="Times New Roman"/>
                <w:b/>
                <w:bCs/>
                <w:sz w:val="24"/>
                <w:szCs w:val="24"/>
              </w:rPr>
            </w:rPrChange>
          </w:rPr>
          <w:delText>Uploading Multiple Versions of Work Products:</w:delText>
        </w:r>
        <w:r w:rsidRPr="00DB397A" w:rsidDel="00F47071">
          <w:rPr>
            <w:rFonts w:ascii="Times New Roman" w:eastAsia="Times New Roman" w:hAnsi="Times New Roman" w:cs="Times New Roman"/>
            <w:color w:val="FF0000"/>
            <w:sz w:val="24"/>
            <w:szCs w:val="24"/>
            <w:u w:val="single"/>
            <w:rPrChange w:id="664" w:author="SHAHZAIB KHAN" w:date="2026-10-07T19:14:00Z">
              <w:rPr>
                <w:rFonts w:ascii="Times New Roman" w:eastAsia="Times New Roman" w:hAnsi="Times New Roman" w:cs="Times New Roman"/>
                <w:sz w:val="24"/>
                <w:szCs w:val="24"/>
              </w:rPr>
            </w:rPrChange>
          </w:rPr>
          <w:br/>
          <w:delText>Students can submit work products related to their projects, with support for uploading multiple versions. This feature ensures that supervisors can review progress, compare revisions, and assess improvements over time.</w:delText>
        </w:r>
      </w:del>
    </w:p>
    <w:p w14:paraId="621E3E8D" w14:textId="6C040532" w:rsidR="00A408CF" w:rsidRPr="00DB397A" w:rsidDel="00F47071" w:rsidRDefault="00A408CF" w:rsidP="00A408CF">
      <w:pPr>
        <w:numPr>
          <w:ilvl w:val="0"/>
          <w:numId w:val="8"/>
        </w:numPr>
        <w:spacing w:before="100" w:beforeAutospacing="1" w:after="100" w:afterAutospacing="1" w:line="240" w:lineRule="auto"/>
        <w:rPr>
          <w:del w:id="665" w:author="SHAHZAIB KHAN" w:date="2026-10-07T18:40:00Z"/>
          <w:rFonts w:ascii="Times New Roman" w:eastAsia="Times New Roman" w:hAnsi="Times New Roman" w:cs="Times New Roman"/>
          <w:color w:val="FF0000"/>
          <w:sz w:val="24"/>
          <w:szCs w:val="24"/>
          <w:u w:val="single"/>
          <w:rPrChange w:id="666" w:author="SHAHZAIB KHAN" w:date="2026-10-07T19:14:00Z">
            <w:rPr>
              <w:del w:id="667" w:author="SHAHZAIB KHAN" w:date="2026-10-07T18:40:00Z"/>
              <w:rFonts w:ascii="Times New Roman" w:eastAsia="Times New Roman" w:hAnsi="Times New Roman" w:cs="Times New Roman"/>
              <w:sz w:val="24"/>
              <w:szCs w:val="24"/>
            </w:rPr>
          </w:rPrChange>
        </w:rPr>
      </w:pPr>
      <w:del w:id="668" w:author="SHAHZAIB KHAN" w:date="2026-10-07T18:40:00Z">
        <w:r w:rsidRPr="00DB397A" w:rsidDel="00F47071">
          <w:rPr>
            <w:rFonts w:ascii="Times New Roman" w:eastAsia="Times New Roman" w:hAnsi="Times New Roman" w:cs="Times New Roman"/>
            <w:b/>
            <w:bCs/>
            <w:color w:val="FF0000"/>
            <w:sz w:val="24"/>
            <w:szCs w:val="24"/>
            <w:u w:val="single"/>
            <w:rPrChange w:id="669" w:author="SHAHZAIB KHAN" w:date="2026-10-07T19:14:00Z">
              <w:rPr>
                <w:rFonts w:ascii="Times New Roman" w:eastAsia="Times New Roman" w:hAnsi="Times New Roman" w:cs="Times New Roman"/>
                <w:b/>
                <w:bCs/>
                <w:sz w:val="24"/>
                <w:szCs w:val="24"/>
              </w:rPr>
            </w:rPrChange>
          </w:rPr>
          <w:delText>Feedback Submission and Review:</w:delText>
        </w:r>
        <w:r w:rsidRPr="00DB397A" w:rsidDel="00F47071">
          <w:rPr>
            <w:rFonts w:ascii="Times New Roman" w:eastAsia="Times New Roman" w:hAnsi="Times New Roman" w:cs="Times New Roman"/>
            <w:color w:val="FF0000"/>
            <w:sz w:val="24"/>
            <w:szCs w:val="24"/>
            <w:u w:val="single"/>
            <w:rPrChange w:id="670" w:author="SHAHZAIB KHAN" w:date="2026-10-07T19:14:00Z">
              <w:rPr>
                <w:rFonts w:ascii="Times New Roman" w:eastAsia="Times New Roman" w:hAnsi="Times New Roman" w:cs="Times New Roman"/>
                <w:sz w:val="24"/>
                <w:szCs w:val="24"/>
              </w:rPr>
            </w:rPrChange>
          </w:rPr>
          <w:br/>
          <w:delText>Supervisors can provide detailed feedback on each submitted work product. The system supports both textual and, if necessary, file-based feedback to guide students in improving their deliverables.</w:delText>
        </w:r>
      </w:del>
    </w:p>
    <w:p w14:paraId="3D528136" w14:textId="6B8DF2C2" w:rsidR="00A408CF" w:rsidRPr="00DB397A" w:rsidDel="00F47071" w:rsidRDefault="6579BE34" w:rsidP="1A775A4C">
      <w:pPr>
        <w:pStyle w:val="ListParagraph"/>
        <w:numPr>
          <w:ilvl w:val="0"/>
          <w:numId w:val="8"/>
        </w:numPr>
        <w:spacing w:before="100" w:beforeAutospacing="1" w:after="100" w:afterAutospacing="1" w:line="240" w:lineRule="auto"/>
        <w:outlineLvl w:val="1"/>
        <w:rPr>
          <w:del w:id="671" w:author="SHAHZAIB KHAN" w:date="2026-10-07T18:40:00Z"/>
          <w:rStyle w:val="Heading2Char"/>
          <w:color w:val="FF0000"/>
          <w:u w:val="single"/>
          <w:rPrChange w:id="672" w:author="SHAHZAIB KHAN" w:date="2026-10-07T19:14:00Z">
            <w:rPr>
              <w:del w:id="673" w:author="SHAHZAIB KHAN" w:date="2026-10-07T18:40:00Z"/>
              <w:rStyle w:val="Heading2Char"/>
            </w:rPr>
          </w:rPrChange>
        </w:rPr>
      </w:pPr>
      <w:bookmarkStart w:id="674" w:name="_Toc193890186"/>
      <w:del w:id="675" w:author="SHAHZAIB KHAN" w:date="2026-10-07T18:40:00Z">
        <w:r w:rsidRPr="00DB397A" w:rsidDel="00F47071">
          <w:rPr>
            <w:rStyle w:val="Heading2Char"/>
            <w:color w:val="FF0000"/>
            <w:u w:val="single"/>
            <w:rPrChange w:id="676" w:author="SHAHZAIB KHAN" w:date="2026-10-07T19:14:00Z">
              <w:rPr>
                <w:rStyle w:val="Heading2Char"/>
              </w:rPr>
            </w:rPrChange>
          </w:rPr>
          <w:delText xml:space="preserve"> User Characteristics</w:delText>
        </w:r>
        <w:bookmarkEnd w:id="674"/>
      </w:del>
    </w:p>
    <w:p w14:paraId="2133D43A" w14:textId="28A21F33" w:rsidR="00A408CF" w:rsidRPr="00DB397A" w:rsidDel="00F47071" w:rsidRDefault="00A408CF" w:rsidP="00A408CF">
      <w:pPr>
        <w:numPr>
          <w:ilvl w:val="0"/>
          <w:numId w:val="9"/>
        </w:numPr>
        <w:spacing w:before="100" w:beforeAutospacing="1" w:after="100" w:afterAutospacing="1" w:line="240" w:lineRule="auto"/>
        <w:rPr>
          <w:del w:id="677" w:author="SHAHZAIB KHAN" w:date="2026-10-07T18:40:00Z"/>
          <w:rFonts w:ascii="Times New Roman" w:eastAsia="Times New Roman" w:hAnsi="Times New Roman" w:cs="Times New Roman"/>
          <w:color w:val="FF0000"/>
          <w:sz w:val="24"/>
          <w:szCs w:val="24"/>
          <w:u w:val="single"/>
          <w:rPrChange w:id="678" w:author="SHAHZAIB KHAN" w:date="2026-10-07T19:14:00Z">
            <w:rPr>
              <w:del w:id="679" w:author="SHAHZAIB KHAN" w:date="2026-10-07T18:40:00Z"/>
              <w:rFonts w:ascii="Times New Roman" w:eastAsia="Times New Roman" w:hAnsi="Times New Roman" w:cs="Times New Roman"/>
              <w:sz w:val="24"/>
              <w:szCs w:val="24"/>
            </w:rPr>
          </w:rPrChange>
        </w:rPr>
      </w:pPr>
      <w:del w:id="680" w:author="SHAHZAIB KHAN" w:date="2026-10-07T18:40:00Z">
        <w:r w:rsidRPr="00DB397A" w:rsidDel="00F47071">
          <w:rPr>
            <w:rFonts w:ascii="Times New Roman" w:eastAsia="Times New Roman" w:hAnsi="Times New Roman" w:cs="Times New Roman"/>
            <w:b/>
            <w:bCs/>
            <w:color w:val="FF0000"/>
            <w:sz w:val="24"/>
            <w:szCs w:val="24"/>
            <w:u w:val="single"/>
            <w:rPrChange w:id="681" w:author="SHAHZAIB KHAN" w:date="2026-10-07T19:14:00Z">
              <w:rPr>
                <w:rFonts w:ascii="Times New Roman" w:eastAsia="Times New Roman" w:hAnsi="Times New Roman" w:cs="Times New Roman"/>
                <w:b/>
                <w:bCs/>
                <w:sz w:val="24"/>
                <w:szCs w:val="24"/>
              </w:rPr>
            </w:rPrChange>
          </w:rPr>
          <w:delText>Students:</w:delText>
        </w:r>
        <w:r w:rsidRPr="00DB397A" w:rsidDel="00F47071">
          <w:rPr>
            <w:rFonts w:ascii="Times New Roman" w:eastAsia="Times New Roman" w:hAnsi="Times New Roman" w:cs="Times New Roman"/>
            <w:color w:val="FF0000"/>
            <w:sz w:val="24"/>
            <w:szCs w:val="24"/>
            <w:u w:val="single"/>
            <w:rPrChange w:id="682" w:author="SHAHZAIB KHAN" w:date="2026-10-07T19:14:00Z">
              <w:rPr>
                <w:rFonts w:ascii="Times New Roman" w:eastAsia="Times New Roman" w:hAnsi="Times New Roman" w:cs="Times New Roman"/>
                <w:sz w:val="24"/>
                <w:szCs w:val="24"/>
              </w:rPr>
            </w:rPrChange>
          </w:rPr>
          <w:br/>
          <w:delText>Final semester students are expected to have basic computer skills and familiarity with standard web applications. They require an intuitive interface for project registration, work product submission, and receiving feedback.</w:delText>
        </w:r>
      </w:del>
    </w:p>
    <w:p w14:paraId="5C618637" w14:textId="5E34F49C" w:rsidR="00A408CF" w:rsidRPr="00DB397A" w:rsidDel="00F47071" w:rsidRDefault="00A408CF" w:rsidP="00A408CF">
      <w:pPr>
        <w:numPr>
          <w:ilvl w:val="0"/>
          <w:numId w:val="9"/>
        </w:numPr>
        <w:spacing w:before="100" w:beforeAutospacing="1" w:after="100" w:afterAutospacing="1" w:line="240" w:lineRule="auto"/>
        <w:rPr>
          <w:del w:id="683" w:author="SHAHZAIB KHAN" w:date="2026-10-07T18:40:00Z"/>
          <w:rFonts w:ascii="Times New Roman" w:eastAsia="Times New Roman" w:hAnsi="Times New Roman" w:cs="Times New Roman"/>
          <w:color w:val="FF0000"/>
          <w:sz w:val="24"/>
          <w:szCs w:val="24"/>
          <w:u w:val="single"/>
          <w:rPrChange w:id="684" w:author="SHAHZAIB KHAN" w:date="2026-10-07T19:14:00Z">
            <w:rPr>
              <w:del w:id="685" w:author="SHAHZAIB KHAN" w:date="2026-10-07T18:40:00Z"/>
              <w:rFonts w:ascii="Times New Roman" w:eastAsia="Times New Roman" w:hAnsi="Times New Roman" w:cs="Times New Roman"/>
              <w:sz w:val="24"/>
              <w:szCs w:val="24"/>
            </w:rPr>
          </w:rPrChange>
        </w:rPr>
      </w:pPr>
      <w:del w:id="686" w:author="SHAHZAIB KHAN" w:date="2026-10-07T18:40:00Z">
        <w:r w:rsidRPr="00DB397A" w:rsidDel="00F47071">
          <w:rPr>
            <w:rFonts w:ascii="Times New Roman" w:eastAsia="Times New Roman" w:hAnsi="Times New Roman" w:cs="Times New Roman"/>
            <w:b/>
            <w:bCs/>
            <w:color w:val="FF0000"/>
            <w:sz w:val="24"/>
            <w:szCs w:val="24"/>
            <w:u w:val="single"/>
            <w:rPrChange w:id="687" w:author="SHAHZAIB KHAN" w:date="2026-10-07T19:14:00Z">
              <w:rPr>
                <w:rFonts w:ascii="Times New Roman" w:eastAsia="Times New Roman" w:hAnsi="Times New Roman" w:cs="Times New Roman"/>
                <w:b/>
                <w:bCs/>
                <w:sz w:val="24"/>
                <w:szCs w:val="24"/>
              </w:rPr>
            </w:rPrChange>
          </w:rPr>
          <w:delText>Supervisors:</w:delText>
        </w:r>
        <w:r w:rsidRPr="00DB397A" w:rsidDel="00F47071">
          <w:rPr>
            <w:rFonts w:ascii="Times New Roman" w:eastAsia="Times New Roman" w:hAnsi="Times New Roman" w:cs="Times New Roman"/>
            <w:color w:val="FF0000"/>
            <w:sz w:val="24"/>
            <w:szCs w:val="24"/>
            <w:u w:val="single"/>
            <w:rPrChange w:id="688" w:author="SHAHZAIB KHAN" w:date="2026-10-07T19:14:00Z">
              <w:rPr>
                <w:rFonts w:ascii="Times New Roman" w:eastAsia="Times New Roman" w:hAnsi="Times New Roman" w:cs="Times New Roman"/>
                <w:sz w:val="24"/>
                <w:szCs w:val="24"/>
              </w:rPr>
            </w:rPrChange>
          </w:rPr>
          <w:br/>
          <w:delText>Faculty members or project advisors who may have varying degrees of technical expertise. They need tools to view project submissions, provide feedback, and monitor progress easily.</w:delText>
        </w:r>
      </w:del>
    </w:p>
    <w:p w14:paraId="20931313" w14:textId="77777777" w:rsidR="006B2683" w:rsidRPr="00DB397A" w:rsidRDefault="6579BE34" w:rsidP="1A775A4C">
      <w:pPr>
        <w:numPr>
          <w:ilvl w:val="0"/>
          <w:numId w:val="9"/>
        </w:numPr>
        <w:spacing w:beforeAutospacing="1" w:afterAutospacing="1" w:line="240" w:lineRule="auto"/>
        <w:rPr>
          <w:rFonts w:eastAsia="Times New Roman"/>
          <w:color w:val="FF0000"/>
          <w:u w:val="single"/>
        </w:rPr>
      </w:pPr>
      <w:del w:id="689" w:author="SHAHZAIB KHAN" w:date="2026-10-07T18:40:00Z">
        <w:r w:rsidRPr="00DB397A" w:rsidDel="00F47071">
          <w:rPr>
            <w:rFonts w:ascii="Times New Roman" w:eastAsia="Times New Roman" w:hAnsi="Times New Roman" w:cs="Times New Roman"/>
            <w:b/>
            <w:bCs/>
            <w:color w:val="FF0000"/>
            <w:sz w:val="24"/>
            <w:szCs w:val="24"/>
            <w:u w:val="single"/>
            <w:rPrChange w:id="690" w:author="SHAHZAIB KHAN" w:date="2026-10-07T19:14:00Z">
              <w:rPr>
                <w:rFonts w:ascii="Times New Roman" w:eastAsia="Times New Roman" w:hAnsi="Times New Roman" w:cs="Times New Roman"/>
                <w:b/>
                <w:bCs/>
                <w:sz w:val="24"/>
                <w:szCs w:val="24"/>
              </w:rPr>
            </w:rPrChange>
          </w:rPr>
          <w:delText>System Administrators:</w:delText>
        </w:r>
        <w:r w:rsidR="00A408CF" w:rsidRPr="00DB397A" w:rsidDel="00F47071">
          <w:rPr>
            <w:color w:val="FF0000"/>
            <w:u w:val="single"/>
            <w:rPrChange w:id="691" w:author="SHAHZAIB KHAN" w:date="2026-10-07T19:14:00Z">
              <w:rPr/>
            </w:rPrChange>
          </w:rPr>
          <w:br/>
        </w:r>
        <w:r w:rsidRPr="00DB397A" w:rsidDel="00F47071">
          <w:rPr>
            <w:rFonts w:ascii="Times New Roman" w:eastAsia="Times New Roman" w:hAnsi="Times New Roman" w:cs="Times New Roman"/>
            <w:color w:val="FF0000"/>
            <w:sz w:val="24"/>
            <w:szCs w:val="24"/>
            <w:u w:val="single"/>
            <w:rPrChange w:id="692" w:author="SHAHZAIB KHAN" w:date="2026-10-07T19:14:00Z">
              <w:rPr>
                <w:rFonts w:ascii="Times New Roman" w:eastAsia="Times New Roman" w:hAnsi="Times New Roman" w:cs="Times New Roman"/>
                <w:sz w:val="24"/>
                <w:szCs w:val="24"/>
              </w:rPr>
            </w:rPrChange>
          </w:rPr>
          <w:delText xml:space="preserve">IT personnel responsible for maintaining the system’s operation, security, and data integrity. They require administrative interfaces for user management, system monitoring, </w:delText>
        </w:r>
      </w:del>
    </w:p>
    <w:p w14:paraId="0875F533" w14:textId="77777777" w:rsidR="006B2683" w:rsidRPr="00DB397A" w:rsidRDefault="6579BE34" w:rsidP="1A775A4C">
      <w:pPr>
        <w:numPr>
          <w:ilvl w:val="0"/>
          <w:numId w:val="9"/>
        </w:numPr>
        <w:spacing w:beforeAutospacing="1" w:afterAutospacing="1" w:line="240" w:lineRule="auto"/>
        <w:rPr>
          <w:rFonts w:eastAsia="Times New Roman"/>
          <w:color w:val="FF0000"/>
          <w:u w:val="single"/>
        </w:rPr>
      </w:pPr>
      <w:del w:id="693" w:author="SHAHZAIB KHAN" w:date="2026-10-07T18:40:00Z">
        <w:r w:rsidRPr="00DB397A" w:rsidDel="00F47071">
          <w:rPr>
            <w:rFonts w:ascii="Times New Roman" w:eastAsia="Times New Roman" w:hAnsi="Times New Roman" w:cs="Times New Roman"/>
            <w:color w:val="FF0000"/>
            <w:sz w:val="24"/>
            <w:szCs w:val="24"/>
            <w:u w:val="single"/>
            <w:rPrChange w:id="694" w:author="SHAHZAIB KHAN" w:date="2026-10-07T19:14:00Z">
              <w:rPr>
                <w:rFonts w:ascii="Times New Roman" w:eastAsia="Times New Roman" w:hAnsi="Times New Roman" w:cs="Times New Roman"/>
                <w:sz w:val="24"/>
                <w:szCs w:val="24"/>
              </w:rPr>
            </w:rPrChange>
          </w:rPr>
          <w:delText>and backups.</w:delText>
        </w:r>
      </w:del>
      <w:bookmarkStart w:id="695" w:name="_Toc193890187"/>
    </w:p>
    <w:p w14:paraId="79EE6AD4" w14:textId="77777777" w:rsidR="006B2683" w:rsidRPr="00DB397A" w:rsidRDefault="006B2683" w:rsidP="00A80C17">
      <w:pPr>
        <w:spacing w:beforeAutospacing="1" w:afterAutospacing="1" w:line="240" w:lineRule="auto"/>
        <w:ind w:left="720"/>
        <w:rPr>
          <w:rFonts w:eastAsia="Times New Roman"/>
          <w:color w:val="FF0000"/>
          <w:u w:val="single"/>
        </w:rPr>
      </w:pPr>
    </w:p>
    <w:p w14:paraId="19DECB80" w14:textId="44998B6B" w:rsidR="00A408CF" w:rsidRPr="00DB397A" w:rsidRDefault="6579BE34" w:rsidP="1A775A4C">
      <w:pPr>
        <w:numPr>
          <w:ilvl w:val="0"/>
          <w:numId w:val="9"/>
        </w:numPr>
        <w:spacing w:beforeAutospacing="1" w:afterAutospacing="1" w:line="240" w:lineRule="auto"/>
        <w:rPr>
          <w:rFonts w:eastAsia="Times New Roman"/>
          <w:b/>
          <w:bCs/>
          <w:color w:val="FF0000"/>
          <w:sz w:val="28"/>
          <w:szCs w:val="28"/>
          <w:u w:val="single"/>
          <w:rPrChange w:id="696" w:author="SHAHZAIB KHAN" w:date="2026-10-07T23:58:00Z">
            <w:rPr>
              <w:rFonts w:eastAsia="Times New Roman"/>
              <w:u w:val="single"/>
            </w:rPr>
          </w:rPrChange>
        </w:rPr>
      </w:pPr>
      <w:r w:rsidRPr="00DB397A">
        <w:rPr>
          <w:rFonts w:eastAsia="Times New Roman"/>
          <w:b/>
          <w:bCs/>
          <w:color w:val="FF0000"/>
          <w:sz w:val="28"/>
          <w:szCs w:val="28"/>
          <w:rPrChange w:id="697" w:author="SHAHZAIB KHAN" w:date="2026-10-07T23:58:00Z">
            <w:rPr>
              <w:rFonts w:eastAsia="Times New Roman"/>
            </w:rPr>
          </w:rPrChange>
        </w:rPr>
        <w:t xml:space="preserve"> Constraints</w:t>
      </w:r>
      <w:bookmarkEnd w:id="695"/>
    </w:p>
    <w:p w14:paraId="18822E71" w14:textId="77777777" w:rsidR="006B2683" w:rsidRPr="00DB397A" w:rsidDel="00F47071" w:rsidRDefault="006B2683" w:rsidP="006B2683">
      <w:pPr>
        <w:spacing w:beforeAutospacing="1" w:afterAutospacing="1" w:line="240" w:lineRule="auto"/>
        <w:rPr>
          <w:del w:id="698" w:author="SHAHZAIB KHAN" w:date="2026-10-07T18:40:00Z"/>
          <w:rFonts w:eastAsia="Times New Roman"/>
          <w:color w:val="FF0000"/>
          <w:u w:val="single"/>
          <w:rPrChange w:id="699" w:author="SHAHZAIB KHAN" w:date="2026-10-07T19:14:00Z">
            <w:rPr>
              <w:del w:id="700" w:author="SHAHZAIB KHAN" w:date="2026-10-07T18:40:00Z"/>
              <w:rFonts w:eastAsia="Times New Roman"/>
            </w:rPr>
          </w:rPrChange>
        </w:rPr>
      </w:pPr>
    </w:p>
    <w:p w14:paraId="1331B6A2" w14:textId="6E0E18C0" w:rsidR="00A408CF" w:rsidRPr="00DB397A" w:rsidDel="00F47071" w:rsidRDefault="00A408CF" w:rsidP="00A408CF">
      <w:pPr>
        <w:numPr>
          <w:ilvl w:val="0"/>
          <w:numId w:val="10"/>
        </w:numPr>
        <w:spacing w:before="100" w:beforeAutospacing="1" w:after="100" w:afterAutospacing="1" w:line="240" w:lineRule="auto"/>
        <w:rPr>
          <w:del w:id="701" w:author="SHAHZAIB KHAN" w:date="2026-10-07T18:40:00Z"/>
          <w:rFonts w:ascii="Times New Roman" w:eastAsia="Times New Roman" w:hAnsi="Times New Roman" w:cs="Times New Roman"/>
          <w:color w:val="FF0000"/>
          <w:sz w:val="24"/>
          <w:szCs w:val="24"/>
          <w:u w:val="single"/>
          <w:rPrChange w:id="702" w:author="SHAHZAIB KHAN" w:date="2026-10-07T19:14:00Z">
            <w:rPr>
              <w:del w:id="703" w:author="SHAHZAIB KHAN" w:date="2026-10-07T18:40:00Z"/>
              <w:rFonts w:ascii="Times New Roman" w:eastAsia="Times New Roman" w:hAnsi="Times New Roman" w:cs="Times New Roman"/>
              <w:sz w:val="24"/>
              <w:szCs w:val="24"/>
            </w:rPr>
          </w:rPrChange>
        </w:rPr>
      </w:pPr>
      <w:del w:id="704" w:author="SHAHZAIB KHAN" w:date="2026-10-07T18:40:00Z">
        <w:r w:rsidRPr="00DB397A" w:rsidDel="00F47071">
          <w:rPr>
            <w:rFonts w:ascii="Times New Roman" w:eastAsia="Times New Roman" w:hAnsi="Times New Roman" w:cs="Times New Roman"/>
            <w:b/>
            <w:bCs/>
            <w:color w:val="FF0000"/>
            <w:sz w:val="24"/>
            <w:szCs w:val="24"/>
            <w:u w:val="single"/>
            <w:rPrChange w:id="705" w:author="SHAHZAIB KHAN" w:date="2026-10-07T19:14:00Z">
              <w:rPr>
                <w:rFonts w:ascii="Times New Roman" w:eastAsia="Times New Roman" w:hAnsi="Times New Roman" w:cs="Times New Roman"/>
                <w:b/>
                <w:bCs/>
                <w:sz w:val="24"/>
                <w:szCs w:val="24"/>
              </w:rPr>
            </w:rPrChange>
          </w:rPr>
          <w:delText>Time Constraints:</w:delText>
        </w:r>
        <w:r w:rsidRPr="00DB397A" w:rsidDel="00F47071">
          <w:rPr>
            <w:rFonts w:ascii="Times New Roman" w:eastAsia="Times New Roman" w:hAnsi="Times New Roman" w:cs="Times New Roman"/>
            <w:color w:val="FF0000"/>
            <w:sz w:val="24"/>
            <w:szCs w:val="24"/>
            <w:u w:val="single"/>
            <w:rPrChange w:id="706" w:author="SHAHZAIB KHAN" w:date="2026-10-07T19:14:00Z">
              <w:rPr>
                <w:rFonts w:ascii="Times New Roman" w:eastAsia="Times New Roman" w:hAnsi="Times New Roman" w:cs="Times New Roman"/>
                <w:sz w:val="24"/>
                <w:szCs w:val="24"/>
              </w:rPr>
            </w:rPrChange>
          </w:rPr>
          <w:br/>
          <w:delText>The development and deployment of ProjectConnect must be completed within the academic semester timeframe, typically 14–16 weeks.</w:delText>
        </w:r>
      </w:del>
    </w:p>
    <w:p w14:paraId="7538231D" w14:textId="12C6DD6B" w:rsidR="00A408CF" w:rsidRPr="00DB397A" w:rsidDel="00F47071" w:rsidRDefault="00A408CF" w:rsidP="00A408CF">
      <w:pPr>
        <w:numPr>
          <w:ilvl w:val="0"/>
          <w:numId w:val="10"/>
        </w:numPr>
        <w:spacing w:before="100" w:beforeAutospacing="1" w:after="100" w:afterAutospacing="1" w:line="240" w:lineRule="auto"/>
        <w:rPr>
          <w:del w:id="707" w:author="SHAHZAIB KHAN" w:date="2026-10-07T18:40:00Z"/>
          <w:rFonts w:ascii="Times New Roman" w:eastAsia="Times New Roman" w:hAnsi="Times New Roman" w:cs="Times New Roman"/>
          <w:color w:val="FF0000"/>
          <w:sz w:val="24"/>
          <w:szCs w:val="24"/>
          <w:u w:val="single"/>
          <w:rPrChange w:id="708" w:author="SHAHZAIB KHAN" w:date="2026-10-07T19:14:00Z">
            <w:rPr>
              <w:del w:id="709" w:author="SHAHZAIB KHAN" w:date="2026-10-07T18:40:00Z"/>
              <w:rFonts w:ascii="Times New Roman" w:eastAsia="Times New Roman" w:hAnsi="Times New Roman" w:cs="Times New Roman"/>
              <w:sz w:val="24"/>
              <w:szCs w:val="24"/>
            </w:rPr>
          </w:rPrChange>
        </w:rPr>
      </w:pPr>
      <w:del w:id="710" w:author="SHAHZAIB KHAN" w:date="2026-10-07T18:40:00Z">
        <w:r w:rsidRPr="00DB397A" w:rsidDel="00F47071">
          <w:rPr>
            <w:rFonts w:ascii="Times New Roman" w:eastAsia="Times New Roman" w:hAnsi="Times New Roman" w:cs="Times New Roman"/>
            <w:b/>
            <w:bCs/>
            <w:color w:val="FF0000"/>
            <w:sz w:val="24"/>
            <w:szCs w:val="24"/>
            <w:u w:val="single"/>
            <w:rPrChange w:id="711" w:author="SHAHZAIB KHAN" w:date="2026-10-07T19:14:00Z">
              <w:rPr>
                <w:rFonts w:ascii="Times New Roman" w:eastAsia="Times New Roman" w:hAnsi="Times New Roman" w:cs="Times New Roman"/>
                <w:b/>
                <w:bCs/>
                <w:sz w:val="24"/>
                <w:szCs w:val="24"/>
              </w:rPr>
            </w:rPrChange>
          </w:rPr>
          <w:delText>Technology Constraints:</w:delText>
        </w:r>
        <w:r w:rsidRPr="00DB397A" w:rsidDel="00F47071">
          <w:rPr>
            <w:rFonts w:ascii="Times New Roman" w:eastAsia="Times New Roman" w:hAnsi="Times New Roman" w:cs="Times New Roman"/>
            <w:color w:val="FF0000"/>
            <w:sz w:val="24"/>
            <w:szCs w:val="24"/>
            <w:u w:val="single"/>
            <w:rPrChange w:id="712" w:author="SHAHZAIB KHAN" w:date="2026-10-07T19:14:00Z">
              <w:rPr>
                <w:rFonts w:ascii="Times New Roman" w:eastAsia="Times New Roman" w:hAnsi="Times New Roman" w:cs="Times New Roman"/>
                <w:sz w:val="24"/>
                <w:szCs w:val="24"/>
              </w:rPr>
            </w:rPrChange>
          </w:rPr>
          <w:br/>
          <w:delText>The system will be developed using standard web technologies (e.g., HTML, CSS, JavaScript, and a server-side language such as Java or Python). Integration with existing university systems may impose additional technical requirements.</w:delText>
        </w:r>
      </w:del>
    </w:p>
    <w:p w14:paraId="05A80D92" w14:textId="007F2A8C" w:rsidR="00A408CF" w:rsidRPr="00DB397A" w:rsidDel="00F47071" w:rsidRDefault="00A408CF" w:rsidP="00A408CF">
      <w:pPr>
        <w:numPr>
          <w:ilvl w:val="0"/>
          <w:numId w:val="10"/>
        </w:numPr>
        <w:spacing w:before="100" w:beforeAutospacing="1" w:after="100" w:afterAutospacing="1" w:line="240" w:lineRule="auto"/>
        <w:rPr>
          <w:del w:id="713" w:author="SHAHZAIB KHAN" w:date="2026-10-07T18:40:00Z"/>
          <w:rFonts w:ascii="Times New Roman" w:eastAsia="Times New Roman" w:hAnsi="Times New Roman" w:cs="Times New Roman"/>
          <w:color w:val="FF0000"/>
          <w:sz w:val="24"/>
          <w:szCs w:val="24"/>
          <w:u w:val="single"/>
          <w:rPrChange w:id="714" w:author="SHAHZAIB KHAN" w:date="2026-10-07T19:14:00Z">
            <w:rPr>
              <w:del w:id="715" w:author="SHAHZAIB KHAN" w:date="2026-10-07T18:40:00Z"/>
              <w:rFonts w:ascii="Times New Roman" w:eastAsia="Times New Roman" w:hAnsi="Times New Roman" w:cs="Times New Roman"/>
              <w:sz w:val="24"/>
              <w:szCs w:val="24"/>
            </w:rPr>
          </w:rPrChange>
        </w:rPr>
      </w:pPr>
      <w:del w:id="716" w:author="SHAHZAIB KHAN" w:date="2026-10-07T18:40:00Z">
        <w:r w:rsidRPr="00DB397A" w:rsidDel="00F47071">
          <w:rPr>
            <w:rFonts w:ascii="Times New Roman" w:eastAsia="Times New Roman" w:hAnsi="Times New Roman" w:cs="Times New Roman"/>
            <w:b/>
            <w:bCs/>
            <w:color w:val="FF0000"/>
            <w:sz w:val="24"/>
            <w:szCs w:val="24"/>
            <w:u w:val="single"/>
            <w:rPrChange w:id="717" w:author="SHAHZAIB KHAN" w:date="2026-10-07T19:14:00Z">
              <w:rPr>
                <w:rFonts w:ascii="Times New Roman" w:eastAsia="Times New Roman" w:hAnsi="Times New Roman" w:cs="Times New Roman"/>
                <w:b/>
                <w:bCs/>
                <w:sz w:val="24"/>
                <w:szCs w:val="24"/>
              </w:rPr>
            </w:rPrChange>
          </w:rPr>
          <w:delText>User Access and Security:</w:delText>
        </w:r>
        <w:r w:rsidRPr="00DB397A" w:rsidDel="00F47071">
          <w:rPr>
            <w:rFonts w:ascii="Times New Roman" w:eastAsia="Times New Roman" w:hAnsi="Times New Roman" w:cs="Times New Roman"/>
            <w:color w:val="FF0000"/>
            <w:sz w:val="24"/>
            <w:szCs w:val="24"/>
            <w:u w:val="single"/>
            <w:rPrChange w:id="718" w:author="SHAHZAIB KHAN" w:date="2026-10-07T19:14:00Z">
              <w:rPr>
                <w:rFonts w:ascii="Times New Roman" w:eastAsia="Times New Roman" w:hAnsi="Times New Roman" w:cs="Times New Roman"/>
                <w:sz w:val="24"/>
                <w:szCs w:val="24"/>
              </w:rPr>
            </w:rPrChange>
          </w:rPr>
          <w:br/>
          <w:delText>The application must comply with university data privacy policies and protect sensitive information, including student records and project details.</w:delText>
        </w:r>
      </w:del>
    </w:p>
    <w:p w14:paraId="1B1D3B3C" w14:textId="29158B1D" w:rsidR="00A408CF" w:rsidRPr="00DB397A" w:rsidRDefault="00A408CF" w:rsidP="00A408CF">
      <w:pPr>
        <w:numPr>
          <w:ilvl w:val="0"/>
          <w:numId w:val="10"/>
        </w:numPr>
        <w:spacing w:before="100" w:beforeAutospacing="1" w:after="100" w:afterAutospacing="1" w:line="240" w:lineRule="auto"/>
        <w:rPr>
          <w:rFonts w:ascii="Times New Roman" w:eastAsia="Times New Roman" w:hAnsi="Times New Roman" w:cs="Times New Roman"/>
          <w:color w:val="FF0000"/>
          <w:sz w:val="24"/>
          <w:szCs w:val="24"/>
          <w:u w:val="single"/>
        </w:rPr>
      </w:pPr>
      <w:del w:id="719" w:author="SHAHZAIB KHAN" w:date="2026-10-07T18:40:00Z">
        <w:r w:rsidRPr="00DB397A" w:rsidDel="00F47071">
          <w:rPr>
            <w:rFonts w:ascii="Times New Roman" w:eastAsia="Times New Roman" w:hAnsi="Times New Roman" w:cs="Times New Roman"/>
            <w:b/>
            <w:bCs/>
            <w:color w:val="FF0000"/>
            <w:sz w:val="24"/>
            <w:szCs w:val="24"/>
            <w:u w:val="single"/>
            <w:rPrChange w:id="720" w:author="SHAHZAIB KHAN" w:date="2026-10-07T19:14:00Z">
              <w:rPr>
                <w:rFonts w:ascii="Times New Roman" w:eastAsia="Times New Roman" w:hAnsi="Times New Roman" w:cs="Times New Roman"/>
                <w:b/>
                <w:bCs/>
                <w:sz w:val="24"/>
                <w:szCs w:val="24"/>
              </w:rPr>
            </w:rPrChange>
          </w:rPr>
          <w:delText>Performance Requirements:</w:delText>
        </w:r>
        <w:r w:rsidRPr="00DB397A" w:rsidDel="00F47071">
          <w:rPr>
            <w:rFonts w:ascii="Times New Roman" w:eastAsia="Times New Roman" w:hAnsi="Times New Roman" w:cs="Times New Roman"/>
            <w:color w:val="FF0000"/>
            <w:sz w:val="24"/>
            <w:szCs w:val="24"/>
            <w:u w:val="single"/>
            <w:rPrChange w:id="721" w:author="SHAHZAIB KHAN" w:date="2026-10-07T19:14:00Z">
              <w:rPr>
                <w:rFonts w:ascii="Times New Roman" w:eastAsia="Times New Roman" w:hAnsi="Times New Roman" w:cs="Times New Roman"/>
                <w:sz w:val="24"/>
                <w:szCs w:val="24"/>
              </w:rPr>
            </w:rPrChange>
          </w:rPr>
          <w:br/>
          <w:delText>The system is required to provide real-time updates for work product submissions and feedback. It should respond within two seconds for most user actions to ensure a smooth user experience.</w:delText>
        </w:r>
      </w:del>
    </w:p>
    <w:p w14:paraId="61A76EEB" w14:textId="77777777" w:rsidR="006B2683" w:rsidRPr="00DB397A" w:rsidRDefault="006B2683" w:rsidP="00A408CF">
      <w:pPr>
        <w:numPr>
          <w:ilvl w:val="0"/>
          <w:numId w:val="10"/>
        </w:numPr>
        <w:spacing w:before="100" w:beforeAutospacing="1" w:after="100" w:afterAutospacing="1" w:line="240" w:lineRule="auto"/>
        <w:rPr>
          <w:rFonts w:ascii="Times New Roman" w:eastAsia="Times New Roman" w:hAnsi="Times New Roman" w:cs="Times New Roman"/>
          <w:color w:val="FF0000"/>
          <w:sz w:val="24"/>
          <w:szCs w:val="24"/>
          <w:u w:val="single"/>
        </w:rPr>
      </w:pPr>
    </w:p>
    <w:p w14:paraId="3E6686CA" w14:textId="77777777" w:rsidR="006B2683" w:rsidRPr="00DB397A" w:rsidRDefault="006B2683" w:rsidP="006B2683">
      <w:pPr>
        <w:pStyle w:val="ListParagraph"/>
        <w:numPr>
          <w:ilvl w:val="0"/>
          <w:numId w:val="10"/>
        </w:numPr>
        <w:spacing w:after="0" w:line="240" w:lineRule="auto"/>
        <w:rPr>
          <w:rFonts w:ascii="Times New Roman" w:eastAsia="Times New Roman" w:hAnsi="Times New Roman" w:cs="Times New Roman"/>
          <w:color w:val="FF0000"/>
          <w:kern w:val="0"/>
          <w:sz w:val="24"/>
          <w:szCs w:val="24"/>
          <w14:ligatures w14:val="none"/>
        </w:rPr>
      </w:pPr>
      <w:r w:rsidRPr="00DB397A">
        <w:rPr>
          <w:rFonts w:ascii="Times New Roman" w:eastAsia="Times New Roman" w:hAnsi="Symbol" w:cs="Times New Roman"/>
          <w:color w:val="FF0000"/>
          <w:kern w:val="0"/>
          <w:sz w:val="24"/>
          <w:szCs w:val="24"/>
          <w14:ligatures w14:val="none"/>
        </w:rPr>
        <w:t></w:t>
      </w:r>
      <w:r w:rsidRPr="00DB397A">
        <w:rPr>
          <w:rFonts w:ascii="Times New Roman" w:eastAsia="Times New Roman" w:hAnsi="Times New Roman" w:cs="Times New Roman"/>
          <w:color w:val="FF0000"/>
          <w:kern w:val="0"/>
          <w:sz w:val="24"/>
          <w:szCs w:val="24"/>
          <w14:ligatures w14:val="none"/>
        </w:rPr>
        <w:t xml:space="preserve">  Delivery Area Constraint</w:t>
      </w:r>
      <w:r w:rsidRPr="00DB397A">
        <w:rPr>
          <w:rFonts w:ascii="Times New Roman" w:eastAsia="Times New Roman" w:hAnsi="Times New Roman" w:cs="Times New Roman"/>
          <w:color w:val="FF0000"/>
          <w:kern w:val="0"/>
          <w:sz w:val="24"/>
          <w:szCs w:val="24"/>
          <w14:ligatures w14:val="none"/>
        </w:rPr>
        <w:br/>
        <w:t xml:space="preserve">The customer must select a delivery area from the list maintained by the website. Orders cannot be delivered outside the available areas. </w:t>
      </w:r>
    </w:p>
    <w:p w14:paraId="7E4DD6E2" w14:textId="77777777" w:rsidR="006B2683" w:rsidRPr="00DB397A" w:rsidRDefault="006B2683" w:rsidP="006B2683">
      <w:pPr>
        <w:pStyle w:val="ListParagraph"/>
        <w:numPr>
          <w:ilvl w:val="0"/>
          <w:numId w:val="10"/>
        </w:numPr>
        <w:spacing w:after="0" w:line="240" w:lineRule="auto"/>
        <w:rPr>
          <w:rFonts w:ascii="Times New Roman" w:eastAsia="Times New Roman" w:hAnsi="Times New Roman" w:cs="Times New Roman"/>
          <w:color w:val="FF0000"/>
          <w:kern w:val="0"/>
          <w:sz w:val="24"/>
          <w:szCs w:val="24"/>
          <w14:ligatures w14:val="none"/>
        </w:rPr>
      </w:pPr>
      <w:r w:rsidRPr="00DB397A">
        <w:rPr>
          <w:rFonts w:ascii="Times New Roman" w:eastAsia="Times New Roman" w:hAnsi="Symbol" w:cs="Times New Roman"/>
          <w:color w:val="FF0000"/>
          <w:kern w:val="0"/>
          <w:sz w:val="24"/>
          <w:szCs w:val="24"/>
          <w14:ligatures w14:val="none"/>
        </w:rPr>
        <w:t></w:t>
      </w:r>
      <w:r w:rsidRPr="00DB397A">
        <w:rPr>
          <w:rFonts w:ascii="Times New Roman" w:eastAsia="Times New Roman" w:hAnsi="Times New Roman" w:cs="Times New Roman"/>
          <w:color w:val="FF0000"/>
          <w:kern w:val="0"/>
          <w:sz w:val="24"/>
          <w:szCs w:val="24"/>
          <w14:ligatures w14:val="none"/>
        </w:rPr>
        <w:t xml:space="preserve">  Payment Constraint</w:t>
      </w:r>
      <w:r w:rsidRPr="00DB397A">
        <w:rPr>
          <w:rFonts w:ascii="Times New Roman" w:eastAsia="Times New Roman" w:hAnsi="Times New Roman" w:cs="Times New Roman"/>
          <w:color w:val="FF0000"/>
          <w:kern w:val="0"/>
          <w:sz w:val="24"/>
          <w:szCs w:val="24"/>
          <w14:ligatures w14:val="none"/>
        </w:rPr>
        <w:br/>
        <w:t xml:space="preserve">The system accepts payment through credit card. An order cannot be confirmed if the payment is not completed successfully. </w:t>
      </w:r>
    </w:p>
    <w:p w14:paraId="0B39A4B3" w14:textId="77777777" w:rsidR="006B2683" w:rsidRPr="00DB397A" w:rsidRDefault="006B2683" w:rsidP="006B2683">
      <w:pPr>
        <w:pStyle w:val="ListParagraph"/>
        <w:numPr>
          <w:ilvl w:val="0"/>
          <w:numId w:val="10"/>
        </w:numPr>
        <w:spacing w:after="0" w:line="240" w:lineRule="auto"/>
        <w:rPr>
          <w:rFonts w:ascii="Times New Roman" w:eastAsia="Times New Roman" w:hAnsi="Times New Roman" w:cs="Times New Roman"/>
          <w:color w:val="FF0000"/>
          <w:kern w:val="0"/>
          <w:sz w:val="24"/>
          <w:szCs w:val="24"/>
          <w14:ligatures w14:val="none"/>
        </w:rPr>
      </w:pPr>
      <w:r w:rsidRPr="00DB397A">
        <w:rPr>
          <w:rFonts w:ascii="Times New Roman" w:eastAsia="Times New Roman" w:hAnsi="Symbol" w:cs="Times New Roman"/>
          <w:color w:val="FF0000"/>
          <w:kern w:val="0"/>
          <w:sz w:val="24"/>
          <w:szCs w:val="24"/>
          <w14:ligatures w14:val="none"/>
        </w:rPr>
        <w:t></w:t>
      </w:r>
      <w:r w:rsidRPr="00DB397A">
        <w:rPr>
          <w:rFonts w:ascii="Times New Roman" w:eastAsia="Times New Roman" w:hAnsi="Times New Roman" w:cs="Times New Roman"/>
          <w:color w:val="FF0000"/>
          <w:kern w:val="0"/>
          <w:sz w:val="24"/>
          <w:szCs w:val="24"/>
          <w14:ligatures w14:val="none"/>
        </w:rPr>
        <w:t xml:space="preserve">  Product Availability Constraint</w:t>
      </w:r>
      <w:r w:rsidRPr="00DB397A">
        <w:rPr>
          <w:rFonts w:ascii="Times New Roman" w:eastAsia="Times New Roman" w:hAnsi="Times New Roman" w:cs="Times New Roman"/>
          <w:color w:val="FF0000"/>
          <w:kern w:val="0"/>
          <w:sz w:val="24"/>
          <w:szCs w:val="24"/>
          <w14:ligatures w14:val="none"/>
        </w:rPr>
        <w:br/>
        <w:t xml:space="preserve">The customer can only select bakery items that are already available in the system. The order must be based on the existing item list. </w:t>
      </w:r>
    </w:p>
    <w:p w14:paraId="3D701F99" w14:textId="77777777" w:rsidR="006B2683" w:rsidRPr="00DB397A" w:rsidRDefault="006B2683" w:rsidP="006B2683">
      <w:pPr>
        <w:pStyle w:val="ListParagraph"/>
        <w:numPr>
          <w:ilvl w:val="0"/>
          <w:numId w:val="10"/>
        </w:numPr>
        <w:spacing w:after="0" w:line="240" w:lineRule="auto"/>
        <w:rPr>
          <w:rFonts w:ascii="Times New Roman" w:eastAsia="Times New Roman" w:hAnsi="Times New Roman" w:cs="Times New Roman"/>
          <w:color w:val="FF0000"/>
          <w:kern w:val="0"/>
          <w:sz w:val="24"/>
          <w:szCs w:val="24"/>
          <w14:ligatures w14:val="none"/>
        </w:rPr>
      </w:pPr>
      <w:r w:rsidRPr="00DB397A">
        <w:rPr>
          <w:rFonts w:ascii="Times New Roman" w:eastAsia="Times New Roman" w:hAnsi="Symbol" w:cs="Times New Roman"/>
          <w:color w:val="FF0000"/>
          <w:kern w:val="0"/>
          <w:sz w:val="24"/>
          <w:szCs w:val="24"/>
          <w14:ligatures w14:val="none"/>
        </w:rPr>
        <w:t></w:t>
      </w:r>
      <w:r w:rsidRPr="00DB397A">
        <w:rPr>
          <w:rFonts w:ascii="Times New Roman" w:eastAsia="Times New Roman" w:hAnsi="Times New Roman" w:cs="Times New Roman"/>
          <w:color w:val="FF0000"/>
          <w:kern w:val="0"/>
          <w:sz w:val="24"/>
          <w:szCs w:val="24"/>
          <w14:ligatures w14:val="none"/>
        </w:rPr>
        <w:t xml:space="preserve">  Booked Order Deadline Constraint</w:t>
      </w:r>
      <w:r w:rsidRPr="00DB397A">
        <w:rPr>
          <w:rFonts w:ascii="Times New Roman" w:eastAsia="Times New Roman" w:hAnsi="Times New Roman" w:cs="Times New Roman"/>
          <w:color w:val="FF0000"/>
          <w:kern w:val="0"/>
          <w:sz w:val="24"/>
          <w:szCs w:val="24"/>
          <w14:ligatures w14:val="none"/>
        </w:rPr>
        <w:br/>
        <w:t xml:space="preserve">For advance or booked orders, a specific deadline must be assigned and the order has to be processed according to that deadline. </w:t>
      </w:r>
    </w:p>
    <w:p w14:paraId="11790FBE" w14:textId="77777777" w:rsidR="006B2683" w:rsidRPr="00DB397A" w:rsidRDefault="006B2683" w:rsidP="006B2683">
      <w:pPr>
        <w:pStyle w:val="ListParagraph"/>
        <w:numPr>
          <w:ilvl w:val="0"/>
          <w:numId w:val="10"/>
        </w:numPr>
        <w:spacing w:after="0" w:line="240" w:lineRule="auto"/>
        <w:rPr>
          <w:rFonts w:ascii="Times New Roman" w:eastAsia="Times New Roman" w:hAnsi="Times New Roman" w:cs="Times New Roman"/>
          <w:color w:val="FF0000"/>
          <w:kern w:val="0"/>
          <w:sz w:val="24"/>
          <w:szCs w:val="24"/>
          <w14:ligatures w14:val="none"/>
        </w:rPr>
      </w:pPr>
      <w:r w:rsidRPr="00DB397A">
        <w:rPr>
          <w:rFonts w:ascii="Times New Roman" w:eastAsia="Times New Roman" w:hAnsi="Symbol" w:cs="Times New Roman"/>
          <w:color w:val="FF0000"/>
          <w:kern w:val="0"/>
          <w:sz w:val="24"/>
          <w:szCs w:val="24"/>
          <w14:ligatures w14:val="none"/>
        </w:rPr>
        <w:t></w:t>
      </w:r>
      <w:r w:rsidRPr="00DB397A">
        <w:rPr>
          <w:rFonts w:ascii="Times New Roman" w:eastAsia="Times New Roman" w:hAnsi="Times New Roman" w:cs="Times New Roman"/>
          <w:color w:val="FF0000"/>
          <w:kern w:val="0"/>
          <w:sz w:val="24"/>
          <w:szCs w:val="24"/>
          <w14:ligatures w14:val="none"/>
        </w:rPr>
        <w:t xml:space="preserve">  Discount and Package Deal Constraint</w:t>
      </w:r>
      <w:r w:rsidRPr="00DB397A">
        <w:rPr>
          <w:rFonts w:ascii="Times New Roman" w:eastAsia="Times New Roman" w:hAnsi="Times New Roman" w:cs="Times New Roman"/>
          <w:color w:val="FF0000"/>
          <w:kern w:val="0"/>
          <w:sz w:val="24"/>
          <w:szCs w:val="24"/>
          <w14:ligatures w14:val="none"/>
        </w:rPr>
        <w:br/>
        <w:t xml:space="preserve">Discounts and package deals are applied only when their required conditions are satisfied. For example, the free item offer is applied only when the specified purchase condition is met. </w:t>
      </w:r>
    </w:p>
    <w:p w14:paraId="32E040F6" w14:textId="6C5DB9B9" w:rsidR="006B2683" w:rsidRPr="00DB397A" w:rsidDel="00F47071" w:rsidRDefault="006B2683" w:rsidP="006B2683">
      <w:pPr>
        <w:pStyle w:val="ListParagraph"/>
        <w:numPr>
          <w:ilvl w:val="0"/>
          <w:numId w:val="10"/>
        </w:numPr>
        <w:spacing w:before="100" w:beforeAutospacing="1" w:after="100" w:afterAutospacing="1" w:line="240" w:lineRule="auto"/>
        <w:rPr>
          <w:del w:id="722" w:author="SHAHZAIB KHAN" w:date="2026-10-07T18:40:00Z"/>
          <w:rFonts w:ascii="Times New Roman" w:eastAsia="Times New Roman" w:hAnsi="Times New Roman" w:cs="Times New Roman"/>
          <w:color w:val="FF0000"/>
          <w:sz w:val="24"/>
          <w:szCs w:val="24"/>
          <w:u w:val="single"/>
          <w:rPrChange w:id="723" w:author="SHAHZAIB KHAN" w:date="2026-10-07T19:14:00Z">
            <w:rPr>
              <w:del w:id="724" w:author="SHAHZAIB KHAN" w:date="2026-10-07T18:40:00Z"/>
              <w:rFonts w:ascii="Times New Roman" w:eastAsia="Times New Roman" w:hAnsi="Times New Roman" w:cs="Times New Roman"/>
              <w:sz w:val="24"/>
              <w:szCs w:val="24"/>
            </w:rPr>
          </w:rPrChange>
        </w:rPr>
      </w:pPr>
      <w:r w:rsidRPr="00DB397A">
        <w:rPr>
          <w:rFonts w:ascii="Times New Roman" w:eastAsia="Times New Roman" w:hAnsi="Symbol" w:cs="Times New Roman"/>
          <w:color w:val="FF0000"/>
          <w:kern w:val="0"/>
          <w:sz w:val="24"/>
          <w:szCs w:val="24"/>
          <w14:ligatures w14:val="none"/>
        </w:rPr>
        <w:t></w:t>
      </w:r>
      <w:r w:rsidRPr="00DB397A">
        <w:rPr>
          <w:rFonts w:ascii="Times New Roman" w:eastAsia="Times New Roman" w:hAnsi="Times New Roman" w:cs="Times New Roman"/>
          <w:color w:val="FF0000"/>
          <w:kern w:val="0"/>
          <w:sz w:val="24"/>
          <w:szCs w:val="24"/>
          <w14:ligatures w14:val="none"/>
        </w:rPr>
        <w:t xml:space="preserve">  Delivery Timing Constraint</w:t>
      </w:r>
      <w:r w:rsidRPr="00DB397A">
        <w:rPr>
          <w:rFonts w:ascii="Times New Roman" w:eastAsia="Times New Roman" w:hAnsi="Times New Roman" w:cs="Times New Roman"/>
          <w:color w:val="FF0000"/>
          <w:kern w:val="0"/>
          <w:sz w:val="24"/>
          <w:szCs w:val="24"/>
          <w14:ligatures w14:val="none"/>
        </w:rPr>
        <w:br/>
        <w:t>The delivery depends on the specified delivery time and area, so delays may occur because of practical conditions such as traffic or weather.</w:t>
      </w:r>
    </w:p>
    <w:p w14:paraId="4B76322E" w14:textId="4D02BF39" w:rsidR="00A408CF" w:rsidRPr="00DB397A" w:rsidDel="00BF2BCA" w:rsidRDefault="6579BE34" w:rsidP="1A775A4C">
      <w:pPr>
        <w:pStyle w:val="ListParagraph"/>
        <w:numPr>
          <w:ilvl w:val="0"/>
          <w:numId w:val="10"/>
        </w:numPr>
        <w:spacing w:before="100" w:beforeAutospacing="1" w:after="100" w:afterAutospacing="1" w:line="240" w:lineRule="auto"/>
        <w:outlineLvl w:val="1"/>
        <w:rPr>
          <w:del w:id="725" w:author="SHAHZAIB KHAN" w:date="2026-10-07T19:15:00Z"/>
          <w:rFonts w:ascii="Times New Roman" w:eastAsia="Times New Roman" w:hAnsi="Times New Roman" w:cs="Times New Roman"/>
          <w:b/>
          <w:bCs/>
          <w:color w:val="FF0000"/>
          <w:sz w:val="32"/>
          <w:szCs w:val="32"/>
          <w:u w:val="single"/>
          <w:rPrChange w:id="726" w:author="SHAHZAIB KHAN" w:date="2026-10-07T19:14:00Z">
            <w:rPr>
              <w:del w:id="727" w:author="SHAHZAIB KHAN" w:date="2026-10-07T19:15:00Z"/>
              <w:rFonts w:ascii="Times New Roman" w:eastAsia="Times New Roman" w:hAnsi="Times New Roman" w:cs="Times New Roman"/>
              <w:b/>
              <w:bCs/>
              <w:sz w:val="32"/>
              <w:szCs w:val="32"/>
            </w:rPr>
          </w:rPrChange>
        </w:rPr>
      </w:pPr>
      <w:bookmarkStart w:id="728" w:name="_Toc193890188"/>
      <w:del w:id="729" w:author="SHAHZAIB KHAN" w:date="2026-10-07T18:40:00Z">
        <w:r w:rsidRPr="00DB397A" w:rsidDel="00F47071">
          <w:rPr>
            <w:rFonts w:ascii="Times New Roman" w:eastAsia="Times New Roman" w:hAnsi="Times New Roman" w:cs="Times New Roman"/>
            <w:b/>
            <w:bCs/>
            <w:color w:val="FF0000"/>
            <w:sz w:val="32"/>
            <w:szCs w:val="32"/>
            <w:u w:val="single"/>
            <w:rPrChange w:id="730" w:author="SHAHZAIB KHAN" w:date="2026-10-07T19:14:00Z">
              <w:rPr>
                <w:rFonts w:ascii="Times New Roman" w:eastAsia="Times New Roman" w:hAnsi="Times New Roman" w:cs="Times New Roman"/>
                <w:b/>
                <w:bCs/>
                <w:sz w:val="32"/>
                <w:szCs w:val="32"/>
              </w:rPr>
            </w:rPrChange>
          </w:rPr>
          <w:delText xml:space="preserve"> </w:delText>
        </w:r>
      </w:del>
      <w:del w:id="731" w:author="SHAHZAIB KHAN" w:date="2026-10-07T19:15:00Z">
        <w:r w:rsidRPr="00DB397A" w:rsidDel="00BF2BCA">
          <w:rPr>
            <w:rStyle w:val="Heading3Char"/>
            <w:color w:val="FF0000"/>
            <w:u w:val="single"/>
            <w:rPrChange w:id="732" w:author="SHAHZAIB KHAN" w:date="2026-10-07T19:14:00Z">
              <w:rPr>
                <w:rStyle w:val="Heading3Char"/>
              </w:rPr>
            </w:rPrChange>
          </w:rPr>
          <w:delText>Assumptions and Dependencies</w:delText>
        </w:r>
        <w:bookmarkEnd w:id="728"/>
      </w:del>
    </w:p>
    <w:p w14:paraId="106FF032" w14:textId="0ED22BEE" w:rsidR="00A408CF" w:rsidRPr="00DB397A" w:rsidDel="00BF2BCA" w:rsidRDefault="00A408CF" w:rsidP="00A408CF">
      <w:pPr>
        <w:numPr>
          <w:ilvl w:val="0"/>
          <w:numId w:val="11"/>
        </w:numPr>
        <w:spacing w:before="100" w:beforeAutospacing="1" w:after="100" w:afterAutospacing="1" w:line="240" w:lineRule="auto"/>
        <w:rPr>
          <w:del w:id="733" w:author="SHAHZAIB KHAN" w:date="2026-10-07T19:15:00Z"/>
          <w:rFonts w:ascii="Times New Roman" w:eastAsia="Times New Roman" w:hAnsi="Times New Roman" w:cs="Times New Roman"/>
          <w:color w:val="FF0000"/>
          <w:sz w:val="24"/>
          <w:szCs w:val="24"/>
          <w:u w:val="single"/>
          <w:rPrChange w:id="734" w:author="SHAHZAIB KHAN" w:date="2026-10-07T19:14:00Z">
            <w:rPr>
              <w:del w:id="735" w:author="SHAHZAIB KHAN" w:date="2026-10-07T19:15:00Z"/>
              <w:rFonts w:ascii="Times New Roman" w:eastAsia="Times New Roman" w:hAnsi="Times New Roman" w:cs="Times New Roman"/>
              <w:sz w:val="24"/>
              <w:szCs w:val="24"/>
            </w:rPr>
          </w:rPrChange>
        </w:rPr>
      </w:pPr>
      <w:del w:id="736" w:author="SHAHZAIB KHAN" w:date="2026-10-07T19:15:00Z">
        <w:r w:rsidRPr="00DB397A" w:rsidDel="00BF2BCA">
          <w:rPr>
            <w:rFonts w:ascii="Times New Roman" w:eastAsia="Times New Roman" w:hAnsi="Times New Roman" w:cs="Times New Roman"/>
            <w:b/>
            <w:bCs/>
            <w:color w:val="FF0000"/>
            <w:sz w:val="24"/>
            <w:szCs w:val="24"/>
            <w:u w:val="single"/>
            <w:rPrChange w:id="737" w:author="SHAHZAIB KHAN" w:date="2026-10-07T19:14:00Z">
              <w:rPr>
                <w:rFonts w:ascii="Times New Roman" w:eastAsia="Times New Roman" w:hAnsi="Times New Roman" w:cs="Times New Roman"/>
                <w:b/>
                <w:bCs/>
                <w:sz w:val="24"/>
                <w:szCs w:val="24"/>
              </w:rPr>
            </w:rPrChange>
          </w:rPr>
          <w:delText>Internet Connectivity:</w:delText>
        </w:r>
        <w:r w:rsidRPr="00DB397A" w:rsidDel="00BF2BCA">
          <w:rPr>
            <w:rFonts w:ascii="Times New Roman" w:eastAsia="Times New Roman" w:hAnsi="Times New Roman" w:cs="Times New Roman"/>
            <w:color w:val="FF0000"/>
            <w:sz w:val="24"/>
            <w:szCs w:val="24"/>
            <w:u w:val="single"/>
            <w:rPrChange w:id="738" w:author="SHAHZAIB KHAN" w:date="2026-10-07T19:14:00Z">
              <w:rPr>
                <w:rFonts w:ascii="Times New Roman" w:eastAsia="Times New Roman" w:hAnsi="Times New Roman" w:cs="Times New Roman"/>
                <w:sz w:val="24"/>
                <w:szCs w:val="24"/>
              </w:rPr>
            </w:rPrChange>
          </w:rPr>
          <w:br/>
          <w:delText>Users are assumed to have reliable internet access when using the system.</w:delText>
        </w:r>
      </w:del>
    </w:p>
    <w:p w14:paraId="315E6DB4" w14:textId="77650E53" w:rsidR="00A408CF" w:rsidRPr="00DB397A" w:rsidDel="00BF2BCA" w:rsidRDefault="00A408CF" w:rsidP="00A408CF">
      <w:pPr>
        <w:numPr>
          <w:ilvl w:val="0"/>
          <w:numId w:val="11"/>
        </w:numPr>
        <w:spacing w:before="100" w:beforeAutospacing="1" w:after="100" w:afterAutospacing="1" w:line="240" w:lineRule="auto"/>
        <w:rPr>
          <w:del w:id="739" w:author="SHAHZAIB KHAN" w:date="2026-10-07T19:15:00Z"/>
          <w:rFonts w:ascii="Times New Roman" w:eastAsia="Times New Roman" w:hAnsi="Times New Roman" w:cs="Times New Roman"/>
          <w:color w:val="FF0000"/>
          <w:sz w:val="24"/>
          <w:szCs w:val="24"/>
          <w:u w:val="single"/>
          <w:rPrChange w:id="740" w:author="SHAHZAIB KHAN" w:date="2026-10-07T19:14:00Z">
            <w:rPr>
              <w:del w:id="741" w:author="SHAHZAIB KHAN" w:date="2026-10-07T19:15:00Z"/>
              <w:rFonts w:ascii="Times New Roman" w:eastAsia="Times New Roman" w:hAnsi="Times New Roman" w:cs="Times New Roman"/>
              <w:sz w:val="24"/>
              <w:szCs w:val="24"/>
            </w:rPr>
          </w:rPrChange>
        </w:rPr>
      </w:pPr>
      <w:del w:id="742" w:author="SHAHZAIB KHAN" w:date="2026-10-07T19:15:00Z">
        <w:r w:rsidRPr="00DB397A" w:rsidDel="00BF2BCA">
          <w:rPr>
            <w:rFonts w:ascii="Times New Roman" w:eastAsia="Times New Roman" w:hAnsi="Times New Roman" w:cs="Times New Roman"/>
            <w:b/>
            <w:bCs/>
            <w:color w:val="FF0000"/>
            <w:sz w:val="24"/>
            <w:szCs w:val="24"/>
            <w:u w:val="single"/>
            <w:rPrChange w:id="743" w:author="SHAHZAIB KHAN" w:date="2026-10-07T19:14:00Z">
              <w:rPr>
                <w:rFonts w:ascii="Times New Roman" w:eastAsia="Times New Roman" w:hAnsi="Times New Roman" w:cs="Times New Roman"/>
                <w:b/>
                <w:bCs/>
                <w:sz w:val="24"/>
                <w:szCs w:val="24"/>
              </w:rPr>
            </w:rPrChange>
          </w:rPr>
          <w:delText>University Authentication Services:</w:delText>
        </w:r>
        <w:r w:rsidRPr="00DB397A" w:rsidDel="00BF2BCA">
          <w:rPr>
            <w:rFonts w:ascii="Times New Roman" w:eastAsia="Times New Roman" w:hAnsi="Times New Roman" w:cs="Times New Roman"/>
            <w:color w:val="FF0000"/>
            <w:sz w:val="24"/>
            <w:szCs w:val="24"/>
            <w:u w:val="single"/>
            <w:rPrChange w:id="744" w:author="SHAHZAIB KHAN" w:date="2026-10-07T19:14:00Z">
              <w:rPr>
                <w:rFonts w:ascii="Times New Roman" w:eastAsia="Times New Roman" w:hAnsi="Times New Roman" w:cs="Times New Roman"/>
                <w:sz w:val="24"/>
                <w:szCs w:val="24"/>
              </w:rPr>
            </w:rPrChange>
          </w:rPr>
          <w:br/>
          <w:delText>It is assumed that the system will integrate with the university’s authentication mechanisms to verify user identities.</w:delText>
        </w:r>
      </w:del>
    </w:p>
    <w:p w14:paraId="0EA36D6F" w14:textId="6F50994B" w:rsidR="00A408CF" w:rsidRPr="00DB397A" w:rsidDel="00BF2BCA" w:rsidRDefault="00A408CF" w:rsidP="00A408CF">
      <w:pPr>
        <w:numPr>
          <w:ilvl w:val="0"/>
          <w:numId w:val="11"/>
        </w:numPr>
        <w:spacing w:before="100" w:beforeAutospacing="1" w:after="100" w:afterAutospacing="1" w:line="240" w:lineRule="auto"/>
        <w:rPr>
          <w:del w:id="745" w:author="SHAHZAIB KHAN" w:date="2026-10-07T19:15:00Z"/>
          <w:rFonts w:ascii="Times New Roman" w:eastAsia="Times New Roman" w:hAnsi="Times New Roman" w:cs="Times New Roman"/>
          <w:color w:val="FF0000"/>
          <w:sz w:val="24"/>
          <w:szCs w:val="24"/>
          <w:u w:val="single"/>
          <w:rPrChange w:id="746" w:author="SHAHZAIB KHAN" w:date="2026-10-07T19:14:00Z">
            <w:rPr>
              <w:del w:id="747" w:author="SHAHZAIB KHAN" w:date="2026-10-07T19:15:00Z"/>
              <w:rFonts w:ascii="Times New Roman" w:eastAsia="Times New Roman" w:hAnsi="Times New Roman" w:cs="Times New Roman"/>
              <w:sz w:val="24"/>
              <w:szCs w:val="24"/>
            </w:rPr>
          </w:rPrChange>
        </w:rPr>
      </w:pPr>
      <w:del w:id="748" w:author="SHAHZAIB KHAN" w:date="2026-10-07T19:15:00Z">
        <w:r w:rsidRPr="00DB397A" w:rsidDel="00BF2BCA">
          <w:rPr>
            <w:rFonts w:ascii="Times New Roman" w:eastAsia="Times New Roman" w:hAnsi="Times New Roman" w:cs="Times New Roman"/>
            <w:b/>
            <w:bCs/>
            <w:color w:val="FF0000"/>
            <w:sz w:val="24"/>
            <w:szCs w:val="24"/>
            <w:u w:val="single"/>
            <w:rPrChange w:id="749" w:author="SHAHZAIB KHAN" w:date="2026-10-07T19:14:00Z">
              <w:rPr>
                <w:rFonts w:ascii="Times New Roman" w:eastAsia="Times New Roman" w:hAnsi="Times New Roman" w:cs="Times New Roman"/>
                <w:b/>
                <w:bCs/>
                <w:sz w:val="24"/>
                <w:szCs w:val="24"/>
              </w:rPr>
            </w:rPrChange>
          </w:rPr>
          <w:delText>Third-Party Libraries and Tools:</w:delText>
        </w:r>
        <w:r w:rsidRPr="00DB397A" w:rsidDel="00BF2BCA">
          <w:rPr>
            <w:rFonts w:ascii="Times New Roman" w:eastAsia="Times New Roman" w:hAnsi="Times New Roman" w:cs="Times New Roman"/>
            <w:color w:val="FF0000"/>
            <w:sz w:val="24"/>
            <w:szCs w:val="24"/>
            <w:u w:val="single"/>
            <w:rPrChange w:id="750" w:author="SHAHZAIB KHAN" w:date="2026-10-07T19:14:00Z">
              <w:rPr>
                <w:rFonts w:ascii="Times New Roman" w:eastAsia="Times New Roman" w:hAnsi="Times New Roman" w:cs="Times New Roman"/>
                <w:sz w:val="24"/>
                <w:szCs w:val="24"/>
              </w:rPr>
            </w:rPrChange>
          </w:rPr>
          <w:br/>
          <w:delText>The system may depend on established libraries for version control, file uploads, and messaging. It is assumed that these components are reliable and well-documented.</w:delText>
        </w:r>
      </w:del>
    </w:p>
    <w:p w14:paraId="2EA9E30A" w14:textId="1380931F" w:rsidR="00A408CF" w:rsidRPr="00DB397A" w:rsidDel="00BF2BCA" w:rsidRDefault="00A408CF" w:rsidP="00A408CF">
      <w:pPr>
        <w:numPr>
          <w:ilvl w:val="0"/>
          <w:numId w:val="11"/>
        </w:numPr>
        <w:spacing w:before="100" w:beforeAutospacing="1" w:after="100" w:afterAutospacing="1" w:line="240" w:lineRule="auto"/>
        <w:rPr>
          <w:del w:id="751" w:author="SHAHZAIB KHAN" w:date="2026-10-07T19:15:00Z"/>
          <w:rFonts w:ascii="Times New Roman" w:eastAsia="Times New Roman" w:hAnsi="Times New Roman" w:cs="Times New Roman"/>
          <w:color w:val="FF0000"/>
          <w:sz w:val="24"/>
          <w:szCs w:val="24"/>
          <w:u w:val="single"/>
          <w:rPrChange w:id="752" w:author="SHAHZAIB KHAN" w:date="2026-10-07T19:14:00Z">
            <w:rPr>
              <w:del w:id="753" w:author="SHAHZAIB KHAN" w:date="2026-10-07T19:15:00Z"/>
              <w:rFonts w:ascii="Times New Roman" w:eastAsia="Times New Roman" w:hAnsi="Times New Roman" w:cs="Times New Roman"/>
              <w:sz w:val="24"/>
              <w:szCs w:val="24"/>
            </w:rPr>
          </w:rPrChange>
        </w:rPr>
      </w:pPr>
      <w:del w:id="754" w:author="SHAHZAIB KHAN" w:date="2026-10-07T19:15:00Z">
        <w:r w:rsidRPr="00DB397A" w:rsidDel="00BF2BCA">
          <w:rPr>
            <w:rFonts w:ascii="Times New Roman" w:eastAsia="Times New Roman" w:hAnsi="Times New Roman" w:cs="Times New Roman"/>
            <w:b/>
            <w:bCs/>
            <w:color w:val="FF0000"/>
            <w:sz w:val="24"/>
            <w:szCs w:val="24"/>
            <w:u w:val="single"/>
            <w:rPrChange w:id="755" w:author="SHAHZAIB KHAN" w:date="2026-10-07T19:14:00Z">
              <w:rPr>
                <w:rFonts w:ascii="Times New Roman" w:eastAsia="Times New Roman" w:hAnsi="Times New Roman" w:cs="Times New Roman"/>
                <w:b/>
                <w:bCs/>
                <w:sz w:val="24"/>
                <w:szCs w:val="24"/>
              </w:rPr>
            </w:rPrChange>
          </w:rPr>
          <w:delText>User Competency:</w:delText>
        </w:r>
        <w:r w:rsidRPr="00DB397A" w:rsidDel="00BF2BCA">
          <w:rPr>
            <w:rFonts w:ascii="Times New Roman" w:eastAsia="Times New Roman" w:hAnsi="Times New Roman" w:cs="Times New Roman"/>
            <w:color w:val="FF0000"/>
            <w:sz w:val="24"/>
            <w:szCs w:val="24"/>
            <w:u w:val="single"/>
            <w:rPrChange w:id="756" w:author="SHAHZAIB KHAN" w:date="2026-10-07T19:14:00Z">
              <w:rPr>
                <w:rFonts w:ascii="Times New Roman" w:eastAsia="Times New Roman" w:hAnsi="Times New Roman" w:cs="Times New Roman"/>
                <w:sz w:val="24"/>
                <w:szCs w:val="24"/>
              </w:rPr>
            </w:rPrChange>
          </w:rPr>
          <w:br/>
          <w:delText>Both students and supervisors are expected to have a minimum level of digital literacy to operate the system without extensive training.</w:delText>
        </w:r>
      </w:del>
    </w:p>
    <w:p w14:paraId="4677B473" w14:textId="77CCB767" w:rsidR="00A408CF" w:rsidRPr="00DB397A" w:rsidDel="00BF2BCA" w:rsidRDefault="00A408CF" w:rsidP="00A408CF">
      <w:pPr>
        <w:numPr>
          <w:ilvl w:val="0"/>
          <w:numId w:val="11"/>
        </w:numPr>
        <w:spacing w:before="100" w:beforeAutospacing="1" w:after="100" w:afterAutospacing="1" w:line="240" w:lineRule="auto"/>
        <w:rPr>
          <w:del w:id="757" w:author="SHAHZAIB KHAN" w:date="2026-10-07T19:15:00Z"/>
          <w:rFonts w:ascii="Times New Roman" w:eastAsia="Times New Roman" w:hAnsi="Times New Roman" w:cs="Times New Roman"/>
          <w:color w:val="FF0000"/>
          <w:sz w:val="24"/>
          <w:szCs w:val="24"/>
          <w:u w:val="single"/>
          <w:rPrChange w:id="758" w:author="SHAHZAIB KHAN" w:date="2026-10-07T19:14:00Z">
            <w:rPr>
              <w:del w:id="759" w:author="SHAHZAIB KHAN" w:date="2026-10-07T19:15:00Z"/>
              <w:rFonts w:ascii="Times New Roman" w:eastAsia="Times New Roman" w:hAnsi="Times New Roman" w:cs="Times New Roman"/>
              <w:sz w:val="24"/>
              <w:szCs w:val="24"/>
            </w:rPr>
          </w:rPrChange>
        </w:rPr>
      </w:pPr>
      <w:del w:id="760" w:author="SHAHZAIB KHAN" w:date="2026-10-07T19:15:00Z">
        <w:r w:rsidRPr="00DB397A" w:rsidDel="00BF2BCA">
          <w:rPr>
            <w:rFonts w:ascii="Times New Roman" w:eastAsia="Times New Roman" w:hAnsi="Times New Roman" w:cs="Times New Roman"/>
            <w:b/>
            <w:bCs/>
            <w:color w:val="FF0000"/>
            <w:sz w:val="24"/>
            <w:szCs w:val="24"/>
            <w:u w:val="single"/>
            <w:rPrChange w:id="761" w:author="SHAHZAIB KHAN" w:date="2026-10-07T19:14:00Z">
              <w:rPr>
                <w:rFonts w:ascii="Times New Roman" w:eastAsia="Times New Roman" w:hAnsi="Times New Roman" w:cs="Times New Roman"/>
                <w:b/>
                <w:bCs/>
                <w:sz w:val="24"/>
                <w:szCs w:val="24"/>
              </w:rPr>
            </w:rPrChange>
          </w:rPr>
          <w:delText>System Maintenance:</w:delText>
        </w:r>
        <w:r w:rsidRPr="00DB397A" w:rsidDel="00BF2BCA">
          <w:rPr>
            <w:rFonts w:ascii="Times New Roman" w:eastAsia="Times New Roman" w:hAnsi="Times New Roman" w:cs="Times New Roman"/>
            <w:color w:val="FF0000"/>
            <w:sz w:val="24"/>
            <w:szCs w:val="24"/>
            <w:u w:val="single"/>
            <w:rPrChange w:id="762" w:author="SHAHZAIB KHAN" w:date="2026-10-07T19:14:00Z">
              <w:rPr>
                <w:rFonts w:ascii="Times New Roman" w:eastAsia="Times New Roman" w:hAnsi="Times New Roman" w:cs="Times New Roman"/>
                <w:sz w:val="24"/>
                <w:szCs w:val="24"/>
              </w:rPr>
            </w:rPrChange>
          </w:rPr>
          <w:br/>
          <w:delText>Regular maintenance, including backups and updates, is assumed to be scheduled during off-peak hours to minimize disruption.</w:delText>
        </w:r>
      </w:del>
    </w:p>
    <w:p w14:paraId="795273FE" w14:textId="08ED8114" w:rsidR="00A408CF" w:rsidRPr="00DB397A" w:rsidRDefault="00A408CF" w:rsidP="00A408CF">
      <w:pPr>
        <w:spacing w:after="0" w:line="240" w:lineRule="auto"/>
        <w:rPr>
          <w:color w:val="FF0000"/>
          <w:u w:val="single"/>
          <w:rPrChange w:id="763" w:author="SHAHZAIB KHAN" w:date="2026-10-07T19:14:00Z">
            <w:rPr/>
          </w:rPrChange>
        </w:rPr>
      </w:pPr>
    </w:p>
    <w:p w14:paraId="7FA0AA33" w14:textId="67E4F372" w:rsidR="00A408CF" w:rsidRPr="00DB397A" w:rsidDel="00DA6DAD" w:rsidRDefault="6579BE34" w:rsidP="1A775A4C">
      <w:pPr>
        <w:spacing w:before="100" w:beforeAutospacing="1" w:after="100" w:afterAutospacing="1" w:line="240" w:lineRule="auto"/>
        <w:outlineLvl w:val="0"/>
        <w:rPr>
          <w:rStyle w:val="Heading2Char"/>
          <w:rFonts w:ascii="Times New Roman" w:hAnsi="Times New Roman" w:cs="Times New Roman"/>
          <w:color w:val="FF0000"/>
          <w:u w:val="single"/>
          <w:rPrChange w:id="764" w:author="SHAHZAIB KHAN" w:date="2026-10-07T19:14:00Z">
            <w:rPr>
              <w:rStyle w:val="Heading2Char"/>
            </w:rPr>
          </w:rPrChange>
        </w:rPr>
      </w:pPr>
      <w:bookmarkStart w:id="765" w:name="_Toc193890189"/>
      <w:r w:rsidRPr="00DB397A">
        <w:rPr>
          <w:rStyle w:val="Heading1Char"/>
          <w:rFonts w:ascii="Times New Roman" w:hAnsi="Times New Roman" w:cs="Times New Roman"/>
          <w:color w:val="FF0000"/>
          <w:u w:val="single"/>
          <w:rPrChange w:id="766" w:author="SHAHZAIB KHAN" w:date="2026-10-07T19:14:00Z">
            <w:rPr>
              <w:rStyle w:val="Heading1Char"/>
            </w:rPr>
          </w:rPrChange>
        </w:rPr>
        <w:lastRenderedPageBreak/>
        <w:t>Specific Requirements</w:t>
      </w:r>
      <w:bookmarkStart w:id="767" w:name="_Toc193890190"/>
      <w:bookmarkEnd w:id="765"/>
      <w:r w:rsidRPr="00DB397A">
        <w:rPr>
          <w:rStyle w:val="Heading2Char"/>
          <w:rFonts w:ascii="Times New Roman" w:hAnsi="Times New Roman" w:cs="Times New Roman"/>
          <w:color w:val="FF0000"/>
          <w:u w:val="single"/>
          <w:rPrChange w:id="768" w:author="SHAHZAIB KHAN" w:date="2026-10-07T19:14:00Z">
            <w:rPr>
              <w:rStyle w:val="Heading2Char"/>
            </w:rPr>
          </w:rPrChange>
        </w:rPr>
        <w:t xml:space="preserve"> Functional Requirements (Use Cases)</w:t>
      </w:r>
      <w:bookmarkEnd w:id="767"/>
    </w:p>
    <w:p w14:paraId="0BB0BE6C" w14:textId="77777777" w:rsidR="00BF2BCA" w:rsidRPr="00DB397A" w:rsidRDefault="00BF2BCA" w:rsidP="00BF2BCA">
      <w:pPr>
        <w:pStyle w:val="ListParagraph"/>
        <w:spacing w:before="100" w:beforeAutospacing="1" w:after="100" w:afterAutospacing="1" w:line="240" w:lineRule="auto"/>
        <w:rPr>
          <w:ins w:id="769" w:author="SHAHZAIB KHAN" w:date="2026-10-07T19:19:00Z"/>
          <w:rFonts w:ascii="Times New Roman" w:hAnsi="Times New Roman" w:cs="Times New Roman"/>
          <w:b/>
          <w:bCs/>
          <w:color w:val="FF0000"/>
          <w:u w:val="single"/>
        </w:rPr>
      </w:pPr>
    </w:p>
    <w:p w14:paraId="2726FE18" w14:textId="77777777" w:rsidR="00BF2BCA" w:rsidRPr="00DB397A" w:rsidRDefault="00BF2BCA" w:rsidP="00BF2BCA">
      <w:pPr>
        <w:pStyle w:val="ListParagraph"/>
        <w:rPr>
          <w:ins w:id="770" w:author="SHAHZAIB KHAN" w:date="2026-10-07T19:19:00Z"/>
          <w:rFonts w:ascii="Times New Roman" w:hAnsi="Times New Roman" w:cs="Times New Roman"/>
          <w:color w:val="FF0000"/>
          <w:sz w:val="24"/>
          <w:szCs w:val="24"/>
          <w:u w:val="single"/>
          <w:rPrChange w:id="771" w:author="SHAHZAIB KHAN" w:date="2026-10-07T19:20:00Z">
            <w:rPr>
              <w:ins w:id="772" w:author="SHAHZAIB KHAN" w:date="2026-10-07T19:19:00Z"/>
              <w:u w:val="single"/>
            </w:rPr>
          </w:rPrChange>
        </w:rPr>
      </w:pPr>
      <w:ins w:id="773" w:author="SHAHZAIB KHAN" w:date="2026-10-07T19:19:00Z">
        <w:r w:rsidRPr="00DB397A">
          <w:rPr>
            <w:rFonts w:ascii="Times New Roman" w:hAnsi="Times New Roman" w:cs="Times New Roman"/>
            <w:b/>
            <w:bCs/>
            <w:color w:val="FF0000"/>
            <w:sz w:val="24"/>
            <w:szCs w:val="24"/>
            <w:u w:val="single"/>
            <w:rPrChange w:id="774" w:author="SHAHZAIB KHAN" w:date="2026-10-07T19:20:00Z">
              <w:rPr>
                <w:u w:val="single"/>
              </w:rPr>
            </w:rPrChange>
          </w:rPr>
          <w:t>FR-01</w:t>
        </w:r>
        <w:r w:rsidRPr="00DB397A">
          <w:rPr>
            <w:rFonts w:ascii="Times New Roman" w:hAnsi="Times New Roman" w:cs="Times New Roman"/>
            <w:color w:val="FF0000"/>
            <w:sz w:val="24"/>
            <w:szCs w:val="24"/>
            <w:u w:val="single"/>
            <w:rPrChange w:id="775" w:author="SHAHZAIB KHAN" w:date="2026-10-07T19:20:00Z">
              <w:rPr>
                <w:u w:val="single"/>
              </w:rPr>
            </w:rPrChange>
          </w:rPr>
          <w:t>: View Bakery Items</w:t>
        </w:r>
        <w:r w:rsidRPr="00DB397A">
          <w:rPr>
            <w:rFonts w:ascii="Times New Roman" w:hAnsi="Times New Roman" w:cs="Times New Roman"/>
            <w:color w:val="FF0000"/>
            <w:sz w:val="24"/>
            <w:szCs w:val="24"/>
            <w:u w:val="single"/>
            <w:rPrChange w:id="776" w:author="SHAHZAIB KHAN" w:date="2026-10-07T19:20:00Z">
              <w:rPr>
                <w:u w:val="single"/>
              </w:rPr>
            </w:rPrChange>
          </w:rPr>
          <w:br/>
          <w:t>The system shall allow the customer to view the available bakery categories and products along with their prices.</w:t>
        </w:r>
      </w:ins>
    </w:p>
    <w:p w14:paraId="1DEEAA79" w14:textId="476D3FF5" w:rsidR="00BF2BCA" w:rsidRPr="00DB397A" w:rsidRDefault="002413B4" w:rsidP="002413B4">
      <w:pPr>
        <w:ind w:left="1080"/>
        <w:rPr>
          <w:rFonts w:ascii="Times New Roman" w:hAnsi="Times New Roman" w:cs="Times New Roman"/>
          <w:color w:val="FF0000"/>
          <w:sz w:val="24"/>
          <w:szCs w:val="24"/>
          <w:u w:val="single"/>
        </w:rPr>
      </w:pPr>
      <w:r w:rsidRPr="00DB397A">
        <w:rPr>
          <w:rFonts w:ascii="Times New Roman" w:hAnsi="Times New Roman" w:cs="Times New Roman"/>
          <w:b/>
          <w:bCs/>
          <w:color w:val="FF0000"/>
          <w:sz w:val="24"/>
          <w:szCs w:val="24"/>
          <w:u w:val="single"/>
        </w:rPr>
        <w:t>2</w:t>
      </w:r>
      <w:ins w:id="777" w:author="SHAHZAIB KHAN" w:date="2026-10-07T19:19:00Z">
        <w:r w:rsidR="00BF2BCA" w:rsidRPr="00DB397A">
          <w:rPr>
            <w:rFonts w:ascii="Times New Roman" w:hAnsi="Times New Roman" w:cs="Times New Roman"/>
            <w:b/>
            <w:bCs/>
            <w:color w:val="FF0000"/>
            <w:sz w:val="24"/>
            <w:szCs w:val="24"/>
            <w:u w:val="single"/>
            <w:rPrChange w:id="778" w:author="SHAHZAIB KHAN" w:date="2026-10-07T19:20:00Z">
              <w:rPr>
                <w:u w:val="single"/>
              </w:rPr>
            </w:rPrChange>
          </w:rPr>
          <w:t>FR-02</w:t>
        </w:r>
        <w:r w:rsidR="00BF2BCA" w:rsidRPr="00DB397A">
          <w:rPr>
            <w:rFonts w:ascii="Times New Roman" w:hAnsi="Times New Roman" w:cs="Times New Roman"/>
            <w:color w:val="FF0000"/>
            <w:sz w:val="24"/>
            <w:szCs w:val="24"/>
            <w:u w:val="single"/>
            <w:rPrChange w:id="779" w:author="SHAHZAIB KHAN" w:date="2026-10-07T19:20:00Z">
              <w:rPr>
                <w:u w:val="single"/>
              </w:rPr>
            </w:rPrChange>
          </w:rPr>
          <w:t>: Select Bakery Items</w:t>
        </w:r>
        <w:r w:rsidR="00BF2BCA" w:rsidRPr="00DB397A">
          <w:rPr>
            <w:rFonts w:ascii="Times New Roman" w:hAnsi="Times New Roman" w:cs="Times New Roman"/>
            <w:color w:val="FF0000"/>
            <w:sz w:val="24"/>
            <w:szCs w:val="24"/>
            <w:u w:val="single"/>
            <w:rPrChange w:id="780" w:author="SHAHZAIB KHAN" w:date="2026-10-07T19:20:00Z">
              <w:rPr>
                <w:u w:val="single"/>
              </w:rPr>
            </w:rPrChange>
          </w:rPr>
          <w:br/>
          <w:t>The system shall allow the customer to select bakery items and enter the required quantity.</w:t>
        </w:r>
      </w:ins>
    </w:p>
    <w:p w14:paraId="46539A40" w14:textId="77777777" w:rsidR="002413B4" w:rsidRPr="00DB397A" w:rsidRDefault="002413B4" w:rsidP="002413B4">
      <w:pPr>
        <w:pStyle w:val="ListParagraph"/>
        <w:ind w:left="1440"/>
        <w:rPr>
          <w:ins w:id="781" w:author="SHAHZAIB KHAN" w:date="2026-10-07T19:19:00Z"/>
          <w:rFonts w:ascii="Times New Roman" w:hAnsi="Times New Roman" w:cs="Times New Roman"/>
          <w:color w:val="FF0000"/>
          <w:sz w:val="24"/>
          <w:szCs w:val="24"/>
          <w:u w:val="single"/>
          <w:rPrChange w:id="782" w:author="SHAHZAIB KHAN" w:date="2026-10-07T19:20:00Z">
            <w:rPr>
              <w:ins w:id="783" w:author="SHAHZAIB KHAN" w:date="2026-10-07T19:19:00Z"/>
              <w:u w:val="single"/>
            </w:rPr>
          </w:rPrChange>
        </w:rPr>
      </w:pPr>
    </w:p>
    <w:p w14:paraId="680EAFEF" w14:textId="77777777" w:rsidR="00BF2BCA" w:rsidRPr="00DB397A" w:rsidRDefault="00BF2BCA" w:rsidP="00BF2BCA">
      <w:pPr>
        <w:pStyle w:val="ListParagraph"/>
        <w:rPr>
          <w:rFonts w:ascii="Times New Roman" w:hAnsi="Times New Roman" w:cs="Times New Roman"/>
          <w:color w:val="FF0000"/>
          <w:sz w:val="24"/>
          <w:szCs w:val="24"/>
          <w:u w:val="single"/>
        </w:rPr>
      </w:pPr>
      <w:ins w:id="784" w:author="SHAHZAIB KHAN" w:date="2026-10-07T19:19:00Z">
        <w:r w:rsidRPr="00DB397A">
          <w:rPr>
            <w:rFonts w:ascii="Times New Roman" w:hAnsi="Times New Roman" w:cs="Times New Roman"/>
            <w:b/>
            <w:bCs/>
            <w:color w:val="FF0000"/>
            <w:sz w:val="24"/>
            <w:szCs w:val="24"/>
            <w:u w:val="single"/>
            <w:rPrChange w:id="785" w:author="SHAHZAIB KHAN" w:date="2026-10-07T19:20:00Z">
              <w:rPr>
                <w:u w:val="single"/>
              </w:rPr>
            </w:rPrChange>
          </w:rPr>
          <w:t>FR-03</w:t>
        </w:r>
        <w:r w:rsidRPr="00DB397A">
          <w:rPr>
            <w:rFonts w:ascii="Times New Roman" w:hAnsi="Times New Roman" w:cs="Times New Roman"/>
            <w:color w:val="FF0000"/>
            <w:sz w:val="24"/>
            <w:szCs w:val="24"/>
            <w:u w:val="single"/>
            <w:rPrChange w:id="786" w:author="SHAHZAIB KHAN" w:date="2026-10-07T19:20:00Z">
              <w:rPr>
                <w:u w:val="single"/>
              </w:rPr>
            </w:rPrChange>
          </w:rPr>
          <w:t>: Manage Selected Items</w:t>
        </w:r>
        <w:r w:rsidRPr="00DB397A">
          <w:rPr>
            <w:rFonts w:ascii="Times New Roman" w:hAnsi="Times New Roman" w:cs="Times New Roman"/>
            <w:color w:val="FF0000"/>
            <w:sz w:val="24"/>
            <w:szCs w:val="24"/>
            <w:u w:val="single"/>
            <w:rPrChange w:id="787" w:author="SHAHZAIB KHAN" w:date="2026-10-07T19:20:00Z">
              <w:rPr>
                <w:u w:val="single"/>
              </w:rPr>
            </w:rPrChange>
          </w:rPr>
          <w:br/>
          <w:t>The system shall allow the customer to remove a selected item or change its quantity before completing the order.</w:t>
        </w:r>
      </w:ins>
    </w:p>
    <w:p w14:paraId="1B8FEF56" w14:textId="77777777" w:rsidR="002413B4" w:rsidRPr="00DB397A" w:rsidRDefault="002413B4" w:rsidP="00BF2BCA">
      <w:pPr>
        <w:pStyle w:val="ListParagraph"/>
        <w:rPr>
          <w:ins w:id="788" w:author="SHAHZAIB KHAN" w:date="2026-10-07T19:19:00Z"/>
          <w:rFonts w:ascii="Times New Roman" w:hAnsi="Times New Roman" w:cs="Times New Roman"/>
          <w:color w:val="FF0000"/>
          <w:sz w:val="24"/>
          <w:szCs w:val="24"/>
          <w:u w:val="single"/>
          <w:rPrChange w:id="789" w:author="SHAHZAIB KHAN" w:date="2026-10-07T19:20:00Z">
            <w:rPr>
              <w:ins w:id="790" w:author="SHAHZAIB KHAN" w:date="2026-10-07T19:19:00Z"/>
              <w:u w:val="single"/>
            </w:rPr>
          </w:rPrChange>
        </w:rPr>
      </w:pPr>
    </w:p>
    <w:p w14:paraId="168044B6" w14:textId="77777777" w:rsidR="00BF2BCA" w:rsidRPr="00DB397A" w:rsidRDefault="00BF2BCA" w:rsidP="00BF2BCA">
      <w:pPr>
        <w:pStyle w:val="ListParagraph"/>
        <w:rPr>
          <w:ins w:id="791" w:author="SHAHZAIB KHAN" w:date="2026-10-07T19:19:00Z"/>
          <w:rFonts w:ascii="Times New Roman" w:hAnsi="Times New Roman" w:cs="Times New Roman"/>
          <w:color w:val="FF0000"/>
          <w:sz w:val="24"/>
          <w:szCs w:val="24"/>
          <w:u w:val="single"/>
          <w:rPrChange w:id="792" w:author="SHAHZAIB KHAN" w:date="2026-10-07T19:20:00Z">
            <w:rPr>
              <w:ins w:id="793" w:author="SHAHZAIB KHAN" w:date="2026-10-07T19:19:00Z"/>
              <w:u w:val="single"/>
            </w:rPr>
          </w:rPrChange>
        </w:rPr>
      </w:pPr>
      <w:ins w:id="794" w:author="SHAHZAIB KHAN" w:date="2026-10-07T19:19:00Z">
        <w:r w:rsidRPr="00DB397A">
          <w:rPr>
            <w:rFonts w:ascii="Times New Roman" w:hAnsi="Times New Roman" w:cs="Times New Roman"/>
            <w:color w:val="FF0000"/>
            <w:sz w:val="24"/>
            <w:szCs w:val="24"/>
            <w:u w:val="single"/>
            <w:rPrChange w:id="795" w:author="SHAHZAIB KHAN" w:date="2026-10-07T19:20:00Z">
              <w:rPr>
                <w:u w:val="single"/>
              </w:rPr>
            </w:rPrChange>
          </w:rPr>
          <w:t>FR-04: Calculate Order Total</w:t>
        </w:r>
        <w:r w:rsidRPr="00DB397A">
          <w:rPr>
            <w:rFonts w:ascii="Times New Roman" w:hAnsi="Times New Roman" w:cs="Times New Roman"/>
            <w:color w:val="FF0000"/>
            <w:sz w:val="24"/>
            <w:szCs w:val="24"/>
            <w:u w:val="single"/>
            <w:rPrChange w:id="796" w:author="SHAHZAIB KHAN" w:date="2026-10-07T19:20:00Z">
              <w:rPr>
                <w:u w:val="single"/>
              </w:rPr>
            </w:rPrChange>
          </w:rPr>
          <w:br/>
          <w:t>The system shall calculate the total price of the selected items based on their quantities.</w:t>
        </w:r>
      </w:ins>
    </w:p>
    <w:p w14:paraId="51D8A846" w14:textId="77777777" w:rsidR="00BF2BCA" w:rsidRPr="00DB397A" w:rsidRDefault="00BF2BCA" w:rsidP="00BF2BCA">
      <w:pPr>
        <w:pStyle w:val="ListParagraph"/>
        <w:rPr>
          <w:ins w:id="797" w:author="SHAHZAIB KHAN" w:date="2026-10-07T19:19:00Z"/>
          <w:rFonts w:ascii="Times New Roman" w:hAnsi="Times New Roman" w:cs="Times New Roman"/>
          <w:color w:val="FF0000"/>
          <w:sz w:val="24"/>
          <w:szCs w:val="24"/>
          <w:u w:val="single"/>
          <w:rPrChange w:id="798" w:author="SHAHZAIB KHAN" w:date="2026-10-07T19:20:00Z">
            <w:rPr>
              <w:ins w:id="799" w:author="SHAHZAIB KHAN" w:date="2026-10-07T19:19:00Z"/>
              <w:u w:val="single"/>
            </w:rPr>
          </w:rPrChange>
        </w:rPr>
      </w:pPr>
      <w:ins w:id="800" w:author="SHAHZAIB KHAN" w:date="2026-10-07T19:19:00Z">
        <w:r w:rsidRPr="00DB397A">
          <w:rPr>
            <w:rFonts w:ascii="Times New Roman" w:hAnsi="Times New Roman" w:cs="Times New Roman"/>
            <w:color w:val="FF0000"/>
            <w:sz w:val="24"/>
            <w:szCs w:val="24"/>
            <w:u w:val="single"/>
            <w:rPrChange w:id="801" w:author="SHAHZAIB KHAN" w:date="2026-10-07T19:20:00Z">
              <w:rPr>
                <w:u w:val="single"/>
              </w:rPr>
            </w:rPrChange>
          </w:rPr>
          <w:t>FR-05: Apply Package Deals</w:t>
        </w:r>
        <w:r w:rsidRPr="00DB397A">
          <w:rPr>
            <w:rFonts w:ascii="Times New Roman" w:hAnsi="Times New Roman" w:cs="Times New Roman"/>
            <w:color w:val="FF0000"/>
            <w:sz w:val="24"/>
            <w:szCs w:val="24"/>
            <w:u w:val="single"/>
            <w:rPrChange w:id="802" w:author="SHAHZAIB KHAN" w:date="2026-10-07T19:20:00Z">
              <w:rPr>
                <w:u w:val="single"/>
              </w:rPr>
            </w:rPrChange>
          </w:rPr>
          <w:br/>
          <w:t>The system shall check whether the selected items qualify for a package deal and update the total price when applicable.</w:t>
        </w:r>
      </w:ins>
    </w:p>
    <w:p w14:paraId="7FBC5B12" w14:textId="77777777" w:rsidR="00BF2BCA" w:rsidRPr="00DB397A" w:rsidRDefault="00BF2BCA" w:rsidP="00BF2BCA">
      <w:pPr>
        <w:pStyle w:val="ListParagraph"/>
        <w:rPr>
          <w:ins w:id="803" w:author="SHAHZAIB KHAN" w:date="2026-10-07T19:19:00Z"/>
          <w:rFonts w:ascii="Times New Roman" w:hAnsi="Times New Roman" w:cs="Times New Roman"/>
          <w:color w:val="FF0000"/>
          <w:sz w:val="24"/>
          <w:szCs w:val="24"/>
          <w:u w:val="single"/>
          <w:rPrChange w:id="804" w:author="SHAHZAIB KHAN" w:date="2026-10-07T19:20:00Z">
            <w:rPr>
              <w:ins w:id="805" w:author="SHAHZAIB KHAN" w:date="2026-10-07T19:19:00Z"/>
              <w:u w:val="single"/>
            </w:rPr>
          </w:rPrChange>
        </w:rPr>
      </w:pPr>
      <w:ins w:id="806" w:author="SHAHZAIB KHAN" w:date="2026-10-07T19:19:00Z">
        <w:r w:rsidRPr="00DB397A">
          <w:rPr>
            <w:rFonts w:ascii="Times New Roman" w:hAnsi="Times New Roman" w:cs="Times New Roman"/>
            <w:color w:val="FF0000"/>
            <w:sz w:val="24"/>
            <w:szCs w:val="24"/>
            <w:u w:val="single"/>
            <w:rPrChange w:id="807" w:author="SHAHZAIB KHAN" w:date="2026-10-07T19:20:00Z">
              <w:rPr>
                <w:u w:val="single"/>
              </w:rPr>
            </w:rPrChange>
          </w:rPr>
          <w:t>FR-06: Apply Discounts</w:t>
        </w:r>
        <w:r w:rsidRPr="00DB397A">
          <w:rPr>
            <w:rFonts w:ascii="Times New Roman" w:hAnsi="Times New Roman" w:cs="Times New Roman"/>
            <w:color w:val="FF0000"/>
            <w:sz w:val="24"/>
            <w:szCs w:val="24"/>
            <w:u w:val="single"/>
            <w:rPrChange w:id="808" w:author="SHAHZAIB KHAN" w:date="2026-10-07T19:20:00Z">
              <w:rPr>
                <w:u w:val="single"/>
              </w:rPr>
            </w:rPrChange>
          </w:rPr>
          <w:br/>
          <w:t>The system shall check for valid discounts and reduce the order total when the discount condition is satisfied.</w:t>
        </w:r>
      </w:ins>
    </w:p>
    <w:p w14:paraId="77FEB2FA" w14:textId="77777777" w:rsidR="00BF2BCA" w:rsidRPr="00DB397A" w:rsidRDefault="00BF2BCA" w:rsidP="00BF2BCA">
      <w:pPr>
        <w:pStyle w:val="ListParagraph"/>
        <w:rPr>
          <w:ins w:id="809" w:author="SHAHZAIB KHAN" w:date="2026-10-07T19:19:00Z"/>
          <w:rFonts w:ascii="Times New Roman" w:hAnsi="Times New Roman" w:cs="Times New Roman"/>
          <w:color w:val="FF0000"/>
          <w:sz w:val="24"/>
          <w:szCs w:val="24"/>
          <w:u w:val="single"/>
          <w:rPrChange w:id="810" w:author="SHAHZAIB KHAN" w:date="2026-10-07T19:20:00Z">
            <w:rPr>
              <w:ins w:id="811" w:author="SHAHZAIB KHAN" w:date="2026-10-07T19:19:00Z"/>
              <w:u w:val="single"/>
            </w:rPr>
          </w:rPrChange>
        </w:rPr>
      </w:pPr>
      <w:ins w:id="812" w:author="SHAHZAIB KHAN" w:date="2026-10-07T19:19:00Z">
        <w:r w:rsidRPr="00DB397A">
          <w:rPr>
            <w:rFonts w:ascii="Times New Roman" w:hAnsi="Times New Roman" w:cs="Times New Roman"/>
            <w:color w:val="FF0000"/>
            <w:sz w:val="24"/>
            <w:szCs w:val="24"/>
            <w:u w:val="single"/>
            <w:rPrChange w:id="813" w:author="SHAHZAIB KHAN" w:date="2026-10-07T19:20:00Z">
              <w:rPr>
                <w:u w:val="single"/>
              </w:rPr>
            </w:rPrChange>
          </w:rPr>
          <w:t>FR-07: Select Delivery Area</w:t>
        </w:r>
        <w:r w:rsidRPr="00DB397A">
          <w:rPr>
            <w:rFonts w:ascii="Times New Roman" w:hAnsi="Times New Roman" w:cs="Times New Roman"/>
            <w:color w:val="FF0000"/>
            <w:sz w:val="24"/>
            <w:szCs w:val="24"/>
            <w:u w:val="single"/>
            <w:rPrChange w:id="814" w:author="SHAHZAIB KHAN" w:date="2026-10-07T19:20:00Z">
              <w:rPr>
                <w:u w:val="single"/>
              </w:rPr>
            </w:rPrChange>
          </w:rPr>
          <w:br/>
          <w:t>The system shall allow the customer to select a delivery area from the available areas.</w:t>
        </w:r>
      </w:ins>
    </w:p>
    <w:p w14:paraId="01252154" w14:textId="77777777" w:rsidR="00BF2BCA" w:rsidRPr="00DB397A" w:rsidRDefault="00BF2BCA" w:rsidP="00BF2BCA">
      <w:pPr>
        <w:pStyle w:val="ListParagraph"/>
        <w:rPr>
          <w:ins w:id="815" w:author="SHAHZAIB KHAN" w:date="2026-10-07T19:19:00Z"/>
          <w:rFonts w:ascii="Times New Roman" w:hAnsi="Times New Roman" w:cs="Times New Roman"/>
          <w:color w:val="FF0000"/>
          <w:sz w:val="24"/>
          <w:szCs w:val="24"/>
          <w:u w:val="single"/>
          <w:rPrChange w:id="816" w:author="SHAHZAIB KHAN" w:date="2026-10-07T19:20:00Z">
            <w:rPr>
              <w:ins w:id="817" w:author="SHAHZAIB KHAN" w:date="2026-10-07T19:19:00Z"/>
              <w:u w:val="single"/>
            </w:rPr>
          </w:rPrChange>
        </w:rPr>
      </w:pPr>
      <w:ins w:id="818" w:author="SHAHZAIB KHAN" w:date="2026-10-07T19:19:00Z">
        <w:r w:rsidRPr="00DB397A">
          <w:rPr>
            <w:rFonts w:ascii="Times New Roman" w:hAnsi="Times New Roman" w:cs="Times New Roman"/>
            <w:color w:val="FF0000"/>
            <w:sz w:val="24"/>
            <w:szCs w:val="24"/>
            <w:u w:val="single"/>
            <w:rPrChange w:id="819" w:author="SHAHZAIB KHAN" w:date="2026-10-07T19:20:00Z">
              <w:rPr>
                <w:u w:val="single"/>
              </w:rPr>
            </w:rPrChange>
          </w:rPr>
          <w:t>FR-08: Enter Delivery Address</w:t>
        </w:r>
        <w:r w:rsidRPr="00DB397A">
          <w:rPr>
            <w:rFonts w:ascii="Times New Roman" w:hAnsi="Times New Roman" w:cs="Times New Roman"/>
            <w:color w:val="FF0000"/>
            <w:sz w:val="24"/>
            <w:szCs w:val="24"/>
            <w:u w:val="single"/>
            <w:rPrChange w:id="820" w:author="SHAHZAIB KHAN" w:date="2026-10-07T19:20:00Z">
              <w:rPr>
                <w:u w:val="single"/>
              </w:rPr>
            </w:rPrChange>
          </w:rPr>
          <w:br/>
          <w:t>The system shall allow the customer to enter the required address details, such as house number and street.</w:t>
        </w:r>
      </w:ins>
    </w:p>
    <w:p w14:paraId="087C346A" w14:textId="77777777" w:rsidR="00BF2BCA" w:rsidRPr="00DB397A" w:rsidRDefault="00BF2BCA" w:rsidP="00BF2BCA">
      <w:pPr>
        <w:pStyle w:val="ListParagraph"/>
        <w:rPr>
          <w:ins w:id="821" w:author="SHAHZAIB KHAN" w:date="2026-10-07T19:19:00Z"/>
          <w:rFonts w:ascii="Times New Roman" w:hAnsi="Times New Roman" w:cs="Times New Roman"/>
          <w:color w:val="FF0000"/>
          <w:sz w:val="24"/>
          <w:szCs w:val="24"/>
          <w:u w:val="single"/>
          <w:rPrChange w:id="822" w:author="SHAHZAIB KHAN" w:date="2026-10-07T19:20:00Z">
            <w:rPr>
              <w:ins w:id="823" w:author="SHAHZAIB KHAN" w:date="2026-10-07T19:19:00Z"/>
              <w:u w:val="single"/>
            </w:rPr>
          </w:rPrChange>
        </w:rPr>
      </w:pPr>
      <w:ins w:id="824" w:author="SHAHZAIB KHAN" w:date="2026-10-07T19:19:00Z">
        <w:r w:rsidRPr="00DB397A">
          <w:rPr>
            <w:rFonts w:ascii="Times New Roman" w:hAnsi="Times New Roman" w:cs="Times New Roman"/>
            <w:color w:val="FF0000"/>
            <w:sz w:val="24"/>
            <w:szCs w:val="24"/>
            <w:u w:val="single"/>
            <w:rPrChange w:id="825" w:author="SHAHZAIB KHAN" w:date="2026-10-07T19:20:00Z">
              <w:rPr>
                <w:u w:val="single"/>
              </w:rPr>
            </w:rPrChange>
          </w:rPr>
          <w:t>FR-09: Validate Delivery Area</w:t>
        </w:r>
        <w:r w:rsidRPr="00DB397A">
          <w:rPr>
            <w:rFonts w:ascii="Times New Roman" w:hAnsi="Times New Roman" w:cs="Times New Roman"/>
            <w:color w:val="FF0000"/>
            <w:sz w:val="24"/>
            <w:szCs w:val="24"/>
            <w:u w:val="single"/>
            <w:rPrChange w:id="826" w:author="SHAHZAIB KHAN" w:date="2026-10-07T19:20:00Z">
              <w:rPr>
                <w:u w:val="single"/>
              </w:rPr>
            </w:rPrChange>
          </w:rPr>
          <w:br/>
          <w:t>The system shall check whether the selected delivery area is supported by the bakery.</w:t>
        </w:r>
      </w:ins>
    </w:p>
    <w:p w14:paraId="1FF37006" w14:textId="77777777" w:rsidR="00BF2BCA" w:rsidRPr="00DB397A" w:rsidRDefault="00BF2BCA" w:rsidP="00BF2BCA">
      <w:pPr>
        <w:pStyle w:val="ListParagraph"/>
        <w:rPr>
          <w:ins w:id="827" w:author="SHAHZAIB KHAN" w:date="2026-10-07T19:19:00Z"/>
          <w:rFonts w:ascii="Times New Roman" w:hAnsi="Times New Roman" w:cs="Times New Roman"/>
          <w:color w:val="FF0000"/>
          <w:sz w:val="24"/>
          <w:szCs w:val="24"/>
          <w:u w:val="single"/>
          <w:rPrChange w:id="828" w:author="SHAHZAIB KHAN" w:date="2026-10-07T19:20:00Z">
            <w:rPr>
              <w:ins w:id="829" w:author="SHAHZAIB KHAN" w:date="2026-10-07T19:19:00Z"/>
              <w:u w:val="single"/>
            </w:rPr>
          </w:rPrChange>
        </w:rPr>
      </w:pPr>
      <w:ins w:id="830" w:author="SHAHZAIB KHAN" w:date="2026-10-07T19:19:00Z">
        <w:r w:rsidRPr="00DB397A">
          <w:rPr>
            <w:rFonts w:ascii="Times New Roman" w:hAnsi="Times New Roman" w:cs="Times New Roman"/>
            <w:color w:val="FF0000"/>
            <w:sz w:val="24"/>
            <w:szCs w:val="24"/>
            <w:u w:val="single"/>
            <w:rPrChange w:id="831" w:author="SHAHZAIB KHAN" w:date="2026-10-07T19:20:00Z">
              <w:rPr>
                <w:u w:val="single"/>
              </w:rPr>
            </w:rPrChange>
          </w:rPr>
          <w:t>FR-10: Display Delivery Information</w:t>
        </w:r>
        <w:r w:rsidRPr="00DB397A">
          <w:rPr>
            <w:rFonts w:ascii="Times New Roman" w:hAnsi="Times New Roman" w:cs="Times New Roman"/>
            <w:color w:val="FF0000"/>
            <w:sz w:val="24"/>
            <w:szCs w:val="24"/>
            <w:u w:val="single"/>
            <w:rPrChange w:id="832" w:author="SHAHZAIB KHAN" w:date="2026-10-07T19:20:00Z">
              <w:rPr>
                <w:u w:val="single"/>
              </w:rPr>
            </w:rPrChange>
          </w:rPr>
          <w:br/>
          <w:t>The system shall display the selected area, its validity status, and the applicable delivery charges.</w:t>
        </w:r>
      </w:ins>
    </w:p>
    <w:p w14:paraId="591D46EB" w14:textId="77777777" w:rsidR="00BF2BCA" w:rsidRPr="00DB397A" w:rsidRDefault="00BF2BCA" w:rsidP="00BF2BCA">
      <w:pPr>
        <w:pStyle w:val="ListParagraph"/>
        <w:rPr>
          <w:ins w:id="833" w:author="SHAHZAIB KHAN" w:date="2026-10-07T19:19:00Z"/>
          <w:rFonts w:ascii="Times New Roman" w:hAnsi="Times New Roman" w:cs="Times New Roman"/>
          <w:color w:val="FF0000"/>
          <w:sz w:val="24"/>
          <w:szCs w:val="24"/>
          <w:u w:val="single"/>
          <w:rPrChange w:id="834" w:author="SHAHZAIB KHAN" w:date="2026-10-07T19:20:00Z">
            <w:rPr>
              <w:ins w:id="835" w:author="SHAHZAIB KHAN" w:date="2026-10-07T19:19:00Z"/>
              <w:u w:val="single"/>
            </w:rPr>
          </w:rPrChange>
        </w:rPr>
      </w:pPr>
      <w:ins w:id="836" w:author="SHAHZAIB KHAN" w:date="2026-10-07T19:19:00Z">
        <w:r w:rsidRPr="00DB397A">
          <w:rPr>
            <w:rFonts w:ascii="Times New Roman" w:hAnsi="Times New Roman" w:cs="Times New Roman"/>
            <w:color w:val="FF0000"/>
            <w:sz w:val="24"/>
            <w:szCs w:val="24"/>
            <w:u w:val="single"/>
            <w:rPrChange w:id="837" w:author="SHAHZAIB KHAN" w:date="2026-10-07T19:20:00Z">
              <w:rPr>
                <w:u w:val="single"/>
              </w:rPr>
            </w:rPrChange>
          </w:rPr>
          <w:t>FR-11: Place an Order</w:t>
        </w:r>
        <w:r w:rsidRPr="00DB397A">
          <w:rPr>
            <w:rFonts w:ascii="Times New Roman" w:hAnsi="Times New Roman" w:cs="Times New Roman"/>
            <w:color w:val="FF0000"/>
            <w:sz w:val="24"/>
            <w:szCs w:val="24"/>
            <w:u w:val="single"/>
            <w:rPrChange w:id="838" w:author="SHAHZAIB KHAN" w:date="2026-10-07T19:20:00Z">
              <w:rPr>
                <w:u w:val="single"/>
              </w:rPr>
            </w:rPrChange>
          </w:rPr>
          <w:br/>
          <w:t>The system shall allow the customer to place the order after selecting the required items and providing valid delivery information.</w:t>
        </w:r>
      </w:ins>
    </w:p>
    <w:p w14:paraId="5336986C" w14:textId="77777777" w:rsidR="00BF2BCA" w:rsidRPr="00DB397A" w:rsidRDefault="00BF2BCA" w:rsidP="00BF2BCA">
      <w:pPr>
        <w:pStyle w:val="ListParagraph"/>
        <w:rPr>
          <w:ins w:id="839" w:author="SHAHZAIB KHAN" w:date="2026-10-07T19:19:00Z"/>
          <w:rFonts w:ascii="Times New Roman" w:hAnsi="Times New Roman" w:cs="Times New Roman"/>
          <w:color w:val="FF0000"/>
          <w:sz w:val="24"/>
          <w:szCs w:val="24"/>
          <w:u w:val="single"/>
          <w:rPrChange w:id="840" w:author="SHAHZAIB KHAN" w:date="2026-10-07T19:20:00Z">
            <w:rPr>
              <w:ins w:id="841" w:author="SHAHZAIB KHAN" w:date="2026-10-07T19:19:00Z"/>
              <w:u w:val="single"/>
            </w:rPr>
          </w:rPrChange>
        </w:rPr>
      </w:pPr>
      <w:ins w:id="842" w:author="SHAHZAIB KHAN" w:date="2026-10-07T19:19:00Z">
        <w:r w:rsidRPr="00DB397A">
          <w:rPr>
            <w:rFonts w:ascii="Times New Roman" w:hAnsi="Times New Roman" w:cs="Times New Roman"/>
            <w:color w:val="FF0000"/>
            <w:sz w:val="24"/>
            <w:szCs w:val="24"/>
            <w:u w:val="single"/>
            <w:rPrChange w:id="843" w:author="SHAHZAIB KHAN" w:date="2026-10-07T19:20:00Z">
              <w:rPr>
                <w:u w:val="single"/>
              </w:rPr>
            </w:rPrChange>
          </w:rPr>
          <w:t>FR-12: Book an Order</w:t>
        </w:r>
        <w:r w:rsidRPr="00DB397A">
          <w:rPr>
            <w:rFonts w:ascii="Times New Roman" w:hAnsi="Times New Roman" w:cs="Times New Roman"/>
            <w:color w:val="FF0000"/>
            <w:sz w:val="24"/>
            <w:szCs w:val="24"/>
            <w:u w:val="single"/>
            <w:rPrChange w:id="844" w:author="SHAHZAIB KHAN" w:date="2026-10-07T19:20:00Z">
              <w:rPr>
                <w:u w:val="single"/>
              </w:rPr>
            </w:rPrChange>
          </w:rPr>
          <w:br/>
          <w:t>The system shall allow the customer to make an order in advance and store the required deadline.</w:t>
        </w:r>
      </w:ins>
    </w:p>
    <w:p w14:paraId="708250BB" w14:textId="77777777" w:rsidR="00BF2BCA" w:rsidRPr="00DB397A" w:rsidRDefault="00BF2BCA" w:rsidP="00BF2BCA">
      <w:pPr>
        <w:pStyle w:val="ListParagraph"/>
        <w:rPr>
          <w:ins w:id="845" w:author="SHAHZAIB KHAN" w:date="2026-10-07T19:19:00Z"/>
          <w:rFonts w:ascii="Times New Roman" w:hAnsi="Times New Roman" w:cs="Times New Roman"/>
          <w:color w:val="FF0000"/>
          <w:sz w:val="24"/>
          <w:szCs w:val="24"/>
          <w:u w:val="single"/>
          <w:rPrChange w:id="846" w:author="SHAHZAIB KHAN" w:date="2026-10-07T19:20:00Z">
            <w:rPr>
              <w:ins w:id="847" w:author="SHAHZAIB KHAN" w:date="2026-10-07T19:19:00Z"/>
              <w:u w:val="single"/>
            </w:rPr>
          </w:rPrChange>
        </w:rPr>
      </w:pPr>
      <w:ins w:id="848" w:author="SHAHZAIB KHAN" w:date="2026-10-07T19:19:00Z">
        <w:r w:rsidRPr="00DB397A">
          <w:rPr>
            <w:rFonts w:ascii="Times New Roman" w:hAnsi="Times New Roman" w:cs="Times New Roman"/>
            <w:color w:val="FF0000"/>
            <w:sz w:val="24"/>
            <w:szCs w:val="24"/>
            <w:u w:val="single"/>
            <w:rPrChange w:id="849" w:author="SHAHZAIB KHAN" w:date="2026-10-07T19:20:00Z">
              <w:rPr>
                <w:u w:val="single"/>
              </w:rPr>
            </w:rPrChange>
          </w:rPr>
          <w:t>FR-13: Make Payment</w:t>
        </w:r>
        <w:r w:rsidRPr="00DB397A">
          <w:rPr>
            <w:rFonts w:ascii="Times New Roman" w:hAnsi="Times New Roman" w:cs="Times New Roman"/>
            <w:color w:val="FF0000"/>
            <w:sz w:val="24"/>
            <w:szCs w:val="24"/>
            <w:u w:val="single"/>
            <w:rPrChange w:id="850" w:author="SHAHZAIB KHAN" w:date="2026-10-07T19:20:00Z">
              <w:rPr>
                <w:u w:val="single"/>
              </w:rPr>
            </w:rPrChange>
          </w:rPr>
          <w:br/>
          <w:t>The system shall allow the customer to make payment for a placed order using the available payment method.</w:t>
        </w:r>
      </w:ins>
    </w:p>
    <w:p w14:paraId="52600C8B" w14:textId="77777777" w:rsidR="00BF2BCA" w:rsidRPr="00DB397A" w:rsidRDefault="00BF2BCA" w:rsidP="00BF2BCA">
      <w:pPr>
        <w:pStyle w:val="ListParagraph"/>
        <w:rPr>
          <w:ins w:id="851" w:author="SHAHZAIB KHAN" w:date="2026-10-07T19:19:00Z"/>
          <w:rFonts w:ascii="Times New Roman" w:hAnsi="Times New Roman" w:cs="Times New Roman"/>
          <w:color w:val="FF0000"/>
          <w:sz w:val="24"/>
          <w:szCs w:val="24"/>
          <w:u w:val="single"/>
          <w:rPrChange w:id="852" w:author="SHAHZAIB KHAN" w:date="2026-10-07T19:20:00Z">
            <w:rPr>
              <w:ins w:id="853" w:author="SHAHZAIB KHAN" w:date="2026-10-07T19:19:00Z"/>
              <w:u w:val="single"/>
            </w:rPr>
          </w:rPrChange>
        </w:rPr>
      </w:pPr>
      <w:ins w:id="854" w:author="SHAHZAIB KHAN" w:date="2026-10-07T19:19:00Z">
        <w:r w:rsidRPr="00DB397A">
          <w:rPr>
            <w:rFonts w:ascii="Times New Roman" w:hAnsi="Times New Roman" w:cs="Times New Roman"/>
            <w:color w:val="FF0000"/>
            <w:sz w:val="24"/>
            <w:szCs w:val="24"/>
            <w:u w:val="single"/>
            <w:rPrChange w:id="855" w:author="SHAHZAIB KHAN" w:date="2026-10-07T19:20:00Z">
              <w:rPr>
                <w:u w:val="single"/>
              </w:rPr>
            </w:rPrChange>
          </w:rPr>
          <w:lastRenderedPageBreak/>
          <w:t>FR-14: Validate Payment Details</w:t>
        </w:r>
        <w:r w:rsidRPr="00DB397A">
          <w:rPr>
            <w:rFonts w:ascii="Times New Roman" w:hAnsi="Times New Roman" w:cs="Times New Roman"/>
            <w:color w:val="FF0000"/>
            <w:sz w:val="24"/>
            <w:szCs w:val="24"/>
            <w:u w:val="single"/>
            <w:rPrChange w:id="856" w:author="SHAHZAIB KHAN" w:date="2026-10-07T19:20:00Z">
              <w:rPr>
                <w:u w:val="single"/>
              </w:rPr>
            </w:rPrChange>
          </w:rPr>
          <w:br/>
          <w:t>The system shall check the payment details entered by the customer before processing the payment.</w:t>
        </w:r>
      </w:ins>
    </w:p>
    <w:p w14:paraId="49CE1F04" w14:textId="77777777" w:rsidR="00BF2BCA" w:rsidRPr="00DB397A" w:rsidRDefault="00BF2BCA" w:rsidP="00BF2BCA">
      <w:pPr>
        <w:pStyle w:val="ListParagraph"/>
        <w:rPr>
          <w:ins w:id="857" w:author="SHAHZAIB KHAN" w:date="2026-10-07T19:19:00Z"/>
          <w:rFonts w:ascii="Times New Roman" w:hAnsi="Times New Roman" w:cs="Times New Roman"/>
          <w:color w:val="FF0000"/>
          <w:sz w:val="24"/>
          <w:szCs w:val="24"/>
          <w:u w:val="single"/>
          <w:rPrChange w:id="858" w:author="SHAHZAIB KHAN" w:date="2026-10-07T19:20:00Z">
            <w:rPr>
              <w:ins w:id="859" w:author="SHAHZAIB KHAN" w:date="2026-10-07T19:19:00Z"/>
              <w:u w:val="single"/>
            </w:rPr>
          </w:rPrChange>
        </w:rPr>
      </w:pPr>
      <w:ins w:id="860" w:author="SHAHZAIB KHAN" w:date="2026-10-07T19:19:00Z">
        <w:r w:rsidRPr="00DB397A">
          <w:rPr>
            <w:rFonts w:ascii="Times New Roman" w:hAnsi="Times New Roman" w:cs="Times New Roman"/>
            <w:color w:val="FF0000"/>
            <w:sz w:val="24"/>
            <w:szCs w:val="24"/>
            <w:u w:val="single"/>
            <w:rPrChange w:id="861" w:author="SHAHZAIB KHAN" w:date="2026-10-07T19:20:00Z">
              <w:rPr>
                <w:u w:val="single"/>
              </w:rPr>
            </w:rPrChange>
          </w:rPr>
          <w:t>FR-15: Handle Failed Payment</w:t>
        </w:r>
        <w:r w:rsidRPr="00DB397A">
          <w:rPr>
            <w:rFonts w:ascii="Times New Roman" w:hAnsi="Times New Roman" w:cs="Times New Roman"/>
            <w:color w:val="FF0000"/>
            <w:sz w:val="24"/>
            <w:szCs w:val="24"/>
            <w:u w:val="single"/>
            <w:rPrChange w:id="862" w:author="SHAHZAIB KHAN" w:date="2026-10-07T19:20:00Z">
              <w:rPr>
                <w:u w:val="single"/>
              </w:rPr>
            </w:rPrChange>
          </w:rPr>
          <w:br/>
          <w:t>The system shall show an error message when a payment fails and allow the customer to try again.</w:t>
        </w:r>
      </w:ins>
    </w:p>
    <w:p w14:paraId="0388B339" w14:textId="77777777" w:rsidR="00BF2BCA" w:rsidRPr="00DB397A" w:rsidRDefault="00BF2BCA" w:rsidP="00BF2BCA">
      <w:pPr>
        <w:pStyle w:val="ListParagraph"/>
        <w:rPr>
          <w:ins w:id="863" w:author="SHAHZAIB KHAN" w:date="2026-10-07T19:19:00Z"/>
          <w:rFonts w:ascii="Times New Roman" w:hAnsi="Times New Roman" w:cs="Times New Roman"/>
          <w:color w:val="FF0000"/>
          <w:sz w:val="24"/>
          <w:szCs w:val="24"/>
          <w:u w:val="single"/>
          <w:rPrChange w:id="864" w:author="SHAHZAIB KHAN" w:date="2026-10-07T19:20:00Z">
            <w:rPr>
              <w:ins w:id="865" w:author="SHAHZAIB KHAN" w:date="2026-10-07T19:19:00Z"/>
              <w:u w:val="single"/>
            </w:rPr>
          </w:rPrChange>
        </w:rPr>
      </w:pPr>
      <w:ins w:id="866" w:author="SHAHZAIB KHAN" w:date="2026-10-07T19:19:00Z">
        <w:r w:rsidRPr="00DB397A">
          <w:rPr>
            <w:rFonts w:ascii="Times New Roman" w:hAnsi="Times New Roman" w:cs="Times New Roman"/>
            <w:color w:val="FF0000"/>
            <w:sz w:val="24"/>
            <w:szCs w:val="24"/>
            <w:u w:val="single"/>
            <w:rPrChange w:id="867" w:author="SHAHZAIB KHAN" w:date="2026-10-07T19:20:00Z">
              <w:rPr>
                <w:u w:val="single"/>
              </w:rPr>
            </w:rPrChange>
          </w:rPr>
          <w:t>FR-16: Generate Payment Record</w:t>
        </w:r>
        <w:r w:rsidRPr="00DB397A">
          <w:rPr>
            <w:rFonts w:ascii="Times New Roman" w:hAnsi="Times New Roman" w:cs="Times New Roman"/>
            <w:color w:val="FF0000"/>
            <w:sz w:val="24"/>
            <w:szCs w:val="24"/>
            <w:u w:val="single"/>
            <w:rPrChange w:id="868" w:author="SHAHZAIB KHAN" w:date="2026-10-07T19:20:00Z">
              <w:rPr>
                <w:u w:val="single"/>
              </w:rPr>
            </w:rPrChange>
          </w:rPr>
          <w:br/>
          <w:t>The system shall save the successful payment record and generate a payment ID, payment status, and receipt number.</w:t>
        </w:r>
      </w:ins>
    </w:p>
    <w:p w14:paraId="2E505239" w14:textId="77777777" w:rsidR="00BF2BCA" w:rsidRPr="00DB397A" w:rsidRDefault="00BF2BCA" w:rsidP="00BF2BCA">
      <w:pPr>
        <w:pStyle w:val="ListParagraph"/>
        <w:rPr>
          <w:ins w:id="869" w:author="SHAHZAIB KHAN" w:date="2026-10-07T19:19:00Z"/>
          <w:rFonts w:ascii="Times New Roman" w:hAnsi="Times New Roman" w:cs="Times New Roman"/>
          <w:color w:val="FF0000"/>
          <w:sz w:val="24"/>
          <w:szCs w:val="24"/>
          <w:u w:val="single"/>
          <w:rPrChange w:id="870" w:author="SHAHZAIB KHAN" w:date="2026-10-07T19:20:00Z">
            <w:rPr>
              <w:ins w:id="871" w:author="SHAHZAIB KHAN" w:date="2026-10-07T19:19:00Z"/>
              <w:u w:val="single"/>
            </w:rPr>
          </w:rPrChange>
        </w:rPr>
      </w:pPr>
      <w:ins w:id="872" w:author="SHAHZAIB KHAN" w:date="2026-10-07T19:19:00Z">
        <w:r w:rsidRPr="00DB397A">
          <w:rPr>
            <w:rFonts w:ascii="Times New Roman" w:hAnsi="Times New Roman" w:cs="Times New Roman"/>
            <w:color w:val="FF0000"/>
            <w:sz w:val="24"/>
            <w:szCs w:val="24"/>
            <w:u w:val="single"/>
            <w:rPrChange w:id="873" w:author="SHAHZAIB KHAN" w:date="2026-10-07T19:20:00Z">
              <w:rPr>
                <w:u w:val="single"/>
              </w:rPr>
            </w:rPrChange>
          </w:rPr>
          <w:t>FR-17: Assign Salesman</w:t>
        </w:r>
        <w:r w:rsidRPr="00DB397A">
          <w:rPr>
            <w:rFonts w:ascii="Times New Roman" w:hAnsi="Times New Roman" w:cs="Times New Roman"/>
            <w:color w:val="FF0000"/>
            <w:sz w:val="24"/>
            <w:szCs w:val="24"/>
            <w:u w:val="single"/>
            <w:rPrChange w:id="874" w:author="SHAHZAIB KHAN" w:date="2026-10-07T19:20:00Z">
              <w:rPr>
                <w:u w:val="single"/>
              </w:rPr>
            </w:rPrChange>
          </w:rPr>
          <w:br/>
          <w:t>The system shall assign an available salesman to the order after successful payment.</w:t>
        </w:r>
      </w:ins>
    </w:p>
    <w:p w14:paraId="5A6F173E" w14:textId="77777777" w:rsidR="00BF2BCA" w:rsidRPr="00DB397A" w:rsidRDefault="00BF2BCA" w:rsidP="00BF2BCA">
      <w:pPr>
        <w:pStyle w:val="ListParagraph"/>
        <w:rPr>
          <w:ins w:id="875" w:author="SHAHZAIB KHAN" w:date="2026-10-07T19:19:00Z"/>
          <w:rFonts w:ascii="Times New Roman" w:hAnsi="Times New Roman" w:cs="Times New Roman"/>
          <w:color w:val="FF0000"/>
          <w:sz w:val="24"/>
          <w:szCs w:val="24"/>
          <w:u w:val="single"/>
          <w:rPrChange w:id="876" w:author="SHAHZAIB KHAN" w:date="2026-10-07T19:20:00Z">
            <w:rPr>
              <w:ins w:id="877" w:author="SHAHZAIB KHAN" w:date="2026-10-07T19:19:00Z"/>
              <w:u w:val="single"/>
            </w:rPr>
          </w:rPrChange>
        </w:rPr>
      </w:pPr>
      <w:ins w:id="878" w:author="SHAHZAIB KHAN" w:date="2026-10-07T19:19:00Z">
        <w:r w:rsidRPr="00DB397A">
          <w:rPr>
            <w:rFonts w:ascii="Times New Roman" w:hAnsi="Times New Roman" w:cs="Times New Roman"/>
            <w:color w:val="FF0000"/>
            <w:sz w:val="24"/>
            <w:szCs w:val="24"/>
            <w:u w:val="single"/>
            <w:rPrChange w:id="879" w:author="SHAHZAIB KHAN" w:date="2026-10-07T19:20:00Z">
              <w:rPr>
                <w:u w:val="single"/>
              </w:rPr>
            </w:rPrChange>
          </w:rPr>
          <w:t>FR-18: Manage Delivery</w:t>
        </w:r>
        <w:r w:rsidRPr="00DB397A">
          <w:rPr>
            <w:rFonts w:ascii="Times New Roman" w:hAnsi="Times New Roman" w:cs="Times New Roman"/>
            <w:color w:val="FF0000"/>
            <w:sz w:val="24"/>
            <w:szCs w:val="24"/>
            <w:u w:val="single"/>
            <w:rPrChange w:id="880" w:author="SHAHZAIB KHAN" w:date="2026-10-07T19:20:00Z">
              <w:rPr>
                <w:u w:val="single"/>
              </w:rPr>
            </w:rPrChange>
          </w:rPr>
          <w:br/>
          <w:t>The system shall store the delivery details and provide the assigned salesman with the required order information.</w:t>
        </w:r>
      </w:ins>
    </w:p>
    <w:p w14:paraId="18D7B528" w14:textId="77777777" w:rsidR="00A71D1B" w:rsidRPr="00DB397A" w:rsidRDefault="00BF2BCA" w:rsidP="00BF2BCA">
      <w:pPr>
        <w:pStyle w:val="ListParagraph"/>
        <w:rPr>
          <w:ins w:id="881" w:author="SHAHZAIB KHAN" w:date="2026-10-07T19:24:00Z"/>
          <w:rFonts w:ascii="Times New Roman" w:hAnsi="Times New Roman" w:cs="Times New Roman"/>
          <w:color w:val="FF0000"/>
          <w:sz w:val="24"/>
          <w:szCs w:val="24"/>
          <w:u w:val="single"/>
        </w:rPr>
      </w:pPr>
      <w:ins w:id="882" w:author="SHAHZAIB KHAN" w:date="2026-10-07T19:19:00Z">
        <w:r w:rsidRPr="00DB397A">
          <w:rPr>
            <w:rFonts w:ascii="Times New Roman" w:hAnsi="Times New Roman" w:cs="Times New Roman"/>
            <w:color w:val="FF0000"/>
            <w:sz w:val="24"/>
            <w:szCs w:val="24"/>
            <w:u w:val="single"/>
            <w:rPrChange w:id="883" w:author="SHAHZAIB KHAN" w:date="2026-10-07T19:20:00Z">
              <w:rPr>
                <w:u w:val="single"/>
              </w:rPr>
            </w:rPrChange>
          </w:rPr>
          <w:t>FR-19: Maintain Order Records</w:t>
        </w:r>
      </w:ins>
    </w:p>
    <w:p w14:paraId="72DB8AC0" w14:textId="2B19D39B" w:rsidR="00BF2BCA" w:rsidRPr="00DB397A" w:rsidRDefault="00BF2BCA" w:rsidP="00BF2BCA">
      <w:pPr>
        <w:pStyle w:val="ListParagraph"/>
        <w:rPr>
          <w:ins w:id="884" w:author="SHAHZAIB KHAN" w:date="2026-10-07T19:24:00Z"/>
          <w:rFonts w:ascii="Times New Roman" w:hAnsi="Times New Roman" w:cs="Times New Roman"/>
          <w:color w:val="FF0000"/>
          <w:sz w:val="24"/>
          <w:szCs w:val="24"/>
          <w:u w:val="single"/>
        </w:rPr>
      </w:pPr>
      <w:ins w:id="885" w:author="SHAHZAIB KHAN" w:date="2026-10-07T19:19:00Z">
        <w:r w:rsidRPr="00DB397A">
          <w:rPr>
            <w:rFonts w:ascii="Times New Roman" w:hAnsi="Times New Roman" w:cs="Times New Roman"/>
            <w:color w:val="FF0000"/>
            <w:sz w:val="24"/>
            <w:szCs w:val="24"/>
            <w:u w:val="single"/>
            <w:rPrChange w:id="886" w:author="SHAHZAIB KHAN" w:date="2026-10-07T19:20:00Z">
              <w:rPr>
                <w:u w:val="single"/>
              </w:rPr>
            </w:rPrChange>
          </w:rPr>
          <w:br/>
          <w:t>The system shall maintain records of customers, orders, payments, bakery items, and deliveries.</w:t>
        </w:r>
      </w:ins>
    </w:p>
    <w:p w14:paraId="32E25C60" w14:textId="77777777" w:rsidR="00A71D1B" w:rsidRPr="00DB397A" w:rsidRDefault="00A71D1B" w:rsidP="00BF2BCA">
      <w:pPr>
        <w:pStyle w:val="ListParagraph"/>
        <w:rPr>
          <w:ins w:id="887" w:author="SHAHZAIB KHAN" w:date="2026-10-07T19:19:00Z"/>
          <w:rFonts w:ascii="Times New Roman" w:hAnsi="Times New Roman" w:cs="Times New Roman"/>
          <w:color w:val="FF0000"/>
          <w:sz w:val="24"/>
          <w:szCs w:val="24"/>
          <w:u w:val="single"/>
          <w:rPrChange w:id="888" w:author="SHAHZAIB KHAN" w:date="2026-10-07T19:20:00Z">
            <w:rPr>
              <w:ins w:id="889" w:author="SHAHZAIB KHAN" w:date="2026-10-07T19:19:00Z"/>
              <w:u w:val="single"/>
            </w:rPr>
          </w:rPrChange>
        </w:rPr>
      </w:pPr>
    </w:p>
    <w:p w14:paraId="6B66D0CC" w14:textId="77777777" w:rsidR="00BF2BCA" w:rsidRPr="00DB397A" w:rsidRDefault="00BF2BCA" w:rsidP="00BF2BCA">
      <w:pPr>
        <w:pStyle w:val="ListParagraph"/>
        <w:rPr>
          <w:ins w:id="890" w:author="SHAHZAIB KHAN" w:date="2026-10-07T19:19:00Z"/>
          <w:rFonts w:ascii="Times New Roman" w:hAnsi="Times New Roman" w:cs="Times New Roman"/>
          <w:color w:val="FF0000"/>
          <w:sz w:val="24"/>
          <w:szCs w:val="24"/>
          <w:u w:val="single"/>
          <w:rPrChange w:id="891" w:author="SHAHZAIB KHAN" w:date="2026-10-07T19:20:00Z">
            <w:rPr>
              <w:ins w:id="892" w:author="SHAHZAIB KHAN" w:date="2026-10-07T19:19:00Z"/>
              <w:u w:val="single"/>
            </w:rPr>
          </w:rPrChange>
        </w:rPr>
      </w:pPr>
      <w:ins w:id="893" w:author="SHAHZAIB KHAN" w:date="2026-10-07T19:19:00Z">
        <w:r w:rsidRPr="00DB397A">
          <w:rPr>
            <w:rFonts w:ascii="Times New Roman" w:hAnsi="Times New Roman" w:cs="Times New Roman"/>
            <w:color w:val="FF0000"/>
            <w:sz w:val="24"/>
            <w:szCs w:val="24"/>
            <w:u w:val="single"/>
            <w:rPrChange w:id="894" w:author="SHAHZAIB KHAN" w:date="2026-10-07T19:20:00Z">
              <w:rPr>
                <w:u w:val="single"/>
              </w:rPr>
            </w:rPrChange>
          </w:rPr>
          <w:t>FR-20: Customer Feedback</w:t>
        </w:r>
        <w:r w:rsidRPr="00DB397A">
          <w:rPr>
            <w:rFonts w:ascii="Times New Roman" w:hAnsi="Times New Roman" w:cs="Times New Roman"/>
            <w:color w:val="FF0000"/>
            <w:sz w:val="24"/>
            <w:szCs w:val="24"/>
            <w:u w:val="single"/>
            <w:rPrChange w:id="895" w:author="SHAHZAIB KHAN" w:date="2026-10-07T19:20:00Z">
              <w:rPr>
                <w:u w:val="single"/>
              </w:rPr>
            </w:rPrChange>
          </w:rPr>
          <w:br/>
          <w:t>The system shall allow the customer to provide feedback about the bakery items.</w:t>
        </w:r>
      </w:ins>
    </w:p>
    <w:p w14:paraId="72848A99" w14:textId="2902561C" w:rsidR="00A408CF" w:rsidRPr="00DB397A" w:rsidRDefault="00A408CF" w:rsidP="003A7DD9">
      <w:pPr>
        <w:pStyle w:val="ListParagraph"/>
        <w:spacing w:before="100" w:beforeAutospacing="1" w:after="100" w:afterAutospacing="1" w:line="240" w:lineRule="auto"/>
        <w:rPr>
          <w:ins w:id="896" w:author="SHAHZAIB KHAN" w:date="2026-10-07T19:26:00Z"/>
          <w:rStyle w:val="Heading1Char"/>
          <w:rFonts w:ascii="Times New Roman" w:hAnsi="Times New Roman" w:cs="Times New Roman"/>
          <w:color w:val="FF0000"/>
          <w:u w:val="single"/>
        </w:rPr>
      </w:pPr>
      <w:r w:rsidRPr="00DB397A">
        <w:rPr>
          <w:rFonts w:ascii="Times New Roman" w:hAnsi="Times New Roman" w:cs="Times New Roman"/>
          <w:color w:val="FF0000"/>
          <w:u w:val="single"/>
          <w:rPrChange w:id="897" w:author="SHAHZAIB KHAN" w:date="2026-10-07T19:19:00Z">
            <w:rPr/>
          </w:rPrChange>
        </w:rPr>
        <w:br/>
      </w:r>
      <w:r w:rsidRPr="00DB397A">
        <w:rPr>
          <w:rFonts w:ascii="Times New Roman" w:hAnsi="Times New Roman" w:cs="Times New Roman"/>
          <w:color w:val="FF0000"/>
          <w:u w:val="single"/>
          <w:rPrChange w:id="898" w:author="SHAHZAIB KHAN" w:date="2026-10-07T19:19:00Z">
            <w:rPr/>
          </w:rPrChange>
        </w:rPr>
        <w:br/>
      </w:r>
      <w:r w:rsidRPr="00DB397A">
        <w:rPr>
          <w:rFonts w:ascii="Times New Roman" w:hAnsi="Times New Roman" w:cs="Times New Roman"/>
          <w:color w:val="FF0000"/>
          <w:u w:val="single"/>
          <w:rPrChange w:id="899" w:author="SHAHZAIB KHAN" w:date="2026-10-07T19:19:00Z">
            <w:rPr/>
          </w:rPrChange>
        </w:rPr>
        <w:br/>
      </w:r>
      <w:r w:rsidRPr="00DB397A">
        <w:rPr>
          <w:rFonts w:ascii="Times New Roman" w:hAnsi="Times New Roman" w:cs="Times New Roman"/>
          <w:color w:val="FF0000"/>
          <w:u w:val="single"/>
          <w:rPrChange w:id="900" w:author="SHAHZAIB KHAN" w:date="2026-10-07T19:19:00Z">
            <w:rPr/>
          </w:rPrChange>
        </w:rPr>
        <w:br/>
      </w:r>
      <w:bookmarkStart w:id="901" w:name="_Toc193890198"/>
      <w:r w:rsidR="6579BE34" w:rsidRPr="00DB397A">
        <w:rPr>
          <w:rFonts w:ascii="Times New Roman" w:eastAsia="Times New Roman" w:hAnsi="Times New Roman" w:cs="Times New Roman"/>
          <w:b/>
          <w:bCs/>
          <w:color w:val="FF0000"/>
          <w:sz w:val="36"/>
          <w:szCs w:val="36"/>
          <w:u w:val="single"/>
          <w:rPrChange w:id="902" w:author="SHAHZAIB KHAN" w:date="2026-10-07T19:19:00Z">
            <w:rPr>
              <w:rFonts w:ascii="Times New Roman" w:eastAsia="Times New Roman" w:hAnsi="Times New Roman" w:cs="Times New Roman"/>
              <w:b/>
              <w:bCs/>
              <w:sz w:val="36"/>
              <w:szCs w:val="36"/>
            </w:rPr>
          </w:rPrChange>
        </w:rPr>
        <w:t xml:space="preserve"> </w:t>
      </w:r>
      <w:r w:rsidR="6579BE34" w:rsidRPr="00DB397A">
        <w:rPr>
          <w:rStyle w:val="Heading1Char"/>
          <w:rFonts w:ascii="Times New Roman" w:hAnsi="Times New Roman" w:cs="Times New Roman"/>
          <w:color w:val="FF0000"/>
          <w:u w:val="single"/>
          <w:rPrChange w:id="903" w:author="SHAHZAIB KHAN" w:date="2026-10-07T19:19:00Z">
            <w:rPr>
              <w:rStyle w:val="Heading1Char"/>
            </w:rPr>
          </w:rPrChange>
        </w:rPr>
        <w:t>Non-Functional Requirements</w:t>
      </w:r>
      <w:bookmarkEnd w:id="901"/>
    </w:p>
    <w:p w14:paraId="1783B7A5" w14:textId="77777777" w:rsidR="00A71D1B" w:rsidRPr="00DB397A" w:rsidRDefault="00A71D1B" w:rsidP="00BF2BCA">
      <w:pPr>
        <w:pStyle w:val="ListParagraph"/>
        <w:spacing w:before="100" w:beforeAutospacing="1" w:after="100" w:afterAutospacing="1" w:line="240" w:lineRule="auto"/>
        <w:jc w:val="center"/>
        <w:rPr>
          <w:ins w:id="904" w:author="SHAHZAIB KHAN" w:date="2026-10-07T19:27:00Z"/>
          <w:rStyle w:val="Heading1Char"/>
          <w:rFonts w:ascii="Times New Roman" w:hAnsi="Times New Roman" w:cs="Times New Roman"/>
          <w:color w:val="FF0000"/>
          <w:u w:val="single"/>
        </w:rPr>
      </w:pPr>
    </w:p>
    <w:p w14:paraId="4F88B0F9" w14:textId="4C165A34" w:rsidR="00CF34AE" w:rsidRPr="00DB397A" w:rsidRDefault="00CF34AE" w:rsidP="00CF34AE">
      <w:pPr>
        <w:spacing w:before="100" w:beforeAutospacing="1" w:after="100" w:afterAutospacing="1" w:line="240" w:lineRule="auto"/>
        <w:rPr>
          <w:ins w:id="905" w:author="SHAHZAIB KHAN" w:date="2026-10-07T20:31:00Z"/>
          <w:rFonts w:ascii="Times New Roman" w:eastAsiaTheme="majorEastAsia" w:hAnsi="Times New Roman" w:cs="Times New Roman"/>
          <w:color w:val="FF0000"/>
          <w:sz w:val="24"/>
          <w:szCs w:val="24"/>
          <w:u w:val="single"/>
        </w:rPr>
      </w:pPr>
      <w:ins w:id="906" w:author="SHAHZAIB KHAN" w:date="2026-10-07T20:31:00Z">
        <w:r w:rsidRPr="00DB397A">
          <w:rPr>
            <w:rFonts w:ascii="Times New Roman" w:eastAsiaTheme="majorEastAsia" w:hAnsi="Times New Roman" w:cs="Times New Roman"/>
            <w:color w:val="FF0000"/>
            <w:sz w:val="24"/>
            <w:szCs w:val="24"/>
            <w:u w:val="single"/>
          </w:rPr>
          <w:t xml:space="preserve">The </w:t>
        </w:r>
      </w:ins>
      <w:ins w:id="907" w:author="SHAHZAIB KHAN" w:date="2026-10-07T22:08:00Z">
        <w:r w:rsidR="00C726F4" w:rsidRPr="00DB397A">
          <w:rPr>
            <w:rFonts w:ascii="Times New Roman" w:eastAsiaTheme="majorEastAsia" w:hAnsi="Times New Roman" w:cs="Times New Roman"/>
            <w:color w:val="FF0000"/>
            <w:sz w:val="24"/>
            <w:szCs w:val="24"/>
            <w:u w:val="single"/>
          </w:rPr>
          <w:t>non functionals</w:t>
        </w:r>
      </w:ins>
      <w:ins w:id="908" w:author="SHAHZAIB KHAN" w:date="2026-10-07T20:31:00Z">
        <w:r w:rsidRPr="00DB397A">
          <w:rPr>
            <w:rFonts w:ascii="Times New Roman" w:eastAsiaTheme="majorEastAsia" w:hAnsi="Times New Roman" w:cs="Times New Roman"/>
            <w:color w:val="FF0000"/>
            <w:sz w:val="24"/>
            <w:szCs w:val="24"/>
            <w:u w:val="single"/>
          </w:rPr>
          <w:t xml:space="preserve"> requirements are based on the project plan, including its constraints, objectives, tools, security measures, and maintenance plans. </w:t>
        </w:r>
      </w:ins>
    </w:p>
    <w:p w14:paraId="49FA210A" w14:textId="77777777" w:rsidR="00CF34AE" w:rsidRPr="00DB397A" w:rsidRDefault="00CF34AE" w:rsidP="00CF34AE">
      <w:pPr>
        <w:spacing w:before="100" w:beforeAutospacing="1" w:after="100" w:afterAutospacing="1" w:line="240" w:lineRule="auto"/>
        <w:rPr>
          <w:ins w:id="909" w:author="SHAHZAIB KHAN" w:date="2026-10-07T20:31:00Z"/>
          <w:rFonts w:ascii="Times New Roman" w:eastAsiaTheme="majorEastAsia" w:hAnsi="Times New Roman" w:cs="Times New Roman"/>
          <w:color w:val="FF0000"/>
          <w:sz w:val="24"/>
          <w:szCs w:val="24"/>
          <w:u w:val="single"/>
        </w:rPr>
      </w:pPr>
      <w:ins w:id="910" w:author="SHAHZAIB KHAN" w:date="2026-10-07T20:31:00Z">
        <w:r w:rsidRPr="00DB397A">
          <w:rPr>
            <w:rFonts w:ascii="Times New Roman" w:eastAsiaTheme="majorEastAsia" w:hAnsi="Times New Roman" w:cs="Times New Roman"/>
            <w:color w:val="FF0000"/>
            <w:sz w:val="24"/>
            <w:szCs w:val="24"/>
            <w:u w:val="single"/>
          </w:rPr>
          <w:t>Security</w:t>
        </w:r>
      </w:ins>
    </w:p>
    <w:p w14:paraId="1BD25BA5" w14:textId="77777777" w:rsidR="00CF34AE" w:rsidRPr="00DB397A" w:rsidRDefault="00CF34AE" w:rsidP="00CF34AE">
      <w:pPr>
        <w:spacing w:before="100" w:beforeAutospacing="1" w:after="100" w:afterAutospacing="1" w:line="240" w:lineRule="auto"/>
        <w:rPr>
          <w:ins w:id="911" w:author="SHAHZAIB KHAN" w:date="2026-10-07T20:31:00Z"/>
          <w:rFonts w:ascii="Times New Roman" w:eastAsiaTheme="majorEastAsia" w:hAnsi="Times New Roman" w:cs="Times New Roman"/>
          <w:color w:val="FF0000"/>
          <w:sz w:val="24"/>
          <w:szCs w:val="24"/>
          <w:u w:val="single"/>
        </w:rPr>
      </w:pPr>
      <w:ins w:id="912" w:author="SHAHZAIB KHAN" w:date="2026-10-07T20:31:00Z">
        <w:r w:rsidRPr="00DB397A">
          <w:rPr>
            <w:rFonts w:ascii="Times New Roman" w:eastAsiaTheme="majorEastAsia" w:hAnsi="Times New Roman" w:cs="Times New Roman"/>
            <w:color w:val="FF0000"/>
            <w:sz w:val="24"/>
            <w:szCs w:val="24"/>
            <w:u w:val="single"/>
          </w:rPr>
          <w:t>The system should protect customer, payment, and order information from unauthorized access.</w:t>
        </w:r>
        <w:r w:rsidRPr="00DB397A">
          <w:rPr>
            <w:rFonts w:ascii="Times New Roman" w:eastAsiaTheme="majorEastAsia" w:hAnsi="Times New Roman" w:cs="Times New Roman"/>
            <w:color w:val="FF0000"/>
            <w:sz w:val="24"/>
            <w:szCs w:val="24"/>
            <w:u w:val="single"/>
          </w:rPr>
          <w:br/>
          <w:t xml:space="preserve">The system should use safe login, encryption, and role-based access where required. </w:t>
        </w:r>
      </w:ins>
    </w:p>
    <w:p w14:paraId="701288B4" w14:textId="77777777" w:rsidR="00CF34AE" w:rsidRPr="00DB397A" w:rsidRDefault="00CF34AE" w:rsidP="00CF34AE">
      <w:pPr>
        <w:spacing w:before="100" w:beforeAutospacing="1" w:after="100" w:afterAutospacing="1" w:line="240" w:lineRule="auto"/>
        <w:rPr>
          <w:ins w:id="913" w:author="SHAHZAIB KHAN" w:date="2026-10-07T20:31:00Z"/>
          <w:rFonts w:ascii="Times New Roman" w:eastAsiaTheme="majorEastAsia" w:hAnsi="Times New Roman" w:cs="Times New Roman"/>
          <w:color w:val="FF0000"/>
          <w:sz w:val="24"/>
          <w:szCs w:val="24"/>
          <w:u w:val="single"/>
        </w:rPr>
      </w:pPr>
      <w:ins w:id="914" w:author="SHAHZAIB KHAN" w:date="2026-10-07T20:31:00Z">
        <w:r w:rsidRPr="00DB397A">
          <w:rPr>
            <w:rFonts w:ascii="Times New Roman" w:eastAsiaTheme="majorEastAsia" w:hAnsi="Times New Roman" w:cs="Times New Roman"/>
            <w:color w:val="FF0000"/>
            <w:sz w:val="24"/>
            <w:szCs w:val="24"/>
            <w:u w:val="single"/>
          </w:rPr>
          <w:t>Performance</w:t>
        </w:r>
      </w:ins>
    </w:p>
    <w:p w14:paraId="12135156" w14:textId="77777777" w:rsidR="00CF34AE" w:rsidRPr="00DB397A" w:rsidRDefault="00CF34AE" w:rsidP="00CF34AE">
      <w:pPr>
        <w:spacing w:before="100" w:beforeAutospacing="1" w:after="100" w:afterAutospacing="1" w:line="240" w:lineRule="auto"/>
        <w:rPr>
          <w:ins w:id="915" w:author="SHAHZAIB KHAN" w:date="2026-10-07T20:31:00Z"/>
          <w:rFonts w:ascii="Times New Roman" w:eastAsiaTheme="majorEastAsia" w:hAnsi="Times New Roman" w:cs="Times New Roman"/>
          <w:color w:val="FF0000"/>
          <w:sz w:val="24"/>
          <w:szCs w:val="24"/>
          <w:u w:val="single"/>
        </w:rPr>
      </w:pPr>
      <w:ins w:id="916" w:author="SHAHZAIB KHAN" w:date="2026-10-07T20:31:00Z">
        <w:r w:rsidRPr="00DB397A">
          <w:rPr>
            <w:rFonts w:ascii="Times New Roman" w:eastAsiaTheme="majorEastAsia" w:hAnsi="Times New Roman" w:cs="Times New Roman"/>
            <w:color w:val="FF0000"/>
            <w:sz w:val="24"/>
            <w:szCs w:val="24"/>
            <w:u w:val="single"/>
          </w:rPr>
          <w:t>The system should respond quickly when customers select items, calculate totals, place orders, or make payments.</w:t>
        </w:r>
        <w:r w:rsidRPr="00DB397A">
          <w:rPr>
            <w:rFonts w:ascii="Times New Roman" w:eastAsiaTheme="majorEastAsia" w:hAnsi="Times New Roman" w:cs="Times New Roman"/>
            <w:color w:val="FF0000"/>
            <w:sz w:val="24"/>
            <w:szCs w:val="24"/>
            <w:u w:val="single"/>
          </w:rPr>
          <w:br/>
          <w:t>The main ordering functions should work without unnecessary delay.</w:t>
        </w:r>
      </w:ins>
    </w:p>
    <w:p w14:paraId="0A24121C" w14:textId="77777777" w:rsidR="00CF34AE" w:rsidRPr="00DB397A" w:rsidRDefault="00CF34AE" w:rsidP="00CF34AE">
      <w:pPr>
        <w:spacing w:before="100" w:beforeAutospacing="1" w:after="100" w:afterAutospacing="1" w:line="240" w:lineRule="auto"/>
        <w:rPr>
          <w:ins w:id="917" w:author="SHAHZAIB KHAN" w:date="2026-10-07T20:31:00Z"/>
          <w:rFonts w:ascii="Times New Roman" w:eastAsiaTheme="majorEastAsia" w:hAnsi="Times New Roman" w:cs="Times New Roman"/>
          <w:color w:val="FF0000"/>
          <w:sz w:val="24"/>
          <w:szCs w:val="24"/>
          <w:u w:val="single"/>
        </w:rPr>
      </w:pPr>
      <w:ins w:id="918" w:author="SHAHZAIB KHAN" w:date="2026-10-07T20:31:00Z">
        <w:r w:rsidRPr="00DB397A">
          <w:rPr>
            <w:rFonts w:ascii="Times New Roman" w:eastAsiaTheme="majorEastAsia" w:hAnsi="Times New Roman" w:cs="Times New Roman"/>
            <w:color w:val="FF0000"/>
            <w:sz w:val="24"/>
            <w:szCs w:val="24"/>
            <w:u w:val="single"/>
          </w:rPr>
          <w:t>Usability</w:t>
        </w:r>
      </w:ins>
    </w:p>
    <w:p w14:paraId="24D762B0" w14:textId="77777777" w:rsidR="00CF34AE" w:rsidRPr="00DB397A" w:rsidRDefault="00CF34AE" w:rsidP="00CF34AE">
      <w:pPr>
        <w:spacing w:before="100" w:beforeAutospacing="1" w:after="100" w:afterAutospacing="1" w:line="240" w:lineRule="auto"/>
        <w:rPr>
          <w:ins w:id="919" w:author="SHAHZAIB KHAN" w:date="2026-10-07T20:31:00Z"/>
          <w:rFonts w:ascii="Times New Roman" w:eastAsiaTheme="majorEastAsia" w:hAnsi="Times New Roman" w:cs="Times New Roman"/>
          <w:color w:val="FF0000"/>
          <w:sz w:val="24"/>
          <w:szCs w:val="24"/>
          <w:u w:val="single"/>
        </w:rPr>
      </w:pPr>
      <w:ins w:id="920" w:author="SHAHZAIB KHAN" w:date="2026-10-07T20:31:00Z">
        <w:r w:rsidRPr="00DB397A">
          <w:rPr>
            <w:rFonts w:ascii="Times New Roman" w:eastAsiaTheme="majorEastAsia" w:hAnsi="Times New Roman" w:cs="Times New Roman"/>
            <w:color w:val="FF0000"/>
            <w:sz w:val="24"/>
            <w:szCs w:val="24"/>
            <w:u w:val="single"/>
          </w:rPr>
          <w:lastRenderedPageBreak/>
          <w:t>The system should provide a simple and easy-to-understand interface for customers, bakery staff, and salesmen.</w:t>
        </w:r>
        <w:r w:rsidRPr="00DB397A">
          <w:rPr>
            <w:rFonts w:ascii="Times New Roman" w:eastAsiaTheme="majorEastAsia" w:hAnsi="Times New Roman" w:cs="Times New Roman"/>
            <w:color w:val="FF0000"/>
            <w:sz w:val="24"/>
            <w:szCs w:val="24"/>
            <w:u w:val="single"/>
          </w:rPr>
          <w:br/>
          <w:t xml:space="preserve">Customers should be able to select products, delivery areas, and payment options without difficulty. </w:t>
        </w:r>
      </w:ins>
    </w:p>
    <w:p w14:paraId="75F1BB59" w14:textId="77777777" w:rsidR="00CF34AE" w:rsidRPr="00DB397A" w:rsidRDefault="00CF34AE" w:rsidP="00CF34AE">
      <w:pPr>
        <w:spacing w:before="100" w:beforeAutospacing="1" w:after="100" w:afterAutospacing="1" w:line="240" w:lineRule="auto"/>
        <w:rPr>
          <w:ins w:id="921" w:author="SHAHZAIB KHAN" w:date="2026-10-07T20:31:00Z"/>
          <w:rFonts w:ascii="Times New Roman" w:eastAsiaTheme="majorEastAsia" w:hAnsi="Times New Roman" w:cs="Times New Roman"/>
          <w:color w:val="FF0000"/>
          <w:sz w:val="24"/>
          <w:szCs w:val="24"/>
          <w:u w:val="single"/>
        </w:rPr>
      </w:pPr>
      <w:ins w:id="922" w:author="SHAHZAIB KHAN" w:date="2026-10-07T20:31:00Z">
        <w:r w:rsidRPr="00DB397A">
          <w:rPr>
            <w:rFonts w:ascii="Times New Roman" w:eastAsiaTheme="majorEastAsia" w:hAnsi="Times New Roman" w:cs="Times New Roman"/>
            <w:color w:val="FF0000"/>
            <w:sz w:val="24"/>
            <w:szCs w:val="24"/>
            <w:u w:val="single"/>
          </w:rPr>
          <w:t>Reliability</w:t>
        </w:r>
      </w:ins>
    </w:p>
    <w:p w14:paraId="55AD3520" w14:textId="77777777" w:rsidR="00CF34AE" w:rsidRPr="00DB397A" w:rsidRDefault="00CF34AE" w:rsidP="00CF34AE">
      <w:pPr>
        <w:spacing w:before="100" w:beforeAutospacing="1" w:after="100" w:afterAutospacing="1" w:line="240" w:lineRule="auto"/>
        <w:rPr>
          <w:ins w:id="923" w:author="SHAHZAIB KHAN" w:date="2026-10-07T20:31:00Z"/>
          <w:rFonts w:ascii="Times New Roman" w:eastAsiaTheme="majorEastAsia" w:hAnsi="Times New Roman" w:cs="Times New Roman"/>
          <w:color w:val="FF0000"/>
          <w:sz w:val="24"/>
          <w:szCs w:val="24"/>
          <w:u w:val="single"/>
        </w:rPr>
      </w:pPr>
      <w:ins w:id="924" w:author="SHAHZAIB KHAN" w:date="2026-10-07T20:31:00Z">
        <w:r w:rsidRPr="00DB397A">
          <w:rPr>
            <w:rFonts w:ascii="Times New Roman" w:eastAsiaTheme="majorEastAsia" w:hAnsi="Times New Roman" w:cs="Times New Roman"/>
            <w:color w:val="FF0000"/>
            <w:sz w:val="24"/>
            <w:szCs w:val="24"/>
            <w:u w:val="single"/>
          </w:rPr>
          <w:t>The system should maintain correct and consistent records of customers, orders, payments, and deliveries.</w:t>
        </w:r>
        <w:r w:rsidRPr="00DB397A">
          <w:rPr>
            <w:rFonts w:ascii="Times New Roman" w:eastAsiaTheme="majorEastAsia" w:hAnsi="Times New Roman" w:cs="Times New Roman"/>
            <w:color w:val="FF0000"/>
            <w:sz w:val="24"/>
            <w:szCs w:val="24"/>
            <w:u w:val="single"/>
          </w:rPr>
          <w:br/>
          <w:t xml:space="preserve">The system should continue working properly during normal network conditions and handle failures such as payment or connection problems. </w:t>
        </w:r>
      </w:ins>
    </w:p>
    <w:p w14:paraId="70DBE6C3" w14:textId="77777777" w:rsidR="00CF34AE" w:rsidRPr="00DB397A" w:rsidRDefault="00CF34AE" w:rsidP="00CF34AE">
      <w:pPr>
        <w:spacing w:before="100" w:beforeAutospacing="1" w:after="100" w:afterAutospacing="1" w:line="240" w:lineRule="auto"/>
        <w:rPr>
          <w:ins w:id="925" w:author="SHAHZAIB KHAN" w:date="2026-10-07T20:31:00Z"/>
          <w:rFonts w:ascii="Times New Roman" w:eastAsiaTheme="majorEastAsia" w:hAnsi="Times New Roman" w:cs="Times New Roman"/>
          <w:color w:val="FF0000"/>
          <w:sz w:val="24"/>
          <w:szCs w:val="24"/>
          <w:u w:val="single"/>
        </w:rPr>
      </w:pPr>
      <w:ins w:id="926" w:author="SHAHZAIB KHAN" w:date="2026-10-07T20:31:00Z">
        <w:r w:rsidRPr="00DB397A">
          <w:rPr>
            <w:rFonts w:ascii="Times New Roman" w:eastAsiaTheme="majorEastAsia" w:hAnsi="Times New Roman" w:cs="Times New Roman"/>
            <w:color w:val="FF0000"/>
            <w:sz w:val="24"/>
            <w:szCs w:val="24"/>
            <w:u w:val="single"/>
          </w:rPr>
          <w:t>Data Integrity</w:t>
        </w:r>
      </w:ins>
    </w:p>
    <w:p w14:paraId="3F30B463" w14:textId="77777777" w:rsidR="00CF34AE" w:rsidRPr="00DB397A" w:rsidRDefault="00CF34AE" w:rsidP="00CF34AE">
      <w:pPr>
        <w:spacing w:before="100" w:beforeAutospacing="1" w:after="100" w:afterAutospacing="1" w:line="240" w:lineRule="auto"/>
        <w:rPr>
          <w:ins w:id="927" w:author="SHAHZAIB KHAN" w:date="2026-10-07T20:31:00Z"/>
          <w:rFonts w:ascii="Times New Roman" w:eastAsiaTheme="majorEastAsia" w:hAnsi="Times New Roman" w:cs="Times New Roman"/>
          <w:color w:val="FF0000"/>
          <w:sz w:val="24"/>
          <w:szCs w:val="24"/>
          <w:u w:val="single"/>
        </w:rPr>
      </w:pPr>
      <w:ins w:id="928" w:author="SHAHZAIB KHAN" w:date="2026-10-07T20:31:00Z">
        <w:r w:rsidRPr="00DB397A">
          <w:rPr>
            <w:rFonts w:ascii="Times New Roman" w:eastAsiaTheme="majorEastAsia" w:hAnsi="Times New Roman" w:cs="Times New Roman"/>
            <w:color w:val="FF0000"/>
            <w:sz w:val="24"/>
            <w:szCs w:val="24"/>
            <w:u w:val="single"/>
          </w:rPr>
          <w:t>The system should ensure that product prices, order totals, discounts, payment records, and delivery information are stored accurately.</w:t>
        </w:r>
        <w:r w:rsidRPr="00DB397A">
          <w:rPr>
            <w:rFonts w:ascii="Times New Roman" w:eastAsiaTheme="majorEastAsia" w:hAnsi="Times New Roman" w:cs="Times New Roman"/>
            <w:color w:val="FF0000"/>
            <w:sz w:val="24"/>
            <w:szCs w:val="24"/>
            <w:u w:val="single"/>
          </w:rPr>
          <w:br/>
          <w:t>Changes to order information should be reflected correctly in the related records.</w:t>
        </w:r>
      </w:ins>
    </w:p>
    <w:p w14:paraId="4A850305" w14:textId="77777777" w:rsidR="00CF34AE" w:rsidRPr="00DB397A" w:rsidRDefault="00CF34AE" w:rsidP="00CF34AE">
      <w:pPr>
        <w:spacing w:before="100" w:beforeAutospacing="1" w:after="100" w:afterAutospacing="1" w:line="240" w:lineRule="auto"/>
        <w:rPr>
          <w:ins w:id="929" w:author="SHAHZAIB KHAN" w:date="2026-10-07T20:31:00Z"/>
          <w:rFonts w:ascii="Times New Roman" w:eastAsiaTheme="majorEastAsia" w:hAnsi="Times New Roman" w:cs="Times New Roman"/>
          <w:color w:val="FF0000"/>
          <w:sz w:val="24"/>
          <w:szCs w:val="24"/>
          <w:u w:val="single"/>
        </w:rPr>
      </w:pPr>
      <w:ins w:id="930" w:author="SHAHZAIB KHAN" w:date="2026-10-07T20:31:00Z">
        <w:r w:rsidRPr="00DB397A">
          <w:rPr>
            <w:rFonts w:ascii="Times New Roman" w:eastAsiaTheme="majorEastAsia" w:hAnsi="Times New Roman" w:cs="Times New Roman"/>
            <w:color w:val="FF0000"/>
            <w:sz w:val="24"/>
            <w:szCs w:val="24"/>
            <w:u w:val="single"/>
          </w:rPr>
          <w:t>Maintainability</w:t>
        </w:r>
      </w:ins>
    </w:p>
    <w:p w14:paraId="6BD1B479" w14:textId="77777777" w:rsidR="00CF34AE" w:rsidRPr="00DB397A" w:rsidRDefault="00CF34AE" w:rsidP="00CF34AE">
      <w:pPr>
        <w:spacing w:before="100" w:beforeAutospacing="1" w:after="100" w:afterAutospacing="1" w:line="240" w:lineRule="auto"/>
        <w:rPr>
          <w:ins w:id="931" w:author="SHAHZAIB KHAN" w:date="2026-10-07T20:31:00Z"/>
          <w:rFonts w:ascii="Times New Roman" w:eastAsiaTheme="majorEastAsia" w:hAnsi="Times New Roman" w:cs="Times New Roman"/>
          <w:color w:val="FF0000"/>
          <w:sz w:val="24"/>
          <w:szCs w:val="24"/>
          <w:u w:val="single"/>
        </w:rPr>
      </w:pPr>
      <w:ins w:id="932" w:author="SHAHZAIB KHAN" w:date="2026-10-07T20:31:00Z">
        <w:r w:rsidRPr="00DB397A">
          <w:rPr>
            <w:rFonts w:ascii="Times New Roman" w:eastAsiaTheme="majorEastAsia" w:hAnsi="Times New Roman" w:cs="Times New Roman"/>
            <w:color w:val="FF0000"/>
            <w:sz w:val="24"/>
            <w:szCs w:val="24"/>
            <w:u w:val="single"/>
          </w:rPr>
          <w:t>The system should be designed so that errors can be fixed and necessary updates can be made after deployment.</w:t>
        </w:r>
        <w:r w:rsidRPr="00DB397A">
          <w:rPr>
            <w:rFonts w:ascii="Times New Roman" w:eastAsiaTheme="majorEastAsia" w:hAnsi="Times New Roman" w:cs="Times New Roman"/>
            <w:color w:val="FF0000"/>
            <w:sz w:val="24"/>
            <w:szCs w:val="24"/>
            <w:u w:val="single"/>
          </w:rPr>
          <w:br/>
          <w:t>Regular testing, progress reviews, and maintenance should help keep the system working correctly</w:t>
        </w:r>
      </w:ins>
    </w:p>
    <w:p w14:paraId="20038D8D" w14:textId="589DA29F" w:rsidR="00CF34AE" w:rsidRPr="00DB397A" w:rsidRDefault="00CF34AE" w:rsidP="00CF34AE">
      <w:pPr>
        <w:spacing w:before="100" w:beforeAutospacing="1" w:after="100" w:afterAutospacing="1" w:line="240" w:lineRule="auto"/>
        <w:rPr>
          <w:rStyle w:val="Heading1Char"/>
          <w:rFonts w:asciiTheme="minorHAnsi" w:hAnsiTheme="minorHAnsi" w:cs="Aldhabi"/>
          <w:color w:val="FF0000"/>
          <w:sz w:val="24"/>
          <w:szCs w:val="24"/>
          <w:u w:val="single"/>
          <w:rPrChange w:id="933" w:author="SHAHZAIB KHAN" w:date="2026-10-07T20:31:00Z">
            <w:rPr>
              <w:rStyle w:val="Heading1Char"/>
            </w:rPr>
          </w:rPrChange>
        </w:rPr>
      </w:pPr>
    </w:p>
    <w:p w14:paraId="5B532EFF" w14:textId="2CB2735F" w:rsidR="00DA6DAD" w:rsidRPr="00DB397A" w:rsidDel="00A71D1B" w:rsidRDefault="00DA6DAD" w:rsidP="1A775A4C">
      <w:pPr>
        <w:pStyle w:val="ListParagraph"/>
        <w:spacing w:before="100" w:beforeAutospacing="1" w:after="100" w:afterAutospacing="1" w:line="240" w:lineRule="auto"/>
        <w:outlineLvl w:val="1"/>
        <w:rPr>
          <w:del w:id="934" w:author="SHAHZAIB KHAN" w:date="2026-10-07T19:25:00Z"/>
          <w:rFonts w:ascii="Times New Roman" w:eastAsia="Times New Roman" w:hAnsi="Times New Roman" w:cs="Times New Roman"/>
          <w:b/>
          <w:bCs/>
          <w:color w:val="FF0000"/>
          <w:sz w:val="36"/>
          <w:szCs w:val="36"/>
          <w:u w:val="single"/>
          <w:rPrChange w:id="935" w:author="SHAHZAIB KHAN" w:date="2026-10-07T19:14:00Z">
            <w:rPr>
              <w:del w:id="936" w:author="SHAHZAIB KHAN" w:date="2026-10-07T19:25:00Z"/>
              <w:rFonts w:ascii="Times New Roman" w:eastAsia="Times New Roman" w:hAnsi="Times New Roman" w:cs="Times New Roman"/>
              <w:b/>
              <w:bCs/>
              <w:sz w:val="36"/>
              <w:szCs w:val="36"/>
            </w:rPr>
          </w:rPrChange>
        </w:rPr>
      </w:pPr>
    </w:p>
    <w:p w14:paraId="61C60930" w14:textId="559D0329" w:rsidR="00A408CF" w:rsidRPr="00DB397A" w:rsidRDefault="6579BE34" w:rsidP="1A775A4C">
      <w:pPr>
        <w:pStyle w:val="ListParagraph"/>
        <w:numPr>
          <w:ilvl w:val="0"/>
          <w:numId w:val="33"/>
        </w:numPr>
        <w:spacing w:before="100" w:beforeAutospacing="1" w:after="100" w:afterAutospacing="1" w:line="240" w:lineRule="auto"/>
        <w:outlineLvl w:val="2"/>
        <w:rPr>
          <w:rStyle w:val="Heading2Char"/>
          <w:rFonts w:ascii="Times New Roman" w:eastAsia="Times New Roman" w:hAnsi="Times New Roman" w:cs="Times New Roman"/>
          <w:b/>
          <w:bCs/>
          <w:color w:val="FF0000"/>
          <w:sz w:val="27"/>
          <w:szCs w:val="27"/>
          <w:u w:val="single"/>
        </w:rPr>
      </w:pPr>
      <w:bookmarkStart w:id="937" w:name="_Toc193890199"/>
      <w:del w:id="938" w:author="SHAHZAIB KHAN" w:date="2026-10-07T19:25:00Z">
        <w:r w:rsidRPr="00DB397A" w:rsidDel="00A71D1B">
          <w:rPr>
            <w:rStyle w:val="Heading2Char"/>
            <w:color w:val="FF0000"/>
            <w:u w:val="single"/>
            <w:rPrChange w:id="939" w:author="SHAHZAIB KHAN" w:date="2026-10-07T19:14:00Z">
              <w:rPr>
                <w:rStyle w:val="Heading2Char"/>
              </w:rPr>
            </w:rPrChange>
          </w:rPr>
          <w:delText xml:space="preserve"> </w:delText>
        </w:r>
      </w:del>
      <w:r w:rsidRPr="00DB397A">
        <w:rPr>
          <w:rStyle w:val="Heading2Char"/>
          <w:color w:val="FF0000"/>
          <w:u w:val="single"/>
          <w:rPrChange w:id="940" w:author="SHAHZAIB KHAN" w:date="2026-10-07T19:14:00Z">
            <w:rPr>
              <w:rStyle w:val="Heading2Char"/>
            </w:rPr>
          </w:rPrChange>
        </w:rPr>
        <w:t>Performance Requirements</w:t>
      </w:r>
      <w:bookmarkEnd w:id="937"/>
    </w:p>
    <w:p w14:paraId="4083193C" w14:textId="77777777" w:rsidR="006B2683" w:rsidRPr="00DB397A" w:rsidRDefault="006B2683" w:rsidP="006B2683">
      <w:pPr>
        <w:pStyle w:val="ListParagraph"/>
        <w:numPr>
          <w:ilvl w:val="0"/>
          <w:numId w:val="33"/>
        </w:numPr>
        <w:spacing w:before="100" w:beforeAutospacing="1" w:after="100" w:afterAutospacing="1"/>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  Fast Item Display</w:t>
      </w:r>
      <w:r w:rsidRPr="00DB397A">
        <w:rPr>
          <w:rFonts w:ascii="Times New Roman" w:eastAsia="Times New Roman" w:hAnsi="Times New Roman" w:cs="Times New Roman"/>
          <w:color w:val="FF0000"/>
          <w:sz w:val="24"/>
          <w:szCs w:val="24"/>
          <w:u w:val="single"/>
        </w:rPr>
        <w:br/>
        <w:t xml:space="preserve">The system should display bakery categories and items without unnecessary delay when the customer accesses the website. </w:t>
      </w:r>
    </w:p>
    <w:p w14:paraId="006BDF74" w14:textId="77777777" w:rsidR="006B2683" w:rsidRPr="00DB397A" w:rsidRDefault="006B2683" w:rsidP="006B2683">
      <w:pPr>
        <w:pStyle w:val="ListParagraph"/>
        <w:numPr>
          <w:ilvl w:val="0"/>
          <w:numId w:val="33"/>
        </w:numPr>
        <w:spacing w:before="100" w:beforeAutospacing="1" w:after="100" w:afterAutospacing="1"/>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  Quick Order Calculation</w:t>
      </w:r>
      <w:r w:rsidRPr="00DB397A">
        <w:rPr>
          <w:rFonts w:ascii="Times New Roman" w:eastAsia="Times New Roman" w:hAnsi="Times New Roman" w:cs="Times New Roman"/>
          <w:color w:val="FF0000"/>
          <w:sz w:val="24"/>
          <w:szCs w:val="24"/>
          <w:u w:val="single"/>
        </w:rPr>
        <w:br/>
        <w:t xml:space="preserve">The system should calculate and display the order total quickly after the customer selects or changes item quantities. </w:t>
      </w:r>
    </w:p>
    <w:p w14:paraId="456811A6" w14:textId="77777777" w:rsidR="006B2683" w:rsidRPr="00DB397A" w:rsidRDefault="006B2683" w:rsidP="006B2683">
      <w:pPr>
        <w:pStyle w:val="ListParagraph"/>
        <w:numPr>
          <w:ilvl w:val="0"/>
          <w:numId w:val="33"/>
        </w:numPr>
        <w:spacing w:before="100" w:beforeAutospacing="1" w:after="100" w:afterAutospacing="1"/>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  Fast Discount and Package Checking</w:t>
      </w:r>
      <w:r w:rsidRPr="00DB397A">
        <w:rPr>
          <w:rFonts w:ascii="Times New Roman" w:eastAsia="Times New Roman" w:hAnsi="Times New Roman" w:cs="Times New Roman"/>
          <w:color w:val="FF0000"/>
          <w:sz w:val="24"/>
          <w:szCs w:val="24"/>
          <w:u w:val="single"/>
        </w:rPr>
        <w:br/>
        <w:t xml:space="preserve">The system should check applicable discounts and package deals and update the total without noticeable delay. </w:t>
      </w:r>
    </w:p>
    <w:p w14:paraId="4479E319" w14:textId="77777777" w:rsidR="006B2683" w:rsidRPr="00DB397A" w:rsidRDefault="006B2683" w:rsidP="006B2683">
      <w:pPr>
        <w:pStyle w:val="ListParagraph"/>
        <w:numPr>
          <w:ilvl w:val="0"/>
          <w:numId w:val="33"/>
        </w:numPr>
        <w:spacing w:before="100" w:beforeAutospacing="1" w:after="100" w:afterAutospacing="1"/>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  Quick Delivery Area Validation</w:t>
      </w:r>
      <w:r w:rsidRPr="00DB397A">
        <w:rPr>
          <w:rFonts w:ascii="Times New Roman" w:eastAsia="Times New Roman" w:hAnsi="Times New Roman" w:cs="Times New Roman"/>
          <w:color w:val="FF0000"/>
          <w:sz w:val="24"/>
          <w:szCs w:val="24"/>
          <w:u w:val="single"/>
        </w:rPr>
        <w:br/>
        <w:t xml:space="preserve">The system should validate the selected delivery area and address promptly so that the customer can continue with the order. </w:t>
      </w:r>
    </w:p>
    <w:p w14:paraId="130A1A90" w14:textId="77777777" w:rsidR="006B2683" w:rsidRPr="00DB397A" w:rsidRDefault="006B2683" w:rsidP="006B2683">
      <w:pPr>
        <w:pStyle w:val="ListParagraph"/>
        <w:numPr>
          <w:ilvl w:val="0"/>
          <w:numId w:val="33"/>
        </w:numPr>
        <w:spacing w:before="100" w:beforeAutospacing="1" w:after="100" w:afterAutospacing="1"/>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  Efficient Payment Processing</w:t>
      </w:r>
      <w:r w:rsidRPr="00DB397A">
        <w:rPr>
          <w:rFonts w:ascii="Times New Roman" w:eastAsia="Times New Roman" w:hAnsi="Times New Roman" w:cs="Times New Roman"/>
          <w:color w:val="FF0000"/>
          <w:sz w:val="24"/>
          <w:szCs w:val="24"/>
          <w:u w:val="single"/>
        </w:rPr>
        <w:br/>
        <w:t xml:space="preserve">The system should process the customer's payment request and return the payment status without unnecessary delay. </w:t>
      </w:r>
    </w:p>
    <w:p w14:paraId="339EB8DF" w14:textId="05A9D00C" w:rsidR="006B2683" w:rsidRPr="00DB397A" w:rsidDel="00A71D1B" w:rsidRDefault="006B2683" w:rsidP="006B2683">
      <w:pPr>
        <w:pStyle w:val="ListParagraph"/>
        <w:numPr>
          <w:ilvl w:val="0"/>
          <w:numId w:val="33"/>
        </w:numPr>
        <w:spacing w:before="100" w:beforeAutospacing="1" w:after="100" w:afterAutospacing="1" w:line="240" w:lineRule="auto"/>
        <w:outlineLvl w:val="2"/>
        <w:rPr>
          <w:del w:id="941" w:author="SHAHZAIB KHAN" w:date="2026-10-07T19:25:00Z"/>
          <w:rFonts w:ascii="Times New Roman" w:eastAsia="Times New Roman" w:hAnsi="Times New Roman" w:cs="Times New Roman"/>
          <w:color w:val="FF0000"/>
          <w:sz w:val="24"/>
          <w:szCs w:val="24"/>
          <w:u w:val="single"/>
          <w:rPrChange w:id="942" w:author="SHAHZAIB KHAN" w:date="2026-10-07T19:14:00Z">
            <w:rPr>
              <w:del w:id="943" w:author="SHAHZAIB KHAN" w:date="2026-10-07T19:25:00Z"/>
              <w:rFonts w:ascii="Times New Roman" w:eastAsia="Times New Roman" w:hAnsi="Times New Roman" w:cs="Times New Roman"/>
              <w:b/>
              <w:bCs/>
              <w:sz w:val="27"/>
              <w:szCs w:val="27"/>
            </w:rPr>
          </w:rPrChange>
        </w:rPr>
      </w:pPr>
      <w:r w:rsidRPr="00DB397A">
        <w:rPr>
          <w:rFonts w:ascii="Times New Roman" w:eastAsia="Times New Roman" w:hAnsi="Times New Roman" w:cs="Times New Roman"/>
          <w:color w:val="FF0000"/>
          <w:sz w:val="24"/>
          <w:szCs w:val="24"/>
          <w:u w:val="single"/>
        </w:rPr>
        <w:lastRenderedPageBreak/>
        <w:t>  Timely Order and Delivery Processing</w:t>
      </w:r>
      <w:r w:rsidRPr="00DB397A">
        <w:rPr>
          <w:rFonts w:ascii="Times New Roman" w:eastAsia="Times New Roman" w:hAnsi="Times New Roman" w:cs="Times New Roman"/>
          <w:color w:val="FF0000"/>
          <w:sz w:val="24"/>
          <w:szCs w:val="24"/>
          <w:u w:val="single"/>
        </w:rPr>
        <w:br/>
        <w:t>After successful payment, the system should record the payment and proceed with salesman assignment so that the delivery process can start promptly.</w:t>
      </w:r>
    </w:p>
    <w:p w14:paraId="055B6F27" w14:textId="22D463E3" w:rsidR="00A408CF" w:rsidRPr="00DB397A" w:rsidDel="00A71D1B" w:rsidRDefault="00A408CF" w:rsidP="00A408CF">
      <w:pPr>
        <w:numPr>
          <w:ilvl w:val="0"/>
          <w:numId w:val="17"/>
        </w:numPr>
        <w:spacing w:before="100" w:beforeAutospacing="1" w:after="100" w:afterAutospacing="1" w:line="240" w:lineRule="auto"/>
        <w:rPr>
          <w:del w:id="944" w:author="SHAHZAIB KHAN" w:date="2026-10-07T19:25:00Z"/>
          <w:rFonts w:ascii="Times New Roman" w:eastAsia="Times New Roman" w:hAnsi="Times New Roman" w:cs="Times New Roman"/>
          <w:color w:val="FF0000"/>
          <w:sz w:val="24"/>
          <w:szCs w:val="24"/>
          <w:u w:val="single"/>
          <w:rPrChange w:id="945" w:author="SHAHZAIB KHAN" w:date="2026-10-07T19:14:00Z">
            <w:rPr>
              <w:del w:id="946" w:author="SHAHZAIB KHAN" w:date="2026-10-07T19:25:00Z"/>
              <w:rFonts w:ascii="Times New Roman" w:eastAsia="Times New Roman" w:hAnsi="Times New Roman" w:cs="Times New Roman"/>
              <w:sz w:val="24"/>
              <w:szCs w:val="24"/>
            </w:rPr>
          </w:rPrChange>
        </w:rPr>
      </w:pPr>
      <w:del w:id="947" w:author="SHAHZAIB KHAN" w:date="2026-10-07T19:25:00Z">
        <w:r w:rsidRPr="00DB397A" w:rsidDel="00A71D1B">
          <w:rPr>
            <w:rFonts w:ascii="Times New Roman" w:eastAsia="Times New Roman" w:hAnsi="Times New Roman" w:cs="Times New Roman"/>
            <w:color w:val="FF0000"/>
            <w:sz w:val="24"/>
            <w:szCs w:val="24"/>
            <w:u w:val="single"/>
            <w:rPrChange w:id="948" w:author="SHAHZAIB KHAN" w:date="2026-10-07T19:14:00Z">
              <w:rPr>
                <w:rFonts w:ascii="Times New Roman" w:eastAsia="Times New Roman" w:hAnsi="Times New Roman" w:cs="Times New Roman"/>
                <w:sz w:val="24"/>
                <w:szCs w:val="24"/>
              </w:rPr>
            </w:rPrChange>
          </w:rPr>
          <w:delText>The system must process user registration and project submission requests within 2 seconds.</w:delText>
        </w:r>
      </w:del>
    </w:p>
    <w:p w14:paraId="1FC3D02F" w14:textId="6D93A090" w:rsidR="00A408CF" w:rsidRPr="00DB397A" w:rsidDel="00A71D1B" w:rsidRDefault="00A408CF" w:rsidP="00A408CF">
      <w:pPr>
        <w:numPr>
          <w:ilvl w:val="0"/>
          <w:numId w:val="17"/>
        </w:numPr>
        <w:spacing w:before="100" w:beforeAutospacing="1" w:after="100" w:afterAutospacing="1" w:line="240" w:lineRule="auto"/>
        <w:rPr>
          <w:del w:id="949" w:author="SHAHZAIB KHAN" w:date="2026-10-07T19:25:00Z"/>
          <w:rFonts w:ascii="Times New Roman" w:eastAsia="Times New Roman" w:hAnsi="Times New Roman" w:cs="Times New Roman"/>
          <w:color w:val="FF0000"/>
          <w:sz w:val="24"/>
          <w:szCs w:val="24"/>
          <w:u w:val="single"/>
          <w:rPrChange w:id="950" w:author="SHAHZAIB KHAN" w:date="2026-10-07T19:14:00Z">
            <w:rPr>
              <w:del w:id="951" w:author="SHAHZAIB KHAN" w:date="2026-10-07T19:25:00Z"/>
              <w:rFonts w:ascii="Times New Roman" w:eastAsia="Times New Roman" w:hAnsi="Times New Roman" w:cs="Times New Roman"/>
              <w:sz w:val="24"/>
              <w:szCs w:val="24"/>
            </w:rPr>
          </w:rPrChange>
        </w:rPr>
      </w:pPr>
      <w:del w:id="952" w:author="SHAHZAIB KHAN" w:date="2026-10-07T19:25:00Z">
        <w:r w:rsidRPr="00DB397A" w:rsidDel="00A71D1B">
          <w:rPr>
            <w:rFonts w:ascii="Times New Roman" w:eastAsia="Times New Roman" w:hAnsi="Times New Roman" w:cs="Times New Roman"/>
            <w:color w:val="FF0000"/>
            <w:sz w:val="24"/>
            <w:szCs w:val="24"/>
            <w:u w:val="single"/>
            <w:rPrChange w:id="953" w:author="SHAHZAIB KHAN" w:date="2026-10-07T19:14:00Z">
              <w:rPr>
                <w:rFonts w:ascii="Times New Roman" w:eastAsia="Times New Roman" w:hAnsi="Times New Roman" w:cs="Times New Roman"/>
                <w:sz w:val="24"/>
                <w:szCs w:val="24"/>
              </w:rPr>
            </w:rPrChange>
          </w:rPr>
          <w:delText>Work product uploads and version control operations should complete within 3 seconds.</w:delText>
        </w:r>
      </w:del>
    </w:p>
    <w:p w14:paraId="36166A93" w14:textId="7F6335AE" w:rsidR="00A408CF" w:rsidRPr="00DB397A" w:rsidDel="00A71D1B" w:rsidRDefault="00A408CF" w:rsidP="00A408CF">
      <w:pPr>
        <w:numPr>
          <w:ilvl w:val="0"/>
          <w:numId w:val="17"/>
        </w:numPr>
        <w:spacing w:before="100" w:beforeAutospacing="1" w:after="100" w:afterAutospacing="1" w:line="240" w:lineRule="auto"/>
        <w:rPr>
          <w:del w:id="954" w:author="SHAHZAIB KHAN" w:date="2026-10-07T19:25:00Z"/>
          <w:rFonts w:ascii="Times New Roman" w:eastAsia="Times New Roman" w:hAnsi="Times New Roman" w:cs="Times New Roman"/>
          <w:color w:val="FF0000"/>
          <w:sz w:val="24"/>
          <w:szCs w:val="24"/>
          <w:u w:val="single"/>
          <w:rPrChange w:id="955" w:author="SHAHZAIB KHAN" w:date="2026-10-07T19:14:00Z">
            <w:rPr>
              <w:del w:id="956" w:author="SHAHZAIB KHAN" w:date="2026-10-07T19:25:00Z"/>
              <w:rFonts w:ascii="Times New Roman" w:eastAsia="Times New Roman" w:hAnsi="Times New Roman" w:cs="Times New Roman"/>
              <w:sz w:val="24"/>
              <w:szCs w:val="24"/>
            </w:rPr>
          </w:rPrChange>
        </w:rPr>
      </w:pPr>
      <w:del w:id="957" w:author="SHAHZAIB KHAN" w:date="2026-10-07T19:25:00Z">
        <w:r w:rsidRPr="00DB397A" w:rsidDel="00A71D1B">
          <w:rPr>
            <w:rFonts w:ascii="Times New Roman" w:eastAsia="Times New Roman" w:hAnsi="Times New Roman" w:cs="Times New Roman"/>
            <w:color w:val="FF0000"/>
            <w:sz w:val="24"/>
            <w:szCs w:val="24"/>
            <w:u w:val="single"/>
            <w:rPrChange w:id="958" w:author="SHAHZAIB KHAN" w:date="2026-10-07T19:14:00Z">
              <w:rPr>
                <w:rFonts w:ascii="Times New Roman" w:eastAsia="Times New Roman" w:hAnsi="Times New Roman" w:cs="Times New Roman"/>
                <w:sz w:val="24"/>
                <w:szCs w:val="24"/>
              </w:rPr>
            </w:rPrChange>
          </w:rPr>
          <w:delText>Feedback submissions must be processed and displayed within 2 seconds.</w:delText>
        </w:r>
      </w:del>
    </w:p>
    <w:p w14:paraId="15035888" w14:textId="1054B8A5" w:rsidR="00A408CF" w:rsidRPr="00DB397A" w:rsidDel="001C640F" w:rsidRDefault="00A408CF" w:rsidP="00A408CF">
      <w:pPr>
        <w:numPr>
          <w:ilvl w:val="0"/>
          <w:numId w:val="17"/>
        </w:numPr>
        <w:spacing w:before="100" w:beforeAutospacing="1" w:after="100" w:afterAutospacing="1" w:line="240" w:lineRule="auto"/>
        <w:rPr>
          <w:del w:id="959" w:author="SHAHZAIB KHAN" w:date="2026-10-07T19:25:00Z"/>
          <w:rFonts w:ascii="Times New Roman" w:eastAsia="Times New Roman" w:hAnsi="Times New Roman" w:cs="Times New Roman"/>
          <w:color w:val="FF0000"/>
          <w:sz w:val="24"/>
          <w:szCs w:val="24"/>
          <w:u w:val="single"/>
        </w:rPr>
      </w:pPr>
      <w:del w:id="960" w:author="SHAHZAIB KHAN" w:date="2026-10-07T19:25:00Z">
        <w:r w:rsidRPr="00DB397A" w:rsidDel="00A71D1B">
          <w:rPr>
            <w:rFonts w:ascii="Times New Roman" w:eastAsia="Times New Roman" w:hAnsi="Times New Roman" w:cs="Times New Roman"/>
            <w:color w:val="FF0000"/>
            <w:sz w:val="24"/>
            <w:szCs w:val="24"/>
            <w:u w:val="single"/>
            <w:rPrChange w:id="961" w:author="SHAHZAIB KHAN" w:date="2026-10-07T19:14:00Z">
              <w:rPr>
                <w:rFonts w:ascii="Times New Roman" w:eastAsia="Times New Roman" w:hAnsi="Times New Roman" w:cs="Times New Roman"/>
                <w:sz w:val="24"/>
                <w:szCs w:val="24"/>
              </w:rPr>
            </w:rPrChange>
          </w:rPr>
          <w:delText>The system should support concurrent users (students and supervisors) without performance degradation.</w:delText>
        </w:r>
      </w:del>
    </w:p>
    <w:p w14:paraId="589FE6E0" w14:textId="77777777" w:rsidR="001C640F" w:rsidRPr="00DB397A" w:rsidRDefault="001C640F" w:rsidP="00A408CF">
      <w:pPr>
        <w:numPr>
          <w:ilvl w:val="0"/>
          <w:numId w:val="17"/>
        </w:numPr>
        <w:spacing w:before="100" w:beforeAutospacing="1" w:after="100" w:afterAutospacing="1" w:line="240" w:lineRule="auto"/>
        <w:rPr>
          <w:ins w:id="962" w:author="SHAHZAIB KHAN" w:date="2026-10-07T23:48:00Z"/>
          <w:rFonts w:ascii="Times New Roman" w:eastAsia="Times New Roman" w:hAnsi="Times New Roman" w:cs="Times New Roman"/>
          <w:color w:val="FF0000"/>
          <w:sz w:val="24"/>
          <w:szCs w:val="24"/>
          <w:u w:val="single"/>
          <w:rPrChange w:id="963" w:author="SHAHZAIB KHAN" w:date="2026-10-07T19:14:00Z">
            <w:rPr>
              <w:ins w:id="964" w:author="SHAHZAIB KHAN" w:date="2026-10-07T23:48:00Z"/>
              <w:rFonts w:ascii="Times New Roman" w:eastAsia="Times New Roman" w:hAnsi="Times New Roman" w:cs="Times New Roman"/>
              <w:sz w:val="24"/>
              <w:szCs w:val="24"/>
            </w:rPr>
          </w:rPrChange>
        </w:rPr>
      </w:pPr>
    </w:p>
    <w:p w14:paraId="3C6805B0" w14:textId="42C3EBE2" w:rsidR="00A408CF" w:rsidRPr="00DB397A" w:rsidRDefault="6579BE34" w:rsidP="1A775A4C">
      <w:pPr>
        <w:pStyle w:val="ListParagraph"/>
        <w:numPr>
          <w:ilvl w:val="0"/>
          <w:numId w:val="17"/>
        </w:numPr>
        <w:spacing w:before="100" w:beforeAutospacing="1" w:after="100" w:afterAutospacing="1" w:line="240" w:lineRule="auto"/>
        <w:outlineLvl w:val="2"/>
        <w:rPr>
          <w:rStyle w:val="Heading2Char"/>
          <w:rFonts w:ascii="Times New Roman" w:eastAsia="Times New Roman" w:hAnsi="Times New Roman" w:cs="Times New Roman"/>
          <w:b/>
          <w:bCs/>
          <w:color w:val="FF0000"/>
          <w:sz w:val="27"/>
          <w:szCs w:val="27"/>
          <w:u w:val="single"/>
        </w:rPr>
      </w:pPr>
      <w:bookmarkStart w:id="965" w:name="_Toc193890200"/>
      <w:del w:id="966" w:author="SHAHZAIB KHAN" w:date="2026-10-07T19:25:00Z">
        <w:r w:rsidRPr="00DB397A" w:rsidDel="00A71D1B">
          <w:rPr>
            <w:rStyle w:val="Heading2Char"/>
            <w:color w:val="FF0000"/>
            <w:u w:val="single"/>
            <w:rPrChange w:id="967" w:author="SHAHZAIB KHAN" w:date="2026-10-07T19:14:00Z">
              <w:rPr>
                <w:rStyle w:val="Heading2Char"/>
              </w:rPr>
            </w:rPrChange>
          </w:rPr>
          <w:delText xml:space="preserve"> </w:delText>
        </w:r>
      </w:del>
      <w:r w:rsidRPr="00DB397A">
        <w:rPr>
          <w:rStyle w:val="Heading2Char"/>
          <w:color w:val="FF0000"/>
          <w:u w:val="single"/>
          <w:rPrChange w:id="968" w:author="SHAHZAIB KHAN" w:date="2026-10-07T19:14:00Z">
            <w:rPr>
              <w:rStyle w:val="Heading2Char"/>
            </w:rPr>
          </w:rPrChange>
        </w:rPr>
        <w:t>Security Requirements</w:t>
      </w:r>
      <w:bookmarkEnd w:id="965"/>
    </w:p>
    <w:p w14:paraId="147DD083" w14:textId="77777777" w:rsidR="006B2683" w:rsidRPr="00DB397A" w:rsidRDefault="006B2683" w:rsidP="006B2683">
      <w:pPr>
        <w:pStyle w:val="ListParagraph"/>
        <w:numPr>
          <w:ilvl w:val="0"/>
          <w:numId w:val="17"/>
        </w:numPr>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 xml:space="preserve">Payment Data Protection </w:t>
      </w:r>
    </w:p>
    <w:p w14:paraId="39B4EB83" w14:textId="77777777" w:rsidR="006B2683" w:rsidRPr="00DB397A" w:rsidRDefault="006B2683" w:rsidP="006B2683">
      <w:pPr>
        <w:pStyle w:val="ListParagraph"/>
        <w:numPr>
          <w:ilvl w:val="0"/>
          <w:numId w:val="17"/>
        </w:numPr>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The system should protect the customer's credit card information during payment.</w:t>
      </w:r>
      <w:r w:rsidRPr="00DB397A">
        <w:rPr>
          <w:rFonts w:ascii="Times New Roman" w:eastAsia="Times New Roman" w:hAnsi="Times New Roman" w:cs="Times New Roman"/>
          <w:color w:val="FF0000"/>
          <w:sz w:val="24"/>
          <w:szCs w:val="24"/>
          <w:u w:val="single"/>
        </w:rPr>
        <w:br/>
        <w:t>Payment details should not be unnecessarily exposed or stored in an unsafe form.</w:t>
      </w:r>
    </w:p>
    <w:p w14:paraId="6CBBC3B9" w14:textId="77777777" w:rsidR="006B2683" w:rsidRPr="00DB397A" w:rsidRDefault="006B2683" w:rsidP="006B2683">
      <w:pPr>
        <w:pStyle w:val="ListParagraph"/>
        <w:numPr>
          <w:ilvl w:val="0"/>
          <w:numId w:val="17"/>
        </w:numPr>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 xml:space="preserve">Secure Payment Processing </w:t>
      </w:r>
    </w:p>
    <w:p w14:paraId="7A5086D1" w14:textId="77777777" w:rsidR="006B2683" w:rsidRPr="00DB397A" w:rsidRDefault="006B2683" w:rsidP="006B2683">
      <w:pPr>
        <w:pStyle w:val="ListParagraph"/>
        <w:numPr>
          <w:ilvl w:val="0"/>
          <w:numId w:val="17"/>
        </w:numPr>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The system should verify the payment before confirming the order.</w:t>
      </w:r>
      <w:r w:rsidRPr="00DB397A">
        <w:rPr>
          <w:rFonts w:ascii="Times New Roman" w:eastAsia="Times New Roman" w:hAnsi="Times New Roman" w:cs="Times New Roman"/>
          <w:color w:val="FF0000"/>
          <w:sz w:val="24"/>
          <w:szCs w:val="24"/>
          <w:u w:val="single"/>
        </w:rPr>
        <w:br/>
        <w:t>A failed payment should not result in a confirmed order.</w:t>
      </w:r>
    </w:p>
    <w:p w14:paraId="7E50EE71" w14:textId="77777777" w:rsidR="006B2683" w:rsidRPr="00DB397A" w:rsidRDefault="006B2683" w:rsidP="006B2683">
      <w:pPr>
        <w:pStyle w:val="ListParagraph"/>
        <w:numPr>
          <w:ilvl w:val="0"/>
          <w:numId w:val="17"/>
        </w:numPr>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 xml:space="preserve">Data Protection </w:t>
      </w:r>
    </w:p>
    <w:p w14:paraId="01D86243" w14:textId="77777777" w:rsidR="006B2683" w:rsidRPr="00DB397A" w:rsidRDefault="006B2683" w:rsidP="006B2683">
      <w:pPr>
        <w:pStyle w:val="ListParagraph"/>
        <w:numPr>
          <w:ilvl w:val="0"/>
          <w:numId w:val="17"/>
        </w:numPr>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Customer order, delivery, and payment records should be protected from unauthorized access.</w:t>
      </w:r>
      <w:r w:rsidRPr="00DB397A">
        <w:rPr>
          <w:rFonts w:ascii="Times New Roman" w:eastAsia="Times New Roman" w:hAnsi="Times New Roman" w:cs="Times New Roman"/>
          <w:color w:val="FF0000"/>
          <w:sz w:val="24"/>
          <w:szCs w:val="24"/>
          <w:u w:val="single"/>
        </w:rPr>
        <w:br/>
        <w:t>Only authorized system operations should be allowed to modify these records.</w:t>
      </w:r>
    </w:p>
    <w:p w14:paraId="653E4588" w14:textId="77777777" w:rsidR="006B2683" w:rsidRPr="00DB397A" w:rsidRDefault="006B2683" w:rsidP="006B2683">
      <w:pPr>
        <w:pStyle w:val="ListParagraph"/>
        <w:numPr>
          <w:ilvl w:val="0"/>
          <w:numId w:val="17"/>
        </w:numPr>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 xml:space="preserve">Order Integrity </w:t>
      </w:r>
    </w:p>
    <w:p w14:paraId="20FE5E28" w14:textId="77777777" w:rsidR="006B2683" w:rsidRPr="00DB397A" w:rsidRDefault="006B2683" w:rsidP="006B2683">
      <w:pPr>
        <w:pStyle w:val="ListParagraph"/>
        <w:numPr>
          <w:ilvl w:val="0"/>
          <w:numId w:val="17"/>
        </w:numPr>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The system should make sure that the order total, payment status, and delivery information cannot be changed incorrectly during processing.</w:t>
      </w:r>
    </w:p>
    <w:p w14:paraId="596EF6A7" w14:textId="77777777" w:rsidR="006B2683" w:rsidRPr="00DB397A" w:rsidRDefault="006B2683" w:rsidP="006B2683">
      <w:pPr>
        <w:pStyle w:val="ListParagraph"/>
        <w:numPr>
          <w:ilvl w:val="0"/>
          <w:numId w:val="17"/>
        </w:numPr>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 xml:space="preserve">Secure Communication </w:t>
      </w:r>
    </w:p>
    <w:p w14:paraId="10F94182" w14:textId="77777777" w:rsidR="006B2683" w:rsidRPr="00DB397A" w:rsidRDefault="006B2683" w:rsidP="006B2683">
      <w:pPr>
        <w:pStyle w:val="ListParagraph"/>
        <w:numPr>
          <w:ilvl w:val="0"/>
          <w:numId w:val="17"/>
        </w:numPr>
        <w:outlineLvl w:val="2"/>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The website should protect information exchanged between the customer and the system, especially during payment and order submission.</w:t>
      </w:r>
    </w:p>
    <w:p w14:paraId="0614D4BF" w14:textId="77777777" w:rsidR="006B2683" w:rsidRPr="00DB397A" w:rsidRDefault="006B2683" w:rsidP="1A775A4C">
      <w:pPr>
        <w:pStyle w:val="ListParagraph"/>
        <w:numPr>
          <w:ilvl w:val="0"/>
          <w:numId w:val="17"/>
        </w:numPr>
        <w:spacing w:before="100" w:beforeAutospacing="1" w:after="100" w:afterAutospacing="1" w:line="240" w:lineRule="auto"/>
        <w:outlineLvl w:val="2"/>
        <w:rPr>
          <w:rStyle w:val="Heading2Char"/>
          <w:rFonts w:ascii="Times New Roman" w:eastAsia="Times New Roman" w:hAnsi="Times New Roman" w:cs="Times New Roman"/>
          <w:color w:val="FF0000"/>
          <w:sz w:val="24"/>
          <w:szCs w:val="24"/>
          <w:u w:val="single"/>
        </w:rPr>
      </w:pPr>
    </w:p>
    <w:p w14:paraId="1CE65EBF" w14:textId="77777777" w:rsidR="006B2683" w:rsidRPr="00DB397A" w:rsidDel="00A71D1B" w:rsidRDefault="006B2683" w:rsidP="1A775A4C">
      <w:pPr>
        <w:pStyle w:val="ListParagraph"/>
        <w:numPr>
          <w:ilvl w:val="0"/>
          <w:numId w:val="17"/>
        </w:numPr>
        <w:spacing w:before="100" w:beforeAutospacing="1" w:after="100" w:afterAutospacing="1" w:line="240" w:lineRule="auto"/>
        <w:outlineLvl w:val="2"/>
        <w:rPr>
          <w:del w:id="969" w:author="SHAHZAIB KHAN" w:date="2026-10-07T19:25:00Z"/>
          <w:rFonts w:ascii="Times New Roman" w:eastAsia="Times New Roman" w:hAnsi="Times New Roman" w:cs="Times New Roman"/>
          <w:b/>
          <w:bCs/>
          <w:color w:val="FF0000"/>
          <w:sz w:val="27"/>
          <w:szCs w:val="27"/>
          <w:u w:val="single"/>
          <w:rPrChange w:id="970" w:author="SHAHZAIB KHAN" w:date="2026-10-07T19:14:00Z">
            <w:rPr>
              <w:del w:id="971" w:author="SHAHZAIB KHAN" w:date="2026-10-07T19:25:00Z"/>
              <w:rFonts w:ascii="Times New Roman" w:eastAsia="Times New Roman" w:hAnsi="Times New Roman" w:cs="Times New Roman"/>
              <w:b/>
              <w:bCs/>
              <w:sz w:val="27"/>
              <w:szCs w:val="27"/>
            </w:rPr>
          </w:rPrChange>
        </w:rPr>
      </w:pPr>
    </w:p>
    <w:p w14:paraId="7DAF182F" w14:textId="51215C27" w:rsidR="00A408CF" w:rsidRPr="00DB397A" w:rsidDel="00A71D1B" w:rsidRDefault="00A408CF" w:rsidP="00A408CF">
      <w:pPr>
        <w:numPr>
          <w:ilvl w:val="0"/>
          <w:numId w:val="18"/>
        </w:numPr>
        <w:spacing w:before="100" w:beforeAutospacing="1" w:after="100" w:afterAutospacing="1" w:line="240" w:lineRule="auto"/>
        <w:rPr>
          <w:del w:id="972" w:author="SHAHZAIB KHAN" w:date="2026-10-07T19:25:00Z"/>
          <w:rFonts w:ascii="Times New Roman" w:eastAsia="Times New Roman" w:hAnsi="Times New Roman" w:cs="Times New Roman"/>
          <w:color w:val="FF0000"/>
          <w:sz w:val="24"/>
          <w:szCs w:val="24"/>
          <w:u w:val="single"/>
          <w:rPrChange w:id="973" w:author="SHAHZAIB KHAN" w:date="2026-10-07T19:14:00Z">
            <w:rPr>
              <w:del w:id="974" w:author="SHAHZAIB KHAN" w:date="2026-10-07T19:25:00Z"/>
              <w:rFonts w:ascii="Times New Roman" w:eastAsia="Times New Roman" w:hAnsi="Times New Roman" w:cs="Times New Roman"/>
              <w:sz w:val="24"/>
              <w:szCs w:val="24"/>
            </w:rPr>
          </w:rPrChange>
        </w:rPr>
      </w:pPr>
      <w:del w:id="975" w:author="SHAHZAIB KHAN" w:date="2026-10-07T19:25:00Z">
        <w:r w:rsidRPr="00DB397A" w:rsidDel="00A71D1B">
          <w:rPr>
            <w:rFonts w:ascii="Times New Roman" w:eastAsia="Times New Roman" w:hAnsi="Times New Roman" w:cs="Times New Roman"/>
            <w:color w:val="FF0000"/>
            <w:sz w:val="24"/>
            <w:szCs w:val="24"/>
            <w:u w:val="single"/>
            <w:rPrChange w:id="976" w:author="SHAHZAIB KHAN" w:date="2026-10-07T19:14:00Z">
              <w:rPr>
                <w:rFonts w:ascii="Times New Roman" w:eastAsia="Times New Roman" w:hAnsi="Times New Roman" w:cs="Times New Roman"/>
                <w:sz w:val="24"/>
                <w:szCs w:val="24"/>
              </w:rPr>
            </w:rPrChange>
          </w:rPr>
          <w:delText>All user data, including project details and work products, must be stored securely using encryption.</w:delText>
        </w:r>
      </w:del>
    </w:p>
    <w:p w14:paraId="413FCED1" w14:textId="2E4D10D1" w:rsidR="00A408CF" w:rsidRPr="00DB397A" w:rsidDel="00A71D1B" w:rsidRDefault="00A408CF" w:rsidP="00A408CF">
      <w:pPr>
        <w:numPr>
          <w:ilvl w:val="0"/>
          <w:numId w:val="18"/>
        </w:numPr>
        <w:spacing w:before="100" w:beforeAutospacing="1" w:after="100" w:afterAutospacing="1" w:line="240" w:lineRule="auto"/>
        <w:rPr>
          <w:del w:id="977" w:author="SHAHZAIB KHAN" w:date="2026-10-07T19:25:00Z"/>
          <w:rFonts w:ascii="Times New Roman" w:eastAsia="Times New Roman" w:hAnsi="Times New Roman" w:cs="Times New Roman"/>
          <w:color w:val="FF0000"/>
          <w:sz w:val="24"/>
          <w:szCs w:val="24"/>
          <w:u w:val="single"/>
          <w:rPrChange w:id="978" w:author="SHAHZAIB KHAN" w:date="2026-10-07T19:14:00Z">
            <w:rPr>
              <w:del w:id="979" w:author="SHAHZAIB KHAN" w:date="2026-10-07T19:25:00Z"/>
              <w:rFonts w:ascii="Times New Roman" w:eastAsia="Times New Roman" w:hAnsi="Times New Roman" w:cs="Times New Roman"/>
              <w:sz w:val="24"/>
              <w:szCs w:val="24"/>
            </w:rPr>
          </w:rPrChange>
        </w:rPr>
      </w:pPr>
      <w:del w:id="980" w:author="SHAHZAIB KHAN" w:date="2026-10-07T19:25:00Z">
        <w:r w:rsidRPr="00DB397A" w:rsidDel="00A71D1B">
          <w:rPr>
            <w:rFonts w:ascii="Times New Roman" w:eastAsia="Times New Roman" w:hAnsi="Times New Roman" w:cs="Times New Roman"/>
            <w:color w:val="FF0000"/>
            <w:sz w:val="24"/>
            <w:szCs w:val="24"/>
            <w:u w:val="single"/>
            <w:rPrChange w:id="981" w:author="SHAHZAIB KHAN" w:date="2026-10-07T19:14:00Z">
              <w:rPr>
                <w:rFonts w:ascii="Times New Roman" w:eastAsia="Times New Roman" w:hAnsi="Times New Roman" w:cs="Times New Roman"/>
                <w:sz w:val="24"/>
                <w:szCs w:val="24"/>
              </w:rPr>
            </w:rPrChange>
          </w:rPr>
          <w:delText>The system shall implement role-based access control to ensure that students can only access their own projects and supervisors only their assigned projects.</w:delText>
        </w:r>
      </w:del>
    </w:p>
    <w:p w14:paraId="47EDF8A0" w14:textId="33E44E2D" w:rsidR="00A408CF" w:rsidRPr="00DB397A" w:rsidDel="00A71D1B" w:rsidRDefault="00A408CF" w:rsidP="00A408CF">
      <w:pPr>
        <w:numPr>
          <w:ilvl w:val="0"/>
          <w:numId w:val="18"/>
        </w:numPr>
        <w:spacing w:before="100" w:beforeAutospacing="1" w:after="100" w:afterAutospacing="1" w:line="240" w:lineRule="auto"/>
        <w:rPr>
          <w:del w:id="982" w:author="SHAHZAIB KHAN" w:date="2026-10-07T19:25:00Z"/>
          <w:rFonts w:ascii="Times New Roman" w:eastAsia="Times New Roman" w:hAnsi="Times New Roman" w:cs="Times New Roman"/>
          <w:color w:val="FF0000"/>
          <w:sz w:val="24"/>
          <w:szCs w:val="24"/>
          <w:u w:val="single"/>
          <w:rPrChange w:id="983" w:author="SHAHZAIB KHAN" w:date="2026-10-07T19:14:00Z">
            <w:rPr>
              <w:del w:id="984" w:author="SHAHZAIB KHAN" w:date="2026-10-07T19:25:00Z"/>
              <w:rFonts w:ascii="Times New Roman" w:eastAsia="Times New Roman" w:hAnsi="Times New Roman" w:cs="Times New Roman"/>
              <w:sz w:val="24"/>
              <w:szCs w:val="24"/>
            </w:rPr>
          </w:rPrChange>
        </w:rPr>
      </w:pPr>
      <w:del w:id="985" w:author="SHAHZAIB KHAN" w:date="2026-10-07T19:25:00Z">
        <w:r w:rsidRPr="00DB397A" w:rsidDel="00A71D1B">
          <w:rPr>
            <w:rFonts w:ascii="Times New Roman" w:eastAsia="Times New Roman" w:hAnsi="Times New Roman" w:cs="Times New Roman"/>
            <w:color w:val="FF0000"/>
            <w:sz w:val="24"/>
            <w:szCs w:val="24"/>
            <w:u w:val="single"/>
            <w:rPrChange w:id="986" w:author="SHAHZAIB KHAN" w:date="2026-10-07T19:14:00Z">
              <w:rPr>
                <w:rFonts w:ascii="Times New Roman" w:eastAsia="Times New Roman" w:hAnsi="Times New Roman" w:cs="Times New Roman"/>
                <w:sz w:val="24"/>
                <w:szCs w:val="24"/>
              </w:rPr>
            </w:rPrChange>
          </w:rPr>
          <w:delText>Secure authentication mechanisms (e.g., two-factor authentication) should be implemented for both registration and login.</w:delText>
        </w:r>
      </w:del>
    </w:p>
    <w:p w14:paraId="0F67DDA8" w14:textId="54691DD6" w:rsidR="00A408CF" w:rsidRPr="00DB397A" w:rsidDel="001C640F" w:rsidRDefault="00A408CF" w:rsidP="00A408CF">
      <w:pPr>
        <w:numPr>
          <w:ilvl w:val="0"/>
          <w:numId w:val="18"/>
        </w:numPr>
        <w:spacing w:before="100" w:beforeAutospacing="1" w:after="100" w:afterAutospacing="1" w:line="240" w:lineRule="auto"/>
        <w:rPr>
          <w:del w:id="987" w:author="SHAHZAIB KHAN" w:date="2026-10-07T19:25:00Z"/>
          <w:rFonts w:ascii="Times New Roman" w:eastAsia="Times New Roman" w:hAnsi="Times New Roman" w:cs="Times New Roman"/>
          <w:color w:val="FF0000"/>
          <w:sz w:val="24"/>
          <w:szCs w:val="24"/>
          <w:u w:val="single"/>
        </w:rPr>
      </w:pPr>
      <w:del w:id="988" w:author="SHAHZAIB KHAN" w:date="2026-10-07T19:25:00Z">
        <w:r w:rsidRPr="00DB397A" w:rsidDel="00A71D1B">
          <w:rPr>
            <w:rFonts w:ascii="Times New Roman" w:eastAsia="Times New Roman" w:hAnsi="Times New Roman" w:cs="Times New Roman"/>
            <w:color w:val="FF0000"/>
            <w:sz w:val="24"/>
            <w:szCs w:val="24"/>
            <w:u w:val="single"/>
            <w:rPrChange w:id="989" w:author="SHAHZAIB KHAN" w:date="2026-10-07T19:14:00Z">
              <w:rPr>
                <w:rFonts w:ascii="Times New Roman" w:eastAsia="Times New Roman" w:hAnsi="Times New Roman" w:cs="Times New Roman"/>
                <w:sz w:val="24"/>
                <w:szCs w:val="24"/>
              </w:rPr>
            </w:rPrChange>
          </w:rPr>
          <w:delText>The system must comply with data privacy regulations as mandated by the university.</w:delText>
        </w:r>
      </w:del>
    </w:p>
    <w:p w14:paraId="1EAF2D1B" w14:textId="58CAA4C4" w:rsidR="00A408CF" w:rsidRPr="00DB397A" w:rsidRDefault="6579BE34" w:rsidP="1A775A4C">
      <w:pPr>
        <w:pStyle w:val="ListParagraph"/>
        <w:numPr>
          <w:ilvl w:val="0"/>
          <w:numId w:val="18"/>
        </w:numPr>
        <w:spacing w:before="100" w:beforeAutospacing="1" w:after="100" w:afterAutospacing="1" w:line="240" w:lineRule="auto"/>
        <w:outlineLvl w:val="2"/>
        <w:rPr>
          <w:rStyle w:val="Heading2Char"/>
          <w:color w:val="FF0000"/>
          <w:u w:val="single"/>
        </w:rPr>
      </w:pPr>
      <w:bookmarkStart w:id="990" w:name="_Toc193890201"/>
      <w:r w:rsidRPr="00DB397A">
        <w:rPr>
          <w:rStyle w:val="Heading2Char"/>
          <w:color w:val="FF0000"/>
        </w:rPr>
        <w:t xml:space="preserve"> Usability Requirements</w:t>
      </w:r>
      <w:bookmarkEnd w:id="990"/>
    </w:p>
    <w:p w14:paraId="6B5E1AAD" w14:textId="77777777" w:rsidR="001C640F" w:rsidRPr="00DB397A" w:rsidRDefault="001C640F" w:rsidP="003A261D">
      <w:pPr>
        <w:pStyle w:val="ListParagraph"/>
        <w:spacing w:before="100" w:beforeAutospacing="1" w:after="100" w:afterAutospacing="1" w:line="240" w:lineRule="auto"/>
        <w:outlineLvl w:val="2"/>
        <w:rPr>
          <w:ins w:id="991" w:author="SHAHZAIB KHAN" w:date="2026-10-07T23:49:00Z"/>
          <w:rStyle w:val="Heading2Char"/>
          <w:rFonts w:ascii="Times New Roman" w:eastAsia="Times New Roman" w:hAnsi="Times New Roman" w:cs="Times New Roman"/>
          <w:b/>
          <w:bCs/>
          <w:color w:val="FF0000"/>
          <w:sz w:val="27"/>
          <w:szCs w:val="27"/>
          <w:u w:val="single"/>
          <w:rPrChange w:id="992" w:author="SHAHZAIB KHAN" w:date="2026-10-07T23:49:00Z">
            <w:rPr>
              <w:ins w:id="993" w:author="SHAHZAIB KHAN" w:date="2026-10-07T23:49:00Z"/>
              <w:rStyle w:val="Heading2Char"/>
              <w:u w:val="single"/>
            </w:rPr>
          </w:rPrChange>
        </w:rPr>
      </w:pPr>
    </w:p>
    <w:p w14:paraId="3BE1DB1F" w14:textId="77777777" w:rsidR="001C640F" w:rsidRPr="00DB397A" w:rsidRDefault="001C640F" w:rsidP="001C640F">
      <w:pPr>
        <w:pStyle w:val="ListParagraph"/>
        <w:numPr>
          <w:ilvl w:val="0"/>
          <w:numId w:val="18"/>
        </w:numPr>
        <w:outlineLvl w:val="2"/>
        <w:rPr>
          <w:ins w:id="994" w:author="SHAHZAIB KHAN" w:date="2026-10-07T23:49:00Z"/>
          <w:rFonts w:ascii="Times New Roman" w:eastAsia="Times New Roman" w:hAnsi="Times New Roman" w:cs="Times New Roman"/>
          <w:color w:val="FF0000"/>
          <w:sz w:val="24"/>
          <w:szCs w:val="24"/>
          <w:u w:val="single"/>
          <w:rPrChange w:id="995" w:author="SHAHZAIB KHAN" w:date="2026-10-07T23:49:00Z">
            <w:rPr>
              <w:ins w:id="996" w:author="SHAHZAIB KHAN" w:date="2026-10-07T23:49:00Z"/>
              <w:rFonts w:ascii="Times New Roman" w:eastAsia="Times New Roman" w:hAnsi="Times New Roman" w:cs="Times New Roman"/>
              <w:b/>
              <w:bCs/>
              <w:sz w:val="27"/>
              <w:szCs w:val="27"/>
              <w:u w:val="single"/>
            </w:rPr>
          </w:rPrChange>
        </w:rPr>
      </w:pPr>
      <w:ins w:id="997" w:author="SHAHZAIB KHAN" w:date="2026-10-07T23:49:00Z">
        <w:r w:rsidRPr="00DB397A">
          <w:rPr>
            <w:rFonts w:ascii="Times New Roman" w:eastAsia="Times New Roman" w:hAnsi="Times New Roman" w:cs="Times New Roman"/>
            <w:color w:val="FF0000"/>
            <w:sz w:val="24"/>
            <w:szCs w:val="24"/>
            <w:u w:val="single"/>
            <w:rPrChange w:id="998" w:author="SHAHZAIB KHAN" w:date="2026-10-07T23:49:00Z">
              <w:rPr>
                <w:rFonts w:ascii="Times New Roman" w:eastAsia="Times New Roman" w:hAnsi="Times New Roman" w:cs="Times New Roman"/>
                <w:b/>
                <w:bCs/>
                <w:color w:val="0F4761" w:themeColor="accent1" w:themeShade="BF"/>
                <w:sz w:val="27"/>
                <w:szCs w:val="27"/>
                <w:u w:val="single"/>
              </w:rPr>
            </w:rPrChange>
          </w:rPr>
          <w:t xml:space="preserve">Easy Navigation </w:t>
        </w:r>
      </w:ins>
    </w:p>
    <w:p w14:paraId="62A00E06" w14:textId="77777777" w:rsidR="001C640F" w:rsidRPr="00DB397A" w:rsidRDefault="001C640F" w:rsidP="001C640F">
      <w:pPr>
        <w:pStyle w:val="ListParagraph"/>
        <w:numPr>
          <w:ilvl w:val="0"/>
          <w:numId w:val="18"/>
        </w:numPr>
        <w:outlineLvl w:val="2"/>
        <w:rPr>
          <w:ins w:id="999" w:author="SHAHZAIB KHAN" w:date="2026-10-07T23:49:00Z"/>
          <w:rFonts w:ascii="Times New Roman" w:eastAsia="Times New Roman" w:hAnsi="Times New Roman" w:cs="Times New Roman"/>
          <w:color w:val="FF0000"/>
          <w:sz w:val="24"/>
          <w:szCs w:val="24"/>
          <w:u w:val="single"/>
          <w:rPrChange w:id="1000" w:author="SHAHZAIB KHAN" w:date="2026-10-07T23:49:00Z">
            <w:rPr>
              <w:ins w:id="1001" w:author="SHAHZAIB KHAN" w:date="2026-10-07T23:49:00Z"/>
              <w:rFonts w:ascii="Times New Roman" w:eastAsia="Times New Roman" w:hAnsi="Times New Roman" w:cs="Times New Roman"/>
              <w:b/>
              <w:bCs/>
              <w:sz w:val="27"/>
              <w:szCs w:val="27"/>
              <w:u w:val="single"/>
            </w:rPr>
          </w:rPrChange>
        </w:rPr>
      </w:pPr>
      <w:ins w:id="1002" w:author="SHAHZAIB KHAN" w:date="2026-10-07T23:49:00Z">
        <w:r w:rsidRPr="00DB397A">
          <w:rPr>
            <w:rFonts w:ascii="Times New Roman" w:eastAsia="Times New Roman" w:hAnsi="Times New Roman" w:cs="Times New Roman"/>
            <w:color w:val="FF0000"/>
            <w:sz w:val="24"/>
            <w:szCs w:val="24"/>
            <w:u w:val="single"/>
            <w:rPrChange w:id="1003" w:author="SHAHZAIB KHAN" w:date="2026-10-07T23:49:00Z">
              <w:rPr>
                <w:rFonts w:ascii="Times New Roman" w:eastAsia="Times New Roman" w:hAnsi="Times New Roman" w:cs="Times New Roman"/>
                <w:b/>
                <w:bCs/>
                <w:sz w:val="27"/>
                <w:szCs w:val="27"/>
                <w:u w:val="single"/>
              </w:rPr>
            </w:rPrChange>
          </w:rPr>
          <w:t>The system should provide a simple interface so that customers can easily move between categories, products, order details, and payment.</w:t>
        </w:r>
      </w:ins>
    </w:p>
    <w:p w14:paraId="3146ED3F" w14:textId="77777777" w:rsidR="001C640F" w:rsidRPr="00DB397A" w:rsidRDefault="001C640F" w:rsidP="001C640F">
      <w:pPr>
        <w:pStyle w:val="ListParagraph"/>
        <w:numPr>
          <w:ilvl w:val="0"/>
          <w:numId w:val="18"/>
        </w:numPr>
        <w:outlineLvl w:val="2"/>
        <w:rPr>
          <w:ins w:id="1004" w:author="SHAHZAIB KHAN" w:date="2026-10-07T23:49:00Z"/>
          <w:rFonts w:ascii="Times New Roman" w:eastAsia="Times New Roman" w:hAnsi="Times New Roman" w:cs="Times New Roman"/>
          <w:color w:val="FF0000"/>
          <w:sz w:val="24"/>
          <w:szCs w:val="24"/>
          <w:u w:val="single"/>
          <w:rPrChange w:id="1005" w:author="SHAHZAIB KHAN" w:date="2026-10-07T23:49:00Z">
            <w:rPr>
              <w:ins w:id="1006" w:author="SHAHZAIB KHAN" w:date="2026-10-07T23:49:00Z"/>
              <w:rFonts w:ascii="Times New Roman" w:eastAsia="Times New Roman" w:hAnsi="Times New Roman" w:cs="Times New Roman"/>
              <w:b/>
              <w:bCs/>
              <w:sz w:val="27"/>
              <w:szCs w:val="27"/>
              <w:u w:val="single"/>
            </w:rPr>
          </w:rPrChange>
        </w:rPr>
      </w:pPr>
      <w:ins w:id="1007" w:author="SHAHZAIB KHAN" w:date="2026-10-07T23:49:00Z">
        <w:r w:rsidRPr="00DB397A">
          <w:rPr>
            <w:rFonts w:ascii="Times New Roman" w:eastAsia="Times New Roman" w:hAnsi="Times New Roman" w:cs="Times New Roman"/>
            <w:color w:val="FF0000"/>
            <w:sz w:val="24"/>
            <w:szCs w:val="24"/>
            <w:u w:val="single"/>
            <w:rPrChange w:id="1008" w:author="SHAHZAIB KHAN" w:date="2026-10-07T23:49:00Z">
              <w:rPr>
                <w:rFonts w:ascii="Times New Roman" w:eastAsia="Times New Roman" w:hAnsi="Times New Roman" w:cs="Times New Roman"/>
                <w:b/>
                <w:bCs/>
                <w:sz w:val="27"/>
                <w:szCs w:val="27"/>
                <w:u w:val="single"/>
              </w:rPr>
            </w:rPrChange>
          </w:rPr>
          <w:t xml:space="preserve">Clear Product Information </w:t>
        </w:r>
      </w:ins>
    </w:p>
    <w:p w14:paraId="09086767" w14:textId="77777777" w:rsidR="001C640F" w:rsidRPr="00DB397A" w:rsidRDefault="001C640F" w:rsidP="001C640F">
      <w:pPr>
        <w:pStyle w:val="ListParagraph"/>
        <w:numPr>
          <w:ilvl w:val="0"/>
          <w:numId w:val="18"/>
        </w:numPr>
        <w:outlineLvl w:val="2"/>
        <w:rPr>
          <w:ins w:id="1009" w:author="SHAHZAIB KHAN" w:date="2026-10-07T23:49:00Z"/>
          <w:rFonts w:ascii="Times New Roman" w:eastAsia="Times New Roman" w:hAnsi="Times New Roman" w:cs="Times New Roman"/>
          <w:color w:val="FF0000"/>
          <w:sz w:val="24"/>
          <w:szCs w:val="24"/>
          <w:u w:val="single"/>
          <w:rPrChange w:id="1010" w:author="SHAHZAIB KHAN" w:date="2026-10-07T23:49:00Z">
            <w:rPr>
              <w:ins w:id="1011" w:author="SHAHZAIB KHAN" w:date="2026-10-07T23:49:00Z"/>
              <w:rFonts w:ascii="Times New Roman" w:eastAsia="Times New Roman" w:hAnsi="Times New Roman" w:cs="Times New Roman"/>
              <w:b/>
              <w:bCs/>
              <w:sz w:val="27"/>
              <w:szCs w:val="27"/>
              <w:u w:val="single"/>
            </w:rPr>
          </w:rPrChange>
        </w:rPr>
      </w:pPr>
      <w:ins w:id="1012" w:author="SHAHZAIB KHAN" w:date="2026-10-07T23:49:00Z">
        <w:r w:rsidRPr="00DB397A">
          <w:rPr>
            <w:rFonts w:ascii="Times New Roman" w:eastAsia="Times New Roman" w:hAnsi="Times New Roman" w:cs="Times New Roman"/>
            <w:color w:val="FF0000"/>
            <w:sz w:val="24"/>
            <w:szCs w:val="24"/>
            <w:u w:val="single"/>
            <w:rPrChange w:id="1013" w:author="SHAHZAIB KHAN" w:date="2026-10-07T23:49:00Z">
              <w:rPr>
                <w:rFonts w:ascii="Times New Roman" w:eastAsia="Times New Roman" w:hAnsi="Times New Roman" w:cs="Times New Roman"/>
                <w:b/>
                <w:bCs/>
                <w:sz w:val="27"/>
                <w:szCs w:val="27"/>
                <w:u w:val="single"/>
              </w:rPr>
            </w:rPrChange>
          </w:rPr>
          <w:t>The system should clearly display bakery item names, prices, and available categories so customers can make their selections easily.</w:t>
        </w:r>
      </w:ins>
    </w:p>
    <w:p w14:paraId="227381E8" w14:textId="77777777" w:rsidR="001C640F" w:rsidRPr="00DB397A" w:rsidRDefault="001C640F" w:rsidP="001C640F">
      <w:pPr>
        <w:pStyle w:val="ListParagraph"/>
        <w:numPr>
          <w:ilvl w:val="0"/>
          <w:numId w:val="18"/>
        </w:numPr>
        <w:outlineLvl w:val="2"/>
        <w:rPr>
          <w:ins w:id="1014" w:author="SHAHZAIB KHAN" w:date="2026-10-07T23:49:00Z"/>
          <w:rFonts w:ascii="Times New Roman" w:eastAsia="Times New Roman" w:hAnsi="Times New Roman" w:cs="Times New Roman"/>
          <w:color w:val="FF0000"/>
          <w:sz w:val="24"/>
          <w:szCs w:val="24"/>
          <w:u w:val="single"/>
          <w:rPrChange w:id="1015" w:author="SHAHZAIB KHAN" w:date="2026-10-07T23:49:00Z">
            <w:rPr>
              <w:ins w:id="1016" w:author="SHAHZAIB KHAN" w:date="2026-10-07T23:49:00Z"/>
              <w:rFonts w:ascii="Times New Roman" w:eastAsia="Times New Roman" w:hAnsi="Times New Roman" w:cs="Times New Roman"/>
              <w:b/>
              <w:bCs/>
              <w:sz w:val="27"/>
              <w:szCs w:val="27"/>
              <w:u w:val="single"/>
            </w:rPr>
          </w:rPrChange>
        </w:rPr>
      </w:pPr>
      <w:ins w:id="1017" w:author="SHAHZAIB KHAN" w:date="2026-10-07T23:49:00Z">
        <w:r w:rsidRPr="00DB397A">
          <w:rPr>
            <w:rFonts w:ascii="Times New Roman" w:eastAsia="Times New Roman" w:hAnsi="Times New Roman" w:cs="Times New Roman"/>
            <w:color w:val="FF0000"/>
            <w:sz w:val="24"/>
            <w:szCs w:val="24"/>
            <w:u w:val="single"/>
            <w:rPrChange w:id="1018" w:author="SHAHZAIB KHAN" w:date="2026-10-07T23:49:00Z">
              <w:rPr>
                <w:rFonts w:ascii="Times New Roman" w:eastAsia="Times New Roman" w:hAnsi="Times New Roman" w:cs="Times New Roman"/>
                <w:b/>
                <w:bCs/>
                <w:sz w:val="27"/>
                <w:szCs w:val="27"/>
                <w:u w:val="single"/>
              </w:rPr>
            </w:rPrChange>
          </w:rPr>
          <w:t xml:space="preserve">Simple Order Selection </w:t>
        </w:r>
      </w:ins>
    </w:p>
    <w:p w14:paraId="444B708E" w14:textId="77777777" w:rsidR="001C640F" w:rsidRPr="00DB397A" w:rsidRDefault="001C640F" w:rsidP="001C640F">
      <w:pPr>
        <w:pStyle w:val="ListParagraph"/>
        <w:numPr>
          <w:ilvl w:val="0"/>
          <w:numId w:val="18"/>
        </w:numPr>
        <w:outlineLvl w:val="2"/>
        <w:rPr>
          <w:ins w:id="1019" w:author="SHAHZAIB KHAN" w:date="2026-10-07T23:49:00Z"/>
          <w:rFonts w:ascii="Times New Roman" w:eastAsia="Times New Roman" w:hAnsi="Times New Roman" w:cs="Times New Roman"/>
          <w:color w:val="FF0000"/>
          <w:sz w:val="24"/>
          <w:szCs w:val="24"/>
          <w:u w:val="single"/>
          <w:rPrChange w:id="1020" w:author="SHAHZAIB KHAN" w:date="2026-10-07T23:49:00Z">
            <w:rPr>
              <w:ins w:id="1021" w:author="SHAHZAIB KHAN" w:date="2026-10-07T23:49:00Z"/>
              <w:rFonts w:ascii="Times New Roman" w:eastAsia="Times New Roman" w:hAnsi="Times New Roman" w:cs="Times New Roman"/>
              <w:b/>
              <w:bCs/>
              <w:sz w:val="27"/>
              <w:szCs w:val="27"/>
              <w:u w:val="single"/>
            </w:rPr>
          </w:rPrChange>
        </w:rPr>
      </w:pPr>
      <w:ins w:id="1022" w:author="SHAHZAIB KHAN" w:date="2026-10-07T23:49:00Z">
        <w:r w:rsidRPr="00DB397A">
          <w:rPr>
            <w:rFonts w:ascii="Times New Roman" w:eastAsia="Times New Roman" w:hAnsi="Times New Roman" w:cs="Times New Roman"/>
            <w:color w:val="FF0000"/>
            <w:sz w:val="24"/>
            <w:szCs w:val="24"/>
            <w:u w:val="single"/>
            <w:rPrChange w:id="1023" w:author="SHAHZAIB KHAN" w:date="2026-10-07T23:49:00Z">
              <w:rPr>
                <w:rFonts w:ascii="Times New Roman" w:eastAsia="Times New Roman" w:hAnsi="Times New Roman" w:cs="Times New Roman"/>
                <w:b/>
                <w:bCs/>
                <w:sz w:val="27"/>
                <w:szCs w:val="27"/>
                <w:u w:val="single"/>
              </w:rPr>
            </w:rPrChange>
          </w:rPr>
          <w:t>Customers should be able to select items and quantities without confusion.</w:t>
        </w:r>
        <w:r w:rsidRPr="00DB397A">
          <w:rPr>
            <w:rFonts w:ascii="Times New Roman" w:eastAsia="Times New Roman" w:hAnsi="Times New Roman" w:cs="Times New Roman"/>
            <w:color w:val="FF0000"/>
            <w:sz w:val="24"/>
            <w:szCs w:val="24"/>
            <w:u w:val="single"/>
            <w:rPrChange w:id="1024" w:author="SHAHZAIB KHAN" w:date="2026-10-07T23:49:00Z">
              <w:rPr>
                <w:rFonts w:ascii="Times New Roman" w:eastAsia="Times New Roman" w:hAnsi="Times New Roman" w:cs="Times New Roman"/>
                <w:b/>
                <w:bCs/>
                <w:sz w:val="27"/>
                <w:szCs w:val="27"/>
                <w:u w:val="single"/>
              </w:rPr>
            </w:rPrChange>
          </w:rPr>
          <w:br/>
          <w:t>The selected items and updated total should be clearly visible.</w:t>
        </w:r>
      </w:ins>
    </w:p>
    <w:p w14:paraId="1D29D82C" w14:textId="77777777" w:rsidR="001C640F" w:rsidRPr="00DB397A" w:rsidRDefault="001C640F" w:rsidP="001C640F">
      <w:pPr>
        <w:pStyle w:val="ListParagraph"/>
        <w:numPr>
          <w:ilvl w:val="0"/>
          <w:numId w:val="18"/>
        </w:numPr>
        <w:outlineLvl w:val="2"/>
        <w:rPr>
          <w:ins w:id="1025" w:author="SHAHZAIB KHAN" w:date="2026-10-07T23:49:00Z"/>
          <w:rFonts w:ascii="Times New Roman" w:eastAsia="Times New Roman" w:hAnsi="Times New Roman" w:cs="Times New Roman"/>
          <w:color w:val="FF0000"/>
          <w:sz w:val="24"/>
          <w:szCs w:val="24"/>
          <w:u w:val="single"/>
          <w:rPrChange w:id="1026" w:author="SHAHZAIB KHAN" w:date="2026-10-07T23:49:00Z">
            <w:rPr>
              <w:ins w:id="1027" w:author="SHAHZAIB KHAN" w:date="2026-10-07T23:49:00Z"/>
              <w:rFonts w:ascii="Times New Roman" w:eastAsia="Times New Roman" w:hAnsi="Times New Roman" w:cs="Times New Roman"/>
              <w:b/>
              <w:bCs/>
              <w:sz w:val="27"/>
              <w:szCs w:val="27"/>
              <w:u w:val="single"/>
            </w:rPr>
          </w:rPrChange>
        </w:rPr>
      </w:pPr>
      <w:ins w:id="1028" w:author="SHAHZAIB KHAN" w:date="2026-10-07T23:49:00Z">
        <w:r w:rsidRPr="00DB397A">
          <w:rPr>
            <w:rFonts w:ascii="Times New Roman" w:eastAsia="Times New Roman" w:hAnsi="Times New Roman" w:cs="Times New Roman"/>
            <w:color w:val="FF0000"/>
            <w:sz w:val="24"/>
            <w:szCs w:val="24"/>
            <w:u w:val="single"/>
            <w:rPrChange w:id="1029" w:author="SHAHZAIB KHAN" w:date="2026-10-07T23:49:00Z">
              <w:rPr>
                <w:rFonts w:ascii="Times New Roman" w:eastAsia="Times New Roman" w:hAnsi="Times New Roman" w:cs="Times New Roman"/>
                <w:b/>
                <w:bCs/>
                <w:sz w:val="27"/>
                <w:szCs w:val="27"/>
                <w:u w:val="single"/>
              </w:rPr>
            </w:rPrChange>
          </w:rPr>
          <w:t xml:space="preserve">Clear Error Messages </w:t>
        </w:r>
      </w:ins>
    </w:p>
    <w:p w14:paraId="6956C8A1" w14:textId="77777777" w:rsidR="001C640F" w:rsidRPr="00DB397A" w:rsidRDefault="001C640F" w:rsidP="001C640F">
      <w:pPr>
        <w:pStyle w:val="ListParagraph"/>
        <w:numPr>
          <w:ilvl w:val="0"/>
          <w:numId w:val="18"/>
        </w:numPr>
        <w:outlineLvl w:val="2"/>
        <w:rPr>
          <w:ins w:id="1030" w:author="SHAHZAIB KHAN" w:date="2026-10-07T23:49:00Z"/>
          <w:rFonts w:ascii="Times New Roman" w:eastAsia="Times New Roman" w:hAnsi="Times New Roman" w:cs="Times New Roman"/>
          <w:color w:val="FF0000"/>
          <w:sz w:val="24"/>
          <w:szCs w:val="24"/>
          <w:u w:val="single"/>
          <w:rPrChange w:id="1031" w:author="SHAHZAIB KHAN" w:date="2026-10-07T23:49:00Z">
            <w:rPr>
              <w:ins w:id="1032" w:author="SHAHZAIB KHAN" w:date="2026-10-07T23:49:00Z"/>
              <w:rFonts w:ascii="Times New Roman" w:eastAsia="Times New Roman" w:hAnsi="Times New Roman" w:cs="Times New Roman"/>
              <w:b/>
              <w:bCs/>
              <w:sz w:val="27"/>
              <w:szCs w:val="27"/>
              <w:u w:val="single"/>
            </w:rPr>
          </w:rPrChange>
        </w:rPr>
      </w:pPr>
      <w:ins w:id="1033" w:author="SHAHZAIB KHAN" w:date="2026-10-07T23:49:00Z">
        <w:r w:rsidRPr="00DB397A">
          <w:rPr>
            <w:rFonts w:ascii="Times New Roman" w:eastAsia="Times New Roman" w:hAnsi="Times New Roman" w:cs="Times New Roman"/>
            <w:color w:val="FF0000"/>
            <w:sz w:val="24"/>
            <w:szCs w:val="24"/>
            <w:u w:val="single"/>
            <w:rPrChange w:id="1034" w:author="SHAHZAIB KHAN" w:date="2026-10-07T23:49:00Z">
              <w:rPr>
                <w:rFonts w:ascii="Times New Roman" w:eastAsia="Times New Roman" w:hAnsi="Times New Roman" w:cs="Times New Roman"/>
                <w:b/>
                <w:bCs/>
                <w:sz w:val="27"/>
                <w:szCs w:val="27"/>
                <w:u w:val="single"/>
              </w:rPr>
            </w:rPrChange>
          </w:rPr>
          <w:t>The system should display understandable messages when an invalid delivery area, incorrect information, or failed payment is entered.</w:t>
        </w:r>
      </w:ins>
    </w:p>
    <w:p w14:paraId="415BAE9E" w14:textId="77777777" w:rsidR="001C640F" w:rsidRPr="00DB397A" w:rsidRDefault="001C640F" w:rsidP="001C640F">
      <w:pPr>
        <w:pStyle w:val="ListParagraph"/>
        <w:numPr>
          <w:ilvl w:val="0"/>
          <w:numId w:val="18"/>
        </w:numPr>
        <w:outlineLvl w:val="2"/>
        <w:rPr>
          <w:ins w:id="1035" w:author="SHAHZAIB KHAN" w:date="2026-10-07T23:49:00Z"/>
          <w:rFonts w:ascii="Times New Roman" w:eastAsia="Times New Roman" w:hAnsi="Times New Roman" w:cs="Times New Roman"/>
          <w:color w:val="FF0000"/>
          <w:sz w:val="24"/>
          <w:szCs w:val="24"/>
          <w:u w:val="single"/>
          <w:rPrChange w:id="1036" w:author="SHAHZAIB KHAN" w:date="2026-10-07T23:49:00Z">
            <w:rPr>
              <w:ins w:id="1037" w:author="SHAHZAIB KHAN" w:date="2026-10-07T23:49:00Z"/>
              <w:rFonts w:ascii="Times New Roman" w:eastAsia="Times New Roman" w:hAnsi="Times New Roman" w:cs="Times New Roman"/>
              <w:b/>
              <w:bCs/>
              <w:sz w:val="27"/>
              <w:szCs w:val="27"/>
              <w:u w:val="single"/>
            </w:rPr>
          </w:rPrChange>
        </w:rPr>
      </w:pPr>
      <w:ins w:id="1038" w:author="SHAHZAIB KHAN" w:date="2026-10-07T23:49:00Z">
        <w:r w:rsidRPr="00DB397A">
          <w:rPr>
            <w:rFonts w:ascii="Times New Roman" w:eastAsia="Times New Roman" w:hAnsi="Times New Roman" w:cs="Times New Roman"/>
            <w:color w:val="FF0000"/>
            <w:sz w:val="24"/>
            <w:szCs w:val="24"/>
            <w:u w:val="single"/>
            <w:rPrChange w:id="1039" w:author="SHAHZAIB KHAN" w:date="2026-10-07T23:49:00Z">
              <w:rPr>
                <w:rFonts w:ascii="Times New Roman" w:eastAsia="Times New Roman" w:hAnsi="Times New Roman" w:cs="Times New Roman"/>
                <w:b/>
                <w:bCs/>
                <w:sz w:val="27"/>
                <w:szCs w:val="27"/>
                <w:u w:val="single"/>
              </w:rPr>
            </w:rPrChange>
          </w:rPr>
          <w:t xml:space="preserve">Easy Delivery Area Selection </w:t>
        </w:r>
      </w:ins>
    </w:p>
    <w:p w14:paraId="7546ACFA" w14:textId="77777777" w:rsidR="001C640F" w:rsidRPr="00DB397A" w:rsidRDefault="001C640F" w:rsidP="001C640F">
      <w:pPr>
        <w:pStyle w:val="ListParagraph"/>
        <w:numPr>
          <w:ilvl w:val="0"/>
          <w:numId w:val="18"/>
        </w:numPr>
        <w:outlineLvl w:val="2"/>
        <w:rPr>
          <w:ins w:id="1040" w:author="SHAHZAIB KHAN" w:date="2026-10-07T23:49:00Z"/>
          <w:rFonts w:ascii="Times New Roman" w:eastAsia="Times New Roman" w:hAnsi="Times New Roman" w:cs="Times New Roman"/>
          <w:color w:val="FF0000"/>
          <w:sz w:val="24"/>
          <w:szCs w:val="24"/>
          <w:u w:val="single"/>
          <w:rPrChange w:id="1041" w:author="SHAHZAIB KHAN" w:date="2026-10-07T23:49:00Z">
            <w:rPr>
              <w:ins w:id="1042" w:author="SHAHZAIB KHAN" w:date="2026-10-07T23:49:00Z"/>
              <w:rFonts w:ascii="Times New Roman" w:eastAsia="Times New Roman" w:hAnsi="Times New Roman" w:cs="Times New Roman"/>
              <w:b/>
              <w:bCs/>
              <w:sz w:val="27"/>
              <w:szCs w:val="27"/>
              <w:u w:val="single"/>
            </w:rPr>
          </w:rPrChange>
        </w:rPr>
      </w:pPr>
      <w:ins w:id="1043" w:author="SHAHZAIB KHAN" w:date="2026-10-07T23:49:00Z">
        <w:r w:rsidRPr="00DB397A">
          <w:rPr>
            <w:rFonts w:ascii="Times New Roman" w:eastAsia="Times New Roman" w:hAnsi="Times New Roman" w:cs="Times New Roman"/>
            <w:color w:val="FF0000"/>
            <w:sz w:val="24"/>
            <w:szCs w:val="24"/>
            <w:u w:val="single"/>
            <w:rPrChange w:id="1044" w:author="SHAHZAIB KHAN" w:date="2026-10-07T23:49:00Z">
              <w:rPr>
                <w:rFonts w:ascii="Times New Roman" w:eastAsia="Times New Roman" w:hAnsi="Times New Roman" w:cs="Times New Roman"/>
                <w:b/>
                <w:bCs/>
                <w:sz w:val="27"/>
                <w:szCs w:val="27"/>
                <w:u w:val="single"/>
              </w:rPr>
            </w:rPrChange>
          </w:rPr>
          <w:t>The system should make it simple for customers to select an available delivery area and enter their address details.</w:t>
        </w:r>
      </w:ins>
    </w:p>
    <w:p w14:paraId="3366DAE6" w14:textId="77777777" w:rsidR="001C640F" w:rsidRPr="00DB397A" w:rsidRDefault="001C640F" w:rsidP="001C640F">
      <w:pPr>
        <w:pStyle w:val="ListParagraph"/>
        <w:numPr>
          <w:ilvl w:val="0"/>
          <w:numId w:val="18"/>
        </w:numPr>
        <w:outlineLvl w:val="2"/>
        <w:rPr>
          <w:ins w:id="1045" w:author="SHAHZAIB KHAN" w:date="2026-10-07T23:49:00Z"/>
          <w:rFonts w:ascii="Times New Roman" w:eastAsia="Times New Roman" w:hAnsi="Times New Roman" w:cs="Times New Roman"/>
          <w:color w:val="FF0000"/>
          <w:sz w:val="24"/>
          <w:szCs w:val="24"/>
          <w:u w:val="single"/>
          <w:rPrChange w:id="1046" w:author="SHAHZAIB KHAN" w:date="2026-10-07T23:49:00Z">
            <w:rPr>
              <w:ins w:id="1047" w:author="SHAHZAIB KHAN" w:date="2026-10-07T23:49:00Z"/>
              <w:rFonts w:ascii="Times New Roman" w:eastAsia="Times New Roman" w:hAnsi="Times New Roman" w:cs="Times New Roman"/>
              <w:b/>
              <w:bCs/>
              <w:sz w:val="27"/>
              <w:szCs w:val="27"/>
              <w:u w:val="single"/>
            </w:rPr>
          </w:rPrChange>
        </w:rPr>
      </w:pPr>
      <w:ins w:id="1048" w:author="SHAHZAIB KHAN" w:date="2026-10-07T23:49:00Z">
        <w:r w:rsidRPr="00DB397A">
          <w:rPr>
            <w:rFonts w:ascii="Times New Roman" w:eastAsia="Times New Roman" w:hAnsi="Times New Roman" w:cs="Times New Roman"/>
            <w:color w:val="FF0000"/>
            <w:sz w:val="24"/>
            <w:szCs w:val="24"/>
            <w:u w:val="single"/>
            <w:rPrChange w:id="1049" w:author="SHAHZAIB KHAN" w:date="2026-10-07T23:49:00Z">
              <w:rPr>
                <w:rFonts w:ascii="Times New Roman" w:eastAsia="Times New Roman" w:hAnsi="Times New Roman" w:cs="Times New Roman"/>
                <w:b/>
                <w:bCs/>
                <w:sz w:val="27"/>
                <w:szCs w:val="27"/>
                <w:u w:val="single"/>
              </w:rPr>
            </w:rPrChange>
          </w:rPr>
          <w:t xml:space="preserve">Clear Order and Payment Status </w:t>
        </w:r>
      </w:ins>
    </w:p>
    <w:p w14:paraId="0BE86893" w14:textId="77777777" w:rsidR="001C640F" w:rsidRPr="00DB397A" w:rsidRDefault="001C640F" w:rsidP="001C640F">
      <w:pPr>
        <w:pStyle w:val="ListParagraph"/>
        <w:numPr>
          <w:ilvl w:val="0"/>
          <w:numId w:val="18"/>
        </w:numPr>
        <w:outlineLvl w:val="2"/>
        <w:rPr>
          <w:ins w:id="1050" w:author="SHAHZAIB KHAN" w:date="2026-10-07T23:49:00Z"/>
          <w:rFonts w:ascii="Times New Roman" w:eastAsia="Times New Roman" w:hAnsi="Times New Roman" w:cs="Times New Roman"/>
          <w:color w:val="FF0000"/>
          <w:sz w:val="24"/>
          <w:szCs w:val="24"/>
          <w:u w:val="single"/>
          <w:rPrChange w:id="1051" w:author="SHAHZAIB KHAN" w:date="2026-10-07T23:49:00Z">
            <w:rPr>
              <w:ins w:id="1052" w:author="SHAHZAIB KHAN" w:date="2026-10-07T23:49:00Z"/>
              <w:rFonts w:ascii="Times New Roman" w:eastAsia="Times New Roman" w:hAnsi="Times New Roman" w:cs="Times New Roman"/>
              <w:b/>
              <w:bCs/>
              <w:sz w:val="27"/>
              <w:szCs w:val="27"/>
              <w:u w:val="single"/>
            </w:rPr>
          </w:rPrChange>
        </w:rPr>
      </w:pPr>
      <w:ins w:id="1053" w:author="SHAHZAIB KHAN" w:date="2026-10-07T23:49:00Z">
        <w:r w:rsidRPr="00DB397A">
          <w:rPr>
            <w:rFonts w:ascii="Times New Roman" w:eastAsia="Times New Roman" w:hAnsi="Times New Roman" w:cs="Times New Roman"/>
            <w:color w:val="FF0000"/>
            <w:sz w:val="24"/>
            <w:szCs w:val="24"/>
            <w:u w:val="single"/>
            <w:rPrChange w:id="1054" w:author="SHAHZAIB KHAN" w:date="2026-10-07T23:49:00Z">
              <w:rPr>
                <w:rFonts w:ascii="Times New Roman" w:eastAsia="Times New Roman" w:hAnsi="Times New Roman" w:cs="Times New Roman"/>
                <w:b/>
                <w:bCs/>
                <w:sz w:val="27"/>
                <w:szCs w:val="27"/>
                <w:u w:val="single"/>
              </w:rPr>
            </w:rPrChange>
          </w:rPr>
          <w:t>The system should clearly show the order total, payment result, and relevant order information so the customer knows what happened after each step</w:t>
        </w:r>
      </w:ins>
    </w:p>
    <w:p w14:paraId="1FC51A6F" w14:textId="77777777" w:rsidR="001C640F" w:rsidRPr="00DB397A" w:rsidRDefault="001C640F" w:rsidP="1A775A4C">
      <w:pPr>
        <w:pStyle w:val="ListParagraph"/>
        <w:numPr>
          <w:ilvl w:val="0"/>
          <w:numId w:val="18"/>
        </w:numPr>
        <w:spacing w:before="100" w:beforeAutospacing="1" w:after="100" w:afterAutospacing="1" w:line="240" w:lineRule="auto"/>
        <w:outlineLvl w:val="2"/>
        <w:rPr>
          <w:ins w:id="1055" w:author="SHAHZAIB KHAN" w:date="2026-10-07T23:49:00Z"/>
          <w:rFonts w:ascii="Times New Roman" w:eastAsia="Times New Roman" w:hAnsi="Times New Roman" w:cs="Times New Roman"/>
          <w:b/>
          <w:bCs/>
          <w:color w:val="FF0000"/>
          <w:sz w:val="27"/>
          <w:szCs w:val="27"/>
          <w:u w:val="single"/>
          <w:rPrChange w:id="1056" w:author="SHAHZAIB KHAN" w:date="2026-10-07T19:14:00Z">
            <w:rPr>
              <w:ins w:id="1057" w:author="SHAHZAIB KHAN" w:date="2026-10-07T23:49:00Z"/>
              <w:rFonts w:ascii="Times New Roman" w:eastAsia="Times New Roman" w:hAnsi="Times New Roman" w:cs="Times New Roman"/>
              <w:b/>
              <w:bCs/>
              <w:sz w:val="27"/>
              <w:szCs w:val="27"/>
            </w:rPr>
          </w:rPrChange>
        </w:rPr>
      </w:pPr>
    </w:p>
    <w:p w14:paraId="41622BB1" w14:textId="6FD2A515" w:rsidR="00A408CF" w:rsidRPr="00DB397A" w:rsidDel="00A71D1B" w:rsidRDefault="00A408CF" w:rsidP="00A408CF">
      <w:pPr>
        <w:numPr>
          <w:ilvl w:val="0"/>
          <w:numId w:val="19"/>
        </w:numPr>
        <w:spacing w:before="100" w:beforeAutospacing="1" w:after="100" w:afterAutospacing="1" w:line="240" w:lineRule="auto"/>
        <w:rPr>
          <w:del w:id="1058" w:author="SHAHZAIB KHAN" w:date="2026-10-07T19:25:00Z"/>
          <w:rFonts w:ascii="Times New Roman" w:eastAsia="Times New Roman" w:hAnsi="Times New Roman" w:cs="Times New Roman"/>
          <w:color w:val="FF0000"/>
          <w:sz w:val="24"/>
          <w:szCs w:val="24"/>
          <w:u w:val="single"/>
          <w:rPrChange w:id="1059" w:author="SHAHZAIB KHAN" w:date="2026-10-07T19:14:00Z">
            <w:rPr>
              <w:del w:id="1060" w:author="SHAHZAIB KHAN" w:date="2026-10-07T19:25:00Z"/>
              <w:rFonts w:ascii="Times New Roman" w:eastAsia="Times New Roman" w:hAnsi="Times New Roman" w:cs="Times New Roman"/>
              <w:sz w:val="24"/>
              <w:szCs w:val="24"/>
            </w:rPr>
          </w:rPrChange>
        </w:rPr>
      </w:pPr>
      <w:del w:id="1061" w:author="SHAHZAIB KHAN" w:date="2026-10-07T19:25:00Z">
        <w:r w:rsidRPr="00DB397A" w:rsidDel="00A71D1B">
          <w:rPr>
            <w:rFonts w:ascii="Times New Roman" w:eastAsia="Times New Roman" w:hAnsi="Times New Roman" w:cs="Times New Roman"/>
            <w:color w:val="FF0000"/>
            <w:sz w:val="24"/>
            <w:szCs w:val="24"/>
            <w:u w:val="single"/>
            <w:rPrChange w:id="1062" w:author="SHAHZAIB KHAN" w:date="2026-10-07T19:14:00Z">
              <w:rPr>
                <w:rFonts w:ascii="Times New Roman" w:eastAsia="Times New Roman" w:hAnsi="Times New Roman" w:cs="Times New Roman"/>
                <w:sz w:val="24"/>
                <w:szCs w:val="24"/>
              </w:rPr>
            </w:rPrChange>
          </w:rPr>
          <w:lastRenderedPageBreak/>
          <w:delText>The user interface shall be intuitive and responsive, with clear navigation for students and supervisors.</w:delText>
        </w:r>
      </w:del>
    </w:p>
    <w:p w14:paraId="6E32F8B2" w14:textId="3F864918" w:rsidR="00A408CF" w:rsidRPr="00DB397A" w:rsidDel="00A71D1B" w:rsidRDefault="00A408CF" w:rsidP="00A408CF">
      <w:pPr>
        <w:numPr>
          <w:ilvl w:val="0"/>
          <w:numId w:val="19"/>
        </w:numPr>
        <w:spacing w:before="100" w:beforeAutospacing="1" w:after="100" w:afterAutospacing="1" w:line="240" w:lineRule="auto"/>
        <w:rPr>
          <w:del w:id="1063" w:author="SHAHZAIB KHAN" w:date="2026-10-07T19:25:00Z"/>
          <w:rFonts w:ascii="Times New Roman" w:eastAsia="Times New Roman" w:hAnsi="Times New Roman" w:cs="Times New Roman"/>
          <w:color w:val="FF0000"/>
          <w:sz w:val="24"/>
          <w:szCs w:val="24"/>
          <w:u w:val="single"/>
          <w:rPrChange w:id="1064" w:author="SHAHZAIB KHAN" w:date="2026-10-07T19:14:00Z">
            <w:rPr>
              <w:del w:id="1065" w:author="SHAHZAIB KHAN" w:date="2026-10-07T19:25:00Z"/>
              <w:rFonts w:ascii="Times New Roman" w:eastAsia="Times New Roman" w:hAnsi="Times New Roman" w:cs="Times New Roman"/>
              <w:sz w:val="24"/>
              <w:szCs w:val="24"/>
            </w:rPr>
          </w:rPrChange>
        </w:rPr>
      </w:pPr>
      <w:del w:id="1066" w:author="SHAHZAIB KHAN" w:date="2026-10-07T19:25:00Z">
        <w:r w:rsidRPr="00DB397A" w:rsidDel="00A71D1B">
          <w:rPr>
            <w:rFonts w:ascii="Times New Roman" w:eastAsia="Times New Roman" w:hAnsi="Times New Roman" w:cs="Times New Roman"/>
            <w:color w:val="FF0000"/>
            <w:sz w:val="24"/>
            <w:szCs w:val="24"/>
            <w:u w:val="single"/>
            <w:rPrChange w:id="1067" w:author="SHAHZAIB KHAN" w:date="2026-10-07T19:14:00Z">
              <w:rPr>
                <w:rFonts w:ascii="Times New Roman" w:eastAsia="Times New Roman" w:hAnsi="Times New Roman" w:cs="Times New Roman"/>
                <w:sz w:val="24"/>
                <w:szCs w:val="24"/>
              </w:rPr>
            </w:rPrChange>
          </w:rPr>
          <w:delText>All forms must include inline validation to help users correct errors immediately.</w:delText>
        </w:r>
      </w:del>
    </w:p>
    <w:p w14:paraId="347BA4DF" w14:textId="5B0E899F" w:rsidR="00A408CF" w:rsidRPr="00DB397A" w:rsidDel="00A71D1B" w:rsidRDefault="00A408CF" w:rsidP="00A408CF">
      <w:pPr>
        <w:numPr>
          <w:ilvl w:val="0"/>
          <w:numId w:val="19"/>
        </w:numPr>
        <w:spacing w:before="100" w:beforeAutospacing="1" w:after="100" w:afterAutospacing="1" w:line="240" w:lineRule="auto"/>
        <w:rPr>
          <w:del w:id="1068" w:author="SHAHZAIB KHAN" w:date="2026-10-07T19:25:00Z"/>
          <w:rFonts w:ascii="Times New Roman" w:eastAsia="Times New Roman" w:hAnsi="Times New Roman" w:cs="Times New Roman"/>
          <w:color w:val="FF0000"/>
          <w:sz w:val="24"/>
          <w:szCs w:val="24"/>
          <w:u w:val="single"/>
          <w:rPrChange w:id="1069" w:author="SHAHZAIB KHAN" w:date="2026-10-07T19:14:00Z">
            <w:rPr>
              <w:del w:id="1070" w:author="SHAHZAIB KHAN" w:date="2026-10-07T19:25:00Z"/>
              <w:rFonts w:ascii="Times New Roman" w:eastAsia="Times New Roman" w:hAnsi="Times New Roman" w:cs="Times New Roman"/>
              <w:sz w:val="24"/>
              <w:szCs w:val="24"/>
            </w:rPr>
          </w:rPrChange>
        </w:rPr>
      </w:pPr>
      <w:del w:id="1071" w:author="SHAHZAIB KHAN" w:date="2026-10-07T19:25:00Z">
        <w:r w:rsidRPr="00DB397A" w:rsidDel="00A71D1B">
          <w:rPr>
            <w:rFonts w:ascii="Times New Roman" w:eastAsia="Times New Roman" w:hAnsi="Times New Roman" w:cs="Times New Roman"/>
            <w:color w:val="FF0000"/>
            <w:sz w:val="24"/>
            <w:szCs w:val="24"/>
            <w:u w:val="single"/>
            <w:rPrChange w:id="1072" w:author="SHAHZAIB KHAN" w:date="2026-10-07T19:14:00Z">
              <w:rPr>
                <w:rFonts w:ascii="Times New Roman" w:eastAsia="Times New Roman" w:hAnsi="Times New Roman" w:cs="Times New Roman"/>
                <w:sz w:val="24"/>
                <w:szCs w:val="24"/>
              </w:rPr>
            </w:rPrChange>
          </w:rPr>
          <w:delText>The system should provide help documentation and tooltips for key functions.</w:delText>
        </w:r>
      </w:del>
    </w:p>
    <w:p w14:paraId="0670E18C" w14:textId="5C4871DF" w:rsidR="00A408CF" w:rsidRPr="00DB397A" w:rsidRDefault="00A408CF" w:rsidP="00A408CF">
      <w:pPr>
        <w:numPr>
          <w:ilvl w:val="0"/>
          <w:numId w:val="19"/>
        </w:numPr>
        <w:spacing w:before="100" w:beforeAutospacing="1" w:after="100" w:afterAutospacing="1" w:line="240" w:lineRule="auto"/>
        <w:rPr>
          <w:rFonts w:ascii="Times New Roman" w:eastAsia="Times New Roman" w:hAnsi="Times New Roman" w:cs="Times New Roman"/>
          <w:color w:val="FF0000"/>
          <w:sz w:val="24"/>
          <w:szCs w:val="24"/>
          <w:u w:val="single"/>
        </w:rPr>
      </w:pPr>
      <w:del w:id="1073" w:author="SHAHZAIB KHAN" w:date="2026-10-07T19:25:00Z">
        <w:r w:rsidRPr="00DB397A" w:rsidDel="00A71D1B">
          <w:rPr>
            <w:rFonts w:ascii="Times New Roman" w:eastAsia="Times New Roman" w:hAnsi="Times New Roman" w:cs="Times New Roman"/>
            <w:color w:val="FF0000"/>
            <w:sz w:val="24"/>
            <w:szCs w:val="24"/>
            <w:u w:val="single"/>
            <w:rPrChange w:id="1074" w:author="SHAHZAIB KHAN" w:date="2026-10-07T19:14:00Z">
              <w:rPr>
                <w:rFonts w:ascii="Times New Roman" w:eastAsia="Times New Roman" w:hAnsi="Times New Roman" w:cs="Times New Roman"/>
                <w:sz w:val="24"/>
                <w:szCs w:val="24"/>
              </w:rPr>
            </w:rPrChange>
          </w:rPr>
          <w:delText>Mobile responsiveness is required so that the system can be accessed from various devices.</w:delText>
        </w:r>
      </w:del>
    </w:p>
    <w:p w14:paraId="7FCC0153" w14:textId="77777777" w:rsidR="003A261D" w:rsidRPr="00DB397A" w:rsidDel="00A71D1B" w:rsidRDefault="003A261D" w:rsidP="00A408CF">
      <w:pPr>
        <w:numPr>
          <w:ilvl w:val="0"/>
          <w:numId w:val="19"/>
        </w:numPr>
        <w:spacing w:before="100" w:beforeAutospacing="1" w:after="100" w:afterAutospacing="1" w:line="240" w:lineRule="auto"/>
        <w:rPr>
          <w:del w:id="1075" w:author="SHAHZAIB KHAN" w:date="2026-10-07T19:25:00Z"/>
          <w:rFonts w:ascii="Times New Roman" w:eastAsia="Times New Roman" w:hAnsi="Times New Roman" w:cs="Times New Roman"/>
          <w:color w:val="FF0000"/>
          <w:sz w:val="24"/>
          <w:szCs w:val="24"/>
          <w:u w:val="single"/>
          <w:rPrChange w:id="1076" w:author="SHAHZAIB KHAN" w:date="2026-10-07T19:14:00Z">
            <w:rPr>
              <w:del w:id="1077" w:author="SHAHZAIB KHAN" w:date="2026-10-07T19:25:00Z"/>
              <w:rFonts w:ascii="Times New Roman" w:eastAsia="Times New Roman" w:hAnsi="Times New Roman" w:cs="Times New Roman"/>
              <w:sz w:val="24"/>
              <w:szCs w:val="24"/>
            </w:rPr>
          </w:rPrChange>
        </w:rPr>
      </w:pPr>
    </w:p>
    <w:p w14:paraId="338965DE" w14:textId="0E016271" w:rsidR="00A408CF" w:rsidRPr="00DB397A" w:rsidRDefault="6579BE34" w:rsidP="1A775A4C">
      <w:pPr>
        <w:pStyle w:val="ListParagraph"/>
        <w:numPr>
          <w:ilvl w:val="0"/>
          <w:numId w:val="19"/>
        </w:numPr>
        <w:spacing w:before="100" w:beforeAutospacing="1" w:after="100" w:afterAutospacing="1" w:line="240" w:lineRule="auto"/>
        <w:outlineLvl w:val="2"/>
        <w:rPr>
          <w:rStyle w:val="Heading2Char"/>
          <w:rFonts w:ascii="Times New Roman" w:eastAsia="Times New Roman" w:hAnsi="Times New Roman" w:cs="Times New Roman"/>
          <w:b/>
          <w:bCs/>
          <w:color w:val="FF0000"/>
          <w:sz w:val="27"/>
          <w:szCs w:val="27"/>
          <w:u w:val="single"/>
          <w:rPrChange w:id="1078" w:author="SHAHZAIB KHAN" w:date="2026-10-07T23:51:00Z">
            <w:rPr>
              <w:rStyle w:val="Heading2Char"/>
              <w:u w:val="single"/>
            </w:rPr>
          </w:rPrChange>
        </w:rPr>
      </w:pPr>
      <w:bookmarkStart w:id="1079" w:name="_Toc193890202"/>
      <w:r w:rsidRPr="00DB397A">
        <w:rPr>
          <w:rStyle w:val="Heading2Char"/>
          <w:color w:val="FF0000"/>
          <w:u w:val="single"/>
          <w:rPrChange w:id="1080" w:author="SHAHZAIB KHAN" w:date="2026-10-07T19:14:00Z">
            <w:rPr>
              <w:rStyle w:val="Heading2Char"/>
            </w:rPr>
          </w:rPrChange>
        </w:rPr>
        <w:t xml:space="preserve"> Reliability Requirements</w:t>
      </w:r>
      <w:bookmarkEnd w:id="1079"/>
    </w:p>
    <w:p w14:paraId="32B5496C" w14:textId="77777777" w:rsidR="001C640F" w:rsidRPr="00DB397A" w:rsidRDefault="001C640F" w:rsidP="001C640F">
      <w:pPr>
        <w:pStyle w:val="ListParagraph"/>
        <w:numPr>
          <w:ilvl w:val="0"/>
          <w:numId w:val="19"/>
        </w:numPr>
        <w:outlineLvl w:val="2"/>
        <w:rPr>
          <w:ins w:id="1081" w:author="SHAHZAIB KHAN" w:date="2026-10-07T23:51:00Z"/>
          <w:rFonts w:ascii="Times New Roman" w:eastAsia="Times New Roman" w:hAnsi="Times New Roman" w:cs="Times New Roman"/>
          <w:color w:val="FF0000"/>
          <w:sz w:val="24"/>
          <w:szCs w:val="24"/>
          <w:u w:val="single"/>
          <w:rPrChange w:id="1082" w:author="SHAHZAIB KHAN" w:date="2026-10-07T23:52:00Z">
            <w:rPr>
              <w:ins w:id="1083" w:author="SHAHZAIB KHAN" w:date="2026-10-07T23:51:00Z"/>
              <w:rFonts w:ascii="Times New Roman" w:eastAsia="Times New Roman" w:hAnsi="Times New Roman" w:cs="Times New Roman"/>
              <w:b/>
              <w:bCs/>
              <w:sz w:val="27"/>
              <w:szCs w:val="27"/>
              <w:u w:val="single"/>
            </w:rPr>
          </w:rPrChange>
        </w:rPr>
      </w:pPr>
      <w:ins w:id="1084" w:author="SHAHZAIB KHAN" w:date="2026-10-07T23:51:00Z">
        <w:r w:rsidRPr="00DB397A">
          <w:rPr>
            <w:rFonts w:ascii="Times New Roman" w:eastAsia="Times New Roman" w:hAnsi="Times New Roman" w:cs="Times New Roman"/>
            <w:color w:val="FF0000"/>
            <w:sz w:val="24"/>
            <w:szCs w:val="24"/>
            <w:u w:val="single"/>
            <w:rPrChange w:id="1085" w:author="SHAHZAIB KHAN" w:date="2026-10-07T23:52:00Z">
              <w:rPr>
                <w:rFonts w:ascii="Times New Roman" w:eastAsia="Times New Roman" w:hAnsi="Times New Roman" w:cs="Times New Roman"/>
                <w:b/>
                <w:bCs/>
                <w:sz w:val="27"/>
                <w:szCs w:val="27"/>
                <w:u w:val="single"/>
              </w:rPr>
            </w:rPrChange>
          </w:rPr>
          <w:t xml:space="preserve">Accurate Order Processing </w:t>
        </w:r>
      </w:ins>
    </w:p>
    <w:p w14:paraId="6FCE7DE3" w14:textId="77777777" w:rsidR="001C640F" w:rsidRPr="00DB397A" w:rsidRDefault="001C640F" w:rsidP="001C640F">
      <w:pPr>
        <w:pStyle w:val="ListParagraph"/>
        <w:numPr>
          <w:ilvl w:val="0"/>
          <w:numId w:val="19"/>
        </w:numPr>
        <w:outlineLvl w:val="2"/>
        <w:rPr>
          <w:ins w:id="1086" w:author="SHAHZAIB KHAN" w:date="2026-10-07T23:51:00Z"/>
          <w:rFonts w:ascii="Times New Roman" w:eastAsia="Times New Roman" w:hAnsi="Times New Roman" w:cs="Times New Roman"/>
          <w:color w:val="FF0000"/>
          <w:sz w:val="24"/>
          <w:szCs w:val="24"/>
          <w:u w:val="single"/>
          <w:rPrChange w:id="1087" w:author="SHAHZAIB KHAN" w:date="2026-10-07T23:52:00Z">
            <w:rPr>
              <w:ins w:id="1088" w:author="SHAHZAIB KHAN" w:date="2026-10-07T23:51:00Z"/>
              <w:rFonts w:ascii="Times New Roman" w:eastAsia="Times New Roman" w:hAnsi="Times New Roman" w:cs="Times New Roman"/>
              <w:b/>
              <w:bCs/>
              <w:sz w:val="27"/>
              <w:szCs w:val="27"/>
              <w:u w:val="single"/>
            </w:rPr>
          </w:rPrChange>
        </w:rPr>
      </w:pPr>
      <w:ins w:id="1089" w:author="SHAHZAIB KHAN" w:date="2026-10-07T23:51:00Z">
        <w:r w:rsidRPr="00DB397A">
          <w:rPr>
            <w:rFonts w:ascii="Times New Roman" w:eastAsia="Times New Roman" w:hAnsi="Times New Roman" w:cs="Times New Roman"/>
            <w:color w:val="FF0000"/>
            <w:sz w:val="24"/>
            <w:szCs w:val="24"/>
            <w:u w:val="single"/>
            <w:rPrChange w:id="1090" w:author="SHAHZAIB KHAN" w:date="2026-10-07T23:52:00Z">
              <w:rPr>
                <w:rFonts w:ascii="Times New Roman" w:eastAsia="Times New Roman" w:hAnsi="Times New Roman" w:cs="Times New Roman"/>
                <w:b/>
                <w:bCs/>
                <w:sz w:val="27"/>
                <w:szCs w:val="27"/>
                <w:u w:val="single"/>
              </w:rPr>
            </w:rPrChange>
          </w:rPr>
          <w:t>The system should correctly save the selected items, quantities, and order total so that the customer's order is not lost or changed incorrectly.</w:t>
        </w:r>
      </w:ins>
    </w:p>
    <w:p w14:paraId="5FC05C82" w14:textId="77777777" w:rsidR="001C640F" w:rsidRPr="00DB397A" w:rsidRDefault="001C640F" w:rsidP="001C640F">
      <w:pPr>
        <w:pStyle w:val="ListParagraph"/>
        <w:numPr>
          <w:ilvl w:val="0"/>
          <w:numId w:val="19"/>
        </w:numPr>
        <w:outlineLvl w:val="2"/>
        <w:rPr>
          <w:ins w:id="1091" w:author="SHAHZAIB KHAN" w:date="2026-10-07T23:51:00Z"/>
          <w:rFonts w:ascii="Times New Roman" w:eastAsia="Times New Roman" w:hAnsi="Times New Roman" w:cs="Times New Roman"/>
          <w:color w:val="FF0000"/>
          <w:sz w:val="24"/>
          <w:szCs w:val="24"/>
          <w:u w:val="single"/>
          <w:rPrChange w:id="1092" w:author="SHAHZAIB KHAN" w:date="2026-10-07T23:52:00Z">
            <w:rPr>
              <w:ins w:id="1093" w:author="SHAHZAIB KHAN" w:date="2026-10-07T23:51:00Z"/>
              <w:rFonts w:ascii="Times New Roman" w:eastAsia="Times New Roman" w:hAnsi="Times New Roman" w:cs="Times New Roman"/>
              <w:b/>
              <w:bCs/>
              <w:sz w:val="27"/>
              <w:szCs w:val="27"/>
              <w:u w:val="single"/>
            </w:rPr>
          </w:rPrChange>
        </w:rPr>
      </w:pPr>
      <w:ins w:id="1094" w:author="SHAHZAIB KHAN" w:date="2026-10-07T23:51:00Z">
        <w:r w:rsidRPr="00DB397A">
          <w:rPr>
            <w:rFonts w:ascii="Times New Roman" w:eastAsia="Times New Roman" w:hAnsi="Times New Roman" w:cs="Times New Roman"/>
            <w:color w:val="FF0000"/>
            <w:sz w:val="24"/>
            <w:szCs w:val="24"/>
            <w:u w:val="single"/>
            <w:rPrChange w:id="1095" w:author="SHAHZAIB KHAN" w:date="2026-10-07T23:52:00Z">
              <w:rPr>
                <w:rFonts w:ascii="Times New Roman" w:eastAsia="Times New Roman" w:hAnsi="Times New Roman" w:cs="Times New Roman"/>
                <w:b/>
                <w:bCs/>
                <w:sz w:val="27"/>
                <w:szCs w:val="27"/>
                <w:u w:val="single"/>
              </w:rPr>
            </w:rPrChange>
          </w:rPr>
          <w:t xml:space="preserve">Reliable Payment Processing </w:t>
        </w:r>
      </w:ins>
    </w:p>
    <w:p w14:paraId="71A9C88E" w14:textId="77777777" w:rsidR="001C640F" w:rsidRPr="00DB397A" w:rsidRDefault="001C640F" w:rsidP="001C640F">
      <w:pPr>
        <w:pStyle w:val="ListParagraph"/>
        <w:numPr>
          <w:ilvl w:val="0"/>
          <w:numId w:val="19"/>
        </w:numPr>
        <w:outlineLvl w:val="2"/>
        <w:rPr>
          <w:ins w:id="1096" w:author="SHAHZAIB KHAN" w:date="2026-10-07T23:51:00Z"/>
          <w:rFonts w:ascii="Times New Roman" w:eastAsia="Times New Roman" w:hAnsi="Times New Roman" w:cs="Times New Roman"/>
          <w:color w:val="FF0000"/>
          <w:sz w:val="24"/>
          <w:szCs w:val="24"/>
          <w:u w:val="single"/>
          <w:rPrChange w:id="1097" w:author="SHAHZAIB KHAN" w:date="2026-10-07T23:52:00Z">
            <w:rPr>
              <w:ins w:id="1098" w:author="SHAHZAIB KHAN" w:date="2026-10-07T23:51:00Z"/>
              <w:rFonts w:ascii="Times New Roman" w:eastAsia="Times New Roman" w:hAnsi="Times New Roman" w:cs="Times New Roman"/>
              <w:b/>
              <w:bCs/>
              <w:sz w:val="27"/>
              <w:szCs w:val="27"/>
              <w:u w:val="single"/>
            </w:rPr>
          </w:rPrChange>
        </w:rPr>
      </w:pPr>
      <w:ins w:id="1099" w:author="SHAHZAIB KHAN" w:date="2026-10-07T23:51:00Z">
        <w:r w:rsidRPr="00DB397A">
          <w:rPr>
            <w:rFonts w:ascii="Times New Roman" w:eastAsia="Times New Roman" w:hAnsi="Times New Roman" w:cs="Times New Roman"/>
            <w:color w:val="FF0000"/>
            <w:sz w:val="24"/>
            <w:szCs w:val="24"/>
            <w:u w:val="single"/>
            <w:rPrChange w:id="1100" w:author="SHAHZAIB KHAN" w:date="2026-10-07T23:52:00Z">
              <w:rPr>
                <w:rFonts w:ascii="Times New Roman" w:eastAsia="Times New Roman" w:hAnsi="Times New Roman" w:cs="Times New Roman"/>
                <w:b/>
                <w:bCs/>
                <w:sz w:val="27"/>
                <w:szCs w:val="27"/>
                <w:u w:val="single"/>
              </w:rPr>
            </w:rPrChange>
          </w:rPr>
          <w:t xml:space="preserve">The system should correctly record successful payments and should not confirm an order when the payment has failed. </w:t>
        </w:r>
      </w:ins>
    </w:p>
    <w:p w14:paraId="197FEDEB" w14:textId="77777777" w:rsidR="001C640F" w:rsidRPr="00DB397A" w:rsidRDefault="001C640F" w:rsidP="001C640F">
      <w:pPr>
        <w:pStyle w:val="ListParagraph"/>
        <w:numPr>
          <w:ilvl w:val="0"/>
          <w:numId w:val="19"/>
        </w:numPr>
        <w:outlineLvl w:val="2"/>
        <w:rPr>
          <w:ins w:id="1101" w:author="SHAHZAIB KHAN" w:date="2026-10-07T23:51:00Z"/>
          <w:rFonts w:ascii="Times New Roman" w:eastAsia="Times New Roman" w:hAnsi="Times New Roman" w:cs="Times New Roman"/>
          <w:color w:val="FF0000"/>
          <w:sz w:val="24"/>
          <w:szCs w:val="24"/>
          <w:u w:val="single"/>
          <w:rPrChange w:id="1102" w:author="SHAHZAIB KHAN" w:date="2026-10-07T23:52:00Z">
            <w:rPr>
              <w:ins w:id="1103" w:author="SHAHZAIB KHAN" w:date="2026-10-07T23:51:00Z"/>
              <w:rFonts w:ascii="Times New Roman" w:eastAsia="Times New Roman" w:hAnsi="Times New Roman" w:cs="Times New Roman"/>
              <w:b/>
              <w:bCs/>
              <w:sz w:val="27"/>
              <w:szCs w:val="27"/>
              <w:u w:val="single"/>
            </w:rPr>
          </w:rPrChange>
        </w:rPr>
      </w:pPr>
      <w:ins w:id="1104" w:author="SHAHZAIB KHAN" w:date="2026-10-07T23:51:00Z">
        <w:r w:rsidRPr="00DB397A">
          <w:rPr>
            <w:rFonts w:ascii="Times New Roman" w:eastAsia="Times New Roman" w:hAnsi="Times New Roman" w:cs="Times New Roman"/>
            <w:color w:val="FF0000"/>
            <w:sz w:val="24"/>
            <w:szCs w:val="24"/>
            <w:u w:val="single"/>
            <w:rPrChange w:id="1105" w:author="SHAHZAIB KHAN" w:date="2026-10-07T23:52:00Z">
              <w:rPr>
                <w:rFonts w:ascii="Times New Roman" w:eastAsia="Times New Roman" w:hAnsi="Times New Roman" w:cs="Times New Roman"/>
                <w:b/>
                <w:bCs/>
                <w:sz w:val="27"/>
                <w:szCs w:val="27"/>
                <w:u w:val="single"/>
              </w:rPr>
            </w:rPrChange>
          </w:rPr>
          <w:t xml:space="preserve">Reliable Delivery Area Validation </w:t>
        </w:r>
      </w:ins>
    </w:p>
    <w:p w14:paraId="5BD70D70" w14:textId="77777777" w:rsidR="001C640F" w:rsidRPr="00DB397A" w:rsidRDefault="001C640F" w:rsidP="001C640F">
      <w:pPr>
        <w:pStyle w:val="ListParagraph"/>
        <w:numPr>
          <w:ilvl w:val="0"/>
          <w:numId w:val="19"/>
        </w:numPr>
        <w:outlineLvl w:val="2"/>
        <w:rPr>
          <w:ins w:id="1106" w:author="SHAHZAIB KHAN" w:date="2026-10-07T23:51:00Z"/>
          <w:rFonts w:ascii="Times New Roman" w:eastAsia="Times New Roman" w:hAnsi="Times New Roman" w:cs="Times New Roman"/>
          <w:color w:val="FF0000"/>
          <w:sz w:val="24"/>
          <w:szCs w:val="24"/>
          <w:u w:val="single"/>
          <w:rPrChange w:id="1107" w:author="SHAHZAIB KHAN" w:date="2026-10-07T23:52:00Z">
            <w:rPr>
              <w:ins w:id="1108" w:author="SHAHZAIB KHAN" w:date="2026-10-07T23:51:00Z"/>
              <w:rFonts w:ascii="Times New Roman" w:eastAsia="Times New Roman" w:hAnsi="Times New Roman" w:cs="Times New Roman"/>
              <w:b/>
              <w:bCs/>
              <w:sz w:val="27"/>
              <w:szCs w:val="27"/>
              <w:u w:val="single"/>
            </w:rPr>
          </w:rPrChange>
        </w:rPr>
      </w:pPr>
      <w:ins w:id="1109" w:author="SHAHZAIB KHAN" w:date="2026-10-07T23:51:00Z">
        <w:r w:rsidRPr="00DB397A">
          <w:rPr>
            <w:rFonts w:ascii="Times New Roman" w:eastAsia="Times New Roman" w:hAnsi="Times New Roman" w:cs="Times New Roman"/>
            <w:color w:val="FF0000"/>
            <w:sz w:val="24"/>
            <w:szCs w:val="24"/>
            <w:u w:val="single"/>
            <w:rPrChange w:id="1110" w:author="SHAHZAIB KHAN" w:date="2026-10-07T23:52:00Z">
              <w:rPr>
                <w:rFonts w:ascii="Times New Roman" w:eastAsia="Times New Roman" w:hAnsi="Times New Roman" w:cs="Times New Roman"/>
                <w:b/>
                <w:bCs/>
                <w:sz w:val="27"/>
                <w:szCs w:val="27"/>
                <w:u w:val="single"/>
              </w:rPr>
            </w:rPrChange>
          </w:rPr>
          <w:t xml:space="preserve">The system should consistently check whether the selected delivery area is available and should not accept an area outside the bakery's delivery list. </w:t>
        </w:r>
      </w:ins>
    </w:p>
    <w:p w14:paraId="642B5CF3" w14:textId="77777777" w:rsidR="001C640F" w:rsidRPr="00DB397A" w:rsidRDefault="001C640F" w:rsidP="001C640F">
      <w:pPr>
        <w:pStyle w:val="ListParagraph"/>
        <w:numPr>
          <w:ilvl w:val="0"/>
          <w:numId w:val="19"/>
        </w:numPr>
        <w:outlineLvl w:val="2"/>
        <w:rPr>
          <w:ins w:id="1111" w:author="SHAHZAIB KHAN" w:date="2026-10-07T23:51:00Z"/>
          <w:rFonts w:ascii="Times New Roman" w:eastAsia="Times New Roman" w:hAnsi="Times New Roman" w:cs="Times New Roman"/>
          <w:color w:val="FF0000"/>
          <w:sz w:val="24"/>
          <w:szCs w:val="24"/>
          <w:u w:val="single"/>
          <w:rPrChange w:id="1112" w:author="SHAHZAIB KHAN" w:date="2026-10-07T23:52:00Z">
            <w:rPr>
              <w:ins w:id="1113" w:author="SHAHZAIB KHAN" w:date="2026-10-07T23:51:00Z"/>
              <w:rFonts w:ascii="Times New Roman" w:eastAsia="Times New Roman" w:hAnsi="Times New Roman" w:cs="Times New Roman"/>
              <w:b/>
              <w:bCs/>
              <w:sz w:val="27"/>
              <w:szCs w:val="27"/>
              <w:u w:val="single"/>
            </w:rPr>
          </w:rPrChange>
        </w:rPr>
      </w:pPr>
      <w:ins w:id="1114" w:author="SHAHZAIB KHAN" w:date="2026-10-07T23:51:00Z">
        <w:r w:rsidRPr="00DB397A">
          <w:rPr>
            <w:rFonts w:ascii="Times New Roman" w:eastAsia="Times New Roman" w:hAnsi="Times New Roman" w:cs="Times New Roman"/>
            <w:color w:val="FF0000"/>
            <w:sz w:val="24"/>
            <w:szCs w:val="24"/>
            <w:u w:val="single"/>
            <w:rPrChange w:id="1115" w:author="SHAHZAIB KHAN" w:date="2026-10-07T23:52:00Z">
              <w:rPr>
                <w:rFonts w:ascii="Times New Roman" w:eastAsia="Times New Roman" w:hAnsi="Times New Roman" w:cs="Times New Roman"/>
                <w:b/>
                <w:bCs/>
                <w:sz w:val="27"/>
                <w:szCs w:val="27"/>
                <w:u w:val="single"/>
              </w:rPr>
            </w:rPrChange>
          </w:rPr>
          <w:t xml:space="preserve">Reliable Discount and Package Calculation </w:t>
        </w:r>
      </w:ins>
    </w:p>
    <w:p w14:paraId="6E99B941" w14:textId="77777777" w:rsidR="001C640F" w:rsidRPr="00DB397A" w:rsidRDefault="001C640F" w:rsidP="001C640F">
      <w:pPr>
        <w:pStyle w:val="ListParagraph"/>
        <w:numPr>
          <w:ilvl w:val="0"/>
          <w:numId w:val="19"/>
        </w:numPr>
        <w:outlineLvl w:val="2"/>
        <w:rPr>
          <w:ins w:id="1116" w:author="SHAHZAIB KHAN" w:date="2026-10-07T23:51:00Z"/>
          <w:rFonts w:ascii="Times New Roman" w:eastAsia="Times New Roman" w:hAnsi="Times New Roman" w:cs="Times New Roman"/>
          <w:color w:val="FF0000"/>
          <w:sz w:val="24"/>
          <w:szCs w:val="24"/>
          <w:u w:val="single"/>
          <w:rPrChange w:id="1117" w:author="SHAHZAIB KHAN" w:date="2026-10-07T23:52:00Z">
            <w:rPr>
              <w:ins w:id="1118" w:author="SHAHZAIB KHAN" w:date="2026-10-07T23:51:00Z"/>
              <w:rFonts w:ascii="Times New Roman" w:eastAsia="Times New Roman" w:hAnsi="Times New Roman" w:cs="Times New Roman"/>
              <w:b/>
              <w:bCs/>
              <w:sz w:val="27"/>
              <w:szCs w:val="27"/>
              <w:u w:val="single"/>
            </w:rPr>
          </w:rPrChange>
        </w:rPr>
      </w:pPr>
      <w:ins w:id="1119" w:author="SHAHZAIB KHAN" w:date="2026-10-07T23:51:00Z">
        <w:r w:rsidRPr="00DB397A">
          <w:rPr>
            <w:rFonts w:ascii="Times New Roman" w:eastAsia="Times New Roman" w:hAnsi="Times New Roman" w:cs="Times New Roman"/>
            <w:color w:val="FF0000"/>
            <w:sz w:val="24"/>
            <w:szCs w:val="24"/>
            <w:u w:val="single"/>
            <w:rPrChange w:id="1120" w:author="SHAHZAIB KHAN" w:date="2026-10-07T23:52:00Z">
              <w:rPr>
                <w:rFonts w:ascii="Times New Roman" w:eastAsia="Times New Roman" w:hAnsi="Times New Roman" w:cs="Times New Roman"/>
                <w:b/>
                <w:bCs/>
                <w:sz w:val="27"/>
                <w:szCs w:val="27"/>
                <w:u w:val="single"/>
              </w:rPr>
            </w:rPrChange>
          </w:rPr>
          <w:t xml:space="preserve">The system should correctly apply discounts and package deals whenever their conditions are satisfied, and the calculated total should remain accurate. </w:t>
        </w:r>
      </w:ins>
    </w:p>
    <w:p w14:paraId="1A64F0CC" w14:textId="77777777" w:rsidR="001C640F" w:rsidRPr="00DB397A" w:rsidRDefault="001C640F" w:rsidP="001C640F">
      <w:pPr>
        <w:pStyle w:val="ListParagraph"/>
        <w:numPr>
          <w:ilvl w:val="0"/>
          <w:numId w:val="19"/>
        </w:numPr>
        <w:outlineLvl w:val="2"/>
        <w:rPr>
          <w:ins w:id="1121" w:author="SHAHZAIB KHAN" w:date="2026-10-07T23:51:00Z"/>
          <w:rFonts w:ascii="Times New Roman" w:eastAsia="Times New Roman" w:hAnsi="Times New Roman" w:cs="Times New Roman"/>
          <w:color w:val="FF0000"/>
          <w:sz w:val="24"/>
          <w:szCs w:val="24"/>
          <w:u w:val="single"/>
          <w:rPrChange w:id="1122" w:author="SHAHZAIB KHAN" w:date="2026-10-07T23:52:00Z">
            <w:rPr>
              <w:ins w:id="1123" w:author="SHAHZAIB KHAN" w:date="2026-10-07T23:51:00Z"/>
              <w:rFonts w:ascii="Times New Roman" w:eastAsia="Times New Roman" w:hAnsi="Times New Roman" w:cs="Times New Roman"/>
              <w:b/>
              <w:bCs/>
              <w:sz w:val="27"/>
              <w:szCs w:val="27"/>
              <w:u w:val="single"/>
            </w:rPr>
          </w:rPrChange>
        </w:rPr>
      </w:pPr>
      <w:ins w:id="1124" w:author="SHAHZAIB KHAN" w:date="2026-10-07T23:51:00Z">
        <w:r w:rsidRPr="00DB397A">
          <w:rPr>
            <w:rFonts w:ascii="Times New Roman" w:eastAsia="Times New Roman" w:hAnsi="Times New Roman" w:cs="Times New Roman"/>
            <w:color w:val="FF0000"/>
            <w:sz w:val="24"/>
            <w:szCs w:val="24"/>
            <w:u w:val="single"/>
            <w:rPrChange w:id="1125" w:author="SHAHZAIB KHAN" w:date="2026-10-07T23:52:00Z">
              <w:rPr>
                <w:rFonts w:ascii="Times New Roman" w:eastAsia="Times New Roman" w:hAnsi="Times New Roman" w:cs="Times New Roman"/>
                <w:b/>
                <w:bCs/>
                <w:sz w:val="27"/>
                <w:szCs w:val="27"/>
                <w:u w:val="single"/>
              </w:rPr>
            </w:rPrChange>
          </w:rPr>
          <w:t xml:space="preserve">Reliable Order Records </w:t>
        </w:r>
      </w:ins>
    </w:p>
    <w:p w14:paraId="2D767117" w14:textId="77777777" w:rsidR="001C640F" w:rsidRPr="00DB397A" w:rsidRDefault="001C640F" w:rsidP="001C640F">
      <w:pPr>
        <w:pStyle w:val="ListParagraph"/>
        <w:numPr>
          <w:ilvl w:val="0"/>
          <w:numId w:val="19"/>
        </w:numPr>
        <w:outlineLvl w:val="2"/>
        <w:rPr>
          <w:ins w:id="1126" w:author="SHAHZAIB KHAN" w:date="2026-10-07T23:51:00Z"/>
          <w:rFonts w:ascii="Times New Roman" w:eastAsia="Times New Roman" w:hAnsi="Times New Roman" w:cs="Times New Roman"/>
          <w:color w:val="FF0000"/>
          <w:sz w:val="24"/>
          <w:szCs w:val="24"/>
          <w:u w:val="single"/>
          <w:rPrChange w:id="1127" w:author="SHAHZAIB KHAN" w:date="2026-10-07T23:52:00Z">
            <w:rPr>
              <w:ins w:id="1128" w:author="SHAHZAIB KHAN" w:date="2026-10-07T23:51:00Z"/>
              <w:rFonts w:ascii="Times New Roman" w:eastAsia="Times New Roman" w:hAnsi="Times New Roman" w:cs="Times New Roman"/>
              <w:b/>
              <w:bCs/>
              <w:sz w:val="27"/>
              <w:szCs w:val="27"/>
              <w:u w:val="single"/>
            </w:rPr>
          </w:rPrChange>
        </w:rPr>
      </w:pPr>
      <w:ins w:id="1129" w:author="SHAHZAIB KHAN" w:date="2026-10-07T23:51:00Z">
        <w:r w:rsidRPr="00DB397A">
          <w:rPr>
            <w:rFonts w:ascii="Times New Roman" w:eastAsia="Times New Roman" w:hAnsi="Times New Roman" w:cs="Times New Roman"/>
            <w:color w:val="FF0000"/>
            <w:sz w:val="24"/>
            <w:szCs w:val="24"/>
            <w:u w:val="single"/>
            <w:rPrChange w:id="1130" w:author="SHAHZAIB KHAN" w:date="2026-10-07T23:52:00Z">
              <w:rPr>
                <w:rFonts w:ascii="Times New Roman" w:eastAsia="Times New Roman" w:hAnsi="Times New Roman" w:cs="Times New Roman"/>
                <w:b/>
                <w:bCs/>
                <w:sz w:val="27"/>
                <w:szCs w:val="27"/>
                <w:u w:val="single"/>
              </w:rPr>
            </w:rPrChange>
          </w:rPr>
          <w:t xml:space="preserve">The system should properly save payment and order information so that the records remain available for further processing and delivery. </w:t>
        </w:r>
      </w:ins>
    </w:p>
    <w:p w14:paraId="33DD54ED" w14:textId="77777777" w:rsidR="001C640F" w:rsidRPr="00DB397A" w:rsidRDefault="001C640F" w:rsidP="001C640F">
      <w:pPr>
        <w:pStyle w:val="ListParagraph"/>
        <w:numPr>
          <w:ilvl w:val="0"/>
          <w:numId w:val="19"/>
        </w:numPr>
        <w:outlineLvl w:val="2"/>
        <w:rPr>
          <w:ins w:id="1131" w:author="SHAHZAIB KHAN" w:date="2026-10-07T23:51:00Z"/>
          <w:rFonts w:ascii="Times New Roman" w:eastAsia="Times New Roman" w:hAnsi="Times New Roman" w:cs="Times New Roman"/>
          <w:color w:val="FF0000"/>
          <w:sz w:val="24"/>
          <w:szCs w:val="24"/>
          <w:u w:val="single"/>
          <w:rPrChange w:id="1132" w:author="SHAHZAIB KHAN" w:date="2026-10-07T23:52:00Z">
            <w:rPr>
              <w:ins w:id="1133" w:author="SHAHZAIB KHAN" w:date="2026-10-07T23:51:00Z"/>
              <w:rFonts w:ascii="Times New Roman" w:eastAsia="Times New Roman" w:hAnsi="Times New Roman" w:cs="Times New Roman"/>
              <w:b/>
              <w:bCs/>
              <w:sz w:val="27"/>
              <w:szCs w:val="27"/>
              <w:u w:val="single"/>
            </w:rPr>
          </w:rPrChange>
        </w:rPr>
      </w:pPr>
      <w:ins w:id="1134" w:author="SHAHZAIB KHAN" w:date="2026-10-07T23:51:00Z">
        <w:r w:rsidRPr="00DB397A">
          <w:rPr>
            <w:rFonts w:ascii="Times New Roman" w:eastAsia="Times New Roman" w:hAnsi="Times New Roman" w:cs="Times New Roman"/>
            <w:color w:val="FF0000"/>
            <w:sz w:val="24"/>
            <w:szCs w:val="24"/>
            <w:u w:val="single"/>
            <w:rPrChange w:id="1135" w:author="SHAHZAIB KHAN" w:date="2026-10-07T23:52:00Z">
              <w:rPr>
                <w:rFonts w:ascii="Times New Roman" w:eastAsia="Times New Roman" w:hAnsi="Times New Roman" w:cs="Times New Roman"/>
                <w:b/>
                <w:bCs/>
                <w:sz w:val="27"/>
                <w:szCs w:val="27"/>
                <w:u w:val="single"/>
              </w:rPr>
            </w:rPrChange>
          </w:rPr>
          <w:t xml:space="preserve">Reliable Booked Order Processing </w:t>
        </w:r>
      </w:ins>
    </w:p>
    <w:p w14:paraId="4D0FCC35" w14:textId="77777777" w:rsidR="001C640F" w:rsidRPr="00DB397A" w:rsidRDefault="001C640F" w:rsidP="001C640F">
      <w:pPr>
        <w:pStyle w:val="ListParagraph"/>
        <w:numPr>
          <w:ilvl w:val="0"/>
          <w:numId w:val="19"/>
        </w:numPr>
        <w:outlineLvl w:val="2"/>
        <w:rPr>
          <w:ins w:id="1136" w:author="SHAHZAIB KHAN" w:date="2026-10-07T23:51:00Z"/>
          <w:rFonts w:ascii="Times New Roman" w:eastAsia="Times New Roman" w:hAnsi="Times New Roman" w:cs="Times New Roman"/>
          <w:color w:val="FF0000"/>
          <w:sz w:val="24"/>
          <w:szCs w:val="24"/>
          <w:u w:val="single"/>
          <w:rPrChange w:id="1137" w:author="SHAHZAIB KHAN" w:date="2026-10-07T23:52:00Z">
            <w:rPr>
              <w:ins w:id="1138" w:author="SHAHZAIB KHAN" w:date="2026-10-07T23:51:00Z"/>
              <w:rFonts w:ascii="Times New Roman" w:eastAsia="Times New Roman" w:hAnsi="Times New Roman" w:cs="Times New Roman"/>
              <w:b/>
              <w:bCs/>
              <w:sz w:val="27"/>
              <w:szCs w:val="27"/>
              <w:u w:val="single"/>
            </w:rPr>
          </w:rPrChange>
        </w:rPr>
      </w:pPr>
      <w:ins w:id="1139" w:author="SHAHZAIB KHAN" w:date="2026-10-07T23:51:00Z">
        <w:r w:rsidRPr="00DB397A">
          <w:rPr>
            <w:rFonts w:ascii="Times New Roman" w:eastAsia="Times New Roman" w:hAnsi="Times New Roman" w:cs="Times New Roman"/>
            <w:color w:val="FF0000"/>
            <w:sz w:val="24"/>
            <w:szCs w:val="24"/>
            <w:u w:val="single"/>
            <w:rPrChange w:id="1140" w:author="SHAHZAIB KHAN" w:date="2026-10-07T23:52:00Z">
              <w:rPr>
                <w:rFonts w:ascii="Times New Roman" w:eastAsia="Times New Roman" w:hAnsi="Times New Roman" w:cs="Times New Roman"/>
                <w:b/>
                <w:bCs/>
                <w:sz w:val="27"/>
                <w:szCs w:val="27"/>
                <w:u w:val="single"/>
              </w:rPr>
            </w:rPrChange>
          </w:rPr>
          <w:t>The system should save the deadline of a booked order and process the order according to the specified deadline.</w:t>
        </w:r>
      </w:ins>
    </w:p>
    <w:p w14:paraId="619F4BFB" w14:textId="77777777" w:rsidR="001C640F" w:rsidRPr="00DB397A" w:rsidRDefault="001C640F" w:rsidP="1A775A4C">
      <w:pPr>
        <w:pStyle w:val="ListParagraph"/>
        <w:numPr>
          <w:ilvl w:val="0"/>
          <w:numId w:val="19"/>
        </w:numPr>
        <w:spacing w:before="100" w:beforeAutospacing="1" w:after="100" w:afterAutospacing="1" w:line="240" w:lineRule="auto"/>
        <w:outlineLvl w:val="2"/>
        <w:rPr>
          <w:ins w:id="1141" w:author="SHAHZAIB KHAN" w:date="2026-10-07T23:51:00Z"/>
          <w:rFonts w:ascii="Times New Roman" w:eastAsia="Times New Roman" w:hAnsi="Times New Roman" w:cs="Times New Roman"/>
          <w:b/>
          <w:bCs/>
          <w:color w:val="FF0000"/>
          <w:sz w:val="27"/>
          <w:szCs w:val="27"/>
          <w:u w:val="single"/>
          <w:rPrChange w:id="1142" w:author="SHAHZAIB KHAN" w:date="2026-10-07T19:14:00Z">
            <w:rPr>
              <w:ins w:id="1143" w:author="SHAHZAIB KHAN" w:date="2026-10-07T23:51:00Z"/>
              <w:rFonts w:ascii="Times New Roman" w:eastAsia="Times New Roman" w:hAnsi="Times New Roman" w:cs="Times New Roman"/>
              <w:b/>
              <w:bCs/>
              <w:sz w:val="27"/>
              <w:szCs w:val="27"/>
            </w:rPr>
          </w:rPrChange>
        </w:rPr>
      </w:pPr>
    </w:p>
    <w:p w14:paraId="3915BD5B" w14:textId="7D80774A" w:rsidR="00A408CF" w:rsidRPr="00DB397A" w:rsidDel="00A71D1B" w:rsidRDefault="00A408CF" w:rsidP="00A408CF">
      <w:pPr>
        <w:numPr>
          <w:ilvl w:val="0"/>
          <w:numId w:val="20"/>
        </w:numPr>
        <w:spacing w:before="100" w:beforeAutospacing="1" w:after="100" w:afterAutospacing="1" w:line="240" w:lineRule="auto"/>
        <w:rPr>
          <w:del w:id="1144" w:author="SHAHZAIB KHAN" w:date="2026-10-07T19:25:00Z"/>
          <w:rFonts w:ascii="Times New Roman" w:eastAsia="Times New Roman" w:hAnsi="Times New Roman" w:cs="Times New Roman"/>
          <w:color w:val="FF0000"/>
          <w:sz w:val="24"/>
          <w:szCs w:val="24"/>
          <w:u w:val="single"/>
          <w:rPrChange w:id="1145" w:author="SHAHZAIB KHAN" w:date="2026-10-07T19:14:00Z">
            <w:rPr>
              <w:del w:id="1146" w:author="SHAHZAIB KHAN" w:date="2026-10-07T19:25:00Z"/>
              <w:rFonts w:ascii="Times New Roman" w:eastAsia="Times New Roman" w:hAnsi="Times New Roman" w:cs="Times New Roman"/>
              <w:sz w:val="24"/>
              <w:szCs w:val="24"/>
            </w:rPr>
          </w:rPrChange>
        </w:rPr>
      </w:pPr>
      <w:del w:id="1147" w:author="SHAHZAIB KHAN" w:date="2026-10-07T19:25:00Z">
        <w:r w:rsidRPr="00DB397A" w:rsidDel="00A71D1B">
          <w:rPr>
            <w:rFonts w:ascii="Times New Roman" w:eastAsia="Times New Roman" w:hAnsi="Times New Roman" w:cs="Times New Roman"/>
            <w:color w:val="FF0000"/>
            <w:sz w:val="24"/>
            <w:szCs w:val="24"/>
            <w:u w:val="single"/>
            <w:rPrChange w:id="1148" w:author="SHAHZAIB KHAN" w:date="2026-10-07T19:14:00Z">
              <w:rPr>
                <w:rFonts w:ascii="Times New Roman" w:eastAsia="Times New Roman" w:hAnsi="Times New Roman" w:cs="Times New Roman"/>
                <w:sz w:val="24"/>
                <w:szCs w:val="24"/>
              </w:rPr>
            </w:rPrChange>
          </w:rPr>
          <w:delText>The system should have a 99.5% uptime during academic sessions.</w:delText>
        </w:r>
      </w:del>
    </w:p>
    <w:p w14:paraId="120E1F62" w14:textId="2FD65478" w:rsidR="00A408CF" w:rsidRPr="00DB397A" w:rsidDel="00A71D1B" w:rsidRDefault="00A408CF" w:rsidP="00A408CF">
      <w:pPr>
        <w:numPr>
          <w:ilvl w:val="0"/>
          <w:numId w:val="20"/>
        </w:numPr>
        <w:spacing w:before="100" w:beforeAutospacing="1" w:after="100" w:afterAutospacing="1" w:line="240" w:lineRule="auto"/>
        <w:rPr>
          <w:del w:id="1149" w:author="SHAHZAIB KHAN" w:date="2026-10-07T19:25:00Z"/>
          <w:rFonts w:ascii="Times New Roman" w:eastAsia="Times New Roman" w:hAnsi="Times New Roman" w:cs="Times New Roman"/>
          <w:color w:val="FF0000"/>
          <w:sz w:val="24"/>
          <w:szCs w:val="24"/>
          <w:u w:val="single"/>
          <w:rPrChange w:id="1150" w:author="SHAHZAIB KHAN" w:date="2026-10-07T19:14:00Z">
            <w:rPr>
              <w:del w:id="1151" w:author="SHAHZAIB KHAN" w:date="2026-10-07T19:25:00Z"/>
              <w:rFonts w:ascii="Times New Roman" w:eastAsia="Times New Roman" w:hAnsi="Times New Roman" w:cs="Times New Roman"/>
              <w:sz w:val="24"/>
              <w:szCs w:val="24"/>
            </w:rPr>
          </w:rPrChange>
        </w:rPr>
      </w:pPr>
      <w:del w:id="1152" w:author="SHAHZAIB KHAN" w:date="2026-10-07T19:25:00Z">
        <w:r w:rsidRPr="00DB397A" w:rsidDel="00A71D1B">
          <w:rPr>
            <w:rFonts w:ascii="Times New Roman" w:eastAsia="Times New Roman" w:hAnsi="Times New Roman" w:cs="Times New Roman"/>
            <w:color w:val="FF0000"/>
            <w:sz w:val="24"/>
            <w:szCs w:val="24"/>
            <w:u w:val="single"/>
            <w:rPrChange w:id="1153" w:author="SHAHZAIB KHAN" w:date="2026-10-07T19:14:00Z">
              <w:rPr>
                <w:rFonts w:ascii="Times New Roman" w:eastAsia="Times New Roman" w:hAnsi="Times New Roman" w:cs="Times New Roman"/>
                <w:sz w:val="24"/>
                <w:szCs w:val="24"/>
              </w:rPr>
            </w:rPrChange>
          </w:rPr>
          <w:delText>Automatic backups must be performed regularly to prevent data loss.</w:delText>
        </w:r>
      </w:del>
    </w:p>
    <w:p w14:paraId="42D6A57A" w14:textId="7E1001F4" w:rsidR="00A408CF" w:rsidRPr="00DB397A" w:rsidDel="00A71D1B" w:rsidRDefault="00A408CF" w:rsidP="00A408CF">
      <w:pPr>
        <w:numPr>
          <w:ilvl w:val="0"/>
          <w:numId w:val="20"/>
        </w:numPr>
        <w:spacing w:before="100" w:beforeAutospacing="1" w:after="100" w:afterAutospacing="1" w:line="240" w:lineRule="auto"/>
        <w:rPr>
          <w:del w:id="1154" w:author="SHAHZAIB KHAN" w:date="2026-10-07T19:25:00Z"/>
          <w:rFonts w:ascii="Times New Roman" w:eastAsia="Times New Roman" w:hAnsi="Times New Roman" w:cs="Times New Roman"/>
          <w:color w:val="FF0000"/>
          <w:sz w:val="24"/>
          <w:szCs w:val="24"/>
          <w:u w:val="single"/>
          <w:rPrChange w:id="1155" w:author="SHAHZAIB KHAN" w:date="2026-10-07T19:14:00Z">
            <w:rPr>
              <w:del w:id="1156" w:author="SHAHZAIB KHAN" w:date="2026-10-07T19:25:00Z"/>
              <w:rFonts w:ascii="Times New Roman" w:eastAsia="Times New Roman" w:hAnsi="Times New Roman" w:cs="Times New Roman"/>
              <w:sz w:val="24"/>
              <w:szCs w:val="24"/>
            </w:rPr>
          </w:rPrChange>
        </w:rPr>
      </w:pPr>
      <w:del w:id="1157" w:author="SHAHZAIB KHAN" w:date="2026-10-07T19:25:00Z">
        <w:r w:rsidRPr="00DB397A" w:rsidDel="00A71D1B">
          <w:rPr>
            <w:rFonts w:ascii="Times New Roman" w:eastAsia="Times New Roman" w:hAnsi="Times New Roman" w:cs="Times New Roman"/>
            <w:color w:val="FF0000"/>
            <w:sz w:val="24"/>
            <w:szCs w:val="24"/>
            <w:u w:val="single"/>
            <w:rPrChange w:id="1158" w:author="SHAHZAIB KHAN" w:date="2026-10-07T19:14:00Z">
              <w:rPr>
                <w:rFonts w:ascii="Times New Roman" w:eastAsia="Times New Roman" w:hAnsi="Times New Roman" w:cs="Times New Roman"/>
                <w:sz w:val="24"/>
                <w:szCs w:val="24"/>
              </w:rPr>
            </w:rPrChange>
          </w:rPr>
          <w:delText>The system must support real-time notifications to ensure prompt communication between users.</w:delText>
        </w:r>
      </w:del>
    </w:p>
    <w:p w14:paraId="3F971FF9" w14:textId="110F2E0B" w:rsidR="00A408CF" w:rsidRPr="00DB397A" w:rsidDel="00A71D1B" w:rsidRDefault="00A408CF" w:rsidP="00A408CF">
      <w:pPr>
        <w:numPr>
          <w:ilvl w:val="0"/>
          <w:numId w:val="20"/>
        </w:numPr>
        <w:spacing w:before="100" w:beforeAutospacing="1" w:after="100" w:afterAutospacing="1" w:line="240" w:lineRule="auto"/>
        <w:rPr>
          <w:del w:id="1159" w:author="SHAHZAIB KHAN" w:date="2026-10-07T19:25:00Z"/>
          <w:rFonts w:ascii="Times New Roman" w:eastAsia="Times New Roman" w:hAnsi="Times New Roman" w:cs="Times New Roman"/>
          <w:color w:val="FF0000"/>
          <w:sz w:val="24"/>
          <w:szCs w:val="24"/>
          <w:u w:val="single"/>
          <w:rPrChange w:id="1160" w:author="SHAHZAIB KHAN" w:date="2026-10-07T19:14:00Z">
            <w:rPr>
              <w:del w:id="1161" w:author="SHAHZAIB KHAN" w:date="2026-10-07T19:25:00Z"/>
              <w:rFonts w:ascii="Times New Roman" w:eastAsia="Times New Roman" w:hAnsi="Times New Roman" w:cs="Times New Roman"/>
              <w:sz w:val="24"/>
              <w:szCs w:val="24"/>
            </w:rPr>
          </w:rPrChange>
        </w:rPr>
      </w:pPr>
      <w:del w:id="1162" w:author="SHAHZAIB KHAN" w:date="2026-10-07T19:25:00Z">
        <w:r w:rsidRPr="00DB397A" w:rsidDel="00A71D1B">
          <w:rPr>
            <w:rFonts w:ascii="Times New Roman" w:eastAsia="Times New Roman" w:hAnsi="Times New Roman" w:cs="Times New Roman"/>
            <w:color w:val="FF0000"/>
            <w:sz w:val="24"/>
            <w:szCs w:val="24"/>
            <w:u w:val="single"/>
            <w:rPrChange w:id="1163" w:author="SHAHZAIB KHAN" w:date="2026-10-07T19:14:00Z">
              <w:rPr>
                <w:rFonts w:ascii="Times New Roman" w:eastAsia="Times New Roman" w:hAnsi="Times New Roman" w:cs="Times New Roman"/>
                <w:sz w:val="24"/>
                <w:szCs w:val="24"/>
              </w:rPr>
            </w:rPrChange>
          </w:rPr>
          <w:delText>Recovery mechanisms must be in place to restore operations quickly in case of system failure.</w:delText>
        </w:r>
      </w:del>
    </w:p>
    <w:p w14:paraId="23B26774" w14:textId="110F2E0B" w:rsidR="00A408CF" w:rsidRPr="00DB397A" w:rsidRDefault="6579BE34" w:rsidP="1A775A4C">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color w:val="FF0000"/>
          <w:sz w:val="32"/>
          <w:szCs w:val="32"/>
          <w:u w:val="single"/>
          <w:rPrChange w:id="1164" w:author="SHAHZAIB KHAN" w:date="2026-10-07T19:14:00Z">
            <w:rPr>
              <w:rFonts w:ascii="Times New Roman" w:eastAsia="Times New Roman" w:hAnsi="Times New Roman" w:cs="Times New Roman"/>
              <w:b/>
              <w:bCs/>
              <w:sz w:val="36"/>
              <w:szCs w:val="36"/>
            </w:rPr>
          </w:rPrChange>
        </w:rPr>
      </w:pPr>
      <w:bookmarkStart w:id="1165" w:name="_Toc193890203"/>
      <w:del w:id="1166" w:author="SHAHZAIB KHAN" w:date="2026-10-07T19:25:00Z">
        <w:r w:rsidRPr="00DB397A" w:rsidDel="00A71D1B">
          <w:rPr>
            <w:rStyle w:val="Heading1Char"/>
            <w:color w:val="FF0000"/>
            <w:sz w:val="28"/>
            <w:szCs w:val="28"/>
            <w:u w:val="single"/>
            <w:rPrChange w:id="1167" w:author="SHAHZAIB KHAN" w:date="2026-10-07T19:14:00Z">
              <w:rPr>
                <w:rStyle w:val="Heading1Char"/>
              </w:rPr>
            </w:rPrChange>
          </w:rPr>
          <w:delText xml:space="preserve"> </w:delText>
        </w:r>
      </w:del>
      <w:r w:rsidRPr="00DB397A">
        <w:rPr>
          <w:rStyle w:val="Heading1Char"/>
          <w:b/>
          <w:bCs/>
          <w:color w:val="FF0000"/>
          <w:sz w:val="32"/>
          <w:szCs w:val="32"/>
          <w:u w:val="single"/>
          <w:rPrChange w:id="1168" w:author="SHAHZAIB KHAN" w:date="2026-10-07T19:14:00Z">
            <w:rPr>
              <w:rStyle w:val="Heading1Char"/>
            </w:rPr>
          </w:rPrChange>
        </w:rPr>
        <w:t>System Functions</w:t>
      </w:r>
      <w:bookmarkEnd w:id="1165"/>
    </w:p>
    <w:p w14:paraId="174825D1" w14:textId="77777777" w:rsidR="006A3635" w:rsidRPr="00DB397A" w:rsidRDefault="6579BE34" w:rsidP="006A3635">
      <w:pPr>
        <w:pStyle w:val="ListParagraph"/>
        <w:numPr>
          <w:ilvl w:val="0"/>
          <w:numId w:val="20"/>
        </w:numPr>
        <w:spacing w:before="100" w:beforeAutospacing="1" w:after="100" w:afterAutospacing="1" w:line="240" w:lineRule="auto"/>
        <w:outlineLvl w:val="2"/>
        <w:rPr>
          <w:rFonts w:ascii="Times New Roman" w:eastAsiaTheme="majorEastAsia" w:hAnsi="Times New Roman" w:cs="Times New Roman"/>
          <w:color w:val="FF0000"/>
          <w:sz w:val="24"/>
          <w:szCs w:val="24"/>
        </w:rPr>
      </w:pPr>
      <w:bookmarkStart w:id="1169" w:name="_Toc193890204"/>
      <w:r w:rsidRPr="00DB397A">
        <w:rPr>
          <w:rStyle w:val="Heading2Char"/>
          <w:rFonts w:ascii="Times New Roman" w:hAnsi="Times New Roman" w:cs="Times New Roman"/>
          <w:color w:val="FF0000"/>
          <w:sz w:val="24"/>
          <w:szCs w:val="24"/>
        </w:rPr>
        <w:t xml:space="preserve"> </w:t>
      </w:r>
      <w:bookmarkEnd w:id="1169"/>
      <w:r w:rsidR="006A3635" w:rsidRPr="00DB397A">
        <w:rPr>
          <w:rFonts w:ascii="Times New Roman" w:eastAsiaTheme="majorEastAsia" w:hAnsi="Times New Roman" w:cs="Times New Roman"/>
          <w:color w:val="FF0000"/>
          <w:sz w:val="24"/>
          <w:szCs w:val="24"/>
        </w:rPr>
        <w:t>Sub-Functions for Product and Category Management</w:t>
      </w:r>
    </w:p>
    <w:p w14:paraId="285A13DB" w14:textId="77777777" w:rsidR="00A80C17"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DisplayCategories():</w:t>
      </w:r>
    </w:p>
    <w:p w14:paraId="45DF8157" w14:textId="7CE2EAE3" w:rsidR="006A3635" w:rsidRPr="00DB397A" w:rsidRDefault="006A3635" w:rsidP="00A80C17">
      <w:pPr>
        <w:pStyle w:val="ListParagraph"/>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color w:val="FF0000"/>
          <w:sz w:val="24"/>
          <w:szCs w:val="24"/>
        </w:rPr>
        <w:br/>
        <w:t xml:space="preserve">Displays the available bakery categories so the customer can view the products under each category. </w:t>
      </w:r>
    </w:p>
    <w:p w14:paraId="17502020" w14:textId="77777777" w:rsidR="00A80C17"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DisplayBakeryItems():</w:t>
      </w:r>
    </w:p>
    <w:p w14:paraId="2A71CC36" w14:textId="524E0CDB" w:rsidR="006A3635" w:rsidRPr="00DB397A" w:rsidRDefault="006A3635" w:rsidP="00A80C17">
      <w:pPr>
        <w:pStyle w:val="ListParagraph"/>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color w:val="FF0000"/>
          <w:sz w:val="24"/>
          <w:szCs w:val="24"/>
        </w:rPr>
        <w:br/>
        <w:t xml:space="preserve">Shows the available bakery items along with their prices. </w:t>
      </w:r>
    </w:p>
    <w:p w14:paraId="262849B7" w14:textId="77777777" w:rsidR="00A80C17"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SelectBakeryItem():</w:t>
      </w:r>
    </w:p>
    <w:p w14:paraId="6AB3F2C8" w14:textId="0CC2BF0F"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color w:val="FF0000"/>
          <w:sz w:val="24"/>
          <w:szCs w:val="24"/>
        </w:rPr>
        <w:br/>
        <w:t xml:space="preserve">Allows the customer to select the required bakery items for the order. </w:t>
      </w:r>
    </w:p>
    <w:p w14:paraId="1475C138"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color w:val="FF0000"/>
          <w:sz w:val="24"/>
          <w:szCs w:val="24"/>
        </w:rPr>
        <w:t>o Sub-Functions for Delivery Area Management</w:t>
      </w:r>
    </w:p>
    <w:p w14:paraId="04823DAA"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DisplayDeliveryAreas():</w:t>
      </w:r>
      <w:r w:rsidRPr="00DB397A">
        <w:rPr>
          <w:rFonts w:ascii="Times New Roman" w:eastAsiaTheme="majorEastAsia" w:hAnsi="Times New Roman" w:cs="Times New Roman"/>
          <w:color w:val="FF0000"/>
          <w:sz w:val="24"/>
          <w:szCs w:val="24"/>
        </w:rPr>
        <w:br/>
        <w:t xml:space="preserve">Displays the list of delivery areas maintained by the website. </w:t>
      </w:r>
    </w:p>
    <w:p w14:paraId="13845EB4"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ValidateDeliveryArea():</w:t>
      </w:r>
      <w:r w:rsidRPr="00DB397A">
        <w:rPr>
          <w:rFonts w:ascii="Times New Roman" w:eastAsiaTheme="majorEastAsia" w:hAnsi="Times New Roman" w:cs="Times New Roman"/>
          <w:color w:val="FF0000"/>
          <w:sz w:val="24"/>
          <w:szCs w:val="24"/>
        </w:rPr>
        <w:br/>
        <w:t xml:space="preserve">Checks whether the area selected by the customer is included in the available delivery areas. </w:t>
      </w:r>
    </w:p>
    <w:p w14:paraId="5831DEDB"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SaveDeliveryDetails():</w:t>
      </w:r>
      <w:r w:rsidRPr="00DB397A">
        <w:rPr>
          <w:rFonts w:ascii="Times New Roman" w:eastAsiaTheme="majorEastAsia" w:hAnsi="Times New Roman" w:cs="Times New Roman"/>
          <w:color w:val="FF0000"/>
          <w:sz w:val="24"/>
          <w:szCs w:val="24"/>
        </w:rPr>
        <w:br/>
        <w:t xml:space="preserve">Stores the valid delivery area and address details with the customer's order. </w:t>
      </w:r>
    </w:p>
    <w:p w14:paraId="0C3F4BA2"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color w:val="FF0000"/>
          <w:sz w:val="24"/>
          <w:szCs w:val="24"/>
        </w:rPr>
        <w:t>o Sub-Functions for Order Management</w:t>
      </w:r>
    </w:p>
    <w:p w14:paraId="734531AF"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lastRenderedPageBreak/>
        <w:t>AddItemsToOrder():</w:t>
      </w:r>
      <w:r w:rsidRPr="00DB397A">
        <w:rPr>
          <w:rFonts w:ascii="Times New Roman" w:eastAsiaTheme="majorEastAsia" w:hAnsi="Times New Roman" w:cs="Times New Roman"/>
          <w:color w:val="FF0000"/>
          <w:sz w:val="24"/>
          <w:szCs w:val="24"/>
        </w:rPr>
        <w:br/>
        <w:t xml:space="preserve">Adds the selected bakery items and their quantities to the customer's order. </w:t>
      </w:r>
    </w:p>
    <w:p w14:paraId="408FEA61"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CalculateOrderTotal():</w:t>
      </w:r>
      <w:r w:rsidRPr="00DB397A">
        <w:rPr>
          <w:rFonts w:ascii="Times New Roman" w:eastAsiaTheme="majorEastAsia" w:hAnsi="Times New Roman" w:cs="Times New Roman"/>
          <w:color w:val="FF0000"/>
          <w:sz w:val="24"/>
          <w:szCs w:val="24"/>
        </w:rPr>
        <w:br/>
        <w:t xml:space="preserve">Calculates the total price of the selected items and displays the amount to the customer. </w:t>
      </w:r>
    </w:p>
    <w:p w14:paraId="6C1F62FA"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8"/>
          <w:szCs w:val="28"/>
        </w:rPr>
      </w:pPr>
      <w:r w:rsidRPr="00DB397A">
        <w:rPr>
          <w:rFonts w:ascii="Times New Roman" w:eastAsiaTheme="majorEastAsia" w:hAnsi="Times New Roman" w:cs="Times New Roman"/>
          <w:b/>
          <w:bCs/>
          <w:color w:val="FF0000"/>
          <w:sz w:val="28"/>
          <w:szCs w:val="28"/>
        </w:rPr>
        <w:t>UpdateOrderItems():</w:t>
      </w:r>
      <w:r w:rsidRPr="00DB397A">
        <w:rPr>
          <w:rFonts w:ascii="Times New Roman" w:eastAsiaTheme="majorEastAsia" w:hAnsi="Times New Roman" w:cs="Times New Roman"/>
          <w:color w:val="FF0000"/>
          <w:sz w:val="28"/>
          <w:szCs w:val="28"/>
        </w:rPr>
        <w:br/>
        <w:t xml:space="preserve">Updates the order when the customer changes the quantity or removes an item. </w:t>
      </w:r>
    </w:p>
    <w:p w14:paraId="0B250590"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8"/>
          <w:szCs w:val="28"/>
        </w:rPr>
      </w:pPr>
      <w:r w:rsidRPr="00DB397A">
        <w:rPr>
          <w:rFonts w:ascii="Times New Roman" w:eastAsiaTheme="majorEastAsia" w:hAnsi="Times New Roman" w:cs="Times New Roman"/>
          <w:color w:val="FF0000"/>
          <w:sz w:val="28"/>
          <w:szCs w:val="28"/>
        </w:rPr>
        <w:t>o Sub-Functions for Discount and Package Deal Management</w:t>
      </w:r>
    </w:p>
    <w:p w14:paraId="265318CA"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8"/>
          <w:szCs w:val="28"/>
        </w:rPr>
      </w:pPr>
      <w:r w:rsidRPr="00DB397A">
        <w:rPr>
          <w:rFonts w:ascii="Times New Roman" w:eastAsiaTheme="majorEastAsia" w:hAnsi="Times New Roman" w:cs="Times New Roman"/>
          <w:b/>
          <w:bCs/>
          <w:color w:val="FF0000"/>
          <w:sz w:val="28"/>
          <w:szCs w:val="28"/>
        </w:rPr>
        <w:t>CheckPackageDeal():</w:t>
      </w:r>
      <w:r w:rsidRPr="00DB397A">
        <w:rPr>
          <w:rFonts w:ascii="Times New Roman" w:eastAsiaTheme="majorEastAsia" w:hAnsi="Times New Roman" w:cs="Times New Roman"/>
          <w:color w:val="FF0000"/>
          <w:sz w:val="28"/>
          <w:szCs w:val="28"/>
        </w:rPr>
        <w:br/>
        <w:t xml:space="preserve">Checks whether the selected items satisfy the conditions of an available package deal. </w:t>
      </w:r>
    </w:p>
    <w:p w14:paraId="5CEACF0E"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ApplyPackageDeal():</w:t>
      </w:r>
      <w:r w:rsidRPr="00DB397A">
        <w:rPr>
          <w:rFonts w:ascii="Times New Roman" w:eastAsiaTheme="majorEastAsia" w:hAnsi="Times New Roman" w:cs="Times New Roman"/>
          <w:color w:val="FF0000"/>
          <w:sz w:val="24"/>
          <w:szCs w:val="24"/>
        </w:rPr>
        <w:br/>
        <w:t xml:space="preserve">Applies the relevant package deal and updates the order total. </w:t>
      </w:r>
    </w:p>
    <w:p w14:paraId="3716257A"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ApplyDiscount():</w:t>
      </w:r>
      <w:r w:rsidRPr="00DB397A">
        <w:rPr>
          <w:rFonts w:ascii="Times New Roman" w:eastAsiaTheme="majorEastAsia" w:hAnsi="Times New Roman" w:cs="Times New Roman"/>
          <w:color w:val="FF0000"/>
          <w:sz w:val="24"/>
          <w:szCs w:val="24"/>
        </w:rPr>
        <w:br/>
        <w:t xml:space="preserve">Checks for a valid discount and reduces the order total when the required condition is satisfied. </w:t>
      </w:r>
    </w:p>
    <w:p w14:paraId="67A8878B"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color w:val="FF0000"/>
          <w:sz w:val="24"/>
          <w:szCs w:val="24"/>
        </w:rPr>
        <w:t>o Sub-Functions for Payment Processing</w:t>
      </w:r>
    </w:p>
    <w:p w14:paraId="4764D19D"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ProcessCreditCardPayment():</w:t>
      </w:r>
      <w:r w:rsidRPr="00DB397A">
        <w:rPr>
          <w:rFonts w:ascii="Times New Roman" w:eastAsiaTheme="majorEastAsia" w:hAnsi="Times New Roman" w:cs="Times New Roman"/>
          <w:color w:val="FF0000"/>
          <w:sz w:val="24"/>
          <w:szCs w:val="24"/>
        </w:rPr>
        <w:br/>
        <w:t xml:space="preserve">Processes the customer's payment through the available credit card payment method. </w:t>
      </w:r>
    </w:p>
    <w:p w14:paraId="01CA4004"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ConfirmPayment():</w:t>
      </w:r>
      <w:r w:rsidRPr="00DB397A">
        <w:rPr>
          <w:rFonts w:ascii="Times New Roman" w:eastAsiaTheme="majorEastAsia" w:hAnsi="Times New Roman" w:cs="Times New Roman"/>
          <w:color w:val="FF0000"/>
          <w:sz w:val="24"/>
          <w:szCs w:val="24"/>
        </w:rPr>
        <w:br/>
        <w:t xml:space="preserve">Confirms whether the payment has been completed successfully before continuing the order process. </w:t>
      </w:r>
    </w:p>
    <w:p w14:paraId="470693F9"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RecordPayment():</w:t>
      </w:r>
      <w:r w:rsidRPr="00DB397A">
        <w:rPr>
          <w:rFonts w:ascii="Times New Roman" w:eastAsiaTheme="majorEastAsia" w:hAnsi="Times New Roman" w:cs="Times New Roman"/>
          <w:color w:val="FF0000"/>
          <w:sz w:val="24"/>
          <w:szCs w:val="24"/>
        </w:rPr>
        <w:br/>
        <w:t xml:space="preserve">Records the successful payment information associated with the order. </w:t>
      </w:r>
    </w:p>
    <w:p w14:paraId="62678BFA"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color w:val="FF0000"/>
          <w:sz w:val="24"/>
          <w:szCs w:val="24"/>
        </w:rPr>
        <w:t>o Sub-Functions for Booked Order Management</w:t>
      </w:r>
    </w:p>
    <w:p w14:paraId="3971E278"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CreateBookedOrder():</w:t>
      </w:r>
      <w:r w:rsidRPr="00DB397A">
        <w:rPr>
          <w:rFonts w:ascii="Times New Roman" w:eastAsiaTheme="majorEastAsia" w:hAnsi="Times New Roman" w:cs="Times New Roman"/>
          <w:color w:val="FF0000"/>
          <w:sz w:val="24"/>
          <w:szCs w:val="24"/>
        </w:rPr>
        <w:br/>
        <w:t xml:space="preserve">Records an order that the customer wants to place in advance. </w:t>
      </w:r>
    </w:p>
    <w:p w14:paraId="6109D79B"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AssignOrderDeadline():</w:t>
      </w:r>
      <w:r w:rsidRPr="00DB397A">
        <w:rPr>
          <w:rFonts w:ascii="Times New Roman" w:eastAsiaTheme="majorEastAsia" w:hAnsi="Times New Roman" w:cs="Times New Roman"/>
          <w:color w:val="FF0000"/>
          <w:sz w:val="24"/>
          <w:szCs w:val="24"/>
        </w:rPr>
        <w:br/>
        <w:t xml:space="preserve">Stores the required deadline for the booked order. </w:t>
      </w:r>
    </w:p>
    <w:p w14:paraId="51A1301F"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ProcessBookedOrder():</w:t>
      </w:r>
      <w:r w:rsidRPr="00DB397A">
        <w:rPr>
          <w:rFonts w:ascii="Times New Roman" w:eastAsiaTheme="majorEastAsia" w:hAnsi="Times New Roman" w:cs="Times New Roman"/>
          <w:color w:val="FF0000"/>
          <w:sz w:val="24"/>
          <w:szCs w:val="24"/>
        </w:rPr>
        <w:br/>
        <w:t xml:space="preserve">Processes the booked order according to the specified deadline and continues with the normal sales procedure. </w:t>
      </w:r>
    </w:p>
    <w:p w14:paraId="2FBFF4CC"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color w:val="FF0000"/>
          <w:sz w:val="24"/>
          <w:szCs w:val="24"/>
        </w:rPr>
        <w:t>o Sub-Functions for Salesman Assignment and Delivery</w:t>
      </w:r>
    </w:p>
    <w:p w14:paraId="721F0049"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AssignSalesman():</w:t>
      </w:r>
      <w:r w:rsidRPr="00DB397A">
        <w:rPr>
          <w:rFonts w:ascii="Times New Roman" w:eastAsiaTheme="majorEastAsia" w:hAnsi="Times New Roman" w:cs="Times New Roman"/>
          <w:color w:val="FF0000"/>
          <w:sz w:val="24"/>
          <w:szCs w:val="24"/>
        </w:rPr>
        <w:br/>
        <w:t xml:space="preserve">Assigns a salesman to the order after successful payment. </w:t>
      </w:r>
    </w:p>
    <w:p w14:paraId="2A5AE9FB"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ProvideDeliveryDetails():</w:t>
      </w:r>
      <w:r w:rsidRPr="00DB397A">
        <w:rPr>
          <w:rFonts w:ascii="Times New Roman" w:eastAsiaTheme="majorEastAsia" w:hAnsi="Times New Roman" w:cs="Times New Roman"/>
          <w:color w:val="FF0000"/>
          <w:sz w:val="24"/>
          <w:szCs w:val="24"/>
        </w:rPr>
        <w:br/>
        <w:t xml:space="preserve">Provides the required order and delivery information for completing the delivery. </w:t>
      </w:r>
    </w:p>
    <w:p w14:paraId="7CCF0697" w14:textId="77777777" w:rsidR="006A3635" w:rsidRPr="00DB397A" w:rsidRDefault="006A3635" w:rsidP="006A3635">
      <w:pPr>
        <w:pStyle w:val="ListParagraph"/>
        <w:numPr>
          <w:ilvl w:val="0"/>
          <w:numId w:val="20"/>
        </w:numPr>
        <w:outlineLvl w:val="2"/>
        <w:rPr>
          <w:rFonts w:ascii="Times New Roman" w:eastAsiaTheme="majorEastAsia" w:hAnsi="Times New Roman" w:cs="Times New Roman"/>
          <w:color w:val="FF0000"/>
          <w:sz w:val="24"/>
          <w:szCs w:val="24"/>
        </w:rPr>
      </w:pPr>
      <w:r w:rsidRPr="00DB397A">
        <w:rPr>
          <w:rFonts w:ascii="Times New Roman" w:eastAsiaTheme="majorEastAsia" w:hAnsi="Times New Roman" w:cs="Times New Roman"/>
          <w:b/>
          <w:bCs/>
          <w:color w:val="FF0000"/>
          <w:sz w:val="24"/>
          <w:szCs w:val="24"/>
        </w:rPr>
        <w:t>LogDeliveryDetails():</w:t>
      </w:r>
      <w:r w:rsidRPr="00DB397A">
        <w:rPr>
          <w:rFonts w:ascii="Times New Roman" w:eastAsiaTheme="majorEastAsia" w:hAnsi="Times New Roman" w:cs="Times New Roman"/>
          <w:color w:val="FF0000"/>
          <w:sz w:val="24"/>
          <w:szCs w:val="24"/>
        </w:rPr>
        <w:br/>
        <w:t>Records the delivery information associated with the order.</w:t>
      </w:r>
    </w:p>
    <w:p w14:paraId="0E37985F" w14:textId="2D3CC8D7" w:rsidR="00A408CF" w:rsidRPr="00DB397A" w:rsidRDefault="00A408CF" w:rsidP="1A775A4C">
      <w:pPr>
        <w:pStyle w:val="ListParagraph"/>
        <w:numPr>
          <w:ilvl w:val="0"/>
          <w:numId w:val="20"/>
        </w:numPr>
        <w:spacing w:before="100" w:beforeAutospacing="1" w:after="100" w:afterAutospacing="1" w:line="240" w:lineRule="auto"/>
        <w:outlineLvl w:val="2"/>
        <w:rPr>
          <w:rStyle w:val="Heading2Char"/>
          <w:color w:val="FF0000"/>
        </w:rPr>
      </w:pPr>
    </w:p>
    <w:p w14:paraId="435DACB7" w14:textId="5CA46FA4" w:rsidR="00A408CF" w:rsidRPr="00DB397A" w:rsidRDefault="00A408CF" w:rsidP="006A3635">
      <w:pPr>
        <w:spacing w:before="100" w:beforeAutospacing="1" w:after="100" w:afterAutospacing="1" w:line="240" w:lineRule="auto"/>
        <w:ind w:left="720"/>
        <w:rPr>
          <w:rFonts w:eastAsia="Times New Roman"/>
          <w:color w:val="FF0000"/>
          <w:u w:val="single"/>
          <w:rPrChange w:id="1170" w:author="SHAHZAIB KHAN" w:date="2026-10-07T19:14:00Z">
            <w:rPr>
              <w:rFonts w:eastAsia="Times New Roman"/>
            </w:rPr>
          </w:rPrChange>
        </w:rPr>
      </w:pPr>
      <w:r w:rsidRPr="00DB397A">
        <w:rPr>
          <w:rFonts w:ascii="Times New Roman" w:eastAsia="Times New Roman" w:hAnsi="Times New Roman" w:cs="Times New Roman"/>
          <w:color w:val="FF0000"/>
          <w:sz w:val="24"/>
          <w:szCs w:val="24"/>
        </w:rPr>
        <w:lastRenderedPageBreak/>
        <w:br/>
      </w:r>
      <w:bookmarkStart w:id="1171" w:name="_Toc193890208"/>
      <w:r w:rsidR="6579BE34" w:rsidRPr="00DB397A">
        <w:rPr>
          <w:rFonts w:asciiTheme="majorHAnsi" w:eastAsia="Times New Roman" w:hAnsiTheme="majorHAnsi" w:cstheme="majorBidi"/>
          <w:color w:val="FF0000"/>
          <w:sz w:val="40"/>
          <w:szCs w:val="40"/>
          <w:u w:val="single"/>
          <w:rPrChange w:id="1172" w:author="SHAHZAIB KHAN" w:date="2026-10-07T19:14:00Z">
            <w:rPr>
              <w:rFonts w:asciiTheme="majorHAnsi" w:eastAsia="Times New Roman" w:hAnsiTheme="majorHAnsi" w:cstheme="majorBidi"/>
              <w:color w:val="0F4761" w:themeColor="accent1" w:themeShade="BF"/>
              <w:sz w:val="40"/>
              <w:szCs w:val="40"/>
            </w:rPr>
          </w:rPrChange>
        </w:rPr>
        <w:t>Performance Requirements</w:t>
      </w:r>
      <w:bookmarkEnd w:id="1171"/>
    </w:p>
    <w:p w14:paraId="7BB7D37A" w14:textId="0ADF15F7" w:rsidR="00A408CF" w:rsidRPr="00DB397A" w:rsidDel="00C726F4" w:rsidRDefault="00A408CF" w:rsidP="00A408CF">
      <w:pPr>
        <w:numPr>
          <w:ilvl w:val="0"/>
          <w:numId w:val="25"/>
        </w:numPr>
        <w:spacing w:before="100" w:beforeAutospacing="1" w:after="100" w:afterAutospacing="1" w:line="240" w:lineRule="auto"/>
        <w:rPr>
          <w:del w:id="1173" w:author="SHAHZAIB KHAN" w:date="2026-10-07T22:08:00Z"/>
          <w:rFonts w:ascii="Times New Roman" w:eastAsia="Times New Roman" w:hAnsi="Times New Roman" w:cs="Times New Roman"/>
          <w:color w:val="FF0000"/>
          <w:sz w:val="24"/>
          <w:szCs w:val="24"/>
          <w:u w:val="single"/>
          <w:rPrChange w:id="1174" w:author="SHAHZAIB KHAN" w:date="2026-10-07T19:14:00Z">
            <w:rPr>
              <w:del w:id="1175" w:author="SHAHZAIB KHAN" w:date="2026-10-07T22:08:00Z"/>
              <w:rFonts w:ascii="Times New Roman" w:eastAsia="Times New Roman" w:hAnsi="Times New Roman" w:cs="Times New Roman"/>
              <w:sz w:val="24"/>
              <w:szCs w:val="24"/>
            </w:rPr>
          </w:rPrChange>
        </w:rPr>
      </w:pPr>
      <w:del w:id="1176" w:author="SHAHZAIB KHAN" w:date="2026-10-07T22:08:00Z">
        <w:r w:rsidRPr="00DB397A" w:rsidDel="00C726F4">
          <w:rPr>
            <w:rFonts w:ascii="Times New Roman" w:eastAsia="Times New Roman" w:hAnsi="Times New Roman" w:cs="Times New Roman"/>
            <w:b/>
            <w:bCs/>
            <w:color w:val="FF0000"/>
            <w:sz w:val="24"/>
            <w:szCs w:val="24"/>
            <w:u w:val="single"/>
            <w:rPrChange w:id="1177" w:author="SHAHZAIB KHAN" w:date="2026-10-07T19:14:00Z">
              <w:rPr>
                <w:rFonts w:ascii="Times New Roman" w:eastAsia="Times New Roman" w:hAnsi="Times New Roman" w:cs="Times New Roman"/>
                <w:b/>
                <w:bCs/>
                <w:sz w:val="24"/>
                <w:szCs w:val="24"/>
              </w:rPr>
            </w:rPrChange>
          </w:rPr>
          <w:delText>Response Time:</w:delText>
        </w:r>
        <w:r w:rsidRPr="00DB397A" w:rsidDel="00C726F4">
          <w:rPr>
            <w:rFonts w:ascii="Times New Roman" w:eastAsia="Times New Roman" w:hAnsi="Times New Roman" w:cs="Times New Roman"/>
            <w:color w:val="FF0000"/>
            <w:sz w:val="24"/>
            <w:szCs w:val="24"/>
            <w:u w:val="single"/>
            <w:rPrChange w:id="1178" w:author="SHAHZAIB KHAN" w:date="2026-10-07T19:14:00Z">
              <w:rPr>
                <w:rFonts w:ascii="Times New Roman" w:eastAsia="Times New Roman" w:hAnsi="Times New Roman" w:cs="Times New Roman"/>
                <w:sz w:val="24"/>
                <w:szCs w:val="24"/>
              </w:rPr>
            </w:rPrChange>
          </w:rPr>
          <w:br/>
          <w:delText>All core operations (registration, project submission, work product upload, feedback submission) must complete within 2–3 seconds under normal operating conditions.</w:delText>
        </w:r>
      </w:del>
    </w:p>
    <w:p w14:paraId="5638D7D8" w14:textId="41E8BFC2" w:rsidR="00A408CF" w:rsidRPr="00DB397A" w:rsidDel="00C726F4" w:rsidRDefault="00A408CF" w:rsidP="00A408CF">
      <w:pPr>
        <w:numPr>
          <w:ilvl w:val="0"/>
          <w:numId w:val="25"/>
        </w:numPr>
        <w:spacing w:before="100" w:beforeAutospacing="1" w:after="100" w:afterAutospacing="1" w:line="240" w:lineRule="auto"/>
        <w:rPr>
          <w:del w:id="1179" w:author="SHAHZAIB KHAN" w:date="2026-10-07T22:08:00Z"/>
          <w:rFonts w:ascii="Times New Roman" w:eastAsia="Times New Roman" w:hAnsi="Times New Roman" w:cs="Times New Roman"/>
          <w:color w:val="FF0000"/>
          <w:sz w:val="24"/>
          <w:szCs w:val="24"/>
          <w:u w:val="single"/>
          <w:rPrChange w:id="1180" w:author="SHAHZAIB KHAN" w:date="2026-10-07T19:14:00Z">
            <w:rPr>
              <w:del w:id="1181" w:author="SHAHZAIB KHAN" w:date="2026-10-07T22:08:00Z"/>
              <w:rFonts w:ascii="Times New Roman" w:eastAsia="Times New Roman" w:hAnsi="Times New Roman" w:cs="Times New Roman"/>
              <w:sz w:val="24"/>
              <w:szCs w:val="24"/>
            </w:rPr>
          </w:rPrChange>
        </w:rPr>
      </w:pPr>
      <w:del w:id="1182" w:author="SHAHZAIB KHAN" w:date="2026-10-07T22:08:00Z">
        <w:r w:rsidRPr="00DB397A" w:rsidDel="00C726F4">
          <w:rPr>
            <w:rFonts w:ascii="Times New Roman" w:eastAsia="Times New Roman" w:hAnsi="Times New Roman" w:cs="Times New Roman"/>
            <w:b/>
            <w:bCs/>
            <w:color w:val="FF0000"/>
            <w:sz w:val="24"/>
            <w:szCs w:val="24"/>
            <w:u w:val="single"/>
            <w:rPrChange w:id="1183" w:author="SHAHZAIB KHAN" w:date="2026-10-07T19:14:00Z">
              <w:rPr>
                <w:rFonts w:ascii="Times New Roman" w:eastAsia="Times New Roman" w:hAnsi="Times New Roman" w:cs="Times New Roman"/>
                <w:b/>
                <w:bCs/>
                <w:sz w:val="24"/>
                <w:szCs w:val="24"/>
              </w:rPr>
            </w:rPrChange>
          </w:rPr>
          <w:delText>Scalability:</w:delText>
        </w:r>
        <w:r w:rsidRPr="00DB397A" w:rsidDel="00C726F4">
          <w:rPr>
            <w:rFonts w:ascii="Times New Roman" w:eastAsia="Times New Roman" w:hAnsi="Times New Roman" w:cs="Times New Roman"/>
            <w:color w:val="FF0000"/>
            <w:sz w:val="24"/>
            <w:szCs w:val="24"/>
            <w:u w:val="single"/>
            <w:rPrChange w:id="1184" w:author="SHAHZAIB KHAN" w:date="2026-10-07T19:14:00Z">
              <w:rPr>
                <w:rFonts w:ascii="Times New Roman" w:eastAsia="Times New Roman" w:hAnsi="Times New Roman" w:cs="Times New Roman"/>
                <w:sz w:val="24"/>
                <w:szCs w:val="24"/>
              </w:rPr>
            </w:rPrChange>
          </w:rPr>
          <w:br/>
          <w:delText>The system must support concurrent access by at least 500 users during peak submission periods without significant performance degradation.</w:delText>
        </w:r>
      </w:del>
    </w:p>
    <w:p w14:paraId="5DBD624B" w14:textId="6D59CCBE" w:rsidR="00A408CF" w:rsidRPr="00DB397A" w:rsidDel="00C726F4" w:rsidRDefault="00A408CF" w:rsidP="00A408CF">
      <w:pPr>
        <w:numPr>
          <w:ilvl w:val="0"/>
          <w:numId w:val="25"/>
        </w:numPr>
        <w:spacing w:before="100" w:beforeAutospacing="1" w:after="100" w:afterAutospacing="1" w:line="240" w:lineRule="auto"/>
        <w:rPr>
          <w:del w:id="1185" w:author="SHAHZAIB KHAN" w:date="2026-10-07T22:08:00Z"/>
          <w:rFonts w:ascii="Times New Roman" w:eastAsia="Times New Roman" w:hAnsi="Times New Roman" w:cs="Times New Roman"/>
          <w:color w:val="FF0000"/>
          <w:sz w:val="24"/>
          <w:szCs w:val="24"/>
          <w:u w:val="single"/>
          <w:rPrChange w:id="1186" w:author="SHAHZAIB KHAN" w:date="2026-10-07T19:14:00Z">
            <w:rPr>
              <w:del w:id="1187" w:author="SHAHZAIB KHAN" w:date="2026-10-07T22:08:00Z"/>
              <w:rFonts w:ascii="Times New Roman" w:eastAsia="Times New Roman" w:hAnsi="Times New Roman" w:cs="Times New Roman"/>
              <w:sz w:val="24"/>
              <w:szCs w:val="24"/>
            </w:rPr>
          </w:rPrChange>
        </w:rPr>
      </w:pPr>
      <w:del w:id="1188" w:author="SHAHZAIB KHAN" w:date="2026-10-07T22:08:00Z">
        <w:r w:rsidRPr="00DB397A" w:rsidDel="00C726F4">
          <w:rPr>
            <w:rFonts w:ascii="Times New Roman" w:eastAsia="Times New Roman" w:hAnsi="Times New Roman" w:cs="Times New Roman"/>
            <w:b/>
            <w:bCs/>
            <w:color w:val="FF0000"/>
            <w:sz w:val="24"/>
            <w:szCs w:val="24"/>
            <w:u w:val="single"/>
            <w:rPrChange w:id="1189" w:author="SHAHZAIB KHAN" w:date="2026-10-07T19:14:00Z">
              <w:rPr>
                <w:rFonts w:ascii="Times New Roman" w:eastAsia="Times New Roman" w:hAnsi="Times New Roman" w:cs="Times New Roman"/>
                <w:b/>
                <w:bCs/>
                <w:sz w:val="24"/>
                <w:szCs w:val="24"/>
              </w:rPr>
            </w:rPrChange>
          </w:rPr>
          <w:delText>Data Throughput:</w:delText>
        </w:r>
        <w:r w:rsidRPr="00DB397A" w:rsidDel="00C726F4">
          <w:rPr>
            <w:rFonts w:ascii="Times New Roman" w:eastAsia="Times New Roman" w:hAnsi="Times New Roman" w:cs="Times New Roman"/>
            <w:color w:val="FF0000"/>
            <w:sz w:val="24"/>
            <w:szCs w:val="24"/>
            <w:u w:val="single"/>
            <w:rPrChange w:id="1190" w:author="SHAHZAIB KHAN" w:date="2026-10-07T19:14:00Z">
              <w:rPr>
                <w:rFonts w:ascii="Times New Roman" w:eastAsia="Times New Roman" w:hAnsi="Times New Roman" w:cs="Times New Roman"/>
                <w:sz w:val="24"/>
                <w:szCs w:val="24"/>
              </w:rPr>
            </w:rPrChange>
          </w:rPr>
          <w:br/>
          <w:delText>The system must handle frequent data updates, ensuring real-time reflection of project statuses and feedback.</w:delText>
        </w:r>
      </w:del>
    </w:p>
    <w:p w14:paraId="4570B582" w14:textId="1098C8CD" w:rsidR="00A408CF" w:rsidRPr="00DB397A" w:rsidDel="001C640F" w:rsidRDefault="6579BE34" w:rsidP="1A775A4C">
      <w:pPr>
        <w:numPr>
          <w:ilvl w:val="0"/>
          <w:numId w:val="25"/>
        </w:numPr>
        <w:spacing w:before="100" w:beforeAutospacing="1" w:after="100" w:afterAutospacing="1" w:line="240" w:lineRule="auto"/>
        <w:rPr>
          <w:del w:id="1191" w:author="SHAHZAIB KHAN" w:date="2026-10-07T22:08:00Z"/>
          <w:rFonts w:ascii="Times New Roman" w:eastAsia="Times New Roman" w:hAnsi="Times New Roman" w:cs="Times New Roman"/>
          <w:color w:val="FF0000"/>
          <w:sz w:val="24"/>
          <w:szCs w:val="24"/>
          <w:u w:val="single"/>
        </w:rPr>
      </w:pPr>
      <w:del w:id="1192" w:author="SHAHZAIB KHAN" w:date="2026-10-07T22:08:00Z">
        <w:r w:rsidRPr="00DB397A" w:rsidDel="00C726F4">
          <w:rPr>
            <w:rFonts w:ascii="Times New Roman" w:eastAsia="Times New Roman" w:hAnsi="Times New Roman" w:cs="Times New Roman"/>
            <w:b/>
            <w:bCs/>
            <w:color w:val="FF0000"/>
            <w:sz w:val="24"/>
            <w:szCs w:val="24"/>
            <w:u w:val="single"/>
            <w:rPrChange w:id="1193" w:author="SHAHZAIB KHAN" w:date="2026-10-07T19:14:00Z">
              <w:rPr>
                <w:rFonts w:ascii="Times New Roman" w:eastAsia="Times New Roman" w:hAnsi="Times New Roman" w:cs="Times New Roman"/>
                <w:b/>
                <w:bCs/>
                <w:sz w:val="24"/>
                <w:szCs w:val="24"/>
              </w:rPr>
            </w:rPrChange>
          </w:rPr>
          <w:delText>Backup and Recovery:</w:delText>
        </w:r>
        <w:r w:rsidR="00A408CF" w:rsidRPr="00DB397A" w:rsidDel="00C726F4">
          <w:rPr>
            <w:color w:val="FF0000"/>
            <w:u w:val="single"/>
            <w:rPrChange w:id="1194" w:author="SHAHZAIB KHAN" w:date="2026-10-07T19:14:00Z">
              <w:rPr/>
            </w:rPrChange>
          </w:rPr>
          <w:br/>
        </w:r>
        <w:r w:rsidRPr="00DB397A" w:rsidDel="00C726F4">
          <w:rPr>
            <w:rFonts w:ascii="Times New Roman" w:eastAsia="Times New Roman" w:hAnsi="Times New Roman" w:cs="Times New Roman"/>
            <w:color w:val="FF0000"/>
            <w:sz w:val="24"/>
            <w:szCs w:val="24"/>
            <w:u w:val="single"/>
            <w:rPrChange w:id="1195" w:author="SHAHZAIB KHAN" w:date="2026-10-07T19:14:00Z">
              <w:rPr>
                <w:rFonts w:ascii="Times New Roman" w:eastAsia="Times New Roman" w:hAnsi="Times New Roman" w:cs="Times New Roman"/>
                <w:sz w:val="24"/>
                <w:szCs w:val="24"/>
              </w:rPr>
            </w:rPrChange>
          </w:rPr>
          <w:delText>Regular backups must be completed within predefined maintenance windows, and system recovery time should not exceed 5 minutes in case of critical failure.</w:delText>
        </w:r>
      </w:del>
    </w:p>
    <w:p w14:paraId="3B45B4EB" w14:textId="77777777" w:rsidR="001C640F" w:rsidRPr="00DB397A" w:rsidRDefault="001C640F" w:rsidP="001C640F">
      <w:pPr>
        <w:numPr>
          <w:ilvl w:val="0"/>
          <w:numId w:val="130"/>
        </w:numPr>
        <w:spacing w:before="100" w:beforeAutospacing="1" w:after="100" w:afterAutospacing="1" w:line="240" w:lineRule="auto"/>
        <w:rPr>
          <w:ins w:id="1196" w:author="SHAHZAIB KHAN" w:date="2026-10-07T23:54:00Z"/>
          <w:rFonts w:ascii="Times New Roman" w:eastAsia="Times New Roman" w:hAnsi="Times New Roman" w:cs="Times New Roman"/>
          <w:color w:val="FF0000"/>
          <w:sz w:val="24"/>
          <w:szCs w:val="24"/>
          <w:u w:val="single"/>
        </w:rPr>
      </w:pPr>
      <w:ins w:id="1197" w:author="SHAHZAIB KHAN" w:date="2026-10-07T23:54:00Z">
        <w:r w:rsidRPr="00DB397A">
          <w:rPr>
            <w:rFonts w:ascii="Times New Roman" w:eastAsia="Times New Roman" w:hAnsi="Times New Roman" w:cs="Times New Roman"/>
            <w:color w:val="FF0000"/>
            <w:sz w:val="24"/>
            <w:szCs w:val="24"/>
            <w:u w:val="single"/>
          </w:rPr>
          <w:t xml:space="preserve">Fast Product Display </w:t>
        </w:r>
      </w:ins>
    </w:p>
    <w:p w14:paraId="7C3A6C5D" w14:textId="77777777" w:rsidR="001C640F" w:rsidRPr="00DB397A" w:rsidRDefault="001C640F" w:rsidP="001C640F">
      <w:pPr>
        <w:spacing w:before="100" w:beforeAutospacing="1" w:after="100" w:afterAutospacing="1" w:line="240" w:lineRule="auto"/>
        <w:rPr>
          <w:ins w:id="1198" w:author="SHAHZAIB KHAN" w:date="2026-10-07T23:54:00Z"/>
          <w:rFonts w:ascii="Times New Roman" w:eastAsia="Times New Roman" w:hAnsi="Times New Roman" w:cs="Times New Roman"/>
          <w:color w:val="FF0000"/>
          <w:sz w:val="24"/>
          <w:szCs w:val="24"/>
          <w:u w:val="single"/>
        </w:rPr>
      </w:pPr>
      <w:ins w:id="1199" w:author="SHAHZAIB KHAN" w:date="2026-10-07T23:54:00Z">
        <w:r w:rsidRPr="00DB397A">
          <w:rPr>
            <w:rFonts w:ascii="Times New Roman" w:eastAsia="Times New Roman" w:hAnsi="Times New Roman" w:cs="Times New Roman"/>
            <w:color w:val="FF0000"/>
            <w:sz w:val="24"/>
            <w:szCs w:val="24"/>
            <w:u w:val="single"/>
          </w:rPr>
          <w:t>The system should display bakery categories and available items quickly when the customer accesses the website.</w:t>
        </w:r>
      </w:ins>
    </w:p>
    <w:p w14:paraId="685C398C" w14:textId="77777777" w:rsidR="001C640F" w:rsidRPr="00DB397A" w:rsidRDefault="001C640F" w:rsidP="001C640F">
      <w:pPr>
        <w:numPr>
          <w:ilvl w:val="0"/>
          <w:numId w:val="131"/>
        </w:numPr>
        <w:spacing w:before="100" w:beforeAutospacing="1" w:after="100" w:afterAutospacing="1" w:line="240" w:lineRule="auto"/>
        <w:rPr>
          <w:ins w:id="1200" w:author="SHAHZAIB KHAN" w:date="2026-10-07T23:54:00Z"/>
          <w:rFonts w:ascii="Times New Roman" w:eastAsia="Times New Roman" w:hAnsi="Times New Roman" w:cs="Times New Roman"/>
          <w:color w:val="FF0000"/>
          <w:sz w:val="24"/>
          <w:szCs w:val="24"/>
          <w:u w:val="single"/>
        </w:rPr>
      </w:pPr>
      <w:ins w:id="1201" w:author="SHAHZAIB KHAN" w:date="2026-10-07T23:54:00Z">
        <w:r w:rsidRPr="00DB397A">
          <w:rPr>
            <w:rFonts w:ascii="Times New Roman" w:eastAsia="Times New Roman" w:hAnsi="Times New Roman" w:cs="Times New Roman"/>
            <w:color w:val="FF0000"/>
            <w:sz w:val="24"/>
            <w:szCs w:val="24"/>
            <w:u w:val="single"/>
          </w:rPr>
          <w:t xml:space="preserve">Quick Order Calculation </w:t>
        </w:r>
      </w:ins>
    </w:p>
    <w:p w14:paraId="3518A32D" w14:textId="77777777" w:rsidR="001C640F" w:rsidRPr="00DB397A" w:rsidRDefault="001C640F" w:rsidP="001C640F">
      <w:pPr>
        <w:spacing w:before="100" w:beforeAutospacing="1" w:after="100" w:afterAutospacing="1" w:line="240" w:lineRule="auto"/>
        <w:rPr>
          <w:ins w:id="1202" w:author="SHAHZAIB KHAN" w:date="2026-10-07T23:54:00Z"/>
          <w:rFonts w:ascii="Times New Roman" w:eastAsia="Times New Roman" w:hAnsi="Times New Roman" w:cs="Times New Roman"/>
          <w:color w:val="FF0000"/>
          <w:sz w:val="24"/>
          <w:szCs w:val="24"/>
          <w:u w:val="single"/>
        </w:rPr>
      </w:pPr>
      <w:ins w:id="1203" w:author="SHAHZAIB KHAN" w:date="2026-10-07T23:54:00Z">
        <w:r w:rsidRPr="00DB397A">
          <w:rPr>
            <w:rFonts w:ascii="Times New Roman" w:eastAsia="Times New Roman" w:hAnsi="Times New Roman" w:cs="Times New Roman"/>
            <w:color w:val="FF0000"/>
            <w:sz w:val="24"/>
            <w:szCs w:val="24"/>
            <w:u w:val="single"/>
          </w:rPr>
          <w:t>The system should calculate and display the order total immediately after the customer selects items or changes their quantities.</w:t>
        </w:r>
      </w:ins>
    </w:p>
    <w:p w14:paraId="0D38BDBB" w14:textId="77777777" w:rsidR="001C640F" w:rsidRPr="00DB397A" w:rsidRDefault="001C640F" w:rsidP="001C640F">
      <w:pPr>
        <w:numPr>
          <w:ilvl w:val="0"/>
          <w:numId w:val="132"/>
        </w:numPr>
        <w:spacing w:before="100" w:beforeAutospacing="1" w:after="100" w:afterAutospacing="1" w:line="240" w:lineRule="auto"/>
        <w:rPr>
          <w:ins w:id="1204" w:author="SHAHZAIB KHAN" w:date="2026-10-07T23:54:00Z"/>
          <w:rFonts w:ascii="Times New Roman" w:eastAsia="Times New Roman" w:hAnsi="Times New Roman" w:cs="Times New Roman"/>
          <w:color w:val="FF0000"/>
          <w:sz w:val="24"/>
          <w:szCs w:val="24"/>
          <w:u w:val="single"/>
        </w:rPr>
      </w:pPr>
      <w:ins w:id="1205" w:author="SHAHZAIB KHAN" w:date="2026-10-07T23:54:00Z">
        <w:r w:rsidRPr="00DB397A">
          <w:rPr>
            <w:rFonts w:ascii="Times New Roman" w:eastAsia="Times New Roman" w:hAnsi="Times New Roman" w:cs="Times New Roman"/>
            <w:color w:val="FF0000"/>
            <w:sz w:val="24"/>
            <w:szCs w:val="24"/>
            <w:u w:val="single"/>
          </w:rPr>
          <w:t xml:space="preserve">Fast Discount and Package Processing </w:t>
        </w:r>
      </w:ins>
    </w:p>
    <w:p w14:paraId="54D3743E" w14:textId="77777777" w:rsidR="001C640F" w:rsidRPr="00DB397A" w:rsidRDefault="001C640F" w:rsidP="001C640F">
      <w:pPr>
        <w:spacing w:before="100" w:beforeAutospacing="1" w:after="100" w:afterAutospacing="1" w:line="240" w:lineRule="auto"/>
        <w:rPr>
          <w:ins w:id="1206" w:author="SHAHZAIB KHAN" w:date="2026-10-07T23:54:00Z"/>
          <w:rFonts w:ascii="Times New Roman" w:eastAsia="Times New Roman" w:hAnsi="Times New Roman" w:cs="Times New Roman"/>
          <w:color w:val="FF0000"/>
          <w:sz w:val="24"/>
          <w:szCs w:val="24"/>
          <w:u w:val="single"/>
        </w:rPr>
      </w:pPr>
      <w:ins w:id="1207" w:author="SHAHZAIB KHAN" w:date="2026-10-07T23:54:00Z">
        <w:r w:rsidRPr="00DB397A">
          <w:rPr>
            <w:rFonts w:ascii="Times New Roman" w:eastAsia="Times New Roman" w:hAnsi="Times New Roman" w:cs="Times New Roman"/>
            <w:color w:val="FF0000"/>
            <w:sz w:val="24"/>
            <w:szCs w:val="24"/>
            <w:u w:val="single"/>
          </w:rPr>
          <w:t>The system should check applicable discounts and package deals quickly and update the total without unnecessary delay.</w:t>
        </w:r>
      </w:ins>
    </w:p>
    <w:p w14:paraId="4F1F4909" w14:textId="77777777" w:rsidR="001C640F" w:rsidRPr="00DB397A" w:rsidRDefault="001C640F" w:rsidP="001C640F">
      <w:pPr>
        <w:numPr>
          <w:ilvl w:val="0"/>
          <w:numId w:val="133"/>
        </w:numPr>
        <w:spacing w:before="100" w:beforeAutospacing="1" w:after="100" w:afterAutospacing="1" w:line="240" w:lineRule="auto"/>
        <w:rPr>
          <w:ins w:id="1208" w:author="SHAHZAIB KHAN" w:date="2026-10-07T23:54:00Z"/>
          <w:rFonts w:ascii="Times New Roman" w:eastAsia="Times New Roman" w:hAnsi="Times New Roman" w:cs="Times New Roman"/>
          <w:color w:val="FF0000"/>
          <w:sz w:val="24"/>
          <w:szCs w:val="24"/>
          <w:u w:val="single"/>
        </w:rPr>
      </w:pPr>
      <w:ins w:id="1209" w:author="SHAHZAIB KHAN" w:date="2026-10-07T23:54:00Z">
        <w:r w:rsidRPr="00DB397A">
          <w:rPr>
            <w:rFonts w:ascii="Times New Roman" w:eastAsia="Times New Roman" w:hAnsi="Times New Roman" w:cs="Times New Roman"/>
            <w:color w:val="FF0000"/>
            <w:sz w:val="24"/>
            <w:szCs w:val="24"/>
            <w:u w:val="single"/>
          </w:rPr>
          <w:t xml:space="preserve">Quick Delivery Area Validation </w:t>
        </w:r>
      </w:ins>
    </w:p>
    <w:p w14:paraId="7E41C84A" w14:textId="77777777" w:rsidR="001C640F" w:rsidRPr="00DB397A" w:rsidRDefault="001C640F" w:rsidP="001C640F">
      <w:pPr>
        <w:spacing w:before="100" w:beforeAutospacing="1" w:after="100" w:afterAutospacing="1" w:line="240" w:lineRule="auto"/>
        <w:rPr>
          <w:ins w:id="1210" w:author="SHAHZAIB KHAN" w:date="2026-10-07T23:54:00Z"/>
          <w:rFonts w:ascii="Times New Roman" w:eastAsia="Times New Roman" w:hAnsi="Times New Roman" w:cs="Times New Roman"/>
          <w:color w:val="FF0000"/>
          <w:sz w:val="24"/>
          <w:szCs w:val="24"/>
          <w:u w:val="single"/>
        </w:rPr>
      </w:pPr>
      <w:ins w:id="1211" w:author="SHAHZAIB KHAN" w:date="2026-10-07T23:54:00Z">
        <w:r w:rsidRPr="00DB397A">
          <w:rPr>
            <w:rFonts w:ascii="Times New Roman" w:eastAsia="Times New Roman" w:hAnsi="Times New Roman" w:cs="Times New Roman"/>
            <w:color w:val="FF0000"/>
            <w:sz w:val="24"/>
            <w:szCs w:val="24"/>
            <w:u w:val="single"/>
          </w:rPr>
          <w:t>The system should verify the selected delivery area and address promptly so the customer can continue placing the order.</w:t>
        </w:r>
      </w:ins>
    </w:p>
    <w:p w14:paraId="3CADBFE9" w14:textId="77777777" w:rsidR="001C640F" w:rsidRPr="00DB397A" w:rsidRDefault="001C640F" w:rsidP="001C640F">
      <w:pPr>
        <w:numPr>
          <w:ilvl w:val="0"/>
          <w:numId w:val="134"/>
        </w:numPr>
        <w:spacing w:before="100" w:beforeAutospacing="1" w:after="100" w:afterAutospacing="1" w:line="240" w:lineRule="auto"/>
        <w:rPr>
          <w:ins w:id="1212" w:author="SHAHZAIB KHAN" w:date="2026-10-07T23:54:00Z"/>
          <w:rFonts w:ascii="Times New Roman" w:eastAsia="Times New Roman" w:hAnsi="Times New Roman" w:cs="Times New Roman"/>
          <w:color w:val="FF0000"/>
          <w:sz w:val="24"/>
          <w:szCs w:val="24"/>
          <w:u w:val="single"/>
        </w:rPr>
      </w:pPr>
      <w:ins w:id="1213" w:author="SHAHZAIB KHAN" w:date="2026-10-07T23:54:00Z">
        <w:r w:rsidRPr="00DB397A">
          <w:rPr>
            <w:rFonts w:ascii="Times New Roman" w:eastAsia="Times New Roman" w:hAnsi="Times New Roman" w:cs="Times New Roman"/>
            <w:color w:val="FF0000"/>
            <w:sz w:val="24"/>
            <w:szCs w:val="24"/>
            <w:u w:val="single"/>
          </w:rPr>
          <w:t xml:space="preserve">Efficient Payment Processing </w:t>
        </w:r>
      </w:ins>
    </w:p>
    <w:p w14:paraId="70A81F63" w14:textId="77777777" w:rsidR="001C640F" w:rsidRPr="00DB397A" w:rsidRDefault="001C640F" w:rsidP="001C640F">
      <w:pPr>
        <w:spacing w:before="100" w:beforeAutospacing="1" w:after="100" w:afterAutospacing="1" w:line="240" w:lineRule="auto"/>
        <w:rPr>
          <w:ins w:id="1214" w:author="SHAHZAIB KHAN" w:date="2026-10-07T23:54:00Z"/>
          <w:rFonts w:ascii="Times New Roman" w:eastAsia="Times New Roman" w:hAnsi="Times New Roman" w:cs="Times New Roman"/>
          <w:color w:val="FF0000"/>
          <w:sz w:val="24"/>
          <w:szCs w:val="24"/>
          <w:u w:val="single"/>
        </w:rPr>
      </w:pPr>
      <w:ins w:id="1215" w:author="SHAHZAIB KHAN" w:date="2026-10-07T23:54:00Z">
        <w:r w:rsidRPr="00DB397A">
          <w:rPr>
            <w:rFonts w:ascii="Times New Roman" w:eastAsia="Times New Roman" w:hAnsi="Times New Roman" w:cs="Times New Roman"/>
            <w:color w:val="FF0000"/>
            <w:sz w:val="24"/>
            <w:szCs w:val="24"/>
            <w:u w:val="single"/>
          </w:rPr>
          <w:t>The system should process the credit card payment request and provide the payment result within a reasonable time.</w:t>
        </w:r>
      </w:ins>
    </w:p>
    <w:p w14:paraId="7CC91FAF" w14:textId="77777777" w:rsidR="001C640F" w:rsidRPr="00DB397A" w:rsidRDefault="001C640F" w:rsidP="001C640F">
      <w:pPr>
        <w:numPr>
          <w:ilvl w:val="0"/>
          <w:numId w:val="135"/>
        </w:numPr>
        <w:spacing w:before="100" w:beforeAutospacing="1" w:after="100" w:afterAutospacing="1" w:line="240" w:lineRule="auto"/>
        <w:rPr>
          <w:ins w:id="1216" w:author="SHAHZAIB KHAN" w:date="2026-10-07T23:54:00Z"/>
          <w:rFonts w:ascii="Times New Roman" w:eastAsia="Times New Roman" w:hAnsi="Times New Roman" w:cs="Times New Roman"/>
          <w:color w:val="FF0000"/>
          <w:sz w:val="24"/>
          <w:szCs w:val="24"/>
          <w:u w:val="single"/>
        </w:rPr>
      </w:pPr>
      <w:ins w:id="1217" w:author="SHAHZAIB KHAN" w:date="2026-10-07T23:54:00Z">
        <w:r w:rsidRPr="00DB397A">
          <w:rPr>
            <w:rFonts w:ascii="Times New Roman" w:eastAsia="Times New Roman" w:hAnsi="Times New Roman" w:cs="Times New Roman"/>
            <w:color w:val="FF0000"/>
            <w:sz w:val="24"/>
            <w:szCs w:val="24"/>
            <w:u w:val="single"/>
          </w:rPr>
          <w:t xml:space="preserve">Fast Order Processing After Payment </w:t>
        </w:r>
      </w:ins>
    </w:p>
    <w:p w14:paraId="4AD16D31" w14:textId="77777777" w:rsidR="001C640F" w:rsidRPr="00DB397A" w:rsidRDefault="001C640F" w:rsidP="001C640F">
      <w:pPr>
        <w:spacing w:before="100" w:beforeAutospacing="1" w:after="100" w:afterAutospacing="1" w:line="240" w:lineRule="auto"/>
        <w:rPr>
          <w:ins w:id="1218" w:author="SHAHZAIB KHAN" w:date="2026-10-07T23:54:00Z"/>
          <w:rFonts w:ascii="Times New Roman" w:eastAsia="Times New Roman" w:hAnsi="Times New Roman" w:cs="Times New Roman"/>
          <w:color w:val="FF0000"/>
          <w:sz w:val="24"/>
          <w:szCs w:val="24"/>
          <w:u w:val="single"/>
        </w:rPr>
      </w:pPr>
      <w:ins w:id="1219" w:author="SHAHZAIB KHAN" w:date="2026-10-07T23:54:00Z">
        <w:r w:rsidRPr="00DB397A">
          <w:rPr>
            <w:rFonts w:ascii="Times New Roman" w:eastAsia="Times New Roman" w:hAnsi="Times New Roman" w:cs="Times New Roman"/>
            <w:color w:val="FF0000"/>
            <w:sz w:val="24"/>
            <w:szCs w:val="24"/>
            <w:u w:val="single"/>
          </w:rPr>
          <w:t>After successful payment, the system should record the payment and proceed with salesman assignment without unnecessary delay.</w:t>
        </w:r>
      </w:ins>
    </w:p>
    <w:p w14:paraId="7F055BFA" w14:textId="77777777" w:rsidR="001C640F" w:rsidRPr="00DB397A" w:rsidRDefault="001C640F">
      <w:pPr>
        <w:spacing w:before="100" w:beforeAutospacing="1" w:after="100" w:afterAutospacing="1" w:line="240" w:lineRule="auto"/>
        <w:rPr>
          <w:ins w:id="1220" w:author="SHAHZAIB KHAN" w:date="2026-10-07T23:54:00Z"/>
          <w:rFonts w:ascii="Times New Roman" w:eastAsia="Times New Roman" w:hAnsi="Times New Roman" w:cs="Times New Roman"/>
          <w:color w:val="FF0000"/>
          <w:sz w:val="24"/>
          <w:szCs w:val="24"/>
          <w:u w:val="single"/>
          <w:rPrChange w:id="1221" w:author="SHAHZAIB KHAN" w:date="2026-10-07T19:14:00Z">
            <w:rPr>
              <w:ins w:id="1222" w:author="SHAHZAIB KHAN" w:date="2026-10-07T23:54:00Z"/>
              <w:rFonts w:ascii="Times New Roman" w:eastAsia="Times New Roman" w:hAnsi="Times New Roman" w:cs="Times New Roman"/>
              <w:sz w:val="24"/>
              <w:szCs w:val="24"/>
            </w:rPr>
          </w:rPrChange>
        </w:rPr>
        <w:pPrChange w:id="1223" w:author="SHAHZAIB KHAN" w:date="2026-10-07T23:54:00Z">
          <w:pPr>
            <w:numPr>
              <w:numId w:val="25"/>
            </w:numPr>
            <w:tabs>
              <w:tab w:val="num" w:pos="720"/>
            </w:tabs>
            <w:spacing w:before="100" w:beforeAutospacing="1" w:after="100" w:afterAutospacing="1" w:line="240" w:lineRule="auto"/>
            <w:ind w:left="720" w:hanging="360"/>
          </w:pPr>
        </w:pPrChange>
      </w:pPr>
    </w:p>
    <w:p w14:paraId="5ECDDEBE" w14:textId="77777777" w:rsidR="00DA6DAD" w:rsidRPr="00DB397A" w:rsidRDefault="00DA6DAD" w:rsidP="1A775A4C">
      <w:pPr>
        <w:pStyle w:val="Heading1"/>
        <w:rPr>
          <w:rFonts w:eastAsia="Times New Roman"/>
          <w:color w:val="FF0000"/>
          <w:u w:val="single"/>
          <w:rPrChange w:id="1224" w:author="SHAHZAIB KHAN" w:date="2026-10-07T19:14:00Z">
            <w:rPr>
              <w:rFonts w:eastAsia="Times New Roman"/>
            </w:rPr>
          </w:rPrChange>
        </w:rPr>
      </w:pPr>
    </w:p>
    <w:p w14:paraId="05F38B5E" w14:textId="12E0773B" w:rsidR="00DA6DAD" w:rsidRPr="00DB397A" w:rsidDel="00CF34AE" w:rsidRDefault="519CCA04" w:rsidP="1A775A4C">
      <w:pPr>
        <w:pStyle w:val="Heading1"/>
        <w:rPr>
          <w:del w:id="1225" w:author="SHAHZAIB KHAN" w:date="2026-10-07T20:33:00Z"/>
          <w:rFonts w:eastAsia="Times New Roman"/>
          <w:color w:val="FF0000"/>
          <w:sz w:val="36"/>
          <w:szCs w:val="36"/>
          <w:u w:val="single"/>
          <w:rPrChange w:id="1226" w:author="SHAHZAIB KHAN" w:date="2026-10-07T19:14:00Z">
            <w:rPr>
              <w:del w:id="1227" w:author="SHAHZAIB KHAN" w:date="2026-10-07T20:33:00Z"/>
              <w:rFonts w:eastAsia="Times New Roman"/>
              <w:sz w:val="36"/>
              <w:szCs w:val="36"/>
            </w:rPr>
          </w:rPrChange>
        </w:rPr>
      </w:pPr>
      <w:bookmarkStart w:id="1228" w:name="_Toc193890209"/>
      <w:del w:id="1229" w:author="SHAHZAIB KHAN" w:date="2026-10-07T20:33:00Z">
        <w:r w:rsidRPr="00DB397A" w:rsidDel="00CF34AE">
          <w:rPr>
            <w:rFonts w:eastAsia="Times New Roman"/>
            <w:color w:val="FF0000"/>
            <w:sz w:val="36"/>
            <w:szCs w:val="36"/>
            <w:u w:val="single"/>
            <w:rPrChange w:id="1230" w:author="SHAHZAIB KHAN" w:date="2026-10-07T19:14:00Z">
              <w:rPr>
                <w:rFonts w:eastAsia="Times New Roman"/>
                <w:sz w:val="36"/>
                <w:szCs w:val="36"/>
              </w:rPr>
            </w:rPrChange>
          </w:rPr>
          <w:delText>Data Dictionary</w:delText>
        </w:r>
        <w:bookmarkEnd w:id="1228"/>
      </w:del>
    </w:p>
    <w:p w14:paraId="78B1161A" w14:textId="029FE0D1" w:rsidR="00DA6DAD" w:rsidRPr="00DB397A" w:rsidDel="00C526BA" w:rsidRDefault="00DA6DAD" w:rsidP="00DA6DAD">
      <w:pPr>
        <w:rPr>
          <w:del w:id="1231" w:author="SHAHZAIB KHAN" w:date="2026-10-07T20:42:00Z"/>
          <w:rFonts w:ascii="Times New Roman" w:hAnsi="Times New Roman" w:cs="Times New Roman"/>
          <w:color w:val="FF0000"/>
          <w:sz w:val="24"/>
          <w:szCs w:val="24"/>
          <w:u w:val="single"/>
          <w:rPrChange w:id="1232" w:author="SHAHZAIB KHAN" w:date="2026-10-07T19:14:00Z">
            <w:rPr>
              <w:del w:id="1233" w:author="SHAHZAIB KHAN" w:date="2026-10-07T20:42:00Z"/>
              <w:rFonts w:ascii="Times New Roman" w:hAnsi="Times New Roman" w:cs="Times New Roman"/>
              <w:sz w:val="24"/>
              <w:szCs w:val="24"/>
            </w:rPr>
          </w:rPrChange>
        </w:rPr>
      </w:pPr>
    </w:p>
    <w:tbl>
      <w:tblPr>
        <w:tblStyle w:val="GridTable4"/>
        <w:tblW w:w="10353" w:type="dxa"/>
        <w:tblLook w:val="04A0" w:firstRow="1" w:lastRow="0" w:firstColumn="1" w:lastColumn="0" w:noHBand="0" w:noVBand="1"/>
      </w:tblPr>
      <w:tblGrid>
        <w:gridCol w:w="1377"/>
        <w:gridCol w:w="950"/>
        <w:gridCol w:w="1325"/>
        <w:gridCol w:w="987"/>
        <w:gridCol w:w="889"/>
        <w:gridCol w:w="3199"/>
        <w:gridCol w:w="1675"/>
        <w:tblGridChange w:id="1234">
          <w:tblGrid>
            <w:gridCol w:w="1377"/>
            <w:gridCol w:w="950"/>
            <w:gridCol w:w="1325"/>
            <w:gridCol w:w="987"/>
            <w:gridCol w:w="889"/>
            <w:gridCol w:w="3199"/>
            <w:gridCol w:w="1675"/>
          </w:tblGrid>
        </w:tblGridChange>
      </w:tblGrid>
      <w:tr w:rsidR="00DB397A" w:rsidRPr="00DB397A" w:rsidDel="00C526BA" w14:paraId="4330F718" w14:textId="77777777" w:rsidTr="00CF34AE">
        <w:trPr>
          <w:cnfStyle w:val="100000000000" w:firstRow="1" w:lastRow="0" w:firstColumn="0" w:lastColumn="0" w:oddVBand="0" w:evenVBand="0" w:oddHBand="0" w:evenHBand="0" w:firstRowFirstColumn="0" w:firstRowLastColumn="0" w:lastRowFirstColumn="0" w:lastRowLastColumn="0"/>
          <w:trHeight w:val="941"/>
          <w:del w:id="1235"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3CA9ECDD" w14:textId="3C208230" w:rsidR="00DA6DAD" w:rsidRPr="00DB397A" w:rsidDel="00C526BA" w:rsidRDefault="519CCA04" w:rsidP="00067106">
            <w:pPr>
              <w:rPr>
                <w:del w:id="1236" w:author="SHAHZAIB KHAN" w:date="2026-10-07T20:42:00Z"/>
                <w:rFonts w:ascii="Times New Roman" w:hAnsi="Times New Roman" w:cs="Times New Roman"/>
                <w:b w:val="0"/>
                <w:bCs w:val="0"/>
                <w:color w:val="FF0000"/>
                <w:u w:val="single"/>
                <w:rPrChange w:id="1237" w:author="SHAHZAIB KHAN" w:date="2026-10-07T19:14:00Z">
                  <w:rPr>
                    <w:del w:id="1238" w:author="SHAHZAIB KHAN" w:date="2026-10-07T20:42:00Z"/>
                    <w:rFonts w:ascii="Times New Roman" w:hAnsi="Times New Roman" w:cs="Times New Roman"/>
                    <w:b w:val="0"/>
                    <w:bCs w:val="0"/>
                  </w:rPr>
                </w:rPrChange>
              </w:rPr>
            </w:pPr>
            <w:del w:id="1239" w:author="SHAHZAIB KHAN" w:date="2026-10-07T20:42:00Z">
              <w:r w:rsidRPr="00DB397A" w:rsidDel="00C526BA">
                <w:rPr>
                  <w:rFonts w:ascii="Times New Roman" w:hAnsi="Times New Roman" w:cs="Times New Roman"/>
                  <w:color w:val="FF0000"/>
                  <w:u w:val="single"/>
                  <w:rPrChange w:id="1240" w:author="SHAHZAIB KHAN" w:date="2026-10-07T19:14:00Z">
                    <w:rPr>
                      <w:rFonts w:ascii="Times New Roman" w:hAnsi="Times New Roman" w:cs="Times New Roman"/>
                    </w:rPr>
                  </w:rPrChange>
                </w:rPr>
                <w:delText>Data Element Name</w:delText>
              </w:r>
            </w:del>
          </w:p>
        </w:tc>
        <w:tc>
          <w:tcPr>
            <w:tcW w:w="950" w:type="dxa"/>
          </w:tcPr>
          <w:p w14:paraId="5DF0B938" w14:textId="1AE9AFDA" w:rsidR="00DA6DAD" w:rsidRPr="00DB397A" w:rsidDel="00C526BA" w:rsidRDefault="519CCA04" w:rsidP="00067106">
            <w:pPr>
              <w:cnfStyle w:val="100000000000" w:firstRow="1" w:lastRow="0" w:firstColumn="0" w:lastColumn="0" w:oddVBand="0" w:evenVBand="0" w:oddHBand="0" w:evenHBand="0" w:firstRowFirstColumn="0" w:firstRowLastColumn="0" w:lastRowFirstColumn="0" w:lastRowLastColumn="0"/>
              <w:rPr>
                <w:del w:id="1241" w:author="SHAHZAIB KHAN" w:date="2026-10-07T20:42:00Z"/>
                <w:rFonts w:ascii="Times New Roman" w:hAnsi="Times New Roman" w:cs="Times New Roman"/>
                <w:color w:val="FF0000"/>
                <w:u w:val="single"/>
                <w:rPrChange w:id="1242" w:author="SHAHZAIB KHAN" w:date="2026-10-07T19:14:00Z">
                  <w:rPr>
                    <w:del w:id="1243" w:author="SHAHZAIB KHAN" w:date="2026-10-07T20:42:00Z"/>
                    <w:rFonts w:ascii="Times New Roman" w:hAnsi="Times New Roman" w:cs="Times New Roman"/>
                  </w:rPr>
                </w:rPrChange>
              </w:rPr>
            </w:pPr>
            <w:del w:id="1244" w:author="SHAHZAIB KHAN" w:date="2026-10-07T20:42:00Z">
              <w:r w:rsidRPr="00DB397A" w:rsidDel="00C526BA">
                <w:rPr>
                  <w:rFonts w:ascii="Times New Roman" w:hAnsi="Times New Roman" w:cs="Times New Roman"/>
                  <w:color w:val="FF0000"/>
                  <w:u w:val="single"/>
                  <w:rPrChange w:id="1245" w:author="SHAHZAIB KHAN" w:date="2026-10-07T19:14:00Z">
                    <w:rPr>
                      <w:rFonts w:ascii="Times New Roman" w:hAnsi="Times New Roman" w:cs="Times New Roman"/>
                    </w:rPr>
                  </w:rPrChange>
                </w:rPr>
                <w:delText xml:space="preserve">  </w:delText>
              </w:r>
            </w:del>
          </w:p>
          <w:p w14:paraId="76FE7880" w14:textId="1D1E3896" w:rsidR="00DA6DAD" w:rsidRPr="00DB397A" w:rsidDel="00C526BA" w:rsidRDefault="519CCA04" w:rsidP="00067106">
            <w:pPr>
              <w:cnfStyle w:val="100000000000" w:firstRow="1" w:lastRow="0" w:firstColumn="0" w:lastColumn="0" w:oddVBand="0" w:evenVBand="0" w:oddHBand="0" w:evenHBand="0" w:firstRowFirstColumn="0" w:firstRowLastColumn="0" w:lastRowFirstColumn="0" w:lastRowLastColumn="0"/>
              <w:rPr>
                <w:del w:id="1246" w:author="SHAHZAIB KHAN" w:date="2026-10-07T20:42:00Z"/>
                <w:rFonts w:ascii="Times New Roman" w:hAnsi="Times New Roman" w:cs="Times New Roman"/>
                <w:b w:val="0"/>
                <w:bCs w:val="0"/>
                <w:color w:val="FF0000"/>
                <w:u w:val="single"/>
                <w:rPrChange w:id="1247" w:author="SHAHZAIB KHAN" w:date="2026-10-07T19:14:00Z">
                  <w:rPr>
                    <w:del w:id="1248" w:author="SHAHZAIB KHAN" w:date="2026-10-07T20:42:00Z"/>
                    <w:rFonts w:ascii="Times New Roman" w:hAnsi="Times New Roman" w:cs="Times New Roman"/>
                    <w:b w:val="0"/>
                    <w:bCs w:val="0"/>
                  </w:rPr>
                </w:rPrChange>
              </w:rPr>
            </w:pPr>
            <w:del w:id="1249" w:author="SHAHZAIB KHAN" w:date="2026-10-07T20:42:00Z">
              <w:r w:rsidRPr="00DB397A" w:rsidDel="00C526BA">
                <w:rPr>
                  <w:rFonts w:ascii="Times New Roman" w:hAnsi="Times New Roman" w:cs="Times New Roman"/>
                  <w:color w:val="FF0000"/>
                  <w:u w:val="single"/>
                  <w:rPrChange w:id="1250" w:author="SHAHZAIB KHAN" w:date="2026-10-07T19:14:00Z">
                    <w:rPr>
                      <w:rFonts w:ascii="Times New Roman" w:hAnsi="Times New Roman" w:cs="Times New Roman"/>
                    </w:rPr>
                  </w:rPrChange>
                </w:rPr>
                <w:delText xml:space="preserve">     Type</w:delText>
              </w:r>
            </w:del>
          </w:p>
        </w:tc>
        <w:tc>
          <w:tcPr>
            <w:tcW w:w="1325" w:type="dxa"/>
          </w:tcPr>
          <w:p w14:paraId="1B61BA91" w14:textId="26B02AA0" w:rsidR="00DA6DAD" w:rsidRPr="00DB397A" w:rsidDel="00C526BA" w:rsidRDefault="519CCA04" w:rsidP="00067106">
            <w:pPr>
              <w:cnfStyle w:val="100000000000" w:firstRow="1" w:lastRow="0" w:firstColumn="0" w:lastColumn="0" w:oddVBand="0" w:evenVBand="0" w:oddHBand="0" w:evenHBand="0" w:firstRowFirstColumn="0" w:firstRowLastColumn="0" w:lastRowFirstColumn="0" w:lastRowLastColumn="0"/>
              <w:rPr>
                <w:del w:id="1251" w:author="SHAHZAIB KHAN" w:date="2026-10-07T20:42:00Z"/>
                <w:rFonts w:ascii="Times New Roman" w:hAnsi="Times New Roman" w:cs="Times New Roman"/>
                <w:color w:val="FF0000"/>
                <w:u w:val="single"/>
                <w:rPrChange w:id="1252" w:author="SHAHZAIB KHAN" w:date="2026-10-07T19:14:00Z">
                  <w:rPr>
                    <w:del w:id="1253" w:author="SHAHZAIB KHAN" w:date="2026-10-07T20:42:00Z"/>
                    <w:rFonts w:ascii="Times New Roman" w:hAnsi="Times New Roman" w:cs="Times New Roman"/>
                  </w:rPr>
                </w:rPrChange>
              </w:rPr>
            </w:pPr>
            <w:del w:id="1254" w:author="SHAHZAIB KHAN" w:date="2026-10-07T20:42:00Z">
              <w:r w:rsidRPr="00DB397A" w:rsidDel="00C526BA">
                <w:rPr>
                  <w:rFonts w:ascii="Times New Roman" w:hAnsi="Times New Roman" w:cs="Times New Roman"/>
                  <w:color w:val="FF0000"/>
                  <w:u w:val="single"/>
                  <w:rPrChange w:id="1255" w:author="SHAHZAIB KHAN" w:date="2026-10-07T19:14:00Z">
                    <w:rPr>
                      <w:rFonts w:ascii="Times New Roman" w:hAnsi="Times New Roman" w:cs="Times New Roman"/>
                    </w:rPr>
                  </w:rPrChange>
                </w:rPr>
                <w:delText xml:space="preserve"> </w:delText>
              </w:r>
            </w:del>
          </w:p>
          <w:p w14:paraId="0F3F0E17" w14:textId="32154EFA" w:rsidR="00DA6DAD" w:rsidRPr="00DB397A" w:rsidDel="00C526BA" w:rsidRDefault="519CCA04" w:rsidP="00067106">
            <w:pPr>
              <w:cnfStyle w:val="100000000000" w:firstRow="1" w:lastRow="0" w:firstColumn="0" w:lastColumn="0" w:oddVBand="0" w:evenVBand="0" w:oddHBand="0" w:evenHBand="0" w:firstRowFirstColumn="0" w:firstRowLastColumn="0" w:lastRowFirstColumn="0" w:lastRowLastColumn="0"/>
              <w:rPr>
                <w:del w:id="1256" w:author="SHAHZAIB KHAN" w:date="2026-10-07T20:42:00Z"/>
                <w:rFonts w:ascii="Times New Roman" w:hAnsi="Times New Roman" w:cs="Times New Roman"/>
                <w:b w:val="0"/>
                <w:bCs w:val="0"/>
                <w:color w:val="FF0000"/>
                <w:u w:val="single"/>
                <w:rPrChange w:id="1257" w:author="SHAHZAIB KHAN" w:date="2026-10-07T19:14:00Z">
                  <w:rPr>
                    <w:del w:id="1258" w:author="SHAHZAIB KHAN" w:date="2026-10-07T20:42:00Z"/>
                    <w:rFonts w:ascii="Times New Roman" w:hAnsi="Times New Roman" w:cs="Times New Roman"/>
                    <w:b w:val="0"/>
                    <w:bCs w:val="0"/>
                  </w:rPr>
                </w:rPrChange>
              </w:rPr>
            </w:pPr>
            <w:del w:id="1259" w:author="SHAHZAIB KHAN" w:date="2026-10-07T20:42:00Z">
              <w:r w:rsidRPr="00DB397A" w:rsidDel="00C526BA">
                <w:rPr>
                  <w:rFonts w:ascii="Times New Roman" w:hAnsi="Times New Roman" w:cs="Times New Roman"/>
                  <w:color w:val="FF0000"/>
                  <w:u w:val="single"/>
                  <w:rPrChange w:id="1260" w:author="SHAHZAIB KHAN" w:date="2026-10-07T19:14:00Z">
                    <w:rPr>
                      <w:rFonts w:ascii="Times New Roman" w:hAnsi="Times New Roman" w:cs="Times New Roman"/>
                    </w:rPr>
                  </w:rPrChange>
                </w:rPr>
                <w:delText xml:space="preserve"> Definition</w:delText>
              </w:r>
            </w:del>
          </w:p>
        </w:tc>
        <w:tc>
          <w:tcPr>
            <w:tcW w:w="987" w:type="dxa"/>
          </w:tcPr>
          <w:p w14:paraId="010C51CA" w14:textId="30281AE6" w:rsidR="00DA6DAD" w:rsidRPr="00DB397A" w:rsidDel="00C526BA" w:rsidRDefault="519CCA04" w:rsidP="00067106">
            <w:pPr>
              <w:cnfStyle w:val="100000000000" w:firstRow="1" w:lastRow="0" w:firstColumn="0" w:lastColumn="0" w:oddVBand="0" w:evenVBand="0" w:oddHBand="0" w:evenHBand="0" w:firstRowFirstColumn="0" w:firstRowLastColumn="0" w:lastRowFirstColumn="0" w:lastRowLastColumn="0"/>
              <w:rPr>
                <w:del w:id="1261" w:author="SHAHZAIB KHAN" w:date="2026-10-07T20:42:00Z"/>
                <w:rFonts w:ascii="Times New Roman" w:hAnsi="Times New Roman" w:cs="Times New Roman"/>
                <w:b w:val="0"/>
                <w:bCs w:val="0"/>
                <w:color w:val="FF0000"/>
                <w:u w:val="single"/>
                <w:rPrChange w:id="1262" w:author="SHAHZAIB KHAN" w:date="2026-10-07T19:14:00Z">
                  <w:rPr>
                    <w:del w:id="1263" w:author="SHAHZAIB KHAN" w:date="2026-10-07T20:42:00Z"/>
                    <w:rFonts w:ascii="Times New Roman" w:hAnsi="Times New Roman" w:cs="Times New Roman"/>
                    <w:b w:val="0"/>
                    <w:bCs w:val="0"/>
                  </w:rPr>
                </w:rPrChange>
              </w:rPr>
            </w:pPr>
            <w:del w:id="1264" w:author="SHAHZAIB KHAN" w:date="2026-10-07T20:42:00Z">
              <w:r w:rsidRPr="00DB397A" w:rsidDel="00C526BA">
                <w:rPr>
                  <w:rFonts w:ascii="Times New Roman" w:hAnsi="Times New Roman" w:cs="Times New Roman"/>
                  <w:color w:val="FF0000"/>
                  <w:u w:val="single"/>
                  <w:rPrChange w:id="1265" w:author="SHAHZAIB KHAN" w:date="2026-10-07T19:14:00Z">
                    <w:rPr>
                      <w:rFonts w:ascii="Times New Roman" w:hAnsi="Times New Roman" w:cs="Times New Roman"/>
                    </w:rPr>
                  </w:rPrChange>
                </w:rPr>
                <w:delText xml:space="preserve"> </w:delText>
              </w:r>
            </w:del>
          </w:p>
          <w:p w14:paraId="50AA6628" w14:textId="5273C630" w:rsidR="00DA6DAD" w:rsidRPr="00DB397A" w:rsidDel="00C526BA" w:rsidRDefault="519CCA04" w:rsidP="00067106">
            <w:pPr>
              <w:cnfStyle w:val="100000000000" w:firstRow="1" w:lastRow="0" w:firstColumn="0" w:lastColumn="0" w:oddVBand="0" w:evenVBand="0" w:oddHBand="0" w:evenHBand="0" w:firstRowFirstColumn="0" w:firstRowLastColumn="0" w:lastRowFirstColumn="0" w:lastRowLastColumn="0"/>
              <w:rPr>
                <w:del w:id="1266" w:author="SHAHZAIB KHAN" w:date="2026-10-07T20:42:00Z"/>
                <w:rFonts w:ascii="Times New Roman" w:hAnsi="Times New Roman" w:cs="Times New Roman"/>
                <w:b w:val="0"/>
                <w:bCs w:val="0"/>
                <w:color w:val="FF0000"/>
                <w:u w:val="single"/>
                <w:rPrChange w:id="1267" w:author="SHAHZAIB KHAN" w:date="2026-10-07T19:14:00Z">
                  <w:rPr>
                    <w:del w:id="1268" w:author="SHAHZAIB KHAN" w:date="2026-10-07T20:42:00Z"/>
                    <w:rFonts w:ascii="Times New Roman" w:hAnsi="Times New Roman" w:cs="Times New Roman"/>
                    <w:b w:val="0"/>
                    <w:bCs w:val="0"/>
                  </w:rPr>
                </w:rPrChange>
              </w:rPr>
            </w:pPr>
            <w:del w:id="1269" w:author="SHAHZAIB KHAN" w:date="2026-10-07T20:42:00Z">
              <w:r w:rsidRPr="00DB397A" w:rsidDel="00C526BA">
                <w:rPr>
                  <w:rFonts w:ascii="Times New Roman" w:hAnsi="Times New Roman" w:cs="Times New Roman"/>
                  <w:color w:val="FF0000"/>
                  <w:u w:val="single"/>
                  <w:rPrChange w:id="1270" w:author="SHAHZAIB KHAN" w:date="2026-10-07T19:14:00Z">
                    <w:rPr>
                      <w:rFonts w:ascii="Times New Roman" w:hAnsi="Times New Roman" w:cs="Times New Roman"/>
                    </w:rPr>
                  </w:rPrChange>
                </w:rPr>
                <w:delText>Data Type</w:delText>
              </w:r>
            </w:del>
          </w:p>
        </w:tc>
        <w:tc>
          <w:tcPr>
            <w:tcW w:w="840" w:type="dxa"/>
          </w:tcPr>
          <w:p w14:paraId="341DFA14" w14:textId="5F0F7CAF" w:rsidR="00DA6DAD" w:rsidRPr="00DB397A" w:rsidDel="00C526BA" w:rsidRDefault="519CCA04" w:rsidP="00067106">
            <w:pPr>
              <w:cnfStyle w:val="100000000000" w:firstRow="1" w:lastRow="0" w:firstColumn="0" w:lastColumn="0" w:oddVBand="0" w:evenVBand="0" w:oddHBand="0" w:evenHBand="0" w:firstRowFirstColumn="0" w:firstRowLastColumn="0" w:lastRowFirstColumn="0" w:lastRowLastColumn="0"/>
              <w:rPr>
                <w:del w:id="1271" w:author="SHAHZAIB KHAN" w:date="2026-10-07T20:42:00Z"/>
                <w:rFonts w:ascii="Times New Roman" w:hAnsi="Times New Roman" w:cs="Times New Roman"/>
                <w:b w:val="0"/>
                <w:bCs w:val="0"/>
                <w:color w:val="FF0000"/>
                <w:u w:val="single"/>
                <w:rPrChange w:id="1272" w:author="SHAHZAIB KHAN" w:date="2026-10-07T19:14:00Z">
                  <w:rPr>
                    <w:del w:id="1273" w:author="SHAHZAIB KHAN" w:date="2026-10-07T20:42:00Z"/>
                    <w:rFonts w:ascii="Times New Roman" w:hAnsi="Times New Roman" w:cs="Times New Roman"/>
                    <w:b w:val="0"/>
                    <w:bCs w:val="0"/>
                  </w:rPr>
                </w:rPrChange>
              </w:rPr>
            </w:pPr>
            <w:del w:id="1274" w:author="SHAHZAIB KHAN" w:date="2026-10-07T20:42:00Z">
              <w:r w:rsidRPr="00DB397A" w:rsidDel="00C526BA">
                <w:rPr>
                  <w:rFonts w:ascii="Times New Roman" w:hAnsi="Times New Roman" w:cs="Times New Roman"/>
                  <w:color w:val="FF0000"/>
                  <w:u w:val="single"/>
                  <w:rPrChange w:id="1275" w:author="SHAHZAIB KHAN" w:date="2026-10-07T19:14:00Z">
                    <w:rPr>
                      <w:rFonts w:ascii="Times New Roman" w:hAnsi="Times New Roman" w:cs="Times New Roman"/>
                    </w:rPr>
                  </w:rPrChange>
                </w:rPr>
                <w:delText xml:space="preserve">  </w:delText>
              </w:r>
            </w:del>
          </w:p>
          <w:p w14:paraId="7D0FA5A2" w14:textId="5A9B79C4" w:rsidR="00DA6DAD" w:rsidRPr="00DB397A" w:rsidDel="00C526BA" w:rsidRDefault="519CCA04" w:rsidP="00067106">
            <w:pPr>
              <w:cnfStyle w:val="100000000000" w:firstRow="1" w:lastRow="0" w:firstColumn="0" w:lastColumn="0" w:oddVBand="0" w:evenVBand="0" w:oddHBand="0" w:evenHBand="0" w:firstRowFirstColumn="0" w:firstRowLastColumn="0" w:lastRowFirstColumn="0" w:lastRowLastColumn="0"/>
              <w:rPr>
                <w:del w:id="1276" w:author="SHAHZAIB KHAN" w:date="2026-10-07T20:42:00Z"/>
                <w:rFonts w:ascii="Times New Roman" w:hAnsi="Times New Roman" w:cs="Times New Roman"/>
                <w:b w:val="0"/>
                <w:bCs w:val="0"/>
                <w:color w:val="FF0000"/>
                <w:u w:val="single"/>
                <w:rPrChange w:id="1277" w:author="SHAHZAIB KHAN" w:date="2026-10-07T19:14:00Z">
                  <w:rPr>
                    <w:del w:id="1278" w:author="SHAHZAIB KHAN" w:date="2026-10-07T20:42:00Z"/>
                    <w:rFonts w:ascii="Times New Roman" w:hAnsi="Times New Roman" w:cs="Times New Roman"/>
                    <w:b w:val="0"/>
                    <w:bCs w:val="0"/>
                  </w:rPr>
                </w:rPrChange>
              </w:rPr>
            </w:pPr>
            <w:del w:id="1279" w:author="SHAHZAIB KHAN" w:date="2026-10-07T20:42:00Z">
              <w:r w:rsidRPr="00DB397A" w:rsidDel="00C526BA">
                <w:rPr>
                  <w:rFonts w:ascii="Times New Roman" w:hAnsi="Times New Roman" w:cs="Times New Roman"/>
                  <w:color w:val="FF0000"/>
                  <w:u w:val="single"/>
                  <w:rPrChange w:id="1280" w:author="SHAHZAIB KHAN" w:date="2026-10-07T19:14:00Z">
                    <w:rPr>
                      <w:rFonts w:ascii="Times New Roman" w:hAnsi="Times New Roman" w:cs="Times New Roman"/>
                    </w:rPr>
                  </w:rPrChange>
                </w:rPr>
                <w:delText xml:space="preserve">   Length</w:delText>
              </w:r>
            </w:del>
          </w:p>
        </w:tc>
        <w:tc>
          <w:tcPr>
            <w:tcW w:w="3199" w:type="dxa"/>
          </w:tcPr>
          <w:p w14:paraId="5C5225EB" w14:textId="199B3371" w:rsidR="00DA6DAD" w:rsidRPr="00DB397A" w:rsidDel="00C526BA" w:rsidRDefault="00DA6DAD">
            <w:pPr>
              <w:jc w:val="center"/>
              <w:cnfStyle w:val="100000000000" w:firstRow="1" w:lastRow="0" w:firstColumn="0" w:lastColumn="0" w:oddVBand="0" w:evenVBand="0" w:oddHBand="0" w:evenHBand="0" w:firstRowFirstColumn="0" w:firstRowLastColumn="0" w:lastRowFirstColumn="0" w:lastRowLastColumn="0"/>
              <w:rPr>
                <w:del w:id="1281" w:author="SHAHZAIB KHAN" w:date="2026-10-07T20:42:00Z"/>
                <w:rFonts w:ascii="Times New Roman" w:hAnsi="Times New Roman" w:cs="Times New Roman"/>
                <w:b w:val="0"/>
                <w:bCs w:val="0"/>
                <w:color w:val="FF0000"/>
                <w:u w:val="single"/>
                <w:rPrChange w:id="1282" w:author="SHAHZAIB KHAN" w:date="2026-10-07T19:14:00Z">
                  <w:rPr>
                    <w:del w:id="1283" w:author="SHAHZAIB KHAN" w:date="2026-10-07T20:42:00Z"/>
                    <w:rFonts w:ascii="Times New Roman" w:hAnsi="Times New Roman" w:cs="Times New Roman"/>
                    <w:b w:val="0"/>
                    <w:bCs w:val="0"/>
                  </w:rPr>
                </w:rPrChange>
              </w:rPr>
              <w:pPrChange w:id="1284" w:author="SHAHZAIB KHAN" w:date="2026-10-07T20:32:00Z">
                <w:pPr>
                  <w:cnfStyle w:val="100000000000" w:firstRow="1" w:lastRow="0" w:firstColumn="0" w:lastColumn="0" w:oddVBand="0" w:evenVBand="0" w:oddHBand="0" w:evenHBand="0" w:firstRowFirstColumn="0" w:firstRowLastColumn="0" w:lastRowFirstColumn="0" w:lastRowLastColumn="0"/>
                </w:pPr>
              </w:pPrChange>
            </w:pPr>
          </w:p>
          <w:p w14:paraId="5685A221" w14:textId="16AC9AA4" w:rsidR="00DA6DAD" w:rsidRPr="00DB397A" w:rsidDel="00C526BA" w:rsidRDefault="519CCA04" w:rsidP="00067106">
            <w:pPr>
              <w:cnfStyle w:val="100000000000" w:firstRow="1" w:lastRow="0" w:firstColumn="0" w:lastColumn="0" w:oddVBand="0" w:evenVBand="0" w:oddHBand="0" w:evenHBand="0" w:firstRowFirstColumn="0" w:firstRowLastColumn="0" w:lastRowFirstColumn="0" w:lastRowLastColumn="0"/>
              <w:rPr>
                <w:del w:id="1285" w:author="SHAHZAIB KHAN" w:date="2026-10-07T20:42:00Z"/>
                <w:rFonts w:ascii="Times New Roman" w:hAnsi="Times New Roman" w:cs="Times New Roman"/>
                <w:b w:val="0"/>
                <w:bCs w:val="0"/>
                <w:color w:val="FF0000"/>
                <w:u w:val="single"/>
                <w:rPrChange w:id="1286" w:author="SHAHZAIB KHAN" w:date="2026-10-07T19:14:00Z">
                  <w:rPr>
                    <w:del w:id="1287" w:author="SHAHZAIB KHAN" w:date="2026-10-07T20:42:00Z"/>
                    <w:rFonts w:ascii="Times New Roman" w:hAnsi="Times New Roman" w:cs="Times New Roman"/>
                    <w:b w:val="0"/>
                    <w:bCs w:val="0"/>
                  </w:rPr>
                </w:rPrChange>
              </w:rPr>
            </w:pPr>
            <w:del w:id="1288" w:author="SHAHZAIB KHAN" w:date="2026-10-07T20:42:00Z">
              <w:r w:rsidRPr="00DB397A" w:rsidDel="00C526BA">
                <w:rPr>
                  <w:rFonts w:ascii="Times New Roman" w:hAnsi="Times New Roman" w:cs="Times New Roman"/>
                  <w:color w:val="FF0000"/>
                  <w:u w:val="single"/>
                  <w:rPrChange w:id="1289" w:author="SHAHZAIB KHAN" w:date="2026-10-07T19:14:00Z">
                    <w:rPr>
                      <w:rFonts w:ascii="Times New Roman" w:hAnsi="Times New Roman" w:cs="Times New Roman"/>
                    </w:rPr>
                  </w:rPrChange>
                </w:rPr>
                <w:delText xml:space="preserve">                 Example</w:delText>
              </w:r>
            </w:del>
          </w:p>
        </w:tc>
        <w:tc>
          <w:tcPr>
            <w:tcW w:w="1675" w:type="dxa"/>
          </w:tcPr>
          <w:p w14:paraId="5FA9AC32" w14:textId="76B5487C" w:rsidR="00DA6DAD" w:rsidRPr="00DB397A" w:rsidDel="00C526BA" w:rsidRDefault="00DA6DAD" w:rsidP="00067106">
            <w:pPr>
              <w:cnfStyle w:val="100000000000" w:firstRow="1" w:lastRow="0" w:firstColumn="0" w:lastColumn="0" w:oddVBand="0" w:evenVBand="0" w:oddHBand="0" w:evenHBand="0" w:firstRowFirstColumn="0" w:firstRowLastColumn="0" w:lastRowFirstColumn="0" w:lastRowLastColumn="0"/>
              <w:rPr>
                <w:del w:id="1290" w:author="SHAHZAIB KHAN" w:date="2026-10-07T20:42:00Z"/>
                <w:rFonts w:ascii="Times New Roman" w:hAnsi="Times New Roman" w:cs="Times New Roman"/>
                <w:b w:val="0"/>
                <w:bCs w:val="0"/>
                <w:color w:val="FF0000"/>
                <w:u w:val="single"/>
                <w:rPrChange w:id="1291" w:author="SHAHZAIB KHAN" w:date="2026-10-07T19:14:00Z">
                  <w:rPr>
                    <w:del w:id="1292" w:author="SHAHZAIB KHAN" w:date="2026-10-07T20:42:00Z"/>
                    <w:rFonts w:ascii="Times New Roman" w:hAnsi="Times New Roman" w:cs="Times New Roman"/>
                    <w:b w:val="0"/>
                    <w:bCs w:val="0"/>
                  </w:rPr>
                </w:rPrChange>
              </w:rPr>
            </w:pPr>
          </w:p>
          <w:p w14:paraId="0B3FDCB3" w14:textId="6958E457" w:rsidR="00DA6DAD" w:rsidRPr="00DB397A" w:rsidDel="00C526BA" w:rsidRDefault="519CCA04" w:rsidP="00067106">
            <w:pPr>
              <w:cnfStyle w:val="100000000000" w:firstRow="1" w:lastRow="0" w:firstColumn="0" w:lastColumn="0" w:oddVBand="0" w:evenVBand="0" w:oddHBand="0" w:evenHBand="0" w:firstRowFirstColumn="0" w:firstRowLastColumn="0" w:lastRowFirstColumn="0" w:lastRowLastColumn="0"/>
              <w:rPr>
                <w:del w:id="1293" w:author="SHAHZAIB KHAN" w:date="2026-10-07T20:42:00Z"/>
                <w:rFonts w:ascii="Times New Roman" w:hAnsi="Times New Roman" w:cs="Times New Roman"/>
                <w:b w:val="0"/>
                <w:bCs w:val="0"/>
                <w:color w:val="FF0000"/>
                <w:u w:val="single"/>
                <w:rPrChange w:id="1294" w:author="SHAHZAIB KHAN" w:date="2026-10-07T19:14:00Z">
                  <w:rPr>
                    <w:del w:id="1295" w:author="SHAHZAIB KHAN" w:date="2026-10-07T20:42:00Z"/>
                    <w:rFonts w:ascii="Times New Roman" w:hAnsi="Times New Roman" w:cs="Times New Roman"/>
                    <w:b w:val="0"/>
                    <w:bCs w:val="0"/>
                  </w:rPr>
                </w:rPrChange>
              </w:rPr>
            </w:pPr>
            <w:del w:id="1296" w:author="SHAHZAIB KHAN" w:date="2026-10-07T20:42:00Z">
              <w:r w:rsidRPr="00DB397A" w:rsidDel="00C526BA">
                <w:rPr>
                  <w:rFonts w:ascii="Times New Roman" w:hAnsi="Times New Roman" w:cs="Times New Roman"/>
                  <w:color w:val="FF0000"/>
                  <w:u w:val="single"/>
                  <w:rPrChange w:id="1297" w:author="SHAHZAIB KHAN" w:date="2026-10-07T19:14:00Z">
                    <w:rPr>
                      <w:rFonts w:ascii="Times New Roman" w:hAnsi="Times New Roman" w:cs="Times New Roman"/>
                    </w:rPr>
                  </w:rPrChange>
                </w:rPr>
                <w:delText>Conditions</w:delText>
              </w:r>
            </w:del>
          </w:p>
        </w:tc>
      </w:tr>
      <w:tr w:rsidR="00DB397A" w:rsidRPr="00DB397A" w:rsidDel="00C526BA" w14:paraId="48843713" w14:textId="77777777" w:rsidTr="00CF34AE">
        <w:trPr>
          <w:cnfStyle w:val="000000100000" w:firstRow="0" w:lastRow="0" w:firstColumn="0" w:lastColumn="0" w:oddVBand="0" w:evenVBand="0" w:oddHBand="1" w:evenHBand="0" w:firstRowFirstColumn="0" w:firstRowLastColumn="0" w:lastRowFirstColumn="0" w:lastRowLastColumn="0"/>
          <w:trHeight w:val="1131"/>
          <w:del w:id="1298"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741DB9F9" w14:textId="70D5E5B1" w:rsidR="00DA6DAD" w:rsidRPr="00DB397A" w:rsidDel="00C526BA" w:rsidRDefault="519CCA04" w:rsidP="00067106">
            <w:pPr>
              <w:rPr>
                <w:del w:id="1299" w:author="SHAHZAIB KHAN" w:date="2026-10-07T20:42:00Z"/>
                <w:rFonts w:ascii="Times New Roman" w:hAnsi="Times New Roman" w:cs="Times New Roman"/>
                <w:color w:val="FF0000"/>
                <w:u w:val="single"/>
                <w:rPrChange w:id="1300" w:author="SHAHZAIB KHAN" w:date="2026-10-07T19:14:00Z">
                  <w:rPr>
                    <w:del w:id="1301" w:author="SHAHZAIB KHAN" w:date="2026-10-07T20:42:00Z"/>
                    <w:rFonts w:ascii="Times New Roman" w:hAnsi="Times New Roman" w:cs="Times New Roman"/>
                  </w:rPr>
                </w:rPrChange>
              </w:rPr>
            </w:pPr>
            <w:del w:id="1302" w:author="SHAHZAIB KHAN" w:date="2026-10-07T20:42:00Z">
              <w:r w:rsidRPr="00DB397A" w:rsidDel="00C526BA">
                <w:rPr>
                  <w:rFonts w:ascii="Times New Roman" w:hAnsi="Times New Roman" w:cs="Times New Roman"/>
                  <w:color w:val="FF0000"/>
                  <w:u w:val="single"/>
                  <w:rPrChange w:id="1303" w:author="SHAHZAIB KHAN" w:date="2026-10-07T19:14:00Z">
                    <w:rPr>
                      <w:rFonts w:ascii="Times New Roman" w:hAnsi="Times New Roman" w:cs="Times New Roman"/>
                    </w:rPr>
                  </w:rPrChange>
                </w:rPr>
                <w:delText>Project ID</w:delText>
              </w:r>
            </w:del>
          </w:p>
        </w:tc>
        <w:tc>
          <w:tcPr>
            <w:tcW w:w="950" w:type="dxa"/>
          </w:tcPr>
          <w:p w14:paraId="33747F24" w14:textId="2F0653CA"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304" w:author="SHAHZAIB KHAN" w:date="2026-10-07T20:42:00Z"/>
                <w:rFonts w:ascii="Times New Roman" w:hAnsi="Times New Roman" w:cs="Times New Roman"/>
                <w:color w:val="FF0000"/>
                <w:u w:val="single"/>
                <w:rPrChange w:id="1305" w:author="SHAHZAIB KHAN" w:date="2026-10-07T19:14:00Z">
                  <w:rPr>
                    <w:del w:id="1306" w:author="SHAHZAIB KHAN" w:date="2026-10-07T20:42:00Z"/>
                    <w:rFonts w:ascii="Times New Roman" w:hAnsi="Times New Roman" w:cs="Times New Roman"/>
                  </w:rPr>
                </w:rPrChange>
              </w:rPr>
            </w:pPr>
            <w:del w:id="1307" w:author="SHAHZAIB KHAN" w:date="2026-10-07T20:42:00Z">
              <w:r w:rsidRPr="00DB397A" w:rsidDel="00C526BA">
                <w:rPr>
                  <w:rFonts w:ascii="Times New Roman" w:hAnsi="Times New Roman" w:cs="Times New Roman"/>
                  <w:color w:val="FF0000"/>
                  <w:u w:val="single"/>
                  <w:rPrChange w:id="1308" w:author="SHAHZAIB KHAN" w:date="2026-10-07T19:14:00Z">
                    <w:rPr>
                      <w:rFonts w:ascii="Times New Roman" w:hAnsi="Times New Roman" w:cs="Times New Roman"/>
                    </w:rPr>
                  </w:rPrChange>
                </w:rPr>
                <w:delText>Data Element</w:delText>
              </w:r>
            </w:del>
          </w:p>
        </w:tc>
        <w:tc>
          <w:tcPr>
            <w:tcW w:w="1325" w:type="dxa"/>
          </w:tcPr>
          <w:p w14:paraId="173E6152" w14:textId="63BA7456"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309" w:author="SHAHZAIB KHAN" w:date="2026-10-07T20:42:00Z"/>
                <w:rFonts w:ascii="Times New Roman" w:hAnsi="Times New Roman" w:cs="Times New Roman"/>
                <w:color w:val="FF0000"/>
                <w:u w:val="single"/>
                <w:rPrChange w:id="1310" w:author="SHAHZAIB KHAN" w:date="2026-10-07T19:14:00Z">
                  <w:rPr>
                    <w:del w:id="1311" w:author="SHAHZAIB KHAN" w:date="2026-10-07T20:42:00Z"/>
                    <w:rFonts w:ascii="Times New Roman" w:hAnsi="Times New Roman" w:cs="Times New Roman"/>
                  </w:rPr>
                </w:rPrChange>
              </w:rPr>
            </w:pPr>
            <w:del w:id="1312" w:author="SHAHZAIB KHAN" w:date="2026-10-07T20:42:00Z">
              <w:r w:rsidRPr="00DB397A" w:rsidDel="00C526BA">
                <w:rPr>
                  <w:rFonts w:ascii="Times New Roman" w:hAnsi="Times New Roman" w:cs="Times New Roman"/>
                  <w:color w:val="FF0000"/>
                  <w:u w:val="single"/>
                  <w:rPrChange w:id="1313" w:author="SHAHZAIB KHAN" w:date="2026-10-07T19:14:00Z">
                    <w:rPr>
                      <w:rFonts w:ascii="Times New Roman" w:hAnsi="Times New Roman" w:cs="Times New Roman"/>
                    </w:rPr>
                  </w:rPrChange>
                </w:rPr>
                <w:delText xml:space="preserve">Unique identifier for each project. </w:delText>
              </w:r>
            </w:del>
          </w:p>
        </w:tc>
        <w:tc>
          <w:tcPr>
            <w:tcW w:w="987" w:type="dxa"/>
          </w:tcPr>
          <w:p w14:paraId="4F284714" w14:textId="47FF031A"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314" w:author="SHAHZAIB KHAN" w:date="2026-10-07T20:42:00Z"/>
                <w:rFonts w:ascii="Times New Roman" w:hAnsi="Times New Roman" w:cs="Times New Roman"/>
                <w:color w:val="FF0000"/>
                <w:u w:val="single"/>
                <w:rPrChange w:id="1315" w:author="SHAHZAIB KHAN" w:date="2026-10-07T19:14:00Z">
                  <w:rPr>
                    <w:del w:id="1316" w:author="SHAHZAIB KHAN" w:date="2026-10-07T20:42:00Z"/>
                    <w:rFonts w:ascii="Times New Roman" w:hAnsi="Times New Roman" w:cs="Times New Roman"/>
                  </w:rPr>
                </w:rPrChange>
              </w:rPr>
            </w:pPr>
            <w:del w:id="1317" w:author="SHAHZAIB KHAN" w:date="2026-10-07T20:42:00Z">
              <w:r w:rsidRPr="00DB397A" w:rsidDel="00C526BA">
                <w:rPr>
                  <w:rFonts w:ascii="Times New Roman" w:hAnsi="Times New Roman" w:cs="Times New Roman"/>
                  <w:color w:val="FF0000"/>
                  <w:u w:val="single"/>
                  <w:rPrChange w:id="1318" w:author="SHAHZAIB KHAN" w:date="2026-10-07T19:14:00Z">
                    <w:rPr>
                      <w:rFonts w:ascii="Times New Roman" w:hAnsi="Times New Roman" w:cs="Times New Roman"/>
                    </w:rPr>
                  </w:rPrChange>
                </w:rPr>
                <w:delText>Integer</w:delText>
              </w:r>
            </w:del>
          </w:p>
        </w:tc>
        <w:tc>
          <w:tcPr>
            <w:tcW w:w="840" w:type="dxa"/>
          </w:tcPr>
          <w:p w14:paraId="573B9E42" w14:textId="743FCAFA"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319" w:author="SHAHZAIB KHAN" w:date="2026-10-07T20:42:00Z"/>
                <w:rFonts w:ascii="Times New Roman" w:hAnsi="Times New Roman" w:cs="Times New Roman"/>
                <w:color w:val="FF0000"/>
                <w:u w:val="single"/>
                <w:rPrChange w:id="1320" w:author="SHAHZAIB KHAN" w:date="2026-10-07T19:14:00Z">
                  <w:rPr>
                    <w:del w:id="1321" w:author="SHAHZAIB KHAN" w:date="2026-10-07T20:42:00Z"/>
                    <w:rFonts w:ascii="Times New Roman" w:hAnsi="Times New Roman" w:cs="Times New Roman"/>
                  </w:rPr>
                </w:rPrChange>
              </w:rPr>
            </w:pPr>
            <w:del w:id="1322" w:author="SHAHZAIB KHAN" w:date="2026-10-07T20:42:00Z">
              <w:r w:rsidRPr="00DB397A" w:rsidDel="00C526BA">
                <w:rPr>
                  <w:rFonts w:ascii="Times New Roman" w:hAnsi="Times New Roman" w:cs="Times New Roman"/>
                  <w:color w:val="FF0000"/>
                  <w:u w:val="single"/>
                  <w:rPrChange w:id="1323" w:author="SHAHZAIB KHAN" w:date="2026-10-07T19:14:00Z">
                    <w:rPr>
                      <w:rFonts w:ascii="Times New Roman" w:hAnsi="Times New Roman" w:cs="Times New Roman"/>
                    </w:rPr>
                  </w:rPrChange>
                </w:rPr>
                <w:delText>6</w:delText>
              </w:r>
            </w:del>
          </w:p>
        </w:tc>
        <w:tc>
          <w:tcPr>
            <w:tcW w:w="3199" w:type="dxa"/>
          </w:tcPr>
          <w:p w14:paraId="25333B92" w14:textId="0F588084"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324" w:author="SHAHZAIB KHAN" w:date="2026-10-07T20:42:00Z"/>
                <w:rFonts w:ascii="Times New Roman" w:hAnsi="Times New Roman" w:cs="Times New Roman"/>
                <w:color w:val="FF0000"/>
                <w:u w:val="single"/>
                <w:rPrChange w:id="1325" w:author="SHAHZAIB KHAN" w:date="2026-10-07T19:14:00Z">
                  <w:rPr>
                    <w:del w:id="1326" w:author="SHAHZAIB KHAN" w:date="2026-10-07T20:42:00Z"/>
                    <w:rFonts w:ascii="Times New Roman" w:hAnsi="Times New Roman" w:cs="Times New Roman"/>
                  </w:rPr>
                </w:rPrChange>
              </w:rPr>
            </w:pPr>
            <w:del w:id="1327" w:author="SHAHZAIB KHAN" w:date="2026-10-07T20:42:00Z">
              <w:r w:rsidRPr="00DB397A" w:rsidDel="00C526BA">
                <w:rPr>
                  <w:rFonts w:ascii="Times New Roman" w:hAnsi="Times New Roman" w:cs="Times New Roman"/>
                  <w:color w:val="FF0000"/>
                  <w:u w:val="single"/>
                  <w:rPrChange w:id="1328" w:author="SHAHZAIB KHAN" w:date="2026-10-07T19:14:00Z">
                    <w:rPr>
                      <w:rFonts w:ascii="Times New Roman" w:hAnsi="Times New Roman" w:cs="Times New Roman"/>
                    </w:rPr>
                  </w:rPrChange>
                </w:rPr>
                <w:delText>101101</w:delText>
              </w:r>
            </w:del>
          </w:p>
        </w:tc>
        <w:tc>
          <w:tcPr>
            <w:tcW w:w="1675" w:type="dxa"/>
          </w:tcPr>
          <w:p w14:paraId="3981119A" w14:textId="2A56A613"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329" w:author="SHAHZAIB KHAN" w:date="2026-10-07T20:42:00Z"/>
                <w:rFonts w:ascii="Times New Roman" w:hAnsi="Times New Roman" w:cs="Times New Roman"/>
                <w:color w:val="FF0000"/>
                <w:u w:val="single"/>
                <w:rPrChange w:id="1330" w:author="SHAHZAIB KHAN" w:date="2026-10-07T19:14:00Z">
                  <w:rPr>
                    <w:del w:id="1331" w:author="SHAHZAIB KHAN" w:date="2026-10-07T20:42:00Z"/>
                    <w:rFonts w:ascii="Times New Roman" w:hAnsi="Times New Roman" w:cs="Times New Roman"/>
                  </w:rPr>
                </w:rPrChange>
              </w:rPr>
            </w:pPr>
            <w:del w:id="1332" w:author="SHAHZAIB KHAN" w:date="2026-10-07T20:42:00Z">
              <w:r w:rsidRPr="00DB397A" w:rsidDel="00C526BA">
                <w:rPr>
                  <w:rFonts w:ascii="Times New Roman" w:hAnsi="Times New Roman" w:cs="Times New Roman"/>
                  <w:color w:val="FF0000"/>
                  <w:u w:val="single"/>
                  <w:rPrChange w:id="1333" w:author="SHAHZAIB KHAN" w:date="2026-10-07T19:14:00Z">
                    <w:rPr>
                      <w:rFonts w:ascii="Times New Roman" w:hAnsi="Times New Roman" w:cs="Times New Roman"/>
                    </w:rPr>
                  </w:rPrChange>
                </w:rPr>
                <w:delText>Auto-generated unique ID.</w:delText>
              </w:r>
            </w:del>
          </w:p>
        </w:tc>
      </w:tr>
      <w:tr w:rsidR="00DB397A" w:rsidRPr="00DB397A" w:rsidDel="00C526BA" w14:paraId="1341A833" w14:textId="77777777" w:rsidTr="00CF34AE">
        <w:trPr>
          <w:trHeight w:val="926"/>
          <w:del w:id="1334"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6AEA86F5" w14:textId="1B536B92" w:rsidR="00DA6DAD" w:rsidRPr="00DB397A" w:rsidDel="00C526BA" w:rsidRDefault="519CCA04" w:rsidP="00067106">
            <w:pPr>
              <w:rPr>
                <w:del w:id="1335" w:author="SHAHZAIB KHAN" w:date="2026-10-07T20:42:00Z"/>
                <w:rFonts w:ascii="Times New Roman" w:hAnsi="Times New Roman" w:cs="Times New Roman"/>
                <w:color w:val="FF0000"/>
                <w:u w:val="single"/>
                <w:rPrChange w:id="1336" w:author="SHAHZAIB KHAN" w:date="2026-10-07T19:14:00Z">
                  <w:rPr>
                    <w:del w:id="1337" w:author="SHAHZAIB KHAN" w:date="2026-10-07T20:42:00Z"/>
                    <w:rFonts w:ascii="Times New Roman" w:hAnsi="Times New Roman" w:cs="Times New Roman"/>
                  </w:rPr>
                </w:rPrChange>
              </w:rPr>
            </w:pPr>
            <w:del w:id="1338" w:author="SHAHZAIB KHAN" w:date="2026-10-07T20:42:00Z">
              <w:r w:rsidRPr="00DB397A" w:rsidDel="00C526BA">
                <w:rPr>
                  <w:rFonts w:ascii="Times New Roman" w:hAnsi="Times New Roman" w:cs="Times New Roman"/>
                  <w:color w:val="FF0000"/>
                  <w:u w:val="single"/>
                  <w:rPrChange w:id="1339" w:author="SHAHZAIB KHAN" w:date="2026-10-07T19:14:00Z">
                    <w:rPr>
                      <w:rFonts w:ascii="Times New Roman" w:hAnsi="Times New Roman" w:cs="Times New Roman"/>
                    </w:rPr>
                  </w:rPrChange>
                </w:rPr>
                <w:delText>Project Title</w:delText>
              </w:r>
            </w:del>
          </w:p>
        </w:tc>
        <w:tc>
          <w:tcPr>
            <w:tcW w:w="950" w:type="dxa"/>
          </w:tcPr>
          <w:p w14:paraId="4248534C" w14:textId="77462AB6"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340" w:author="SHAHZAIB KHAN" w:date="2026-10-07T20:42:00Z"/>
                <w:rFonts w:ascii="Times New Roman" w:hAnsi="Times New Roman" w:cs="Times New Roman"/>
                <w:color w:val="FF0000"/>
                <w:u w:val="single"/>
                <w:rPrChange w:id="1341" w:author="SHAHZAIB KHAN" w:date="2026-10-07T19:14:00Z">
                  <w:rPr>
                    <w:del w:id="1342" w:author="SHAHZAIB KHAN" w:date="2026-10-07T20:42:00Z"/>
                    <w:rFonts w:ascii="Times New Roman" w:hAnsi="Times New Roman" w:cs="Times New Roman"/>
                  </w:rPr>
                </w:rPrChange>
              </w:rPr>
            </w:pPr>
            <w:del w:id="1343" w:author="SHAHZAIB KHAN" w:date="2026-10-07T20:42:00Z">
              <w:r w:rsidRPr="00DB397A" w:rsidDel="00C526BA">
                <w:rPr>
                  <w:rFonts w:ascii="Times New Roman" w:hAnsi="Times New Roman" w:cs="Times New Roman"/>
                  <w:color w:val="FF0000"/>
                  <w:u w:val="single"/>
                  <w:rPrChange w:id="1344" w:author="SHAHZAIB KHAN" w:date="2026-10-07T19:14:00Z">
                    <w:rPr>
                      <w:rFonts w:ascii="Times New Roman" w:hAnsi="Times New Roman" w:cs="Times New Roman"/>
                    </w:rPr>
                  </w:rPrChange>
                </w:rPr>
                <w:delText>Data Element</w:delText>
              </w:r>
            </w:del>
          </w:p>
        </w:tc>
        <w:tc>
          <w:tcPr>
            <w:tcW w:w="1325" w:type="dxa"/>
          </w:tcPr>
          <w:p w14:paraId="6BB072D5" w14:textId="38942D70"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345" w:author="SHAHZAIB KHAN" w:date="2026-10-07T20:42:00Z"/>
                <w:rFonts w:ascii="Times New Roman" w:hAnsi="Times New Roman" w:cs="Times New Roman"/>
                <w:color w:val="FF0000"/>
                <w:u w:val="single"/>
                <w:rPrChange w:id="1346" w:author="SHAHZAIB KHAN" w:date="2026-10-07T19:14:00Z">
                  <w:rPr>
                    <w:del w:id="1347" w:author="SHAHZAIB KHAN" w:date="2026-10-07T20:42:00Z"/>
                    <w:rFonts w:ascii="Times New Roman" w:hAnsi="Times New Roman" w:cs="Times New Roman"/>
                  </w:rPr>
                </w:rPrChange>
              </w:rPr>
            </w:pPr>
            <w:del w:id="1348" w:author="SHAHZAIB KHAN" w:date="2026-10-07T20:42:00Z">
              <w:r w:rsidRPr="00DB397A" w:rsidDel="00C526BA">
                <w:rPr>
                  <w:rFonts w:ascii="Times New Roman" w:hAnsi="Times New Roman" w:cs="Times New Roman"/>
                  <w:color w:val="FF0000"/>
                  <w:u w:val="single"/>
                  <w:rPrChange w:id="1349" w:author="SHAHZAIB KHAN" w:date="2026-10-07T19:14:00Z">
                    <w:rPr>
                      <w:rFonts w:ascii="Times New Roman" w:hAnsi="Times New Roman" w:cs="Times New Roman"/>
                    </w:rPr>
                  </w:rPrChange>
                </w:rPr>
                <w:delText>Title of the project.</w:delText>
              </w:r>
            </w:del>
          </w:p>
        </w:tc>
        <w:tc>
          <w:tcPr>
            <w:tcW w:w="987" w:type="dxa"/>
          </w:tcPr>
          <w:p w14:paraId="6B32489E" w14:textId="3F5BDD65"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350" w:author="SHAHZAIB KHAN" w:date="2026-10-07T20:42:00Z"/>
                <w:rFonts w:ascii="Times New Roman" w:hAnsi="Times New Roman" w:cs="Times New Roman"/>
                <w:color w:val="FF0000"/>
                <w:u w:val="single"/>
                <w:rPrChange w:id="1351" w:author="SHAHZAIB KHAN" w:date="2026-10-07T19:14:00Z">
                  <w:rPr>
                    <w:del w:id="1352" w:author="SHAHZAIB KHAN" w:date="2026-10-07T20:42:00Z"/>
                    <w:rFonts w:ascii="Times New Roman" w:hAnsi="Times New Roman" w:cs="Times New Roman"/>
                  </w:rPr>
                </w:rPrChange>
              </w:rPr>
            </w:pPr>
            <w:del w:id="1353" w:author="SHAHZAIB KHAN" w:date="2026-10-07T20:42:00Z">
              <w:r w:rsidRPr="00DB397A" w:rsidDel="00C526BA">
                <w:rPr>
                  <w:rFonts w:ascii="Times New Roman" w:hAnsi="Times New Roman" w:cs="Times New Roman"/>
                  <w:color w:val="FF0000"/>
                  <w:u w:val="single"/>
                  <w:rPrChange w:id="1354" w:author="SHAHZAIB KHAN" w:date="2026-10-07T19:14:00Z">
                    <w:rPr>
                      <w:rFonts w:ascii="Times New Roman" w:hAnsi="Times New Roman" w:cs="Times New Roman"/>
                    </w:rPr>
                  </w:rPrChange>
                </w:rPr>
                <w:delText>String</w:delText>
              </w:r>
            </w:del>
          </w:p>
        </w:tc>
        <w:tc>
          <w:tcPr>
            <w:tcW w:w="840" w:type="dxa"/>
          </w:tcPr>
          <w:p w14:paraId="0318BD54" w14:textId="12338A9B"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355" w:author="SHAHZAIB KHAN" w:date="2026-10-07T20:42:00Z"/>
                <w:rFonts w:ascii="Times New Roman" w:hAnsi="Times New Roman" w:cs="Times New Roman"/>
                <w:color w:val="FF0000"/>
                <w:u w:val="single"/>
                <w:rPrChange w:id="1356" w:author="SHAHZAIB KHAN" w:date="2026-10-07T19:14:00Z">
                  <w:rPr>
                    <w:del w:id="1357" w:author="SHAHZAIB KHAN" w:date="2026-10-07T20:42:00Z"/>
                    <w:rFonts w:ascii="Times New Roman" w:hAnsi="Times New Roman" w:cs="Times New Roman"/>
                  </w:rPr>
                </w:rPrChange>
              </w:rPr>
            </w:pPr>
            <w:del w:id="1358" w:author="SHAHZAIB KHAN" w:date="2026-10-07T20:42:00Z">
              <w:r w:rsidRPr="00DB397A" w:rsidDel="00C526BA">
                <w:rPr>
                  <w:rFonts w:ascii="Times New Roman" w:hAnsi="Times New Roman" w:cs="Times New Roman"/>
                  <w:color w:val="FF0000"/>
                  <w:u w:val="single"/>
                  <w:rPrChange w:id="1359" w:author="SHAHZAIB KHAN" w:date="2026-10-07T19:14:00Z">
                    <w:rPr>
                      <w:rFonts w:ascii="Times New Roman" w:hAnsi="Times New Roman" w:cs="Times New Roman"/>
                    </w:rPr>
                  </w:rPrChange>
                </w:rPr>
                <w:delText>30</w:delText>
              </w:r>
            </w:del>
          </w:p>
        </w:tc>
        <w:tc>
          <w:tcPr>
            <w:tcW w:w="3199" w:type="dxa"/>
          </w:tcPr>
          <w:p w14:paraId="6723F097" w14:textId="18BF8F34"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360" w:author="SHAHZAIB KHAN" w:date="2026-10-07T20:42:00Z"/>
                <w:rFonts w:ascii="Times New Roman" w:hAnsi="Times New Roman" w:cs="Times New Roman"/>
                <w:color w:val="FF0000"/>
                <w:u w:val="single"/>
                <w:rPrChange w:id="1361" w:author="SHAHZAIB KHAN" w:date="2026-10-07T19:14:00Z">
                  <w:rPr>
                    <w:del w:id="1362" w:author="SHAHZAIB KHAN" w:date="2026-10-07T20:42:00Z"/>
                    <w:rFonts w:ascii="Times New Roman" w:hAnsi="Times New Roman" w:cs="Times New Roman"/>
                  </w:rPr>
                </w:rPrChange>
              </w:rPr>
            </w:pPr>
            <w:del w:id="1363" w:author="SHAHZAIB KHAN" w:date="2026-10-07T20:42:00Z">
              <w:r w:rsidRPr="00DB397A" w:rsidDel="00C526BA">
                <w:rPr>
                  <w:rFonts w:ascii="Times New Roman" w:hAnsi="Times New Roman" w:cs="Times New Roman"/>
                  <w:color w:val="FF0000"/>
                  <w:u w:val="single"/>
                  <w:rPrChange w:id="1364" w:author="SHAHZAIB KHAN" w:date="2026-10-07T19:14:00Z">
                    <w:rPr>
                      <w:rFonts w:ascii="Times New Roman" w:hAnsi="Times New Roman" w:cs="Times New Roman"/>
                    </w:rPr>
                  </w:rPrChange>
                </w:rPr>
                <w:delText>AI-based Chatbo</w:delText>
              </w:r>
            </w:del>
            <w:del w:id="1365" w:author="SHAHZAIB KHAN" w:date="2026-10-07T20:32:00Z">
              <w:r w:rsidRPr="00DB397A" w:rsidDel="00CF34AE">
                <w:rPr>
                  <w:rFonts w:ascii="Times New Roman" w:hAnsi="Times New Roman" w:cs="Times New Roman"/>
                  <w:color w:val="FF0000"/>
                  <w:u w:val="single"/>
                  <w:rPrChange w:id="1366" w:author="SHAHZAIB KHAN" w:date="2026-10-07T19:14:00Z">
                    <w:rPr>
                      <w:rFonts w:ascii="Times New Roman" w:hAnsi="Times New Roman" w:cs="Times New Roman"/>
                    </w:rPr>
                  </w:rPrChange>
                </w:rPr>
                <w:delText>t</w:delText>
              </w:r>
            </w:del>
          </w:p>
        </w:tc>
        <w:tc>
          <w:tcPr>
            <w:tcW w:w="1675" w:type="dxa"/>
          </w:tcPr>
          <w:p w14:paraId="68D1D015" w14:textId="0B62B07C"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367" w:author="SHAHZAIB KHAN" w:date="2026-10-07T20:42:00Z"/>
                <w:rFonts w:ascii="Times New Roman" w:hAnsi="Times New Roman" w:cs="Times New Roman"/>
                <w:color w:val="FF0000"/>
                <w:u w:val="single"/>
                <w:rPrChange w:id="1368" w:author="SHAHZAIB KHAN" w:date="2026-10-07T19:14:00Z">
                  <w:rPr>
                    <w:del w:id="1369" w:author="SHAHZAIB KHAN" w:date="2026-10-07T20:42:00Z"/>
                    <w:rFonts w:ascii="Times New Roman" w:hAnsi="Times New Roman" w:cs="Times New Roman"/>
                  </w:rPr>
                </w:rPrChange>
              </w:rPr>
            </w:pPr>
            <w:del w:id="1370" w:author="SHAHZAIB KHAN" w:date="2026-10-07T20:42:00Z">
              <w:r w:rsidRPr="00DB397A" w:rsidDel="00C526BA">
                <w:rPr>
                  <w:rFonts w:ascii="Times New Roman" w:hAnsi="Times New Roman" w:cs="Times New Roman"/>
                  <w:color w:val="FF0000"/>
                  <w:u w:val="single"/>
                  <w:rPrChange w:id="1371" w:author="SHAHZAIB KHAN" w:date="2026-10-07T19:14:00Z">
                    <w:rPr>
                      <w:rFonts w:ascii="Times New Roman" w:hAnsi="Times New Roman" w:cs="Times New Roman"/>
                    </w:rPr>
                  </w:rPrChange>
                </w:rPr>
                <w:delText>Required, must be unique</w:delText>
              </w:r>
            </w:del>
          </w:p>
        </w:tc>
      </w:tr>
      <w:tr w:rsidR="00DB397A" w:rsidRPr="00DB397A" w:rsidDel="00C526BA" w14:paraId="58DE6D44" w14:textId="77777777" w:rsidTr="00CF34AE">
        <w:trPr>
          <w:cnfStyle w:val="000000100000" w:firstRow="0" w:lastRow="0" w:firstColumn="0" w:lastColumn="0" w:oddVBand="0" w:evenVBand="0" w:oddHBand="1" w:evenHBand="0" w:firstRowFirstColumn="0" w:firstRowLastColumn="0" w:lastRowFirstColumn="0" w:lastRowLastColumn="0"/>
          <w:trHeight w:val="609"/>
          <w:del w:id="1372"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38F9DC5F" w14:textId="548F1520" w:rsidR="00DA6DAD" w:rsidRPr="00DB397A" w:rsidDel="00C526BA" w:rsidRDefault="519CCA04" w:rsidP="00067106">
            <w:pPr>
              <w:rPr>
                <w:del w:id="1373" w:author="SHAHZAIB KHAN" w:date="2026-10-07T20:42:00Z"/>
                <w:rFonts w:ascii="Times New Roman" w:hAnsi="Times New Roman" w:cs="Times New Roman"/>
                <w:color w:val="FF0000"/>
                <w:u w:val="single"/>
                <w:rPrChange w:id="1374" w:author="SHAHZAIB KHAN" w:date="2026-10-07T19:14:00Z">
                  <w:rPr>
                    <w:del w:id="1375" w:author="SHAHZAIB KHAN" w:date="2026-10-07T20:42:00Z"/>
                    <w:rFonts w:ascii="Times New Roman" w:hAnsi="Times New Roman" w:cs="Times New Roman"/>
                  </w:rPr>
                </w:rPrChange>
              </w:rPr>
            </w:pPr>
            <w:del w:id="1376" w:author="SHAHZAIB KHAN" w:date="2026-10-07T20:42:00Z">
              <w:r w:rsidRPr="00DB397A" w:rsidDel="00C526BA">
                <w:rPr>
                  <w:rFonts w:ascii="Times New Roman" w:hAnsi="Times New Roman" w:cs="Times New Roman"/>
                  <w:color w:val="FF0000"/>
                  <w:u w:val="single"/>
                  <w:rPrChange w:id="1377" w:author="SHAHZAIB KHAN" w:date="2026-10-07T19:14:00Z">
                    <w:rPr>
                      <w:rFonts w:ascii="Times New Roman" w:hAnsi="Times New Roman" w:cs="Times New Roman"/>
                    </w:rPr>
                  </w:rPrChange>
                </w:rPr>
                <w:delText>Project Description</w:delText>
              </w:r>
            </w:del>
          </w:p>
        </w:tc>
        <w:tc>
          <w:tcPr>
            <w:tcW w:w="950" w:type="dxa"/>
          </w:tcPr>
          <w:p w14:paraId="6487F2B0" w14:textId="44F465D4"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378" w:author="SHAHZAIB KHAN" w:date="2026-10-07T20:42:00Z"/>
                <w:rFonts w:ascii="Times New Roman" w:hAnsi="Times New Roman" w:cs="Times New Roman"/>
                <w:color w:val="FF0000"/>
                <w:u w:val="single"/>
                <w:rPrChange w:id="1379" w:author="SHAHZAIB KHAN" w:date="2026-10-07T19:14:00Z">
                  <w:rPr>
                    <w:del w:id="1380" w:author="SHAHZAIB KHAN" w:date="2026-10-07T20:42:00Z"/>
                    <w:rFonts w:ascii="Times New Roman" w:hAnsi="Times New Roman" w:cs="Times New Roman"/>
                  </w:rPr>
                </w:rPrChange>
              </w:rPr>
            </w:pPr>
            <w:del w:id="1381" w:author="SHAHZAIB KHAN" w:date="2026-10-07T20:42:00Z">
              <w:r w:rsidRPr="00DB397A" w:rsidDel="00C526BA">
                <w:rPr>
                  <w:rFonts w:ascii="Times New Roman" w:hAnsi="Times New Roman" w:cs="Times New Roman"/>
                  <w:color w:val="FF0000"/>
                  <w:u w:val="single"/>
                  <w:rPrChange w:id="1382" w:author="SHAHZAIB KHAN" w:date="2026-10-07T19:14:00Z">
                    <w:rPr>
                      <w:rFonts w:ascii="Times New Roman" w:hAnsi="Times New Roman" w:cs="Times New Roman"/>
                    </w:rPr>
                  </w:rPrChange>
                </w:rPr>
                <w:delText>Data Element</w:delText>
              </w:r>
            </w:del>
          </w:p>
        </w:tc>
        <w:tc>
          <w:tcPr>
            <w:tcW w:w="1325" w:type="dxa"/>
          </w:tcPr>
          <w:p w14:paraId="4E764365" w14:textId="06A49DBC"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383" w:author="SHAHZAIB KHAN" w:date="2026-10-07T20:42:00Z"/>
                <w:rFonts w:ascii="Times New Roman" w:hAnsi="Times New Roman" w:cs="Times New Roman"/>
                <w:color w:val="FF0000"/>
                <w:u w:val="single"/>
                <w:rPrChange w:id="1384" w:author="SHAHZAIB KHAN" w:date="2026-10-07T19:14:00Z">
                  <w:rPr>
                    <w:del w:id="1385" w:author="SHAHZAIB KHAN" w:date="2026-10-07T20:42:00Z"/>
                    <w:rFonts w:ascii="Times New Roman" w:hAnsi="Times New Roman" w:cs="Times New Roman"/>
                  </w:rPr>
                </w:rPrChange>
              </w:rPr>
            </w:pPr>
            <w:del w:id="1386" w:author="SHAHZAIB KHAN" w:date="2026-10-07T20:42:00Z">
              <w:r w:rsidRPr="00DB397A" w:rsidDel="00C526BA">
                <w:rPr>
                  <w:rFonts w:ascii="Times New Roman" w:hAnsi="Times New Roman" w:cs="Times New Roman"/>
                  <w:color w:val="FF0000"/>
                  <w:u w:val="single"/>
                  <w:rPrChange w:id="1387" w:author="SHAHZAIB KHAN" w:date="2026-10-07T19:14:00Z">
                    <w:rPr>
                      <w:rFonts w:ascii="Times New Roman" w:hAnsi="Times New Roman" w:cs="Times New Roman"/>
                    </w:rPr>
                  </w:rPrChange>
                </w:rPr>
                <w:delText>Detailed description of the project.</w:delText>
              </w:r>
            </w:del>
          </w:p>
        </w:tc>
        <w:tc>
          <w:tcPr>
            <w:tcW w:w="987" w:type="dxa"/>
          </w:tcPr>
          <w:p w14:paraId="2A046464" w14:textId="6D87B71D"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388" w:author="SHAHZAIB KHAN" w:date="2026-10-07T20:42:00Z"/>
                <w:rFonts w:ascii="Times New Roman" w:hAnsi="Times New Roman" w:cs="Times New Roman"/>
                <w:color w:val="FF0000"/>
                <w:u w:val="single"/>
                <w:rPrChange w:id="1389" w:author="SHAHZAIB KHAN" w:date="2026-10-07T19:14:00Z">
                  <w:rPr>
                    <w:del w:id="1390" w:author="SHAHZAIB KHAN" w:date="2026-10-07T20:42:00Z"/>
                    <w:rFonts w:ascii="Times New Roman" w:hAnsi="Times New Roman" w:cs="Times New Roman"/>
                  </w:rPr>
                </w:rPrChange>
              </w:rPr>
            </w:pPr>
            <w:del w:id="1391" w:author="SHAHZAIB KHAN" w:date="2026-10-07T20:42:00Z">
              <w:r w:rsidRPr="00DB397A" w:rsidDel="00C526BA">
                <w:rPr>
                  <w:rFonts w:ascii="Times New Roman" w:hAnsi="Times New Roman" w:cs="Times New Roman"/>
                  <w:color w:val="FF0000"/>
                  <w:u w:val="single"/>
                  <w:rPrChange w:id="1392" w:author="SHAHZAIB KHAN" w:date="2026-10-07T19:14:00Z">
                    <w:rPr>
                      <w:rFonts w:ascii="Times New Roman" w:hAnsi="Times New Roman" w:cs="Times New Roman"/>
                    </w:rPr>
                  </w:rPrChange>
                </w:rPr>
                <w:delText>String</w:delText>
              </w:r>
            </w:del>
          </w:p>
        </w:tc>
        <w:tc>
          <w:tcPr>
            <w:tcW w:w="840" w:type="dxa"/>
          </w:tcPr>
          <w:p w14:paraId="058C1CFC" w14:textId="3DF64DFE"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393" w:author="SHAHZAIB KHAN" w:date="2026-10-07T20:42:00Z"/>
                <w:rFonts w:ascii="Times New Roman" w:hAnsi="Times New Roman" w:cs="Times New Roman"/>
                <w:color w:val="FF0000"/>
                <w:u w:val="single"/>
                <w:rPrChange w:id="1394" w:author="SHAHZAIB KHAN" w:date="2026-10-07T19:14:00Z">
                  <w:rPr>
                    <w:del w:id="1395" w:author="SHAHZAIB KHAN" w:date="2026-10-07T20:42:00Z"/>
                    <w:rFonts w:ascii="Times New Roman" w:hAnsi="Times New Roman" w:cs="Times New Roman"/>
                  </w:rPr>
                </w:rPrChange>
              </w:rPr>
            </w:pPr>
            <w:del w:id="1396" w:author="SHAHZAIB KHAN" w:date="2026-10-07T20:42:00Z">
              <w:r w:rsidRPr="00DB397A" w:rsidDel="00C526BA">
                <w:rPr>
                  <w:rFonts w:ascii="Times New Roman" w:hAnsi="Times New Roman" w:cs="Times New Roman"/>
                  <w:color w:val="FF0000"/>
                  <w:u w:val="single"/>
                  <w:rPrChange w:id="1397" w:author="SHAHZAIB KHAN" w:date="2026-10-07T19:14:00Z">
                    <w:rPr>
                      <w:rFonts w:ascii="Times New Roman" w:hAnsi="Times New Roman" w:cs="Times New Roman"/>
                    </w:rPr>
                  </w:rPrChange>
                </w:rPr>
                <w:delText>500</w:delText>
              </w:r>
            </w:del>
          </w:p>
        </w:tc>
        <w:tc>
          <w:tcPr>
            <w:tcW w:w="3199" w:type="dxa"/>
          </w:tcPr>
          <w:p w14:paraId="6B409C0D" w14:textId="7D5C2C20"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398" w:author="SHAHZAIB KHAN" w:date="2026-10-07T20:42:00Z"/>
                <w:rFonts w:ascii="Times New Roman" w:hAnsi="Times New Roman" w:cs="Times New Roman"/>
                <w:color w:val="FF0000"/>
                <w:u w:val="single"/>
                <w:rPrChange w:id="1399" w:author="SHAHZAIB KHAN" w:date="2026-10-07T19:14:00Z">
                  <w:rPr>
                    <w:del w:id="1400" w:author="SHAHZAIB KHAN" w:date="2026-10-07T20:42:00Z"/>
                    <w:rFonts w:ascii="Times New Roman" w:hAnsi="Times New Roman" w:cs="Times New Roman"/>
                  </w:rPr>
                </w:rPrChange>
              </w:rPr>
            </w:pPr>
            <w:del w:id="1401" w:author="SHAHZAIB KHAN" w:date="2026-10-07T20:42:00Z">
              <w:r w:rsidRPr="00DB397A" w:rsidDel="00C526BA">
                <w:rPr>
                  <w:rFonts w:ascii="Times New Roman" w:hAnsi="Times New Roman" w:cs="Times New Roman"/>
                  <w:color w:val="FF0000"/>
                  <w:u w:val="single"/>
                  <w:rPrChange w:id="1402" w:author="SHAHZAIB KHAN" w:date="2026-10-07T19:14:00Z">
                    <w:rPr>
                      <w:rFonts w:ascii="Times New Roman" w:hAnsi="Times New Roman" w:cs="Times New Roman"/>
                    </w:rPr>
                  </w:rPrChange>
                </w:rPr>
                <w:delText>A chatbot using Machine Learning.</w:delText>
              </w:r>
            </w:del>
          </w:p>
        </w:tc>
        <w:tc>
          <w:tcPr>
            <w:tcW w:w="1675" w:type="dxa"/>
          </w:tcPr>
          <w:p w14:paraId="28AF9AE1" w14:textId="5FA06437"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403" w:author="SHAHZAIB KHAN" w:date="2026-10-07T20:42:00Z"/>
                <w:rFonts w:ascii="Times New Roman" w:hAnsi="Times New Roman" w:cs="Times New Roman"/>
                <w:color w:val="FF0000"/>
                <w:u w:val="single"/>
                <w:rPrChange w:id="1404" w:author="SHAHZAIB KHAN" w:date="2026-10-07T19:14:00Z">
                  <w:rPr>
                    <w:del w:id="1405" w:author="SHAHZAIB KHAN" w:date="2026-10-07T20:42:00Z"/>
                    <w:rFonts w:ascii="Times New Roman" w:hAnsi="Times New Roman" w:cs="Times New Roman"/>
                  </w:rPr>
                </w:rPrChange>
              </w:rPr>
            </w:pPr>
            <w:del w:id="1406" w:author="SHAHZAIB KHAN" w:date="2026-10-07T20:42:00Z">
              <w:r w:rsidRPr="00DB397A" w:rsidDel="00C526BA">
                <w:rPr>
                  <w:rFonts w:ascii="Times New Roman" w:hAnsi="Times New Roman" w:cs="Times New Roman"/>
                  <w:color w:val="FF0000"/>
                  <w:u w:val="single"/>
                  <w:rPrChange w:id="1407" w:author="SHAHZAIB KHAN" w:date="2026-10-07T19:14:00Z">
                    <w:rPr>
                      <w:rFonts w:ascii="Times New Roman" w:hAnsi="Times New Roman" w:cs="Times New Roman"/>
                    </w:rPr>
                  </w:rPrChange>
                </w:rPr>
                <w:delText>Required meaningful description.</w:delText>
              </w:r>
            </w:del>
          </w:p>
        </w:tc>
      </w:tr>
      <w:tr w:rsidR="00DB397A" w:rsidRPr="00DB397A" w:rsidDel="00C526BA" w14:paraId="6812A124" w14:textId="77777777" w:rsidTr="00CF34AE">
        <w:trPr>
          <w:trHeight w:val="609"/>
          <w:del w:id="1408"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6108D7BB" w14:textId="64421F41" w:rsidR="00DA6DAD" w:rsidRPr="00DB397A" w:rsidDel="00C526BA" w:rsidRDefault="519CCA04" w:rsidP="00067106">
            <w:pPr>
              <w:rPr>
                <w:del w:id="1409" w:author="SHAHZAIB KHAN" w:date="2026-10-07T20:42:00Z"/>
                <w:rFonts w:ascii="Times New Roman" w:hAnsi="Times New Roman" w:cs="Times New Roman"/>
                <w:color w:val="FF0000"/>
                <w:u w:val="single"/>
                <w:rPrChange w:id="1410" w:author="SHAHZAIB KHAN" w:date="2026-10-07T19:14:00Z">
                  <w:rPr>
                    <w:del w:id="1411" w:author="SHAHZAIB KHAN" w:date="2026-10-07T20:42:00Z"/>
                    <w:rFonts w:ascii="Times New Roman" w:hAnsi="Times New Roman" w:cs="Times New Roman"/>
                  </w:rPr>
                </w:rPrChange>
              </w:rPr>
            </w:pPr>
            <w:del w:id="1412" w:author="SHAHZAIB KHAN" w:date="2026-10-07T20:42:00Z">
              <w:r w:rsidRPr="00DB397A" w:rsidDel="00C526BA">
                <w:rPr>
                  <w:rFonts w:ascii="Times New Roman" w:hAnsi="Times New Roman" w:cs="Times New Roman"/>
                  <w:color w:val="FF0000"/>
                  <w:u w:val="single"/>
                  <w:rPrChange w:id="1413" w:author="SHAHZAIB KHAN" w:date="2026-10-07T19:14:00Z">
                    <w:rPr>
                      <w:rFonts w:ascii="Times New Roman" w:hAnsi="Times New Roman" w:cs="Times New Roman"/>
                    </w:rPr>
                  </w:rPrChange>
                </w:rPr>
                <w:delText>Supervisor ID</w:delText>
              </w:r>
            </w:del>
          </w:p>
        </w:tc>
        <w:tc>
          <w:tcPr>
            <w:tcW w:w="950" w:type="dxa"/>
          </w:tcPr>
          <w:p w14:paraId="2B48FD2C" w14:textId="76CF62B5"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414" w:author="SHAHZAIB KHAN" w:date="2026-10-07T20:42:00Z"/>
                <w:rFonts w:ascii="Times New Roman" w:hAnsi="Times New Roman" w:cs="Times New Roman"/>
                <w:color w:val="FF0000"/>
                <w:u w:val="single"/>
                <w:rPrChange w:id="1415" w:author="SHAHZAIB KHAN" w:date="2026-10-07T19:14:00Z">
                  <w:rPr>
                    <w:del w:id="1416" w:author="SHAHZAIB KHAN" w:date="2026-10-07T20:42:00Z"/>
                    <w:rFonts w:ascii="Times New Roman" w:hAnsi="Times New Roman" w:cs="Times New Roman"/>
                  </w:rPr>
                </w:rPrChange>
              </w:rPr>
            </w:pPr>
            <w:del w:id="1417" w:author="SHAHZAIB KHAN" w:date="2026-10-07T20:42:00Z">
              <w:r w:rsidRPr="00DB397A" w:rsidDel="00C526BA">
                <w:rPr>
                  <w:rFonts w:ascii="Times New Roman" w:hAnsi="Times New Roman" w:cs="Times New Roman"/>
                  <w:color w:val="FF0000"/>
                  <w:u w:val="single"/>
                  <w:rPrChange w:id="1418" w:author="SHAHZAIB KHAN" w:date="2026-10-07T19:14:00Z">
                    <w:rPr>
                      <w:rFonts w:ascii="Times New Roman" w:hAnsi="Times New Roman" w:cs="Times New Roman"/>
                    </w:rPr>
                  </w:rPrChange>
                </w:rPr>
                <w:delText>Data Element</w:delText>
              </w:r>
            </w:del>
          </w:p>
        </w:tc>
        <w:tc>
          <w:tcPr>
            <w:tcW w:w="1325" w:type="dxa"/>
          </w:tcPr>
          <w:p w14:paraId="2A254B77" w14:textId="6C28A4CE"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419" w:author="SHAHZAIB KHAN" w:date="2026-10-07T20:42:00Z"/>
                <w:rFonts w:ascii="Times New Roman" w:hAnsi="Times New Roman" w:cs="Times New Roman"/>
                <w:color w:val="FF0000"/>
                <w:u w:val="single"/>
                <w:rPrChange w:id="1420" w:author="SHAHZAIB KHAN" w:date="2026-10-07T19:14:00Z">
                  <w:rPr>
                    <w:del w:id="1421" w:author="SHAHZAIB KHAN" w:date="2026-10-07T20:42:00Z"/>
                    <w:rFonts w:ascii="Times New Roman" w:hAnsi="Times New Roman" w:cs="Times New Roman"/>
                  </w:rPr>
                </w:rPrChange>
              </w:rPr>
            </w:pPr>
            <w:del w:id="1422" w:author="SHAHZAIB KHAN" w:date="2026-10-07T20:42:00Z">
              <w:r w:rsidRPr="00DB397A" w:rsidDel="00C526BA">
                <w:rPr>
                  <w:rFonts w:ascii="Times New Roman" w:hAnsi="Times New Roman" w:cs="Times New Roman"/>
                  <w:color w:val="FF0000"/>
                  <w:u w:val="single"/>
                  <w:rPrChange w:id="1423" w:author="SHAHZAIB KHAN" w:date="2026-10-07T19:14:00Z">
                    <w:rPr>
                      <w:rFonts w:ascii="Times New Roman" w:hAnsi="Times New Roman" w:cs="Times New Roman"/>
                    </w:rPr>
                  </w:rPrChange>
                </w:rPr>
                <w:delText>Unique identifier for each supervisor.</w:delText>
              </w:r>
            </w:del>
          </w:p>
        </w:tc>
        <w:tc>
          <w:tcPr>
            <w:tcW w:w="987" w:type="dxa"/>
          </w:tcPr>
          <w:p w14:paraId="73CCDCD5" w14:textId="43D9120A"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424" w:author="SHAHZAIB KHAN" w:date="2026-10-07T20:42:00Z"/>
                <w:rFonts w:ascii="Times New Roman" w:hAnsi="Times New Roman" w:cs="Times New Roman"/>
                <w:color w:val="FF0000"/>
                <w:u w:val="single"/>
                <w:rPrChange w:id="1425" w:author="SHAHZAIB KHAN" w:date="2026-10-07T19:14:00Z">
                  <w:rPr>
                    <w:del w:id="1426" w:author="SHAHZAIB KHAN" w:date="2026-10-07T20:42:00Z"/>
                    <w:rFonts w:ascii="Times New Roman" w:hAnsi="Times New Roman" w:cs="Times New Roman"/>
                  </w:rPr>
                </w:rPrChange>
              </w:rPr>
            </w:pPr>
            <w:del w:id="1427" w:author="SHAHZAIB KHAN" w:date="2026-10-07T20:42:00Z">
              <w:r w:rsidRPr="00DB397A" w:rsidDel="00C526BA">
                <w:rPr>
                  <w:rFonts w:ascii="Times New Roman" w:hAnsi="Times New Roman" w:cs="Times New Roman"/>
                  <w:color w:val="FF0000"/>
                  <w:u w:val="single"/>
                  <w:rPrChange w:id="1428" w:author="SHAHZAIB KHAN" w:date="2026-10-07T19:14:00Z">
                    <w:rPr>
                      <w:rFonts w:ascii="Times New Roman" w:hAnsi="Times New Roman" w:cs="Times New Roman"/>
                    </w:rPr>
                  </w:rPrChange>
                </w:rPr>
                <w:delText>Integer</w:delText>
              </w:r>
            </w:del>
          </w:p>
        </w:tc>
        <w:tc>
          <w:tcPr>
            <w:tcW w:w="840" w:type="dxa"/>
          </w:tcPr>
          <w:p w14:paraId="1540D7F5" w14:textId="0860D252"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429" w:author="SHAHZAIB KHAN" w:date="2026-10-07T20:42:00Z"/>
                <w:rFonts w:ascii="Times New Roman" w:hAnsi="Times New Roman" w:cs="Times New Roman"/>
                <w:color w:val="FF0000"/>
                <w:u w:val="single"/>
                <w:rPrChange w:id="1430" w:author="SHAHZAIB KHAN" w:date="2026-10-07T19:14:00Z">
                  <w:rPr>
                    <w:del w:id="1431" w:author="SHAHZAIB KHAN" w:date="2026-10-07T20:42:00Z"/>
                    <w:rFonts w:ascii="Times New Roman" w:hAnsi="Times New Roman" w:cs="Times New Roman"/>
                  </w:rPr>
                </w:rPrChange>
              </w:rPr>
            </w:pPr>
            <w:del w:id="1432" w:author="SHAHZAIB KHAN" w:date="2026-10-07T20:42:00Z">
              <w:r w:rsidRPr="00DB397A" w:rsidDel="00C526BA">
                <w:rPr>
                  <w:rFonts w:ascii="Times New Roman" w:hAnsi="Times New Roman" w:cs="Times New Roman"/>
                  <w:color w:val="FF0000"/>
                  <w:u w:val="single"/>
                  <w:rPrChange w:id="1433" w:author="SHAHZAIB KHAN" w:date="2026-10-07T19:14:00Z">
                    <w:rPr>
                      <w:rFonts w:ascii="Times New Roman" w:hAnsi="Times New Roman" w:cs="Times New Roman"/>
                    </w:rPr>
                  </w:rPrChange>
                </w:rPr>
                <w:delText>6</w:delText>
              </w:r>
            </w:del>
          </w:p>
        </w:tc>
        <w:tc>
          <w:tcPr>
            <w:tcW w:w="3199" w:type="dxa"/>
          </w:tcPr>
          <w:p w14:paraId="73A9A027" w14:textId="649CDAD3"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434" w:author="SHAHZAIB KHAN" w:date="2026-10-07T20:42:00Z"/>
                <w:rFonts w:ascii="Times New Roman" w:hAnsi="Times New Roman" w:cs="Times New Roman"/>
                <w:color w:val="FF0000"/>
                <w:u w:val="single"/>
                <w:rPrChange w:id="1435" w:author="SHAHZAIB KHAN" w:date="2026-10-07T19:14:00Z">
                  <w:rPr>
                    <w:del w:id="1436" w:author="SHAHZAIB KHAN" w:date="2026-10-07T20:42:00Z"/>
                    <w:rFonts w:ascii="Times New Roman" w:hAnsi="Times New Roman" w:cs="Times New Roman"/>
                  </w:rPr>
                </w:rPrChange>
              </w:rPr>
            </w:pPr>
            <w:del w:id="1437" w:author="SHAHZAIB KHAN" w:date="2026-10-07T20:42:00Z">
              <w:r w:rsidRPr="00DB397A" w:rsidDel="00C526BA">
                <w:rPr>
                  <w:rFonts w:ascii="Times New Roman" w:hAnsi="Times New Roman" w:cs="Times New Roman"/>
                  <w:color w:val="FF0000"/>
                  <w:u w:val="single"/>
                  <w:rPrChange w:id="1438" w:author="SHAHZAIB KHAN" w:date="2026-10-07T19:14:00Z">
                    <w:rPr>
                      <w:rFonts w:ascii="Times New Roman" w:hAnsi="Times New Roman" w:cs="Times New Roman"/>
                    </w:rPr>
                  </w:rPrChange>
                </w:rPr>
                <w:delText>421446</w:delText>
              </w:r>
            </w:del>
          </w:p>
        </w:tc>
        <w:tc>
          <w:tcPr>
            <w:tcW w:w="1675" w:type="dxa"/>
          </w:tcPr>
          <w:p w14:paraId="4D71E351" w14:textId="071C2AD8"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439" w:author="SHAHZAIB KHAN" w:date="2026-10-07T20:42:00Z"/>
                <w:rFonts w:ascii="Times New Roman" w:hAnsi="Times New Roman" w:cs="Times New Roman"/>
                <w:color w:val="FF0000"/>
                <w:u w:val="single"/>
                <w:rPrChange w:id="1440" w:author="SHAHZAIB KHAN" w:date="2026-10-07T19:14:00Z">
                  <w:rPr>
                    <w:del w:id="1441" w:author="SHAHZAIB KHAN" w:date="2026-10-07T20:42:00Z"/>
                    <w:rFonts w:ascii="Times New Roman" w:hAnsi="Times New Roman" w:cs="Times New Roman"/>
                  </w:rPr>
                </w:rPrChange>
              </w:rPr>
            </w:pPr>
            <w:del w:id="1442" w:author="SHAHZAIB KHAN" w:date="2026-10-07T20:42:00Z">
              <w:r w:rsidRPr="00DB397A" w:rsidDel="00C526BA">
                <w:rPr>
                  <w:rFonts w:ascii="Times New Roman" w:hAnsi="Times New Roman" w:cs="Times New Roman"/>
                  <w:color w:val="FF0000"/>
                  <w:u w:val="single"/>
                  <w:rPrChange w:id="1443" w:author="SHAHZAIB KHAN" w:date="2026-10-07T19:14:00Z">
                    <w:rPr>
                      <w:rFonts w:ascii="Times New Roman" w:hAnsi="Times New Roman" w:cs="Times New Roman"/>
                    </w:rPr>
                  </w:rPrChange>
                </w:rPr>
                <w:delText>Auto-generated unique ID.</w:delText>
              </w:r>
            </w:del>
          </w:p>
        </w:tc>
      </w:tr>
      <w:tr w:rsidR="00DB397A" w:rsidRPr="00DB397A" w:rsidDel="00C526BA" w14:paraId="2DBCE14F" w14:textId="77777777" w:rsidTr="00CF34AE">
        <w:trPr>
          <w:cnfStyle w:val="000000100000" w:firstRow="0" w:lastRow="0" w:firstColumn="0" w:lastColumn="0" w:oddVBand="0" w:evenVBand="0" w:oddHBand="1" w:evenHBand="0" w:firstRowFirstColumn="0" w:firstRowLastColumn="0" w:lastRowFirstColumn="0" w:lastRowLastColumn="0"/>
          <w:trHeight w:val="609"/>
          <w:del w:id="1444"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674B36ED" w14:textId="73B02DD2" w:rsidR="00DA6DAD" w:rsidRPr="00DB397A" w:rsidDel="00C526BA" w:rsidRDefault="519CCA04" w:rsidP="00067106">
            <w:pPr>
              <w:rPr>
                <w:del w:id="1445" w:author="SHAHZAIB KHAN" w:date="2026-10-07T20:42:00Z"/>
                <w:rFonts w:ascii="Times New Roman" w:hAnsi="Times New Roman" w:cs="Times New Roman"/>
                <w:color w:val="FF0000"/>
                <w:u w:val="single"/>
                <w:rPrChange w:id="1446" w:author="SHAHZAIB KHAN" w:date="2026-10-07T19:14:00Z">
                  <w:rPr>
                    <w:del w:id="1447" w:author="SHAHZAIB KHAN" w:date="2026-10-07T20:42:00Z"/>
                    <w:rFonts w:ascii="Times New Roman" w:hAnsi="Times New Roman" w:cs="Times New Roman"/>
                  </w:rPr>
                </w:rPrChange>
              </w:rPr>
            </w:pPr>
            <w:del w:id="1448" w:author="SHAHZAIB KHAN" w:date="2026-10-07T20:42:00Z">
              <w:r w:rsidRPr="00DB397A" w:rsidDel="00C526BA">
                <w:rPr>
                  <w:rFonts w:ascii="Times New Roman" w:hAnsi="Times New Roman" w:cs="Times New Roman"/>
                  <w:color w:val="FF0000"/>
                  <w:u w:val="single"/>
                  <w:rPrChange w:id="1449" w:author="SHAHZAIB KHAN" w:date="2026-10-07T19:14:00Z">
                    <w:rPr>
                      <w:rFonts w:ascii="Times New Roman" w:hAnsi="Times New Roman" w:cs="Times New Roman"/>
                    </w:rPr>
                  </w:rPrChange>
                </w:rPr>
                <w:delText>Supervisor Name</w:delText>
              </w:r>
            </w:del>
          </w:p>
        </w:tc>
        <w:tc>
          <w:tcPr>
            <w:tcW w:w="950" w:type="dxa"/>
          </w:tcPr>
          <w:p w14:paraId="4B871842" w14:textId="0B509B38"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450" w:author="SHAHZAIB KHAN" w:date="2026-10-07T20:42:00Z"/>
                <w:rFonts w:ascii="Times New Roman" w:hAnsi="Times New Roman" w:cs="Times New Roman"/>
                <w:color w:val="FF0000"/>
                <w:u w:val="single"/>
                <w:rPrChange w:id="1451" w:author="SHAHZAIB KHAN" w:date="2026-10-07T19:14:00Z">
                  <w:rPr>
                    <w:del w:id="1452" w:author="SHAHZAIB KHAN" w:date="2026-10-07T20:42:00Z"/>
                    <w:rFonts w:ascii="Times New Roman" w:hAnsi="Times New Roman" w:cs="Times New Roman"/>
                  </w:rPr>
                </w:rPrChange>
              </w:rPr>
            </w:pPr>
            <w:del w:id="1453" w:author="SHAHZAIB KHAN" w:date="2026-10-07T20:42:00Z">
              <w:r w:rsidRPr="00DB397A" w:rsidDel="00C526BA">
                <w:rPr>
                  <w:rFonts w:ascii="Times New Roman" w:hAnsi="Times New Roman" w:cs="Times New Roman"/>
                  <w:color w:val="FF0000"/>
                  <w:u w:val="single"/>
                  <w:rPrChange w:id="1454" w:author="SHAHZAIB KHAN" w:date="2026-10-07T19:14:00Z">
                    <w:rPr>
                      <w:rFonts w:ascii="Times New Roman" w:hAnsi="Times New Roman" w:cs="Times New Roman"/>
                    </w:rPr>
                  </w:rPrChange>
                </w:rPr>
                <w:delText>Data Element</w:delText>
              </w:r>
            </w:del>
          </w:p>
        </w:tc>
        <w:tc>
          <w:tcPr>
            <w:tcW w:w="1325" w:type="dxa"/>
          </w:tcPr>
          <w:p w14:paraId="18BA86FA" w14:textId="1E42E917"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455" w:author="SHAHZAIB KHAN" w:date="2026-10-07T20:42:00Z"/>
                <w:rFonts w:ascii="Times New Roman" w:hAnsi="Times New Roman" w:cs="Times New Roman"/>
                <w:color w:val="FF0000"/>
                <w:u w:val="single"/>
                <w:rPrChange w:id="1456" w:author="SHAHZAIB KHAN" w:date="2026-10-07T19:14:00Z">
                  <w:rPr>
                    <w:del w:id="1457" w:author="SHAHZAIB KHAN" w:date="2026-10-07T20:42:00Z"/>
                    <w:rFonts w:ascii="Times New Roman" w:hAnsi="Times New Roman" w:cs="Times New Roman"/>
                  </w:rPr>
                </w:rPrChange>
              </w:rPr>
            </w:pPr>
            <w:del w:id="1458" w:author="SHAHZAIB KHAN" w:date="2026-10-07T20:42:00Z">
              <w:r w:rsidRPr="00DB397A" w:rsidDel="00C526BA">
                <w:rPr>
                  <w:rFonts w:ascii="Times New Roman" w:hAnsi="Times New Roman" w:cs="Times New Roman"/>
                  <w:color w:val="FF0000"/>
                  <w:u w:val="single"/>
                  <w:rPrChange w:id="1459" w:author="SHAHZAIB KHAN" w:date="2026-10-07T19:14:00Z">
                    <w:rPr>
                      <w:rFonts w:ascii="Times New Roman" w:hAnsi="Times New Roman" w:cs="Times New Roman"/>
                    </w:rPr>
                  </w:rPrChange>
                </w:rPr>
                <w:delText>Name of the supervisor assigned to the project.</w:delText>
              </w:r>
            </w:del>
          </w:p>
        </w:tc>
        <w:tc>
          <w:tcPr>
            <w:tcW w:w="987" w:type="dxa"/>
          </w:tcPr>
          <w:p w14:paraId="46D8E6FB" w14:textId="58BC5505"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460" w:author="SHAHZAIB KHAN" w:date="2026-10-07T20:42:00Z"/>
                <w:rFonts w:ascii="Times New Roman" w:hAnsi="Times New Roman" w:cs="Times New Roman"/>
                <w:color w:val="FF0000"/>
                <w:u w:val="single"/>
                <w:rPrChange w:id="1461" w:author="SHAHZAIB KHAN" w:date="2026-10-07T19:14:00Z">
                  <w:rPr>
                    <w:del w:id="1462" w:author="SHAHZAIB KHAN" w:date="2026-10-07T20:42:00Z"/>
                    <w:rFonts w:ascii="Times New Roman" w:hAnsi="Times New Roman" w:cs="Times New Roman"/>
                  </w:rPr>
                </w:rPrChange>
              </w:rPr>
            </w:pPr>
            <w:del w:id="1463" w:author="SHAHZAIB KHAN" w:date="2026-10-07T20:42:00Z">
              <w:r w:rsidRPr="00DB397A" w:rsidDel="00C526BA">
                <w:rPr>
                  <w:rFonts w:ascii="Times New Roman" w:hAnsi="Times New Roman" w:cs="Times New Roman"/>
                  <w:color w:val="FF0000"/>
                  <w:u w:val="single"/>
                  <w:rPrChange w:id="1464" w:author="SHAHZAIB KHAN" w:date="2026-10-07T19:14:00Z">
                    <w:rPr>
                      <w:rFonts w:ascii="Times New Roman" w:hAnsi="Times New Roman" w:cs="Times New Roman"/>
                    </w:rPr>
                  </w:rPrChange>
                </w:rPr>
                <w:delText>String</w:delText>
              </w:r>
            </w:del>
          </w:p>
        </w:tc>
        <w:tc>
          <w:tcPr>
            <w:tcW w:w="840" w:type="dxa"/>
          </w:tcPr>
          <w:p w14:paraId="0A2213F0" w14:textId="15DC6BAA"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465" w:author="SHAHZAIB KHAN" w:date="2026-10-07T20:42:00Z"/>
                <w:rFonts w:ascii="Times New Roman" w:hAnsi="Times New Roman" w:cs="Times New Roman"/>
                <w:color w:val="FF0000"/>
                <w:u w:val="single"/>
                <w:rPrChange w:id="1466" w:author="SHAHZAIB KHAN" w:date="2026-10-07T19:14:00Z">
                  <w:rPr>
                    <w:del w:id="1467" w:author="SHAHZAIB KHAN" w:date="2026-10-07T20:42:00Z"/>
                    <w:rFonts w:ascii="Times New Roman" w:hAnsi="Times New Roman" w:cs="Times New Roman"/>
                  </w:rPr>
                </w:rPrChange>
              </w:rPr>
            </w:pPr>
            <w:del w:id="1468" w:author="SHAHZAIB KHAN" w:date="2026-10-07T20:42:00Z">
              <w:r w:rsidRPr="00DB397A" w:rsidDel="00C526BA">
                <w:rPr>
                  <w:rFonts w:ascii="Times New Roman" w:hAnsi="Times New Roman" w:cs="Times New Roman"/>
                  <w:color w:val="FF0000"/>
                  <w:u w:val="single"/>
                  <w:rPrChange w:id="1469" w:author="SHAHZAIB KHAN" w:date="2026-10-07T19:14:00Z">
                    <w:rPr>
                      <w:rFonts w:ascii="Times New Roman" w:hAnsi="Times New Roman" w:cs="Times New Roman"/>
                    </w:rPr>
                  </w:rPrChange>
                </w:rPr>
                <w:delText>50</w:delText>
              </w:r>
            </w:del>
          </w:p>
        </w:tc>
        <w:tc>
          <w:tcPr>
            <w:tcW w:w="3199" w:type="dxa"/>
          </w:tcPr>
          <w:p w14:paraId="58638F1D" w14:textId="5E0313E3"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470" w:author="SHAHZAIB KHAN" w:date="2026-10-07T20:42:00Z"/>
                <w:rFonts w:ascii="Times New Roman" w:hAnsi="Times New Roman" w:cs="Times New Roman"/>
                <w:color w:val="FF0000"/>
                <w:u w:val="single"/>
                <w:rPrChange w:id="1471" w:author="SHAHZAIB KHAN" w:date="2026-10-07T19:14:00Z">
                  <w:rPr>
                    <w:del w:id="1472" w:author="SHAHZAIB KHAN" w:date="2026-10-07T20:42:00Z"/>
                    <w:rFonts w:ascii="Times New Roman" w:hAnsi="Times New Roman" w:cs="Times New Roman"/>
                  </w:rPr>
                </w:rPrChange>
              </w:rPr>
            </w:pPr>
            <w:del w:id="1473" w:author="SHAHZAIB KHAN" w:date="2026-10-07T20:42:00Z">
              <w:r w:rsidRPr="00DB397A" w:rsidDel="00C526BA">
                <w:rPr>
                  <w:rFonts w:ascii="Times New Roman" w:hAnsi="Times New Roman" w:cs="Times New Roman"/>
                  <w:color w:val="FF0000"/>
                  <w:u w:val="single"/>
                  <w:rPrChange w:id="1474" w:author="SHAHZAIB KHAN" w:date="2026-10-07T19:14:00Z">
                    <w:rPr>
                      <w:rFonts w:ascii="Times New Roman" w:hAnsi="Times New Roman" w:cs="Times New Roman"/>
                    </w:rPr>
                  </w:rPrChange>
                </w:rPr>
                <w:delText xml:space="preserve">Mam </w:delText>
              </w:r>
              <w:r w:rsidRPr="00DB397A" w:rsidDel="00C526BA">
                <w:rPr>
                  <w:rFonts w:ascii="Times New Roman" w:hAnsi="Times New Roman" w:cs="Times New Roman"/>
                  <w:color w:val="FF0000"/>
                  <w:sz w:val="24"/>
                  <w:szCs w:val="24"/>
                  <w:u w:val="single"/>
                  <w:rPrChange w:id="1475" w:author="SHAHZAIB KHAN" w:date="2026-10-07T19:14:00Z">
                    <w:rPr>
                      <w:rFonts w:ascii="Times New Roman" w:hAnsi="Times New Roman" w:cs="Times New Roman"/>
                      <w:sz w:val="24"/>
                      <w:szCs w:val="24"/>
                    </w:rPr>
                  </w:rPrChange>
                </w:rPr>
                <w:delText xml:space="preserve">Onaiza </w:delText>
              </w:r>
              <w:r w:rsidRPr="00DB397A" w:rsidDel="00C526BA">
                <w:rPr>
                  <w:rFonts w:ascii="Times New Roman" w:hAnsi="Times New Roman" w:cs="Times New Roman"/>
                  <w:color w:val="FF0000"/>
                  <w:u w:val="single"/>
                  <w:rPrChange w:id="1476" w:author="SHAHZAIB KHAN" w:date="2026-10-07T19:14:00Z">
                    <w:rPr>
                      <w:rFonts w:ascii="Times New Roman" w:hAnsi="Times New Roman" w:cs="Times New Roman"/>
                    </w:rPr>
                  </w:rPrChange>
                </w:rPr>
                <w:delText>Maqbool</w:delText>
              </w:r>
            </w:del>
          </w:p>
        </w:tc>
        <w:tc>
          <w:tcPr>
            <w:tcW w:w="1675" w:type="dxa"/>
          </w:tcPr>
          <w:p w14:paraId="7E763CD3" w14:textId="33056D30"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477" w:author="SHAHZAIB KHAN" w:date="2026-10-07T20:42:00Z"/>
                <w:rFonts w:ascii="Times New Roman" w:hAnsi="Times New Roman" w:cs="Times New Roman"/>
                <w:color w:val="FF0000"/>
                <w:u w:val="single"/>
                <w:rPrChange w:id="1478" w:author="SHAHZAIB KHAN" w:date="2026-10-07T19:14:00Z">
                  <w:rPr>
                    <w:del w:id="1479" w:author="SHAHZAIB KHAN" w:date="2026-10-07T20:42:00Z"/>
                    <w:rFonts w:ascii="Times New Roman" w:hAnsi="Times New Roman" w:cs="Times New Roman"/>
                  </w:rPr>
                </w:rPrChange>
              </w:rPr>
            </w:pPr>
            <w:del w:id="1480" w:author="SHAHZAIB KHAN" w:date="2026-10-07T20:42:00Z">
              <w:r w:rsidRPr="00DB397A" w:rsidDel="00C526BA">
                <w:rPr>
                  <w:rFonts w:ascii="Times New Roman" w:hAnsi="Times New Roman" w:cs="Times New Roman"/>
                  <w:color w:val="FF0000"/>
                  <w:u w:val="single"/>
                  <w:rPrChange w:id="1481" w:author="SHAHZAIB KHAN" w:date="2026-10-07T19:14:00Z">
                    <w:rPr>
                      <w:rFonts w:ascii="Times New Roman" w:hAnsi="Times New Roman" w:cs="Times New Roman"/>
                    </w:rPr>
                  </w:rPrChange>
                </w:rPr>
                <w:delText>Required, must exist in the system.</w:delText>
              </w:r>
            </w:del>
          </w:p>
        </w:tc>
      </w:tr>
      <w:tr w:rsidR="00DB397A" w:rsidRPr="00DB397A" w:rsidDel="00C526BA" w14:paraId="421C5782" w14:textId="77777777" w:rsidTr="00CF34AE">
        <w:trPr>
          <w:trHeight w:val="609"/>
          <w:del w:id="1482"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70E73D19" w14:textId="4CDBA10F" w:rsidR="00DA6DAD" w:rsidRPr="00DB397A" w:rsidDel="00C526BA" w:rsidRDefault="519CCA04" w:rsidP="00067106">
            <w:pPr>
              <w:rPr>
                <w:del w:id="1483" w:author="SHAHZAIB KHAN" w:date="2026-10-07T20:42:00Z"/>
                <w:rFonts w:ascii="Times New Roman" w:hAnsi="Times New Roman" w:cs="Times New Roman"/>
                <w:color w:val="FF0000"/>
                <w:u w:val="single"/>
                <w:rPrChange w:id="1484" w:author="SHAHZAIB KHAN" w:date="2026-10-07T19:14:00Z">
                  <w:rPr>
                    <w:del w:id="1485" w:author="SHAHZAIB KHAN" w:date="2026-10-07T20:42:00Z"/>
                    <w:rFonts w:ascii="Times New Roman" w:hAnsi="Times New Roman" w:cs="Times New Roman"/>
                  </w:rPr>
                </w:rPrChange>
              </w:rPr>
            </w:pPr>
            <w:del w:id="1486" w:author="SHAHZAIB KHAN" w:date="2026-10-07T20:42:00Z">
              <w:r w:rsidRPr="00DB397A" w:rsidDel="00C526BA">
                <w:rPr>
                  <w:rFonts w:ascii="Times New Roman" w:hAnsi="Times New Roman" w:cs="Times New Roman"/>
                  <w:color w:val="FF0000"/>
                  <w:u w:val="single"/>
                  <w:rPrChange w:id="1487" w:author="SHAHZAIB KHAN" w:date="2026-10-07T19:14:00Z">
                    <w:rPr>
                      <w:rFonts w:ascii="Times New Roman" w:hAnsi="Times New Roman" w:cs="Times New Roman"/>
                    </w:rPr>
                  </w:rPrChange>
                </w:rPr>
                <w:delText>Supervisor Email</w:delText>
              </w:r>
            </w:del>
          </w:p>
        </w:tc>
        <w:tc>
          <w:tcPr>
            <w:tcW w:w="950" w:type="dxa"/>
          </w:tcPr>
          <w:p w14:paraId="721FE5CF" w14:textId="4895DDB4"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488" w:author="SHAHZAIB KHAN" w:date="2026-10-07T20:42:00Z"/>
                <w:rFonts w:ascii="Times New Roman" w:hAnsi="Times New Roman" w:cs="Times New Roman"/>
                <w:color w:val="FF0000"/>
                <w:u w:val="single"/>
                <w:rPrChange w:id="1489" w:author="SHAHZAIB KHAN" w:date="2026-10-07T19:14:00Z">
                  <w:rPr>
                    <w:del w:id="1490" w:author="SHAHZAIB KHAN" w:date="2026-10-07T20:42:00Z"/>
                    <w:rFonts w:ascii="Times New Roman" w:hAnsi="Times New Roman" w:cs="Times New Roman"/>
                  </w:rPr>
                </w:rPrChange>
              </w:rPr>
            </w:pPr>
            <w:del w:id="1491" w:author="SHAHZAIB KHAN" w:date="2026-10-07T20:42:00Z">
              <w:r w:rsidRPr="00DB397A" w:rsidDel="00C526BA">
                <w:rPr>
                  <w:rFonts w:ascii="Times New Roman" w:hAnsi="Times New Roman" w:cs="Times New Roman"/>
                  <w:color w:val="FF0000"/>
                  <w:u w:val="single"/>
                  <w:rPrChange w:id="1492" w:author="SHAHZAIB KHAN" w:date="2026-10-07T19:14:00Z">
                    <w:rPr>
                      <w:rFonts w:ascii="Times New Roman" w:hAnsi="Times New Roman" w:cs="Times New Roman"/>
                    </w:rPr>
                  </w:rPrChange>
                </w:rPr>
                <w:delText>Data Element</w:delText>
              </w:r>
            </w:del>
          </w:p>
        </w:tc>
        <w:tc>
          <w:tcPr>
            <w:tcW w:w="1325" w:type="dxa"/>
          </w:tcPr>
          <w:p w14:paraId="4CC02E9C" w14:textId="67F1E6C0"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493" w:author="SHAHZAIB KHAN" w:date="2026-10-07T20:42:00Z"/>
                <w:rFonts w:ascii="Times New Roman" w:hAnsi="Times New Roman" w:cs="Times New Roman"/>
                <w:color w:val="FF0000"/>
                <w:u w:val="single"/>
                <w:rPrChange w:id="1494" w:author="SHAHZAIB KHAN" w:date="2026-10-07T19:14:00Z">
                  <w:rPr>
                    <w:del w:id="1495" w:author="SHAHZAIB KHAN" w:date="2026-10-07T20:42:00Z"/>
                    <w:rFonts w:ascii="Times New Roman" w:hAnsi="Times New Roman" w:cs="Times New Roman"/>
                  </w:rPr>
                </w:rPrChange>
              </w:rPr>
            </w:pPr>
            <w:del w:id="1496" w:author="SHAHZAIB KHAN" w:date="2026-10-07T20:42:00Z">
              <w:r w:rsidRPr="00DB397A" w:rsidDel="00C526BA">
                <w:rPr>
                  <w:rFonts w:ascii="Times New Roman" w:hAnsi="Times New Roman" w:cs="Times New Roman"/>
                  <w:color w:val="FF0000"/>
                  <w:u w:val="single"/>
                  <w:rPrChange w:id="1497" w:author="SHAHZAIB KHAN" w:date="2026-10-07T19:14:00Z">
                    <w:rPr>
                      <w:rFonts w:ascii="Times New Roman" w:hAnsi="Times New Roman" w:cs="Times New Roman"/>
                    </w:rPr>
                  </w:rPrChange>
                </w:rPr>
                <w:delText>Email of the supervisor.</w:delText>
              </w:r>
            </w:del>
          </w:p>
        </w:tc>
        <w:tc>
          <w:tcPr>
            <w:tcW w:w="987" w:type="dxa"/>
          </w:tcPr>
          <w:p w14:paraId="03C8EC9E" w14:textId="74F6A742"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498" w:author="SHAHZAIB KHAN" w:date="2026-10-07T20:42:00Z"/>
                <w:rFonts w:ascii="Times New Roman" w:hAnsi="Times New Roman" w:cs="Times New Roman"/>
                <w:color w:val="FF0000"/>
                <w:u w:val="single"/>
                <w:rPrChange w:id="1499" w:author="SHAHZAIB KHAN" w:date="2026-10-07T19:14:00Z">
                  <w:rPr>
                    <w:del w:id="1500" w:author="SHAHZAIB KHAN" w:date="2026-10-07T20:42:00Z"/>
                    <w:rFonts w:ascii="Times New Roman" w:hAnsi="Times New Roman" w:cs="Times New Roman"/>
                  </w:rPr>
                </w:rPrChange>
              </w:rPr>
            </w:pPr>
            <w:del w:id="1501" w:author="SHAHZAIB KHAN" w:date="2026-10-07T20:42:00Z">
              <w:r w:rsidRPr="00DB397A" w:rsidDel="00C526BA">
                <w:rPr>
                  <w:rFonts w:ascii="Times New Roman" w:hAnsi="Times New Roman" w:cs="Times New Roman"/>
                  <w:color w:val="FF0000"/>
                  <w:u w:val="single"/>
                  <w:rPrChange w:id="1502" w:author="SHAHZAIB KHAN" w:date="2026-10-07T19:14:00Z">
                    <w:rPr>
                      <w:rFonts w:ascii="Times New Roman" w:hAnsi="Times New Roman" w:cs="Times New Roman"/>
                    </w:rPr>
                  </w:rPrChange>
                </w:rPr>
                <w:delText>String</w:delText>
              </w:r>
            </w:del>
          </w:p>
        </w:tc>
        <w:tc>
          <w:tcPr>
            <w:tcW w:w="840" w:type="dxa"/>
          </w:tcPr>
          <w:p w14:paraId="4E2A29FC" w14:textId="5CFD6E64"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503" w:author="SHAHZAIB KHAN" w:date="2026-10-07T20:42:00Z"/>
                <w:rFonts w:ascii="Times New Roman" w:hAnsi="Times New Roman" w:cs="Times New Roman"/>
                <w:color w:val="FF0000"/>
                <w:u w:val="single"/>
                <w:rPrChange w:id="1504" w:author="SHAHZAIB KHAN" w:date="2026-10-07T19:14:00Z">
                  <w:rPr>
                    <w:del w:id="1505" w:author="SHAHZAIB KHAN" w:date="2026-10-07T20:42:00Z"/>
                    <w:rFonts w:ascii="Times New Roman" w:hAnsi="Times New Roman" w:cs="Times New Roman"/>
                  </w:rPr>
                </w:rPrChange>
              </w:rPr>
            </w:pPr>
            <w:del w:id="1506" w:author="SHAHZAIB KHAN" w:date="2026-10-07T20:42:00Z">
              <w:r w:rsidRPr="00DB397A" w:rsidDel="00C526BA">
                <w:rPr>
                  <w:rFonts w:ascii="Times New Roman" w:hAnsi="Times New Roman" w:cs="Times New Roman"/>
                  <w:color w:val="FF0000"/>
                  <w:u w:val="single"/>
                  <w:rPrChange w:id="1507" w:author="SHAHZAIB KHAN" w:date="2026-10-07T19:14:00Z">
                    <w:rPr>
                      <w:rFonts w:ascii="Times New Roman" w:hAnsi="Times New Roman" w:cs="Times New Roman"/>
                    </w:rPr>
                  </w:rPrChange>
                </w:rPr>
                <w:delText>50</w:delText>
              </w:r>
            </w:del>
          </w:p>
        </w:tc>
        <w:tc>
          <w:tcPr>
            <w:tcW w:w="3199" w:type="dxa"/>
          </w:tcPr>
          <w:p w14:paraId="4299986A" w14:textId="19DC14D8"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508" w:author="SHAHZAIB KHAN" w:date="2026-10-07T20:42:00Z"/>
                <w:rFonts w:ascii="Times New Roman" w:hAnsi="Times New Roman" w:cs="Times New Roman"/>
                <w:color w:val="FF0000"/>
                <w:u w:val="single"/>
                <w:rPrChange w:id="1509" w:author="SHAHZAIB KHAN" w:date="2026-10-07T19:14:00Z">
                  <w:rPr>
                    <w:del w:id="1510" w:author="SHAHZAIB KHAN" w:date="2026-10-07T20:42:00Z"/>
                    <w:rFonts w:ascii="Times New Roman" w:hAnsi="Times New Roman" w:cs="Times New Roman"/>
                  </w:rPr>
                </w:rPrChange>
              </w:rPr>
            </w:pPr>
            <w:del w:id="1511" w:author="SHAHZAIB KHAN" w:date="2026-10-07T20:42:00Z">
              <w:r w:rsidRPr="00DB397A" w:rsidDel="00C526BA">
                <w:rPr>
                  <w:color w:val="FF0000"/>
                  <w:u w:val="single"/>
                  <w:rPrChange w:id="1512" w:author="SHAHZAIB KHAN" w:date="2026-10-07T19:14:00Z">
                    <w:rPr/>
                  </w:rPrChange>
                </w:rPr>
                <w:fldChar w:fldCharType="begin"/>
              </w:r>
              <w:r w:rsidRPr="00DB397A" w:rsidDel="00C526BA">
                <w:rPr>
                  <w:color w:val="FF0000"/>
                  <w:u w:val="single"/>
                  <w:rPrChange w:id="1513" w:author="SHAHZAIB KHAN" w:date="2026-10-07T19:14:00Z">
                    <w:rPr/>
                  </w:rPrChange>
                </w:rPr>
                <w:delInstrText>HYPERLINK "mailto:Onaizamaqbool11@gmail.com" \h</w:delInstrText>
              </w:r>
              <w:r w:rsidRPr="00DB397A" w:rsidDel="00C526BA">
                <w:rPr>
                  <w:color w:val="FF0000"/>
                  <w:u w:val="single"/>
                  <w:rPrChange w:id="1514" w:author="SHAHZAIB KHAN" w:date="2026-10-07T19:14:00Z">
                    <w:rPr/>
                  </w:rPrChange>
                </w:rPr>
                <w:fldChar w:fldCharType="separate"/>
              </w:r>
              <w:r w:rsidRPr="00DB397A" w:rsidDel="00C526BA">
                <w:rPr>
                  <w:rStyle w:val="Hyperlink"/>
                  <w:rFonts w:ascii="Times New Roman" w:hAnsi="Times New Roman" w:cs="Times New Roman"/>
                  <w:color w:val="FF0000"/>
                </w:rPr>
                <w:delText>Onaizamaqbool11@gmail.com</w:delText>
              </w:r>
              <w:r w:rsidRPr="00DB397A" w:rsidDel="00C526BA">
                <w:rPr>
                  <w:color w:val="FF0000"/>
                  <w:u w:val="single"/>
                  <w:rPrChange w:id="1515" w:author="SHAHZAIB KHAN" w:date="2026-10-07T19:14:00Z">
                    <w:rPr/>
                  </w:rPrChange>
                </w:rPr>
                <w:fldChar w:fldCharType="end"/>
              </w:r>
            </w:del>
          </w:p>
        </w:tc>
        <w:tc>
          <w:tcPr>
            <w:tcW w:w="1675" w:type="dxa"/>
          </w:tcPr>
          <w:p w14:paraId="1978FB9E" w14:textId="63352D96"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516" w:author="SHAHZAIB KHAN" w:date="2026-10-07T20:42:00Z"/>
                <w:rFonts w:ascii="Times New Roman" w:hAnsi="Times New Roman" w:cs="Times New Roman"/>
                <w:color w:val="FF0000"/>
                <w:u w:val="single"/>
                <w:rPrChange w:id="1517" w:author="SHAHZAIB KHAN" w:date="2026-10-07T19:14:00Z">
                  <w:rPr>
                    <w:del w:id="1518" w:author="SHAHZAIB KHAN" w:date="2026-10-07T20:42:00Z"/>
                    <w:rFonts w:ascii="Times New Roman" w:hAnsi="Times New Roman" w:cs="Times New Roman"/>
                  </w:rPr>
                </w:rPrChange>
              </w:rPr>
            </w:pPr>
            <w:del w:id="1519" w:author="SHAHZAIB KHAN" w:date="2026-10-07T20:42:00Z">
              <w:r w:rsidRPr="00DB397A" w:rsidDel="00C526BA">
                <w:rPr>
                  <w:rFonts w:ascii="Times New Roman" w:hAnsi="Times New Roman" w:cs="Times New Roman"/>
                  <w:color w:val="FF0000"/>
                  <w:u w:val="single"/>
                  <w:rPrChange w:id="1520" w:author="SHAHZAIB KHAN" w:date="2026-10-07T19:14:00Z">
                    <w:rPr>
                      <w:rFonts w:ascii="Times New Roman" w:hAnsi="Times New Roman" w:cs="Times New Roman"/>
                    </w:rPr>
                  </w:rPrChange>
                </w:rPr>
                <w:delText>Must be a valid email.</w:delText>
              </w:r>
            </w:del>
          </w:p>
        </w:tc>
      </w:tr>
      <w:tr w:rsidR="00DB397A" w:rsidRPr="00DB397A" w:rsidDel="00C526BA" w14:paraId="5455FED3" w14:textId="77777777" w:rsidTr="00CF34AE">
        <w:trPr>
          <w:cnfStyle w:val="000000100000" w:firstRow="0" w:lastRow="0" w:firstColumn="0" w:lastColumn="0" w:oddVBand="0" w:evenVBand="0" w:oddHBand="1" w:evenHBand="0" w:firstRowFirstColumn="0" w:firstRowLastColumn="0" w:lastRowFirstColumn="0" w:lastRowLastColumn="0"/>
          <w:trHeight w:val="304"/>
          <w:del w:id="1521"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76473B25" w14:textId="3631873E" w:rsidR="00DA6DAD" w:rsidRPr="00DB397A" w:rsidDel="00C526BA" w:rsidRDefault="519CCA04" w:rsidP="00067106">
            <w:pPr>
              <w:rPr>
                <w:del w:id="1522" w:author="SHAHZAIB KHAN" w:date="2026-10-07T20:42:00Z"/>
                <w:rFonts w:ascii="Times New Roman" w:hAnsi="Times New Roman" w:cs="Times New Roman"/>
                <w:color w:val="FF0000"/>
                <w:u w:val="single"/>
                <w:rPrChange w:id="1523" w:author="SHAHZAIB KHAN" w:date="2026-10-07T19:14:00Z">
                  <w:rPr>
                    <w:del w:id="1524" w:author="SHAHZAIB KHAN" w:date="2026-10-07T20:42:00Z"/>
                    <w:rFonts w:ascii="Times New Roman" w:hAnsi="Times New Roman" w:cs="Times New Roman"/>
                  </w:rPr>
                </w:rPrChange>
              </w:rPr>
            </w:pPr>
            <w:del w:id="1525" w:author="SHAHZAIB KHAN" w:date="2026-10-07T20:42:00Z">
              <w:r w:rsidRPr="00DB397A" w:rsidDel="00C526BA">
                <w:rPr>
                  <w:rFonts w:ascii="Times New Roman" w:hAnsi="Times New Roman" w:cs="Times New Roman"/>
                  <w:color w:val="FF0000"/>
                  <w:u w:val="single"/>
                  <w:rPrChange w:id="1526" w:author="SHAHZAIB KHAN" w:date="2026-10-07T19:14:00Z">
                    <w:rPr>
                      <w:rFonts w:ascii="Times New Roman" w:hAnsi="Times New Roman" w:cs="Times New Roman"/>
                    </w:rPr>
                  </w:rPrChange>
                </w:rPr>
                <w:delText>Student ID</w:delText>
              </w:r>
            </w:del>
          </w:p>
        </w:tc>
        <w:tc>
          <w:tcPr>
            <w:tcW w:w="950" w:type="dxa"/>
          </w:tcPr>
          <w:p w14:paraId="25B4ED02" w14:textId="0E73FDD8"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527" w:author="SHAHZAIB KHAN" w:date="2026-10-07T20:42:00Z"/>
                <w:rFonts w:ascii="Times New Roman" w:hAnsi="Times New Roman" w:cs="Times New Roman"/>
                <w:color w:val="FF0000"/>
                <w:u w:val="single"/>
                <w:rPrChange w:id="1528" w:author="SHAHZAIB KHAN" w:date="2026-10-07T19:14:00Z">
                  <w:rPr>
                    <w:del w:id="1529" w:author="SHAHZAIB KHAN" w:date="2026-10-07T20:42:00Z"/>
                    <w:rFonts w:ascii="Times New Roman" w:hAnsi="Times New Roman" w:cs="Times New Roman"/>
                  </w:rPr>
                </w:rPrChange>
              </w:rPr>
            </w:pPr>
            <w:del w:id="1530" w:author="SHAHZAIB KHAN" w:date="2026-10-07T20:42:00Z">
              <w:r w:rsidRPr="00DB397A" w:rsidDel="00C526BA">
                <w:rPr>
                  <w:rFonts w:ascii="Times New Roman" w:hAnsi="Times New Roman" w:cs="Times New Roman"/>
                  <w:color w:val="FF0000"/>
                  <w:u w:val="single"/>
                  <w:rPrChange w:id="1531" w:author="SHAHZAIB KHAN" w:date="2026-10-07T19:14:00Z">
                    <w:rPr>
                      <w:rFonts w:ascii="Times New Roman" w:hAnsi="Times New Roman" w:cs="Times New Roman"/>
                    </w:rPr>
                  </w:rPrChange>
                </w:rPr>
                <w:delText>Data Element</w:delText>
              </w:r>
            </w:del>
          </w:p>
        </w:tc>
        <w:tc>
          <w:tcPr>
            <w:tcW w:w="1325" w:type="dxa"/>
          </w:tcPr>
          <w:p w14:paraId="28F5353A" w14:textId="6B078F87"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532" w:author="SHAHZAIB KHAN" w:date="2026-10-07T20:42:00Z"/>
                <w:rFonts w:ascii="Times New Roman" w:hAnsi="Times New Roman" w:cs="Times New Roman"/>
                <w:color w:val="FF0000"/>
                <w:u w:val="single"/>
                <w:rPrChange w:id="1533" w:author="SHAHZAIB KHAN" w:date="2026-10-07T19:14:00Z">
                  <w:rPr>
                    <w:del w:id="1534" w:author="SHAHZAIB KHAN" w:date="2026-10-07T20:42:00Z"/>
                    <w:rFonts w:ascii="Times New Roman" w:hAnsi="Times New Roman" w:cs="Times New Roman"/>
                  </w:rPr>
                </w:rPrChange>
              </w:rPr>
            </w:pPr>
            <w:del w:id="1535" w:author="SHAHZAIB KHAN" w:date="2026-10-07T20:42:00Z">
              <w:r w:rsidRPr="00DB397A" w:rsidDel="00C526BA">
                <w:rPr>
                  <w:rFonts w:ascii="Times New Roman" w:hAnsi="Times New Roman" w:cs="Times New Roman"/>
                  <w:color w:val="FF0000"/>
                  <w:u w:val="single"/>
                  <w:rPrChange w:id="1536" w:author="SHAHZAIB KHAN" w:date="2026-10-07T19:14:00Z">
                    <w:rPr>
                      <w:rFonts w:ascii="Times New Roman" w:hAnsi="Times New Roman" w:cs="Times New Roman"/>
                    </w:rPr>
                  </w:rPrChange>
                </w:rPr>
                <w:delText>Unique identifier for each student.</w:delText>
              </w:r>
            </w:del>
          </w:p>
        </w:tc>
        <w:tc>
          <w:tcPr>
            <w:tcW w:w="987" w:type="dxa"/>
          </w:tcPr>
          <w:p w14:paraId="6207C131" w14:textId="3378781E"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537" w:author="SHAHZAIB KHAN" w:date="2026-10-07T20:42:00Z"/>
                <w:rFonts w:ascii="Times New Roman" w:hAnsi="Times New Roman" w:cs="Times New Roman"/>
                <w:color w:val="FF0000"/>
                <w:u w:val="single"/>
                <w:rPrChange w:id="1538" w:author="SHAHZAIB KHAN" w:date="2026-10-07T19:14:00Z">
                  <w:rPr>
                    <w:del w:id="1539" w:author="SHAHZAIB KHAN" w:date="2026-10-07T20:42:00Z"/>
                    <w:rFonts w:ascii="Times New Roman" w:hAnsi="Times New Roman" w:cs="Times New Roman"/>
                  </w:rPr>
                </w:rPrChange>
              </w:rPr>
            </w:pPr>
            <w:del w:id="1540" w:author="SHAHZAIB KHAN" w:date="2026-10-07T20:42:00Z">
              <w:r w:rsidRPr="00DB397A" w:rsidDel="00C526BA">
                <w:rPr>
                  <w:rFonts w:ascii="Times New Roman" w:hAnsi="Times New Roman" w:cs="Times New Roman"/>
                  <w:color w:val="FF0000"/>
                  <w:u w:val="single"/>
                  <w:rPrChange w:id="1541" w:author="SHAHZAIB KHAN" w:date="2026-10-07T19:14:00Z">
                    <w:rPr>
                      <w:rFonts w:ascii="Times New Roman" w:hAnsi="Times New Roman" w:cs="Times New Roman"/>
                    </w:rPr>
                  </w:rPrChange>
                </w:rPr>
                <w:delText>Integer</w:delText>
              </w:r>
            </w:del>
          </w:p>
        </w:tc>
        <w:tc>
          <w:tcPr>
            <w:tcW w:w="840" w:type="dxa"/>
          </w:tcPr>
          <w:p w14:paraId="5E8B6DCF" w14:textId="64360588"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542" w:author="SHAHZAIB KHAN" w:date="2026-10-07T20:42:00Z"/>
                <w:rFonts w:ascii="Times New Roman" w:hAnsi="Times New Roman" w:cs="Times New Roman"/>
                <w:color w:val="FF0000"/>
                <w:u w:val="single"/>
                <w:rPrChange w:id="1543" w:author="SHAHZAIB KHAN" w:date="2026-10-07T19:14:00Z">
                  <w:rPr>
                    <w:del w:id="1544" w:author="SHAHZAIB KHAN" w:date="2026-10-07T20:42:00Z"/>
                    <w:rFonts w:ascii="Times New Roman" w:hAnsi="Times New Roman" w:cs="Times New Roman"/>
                  </w:rPr>
                </w:rPrChange>
              </w:rPr>
            </w:pPr>
            <w:del w:id="1545" w:author="SHAHZAIB KHAN" w:date="2026-10-07T20:42:00Z">
              <w:r w:rsidRPr="00DB397A" w:rsidDel="00C526BA">
                <w:rPr>
                  <w:rFonts w:ascii="Times New Roman" w:hAnsi="Times New Roman" w:cs="Times New Roman"/>
                  <w:color w:val="FF0000"/>
                  <w:u w:val="single"/>
                  <w:rPrChange w:id="1546" w:author="SHAHZAIB KHAN" w:date="2026-10-07T19:14:00Z">
                    <w:rPr>
                      <w:rFonts w:ascii="Times New Roman" w:hAnsi="Times New Roman" w:cs="Times New Roman"/>
                    </w:rPr>
                  </w:rPrChange>
                </w:rPr>
                <w:delText>10</w:delText>
              </w:r>
            </w:del>
          </w:p>
        </w:tc>
        <w:tc>
          <w:tcPr>
            <w:tcW w:w="3199" w:type="dxa"/>
          </w:tcPr>
          <w:p w14:paraId="26008574" w14:textId="319AEC53"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547" w:author="SHAHZAIB KHAN" w:date="2026-10-07T20:42:00Z"/>
                <w:rFonts w:ascii="Times New Roman" w:hAnsi="Times New Roman" w:cs="Times New Roman"/>
                <w:color w:val="FF0000"/>
                <w:u w:val="single"/>
                <w:rPrChange w:id="1548" w:author="SHAHZAIB KHAN" w:date="2026-10-07T19:14:00Z">
                  <w:rPr>
                    <w:del w:id="1549" w:author="SHAHZAIB KHAN" w:date="2026-10-07T20:42:00Z"/>
                    <w:rFonts w:ascii="Times New Roman" w:hAnsi="Times New Roman" w:cs="Times New Roman"/>
                  </w:rPr>
                </w:rPrChange>
              </w:rPr>
            </w:pPr>
            <w:del w:id="1550" w:author="SHAHZAIB KHAN" w:date="2026-10-07T20:42:00Z">
              <w:r w:rsidRPr="00DB397A" w:rsidDel="00C526BA">
                <w:rPr>
                  <w:rFonts w:ascii="Times New Roman" w:hAnsi="Times New Roman" w:cs="Times New Roman"/>
                  <w:color w:val="FF0000"/>
                  <w:u w:val="single"/>
                  <w:rPrChange w:id="1551" w:author="SHAHZAIB KHAN" w:date="2026-10-07T19:14:00Z">
                    <w:rPr>
                      <w:rFonts w:ascii="Times New Roman" w:hAnsi="Times New Roman" w:cs="Times New Roman"/>
                    </w:rPr>
                  </w:rPrChange>
                </w:rPr>
                <w:delText>873922</w:delText>
              </w:r>
            </w:del>
          </w:p>
        </w:tc>
        <w:tc>
          <w:tcPr>
            <w:tcW w:w="1675" w:type="dxa"/>
          </w:tcPr>
          <w:p w14:paraId="7D0C7227" w14:textId="1A2EDD6C"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552" w:author="SHAHZAIB KHAN" w:date="2026-10-07T20:42:00Z"/>
                <w:rFonts w:ascii="Times New Roman" w:hAnsi="Times New Roman" w:cs="Times New Roman"/>
                <w:color w:val="FF0000"/>
                <w:u w:val="single"/>
                <w:rPrChange w:id="1553" w:author="SHAHZAIB KHAN" w:date="2026-10-07T19:14:00Z">
                  <w:rPr>
                    <w:del w:id="1554" w:author="SHAHZAIB KHAN" w:date="2026-10-07T20:42:00Z"/>
                    <w:rFonts w:ascii="Times New Roman" w:hAnsi="Times New Roman" w:cs="Times New Roman"/>
                  </w:rPr>
                </w:rPrChange>
              </w:rPr>
            </w:pPr>
            <w:del w:id="1555" w:author="SHAHZAIB KHAN" w:date="2026-10-07T20:42:00Z">
              <w:r w:rsidRPr="00DB397A" w:rsidDel="00C526BA">
                <w:rPr>
                  <w:rFonts w:ascii="Times New Roman" w:hAnsi="Times New Roman" w:cs="Times New Roman"/>
                  <w:color w:val="FF0000"/>
                  <w:u w:val="single"/>
                  <w:rPrChange w:id="1556" w:author="SHAHZAIB KHAN" w:date="2026-10-07T19:14:00Z">
                    <w:rPr>
                      <w:rFonts w:ascii="Times New Roman" w:hAnsi="Times New Roman" w:cs="Times New Roman"/>
                    </w:rPr>
                  </w:rPrChange>
                </w:rPr>
                <w:delText>Auto-generated unique ID.</w:delText>
              </w:r>
            </w:del>
          </w:p>
        </w:tc>
      </w:tr>
      <w:tr w:rsidR="00DB397A" w:rsidRPr="00DB397A" w:rsidDel="00C526BA" w14:paraId="021DD460" w14:textId="77777777" w:rsidTr="00CF34AE">
        <w:trPr>
          <w:trHeight w:val="609"/>
          <w:del w:id="1557"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28917818" w14:textId="7C57402C" w:rsidR="00DA6DAD" w:rsidRPr="00DB397A" w:rsidDel="00C526BA" w:rsidRDefault="519CCA04" w:rsidP="00067106">
            <w:pPr>
              <w:rPr>
                <w:del w:id="1558" w:author="SHAHZAIB KHAN" w:date="2026-10-07T20:42:00Z"/>
                <w:rFonts w:ascii="Times New Roman" w:hAnsi="Times New Roman" w:cs="Times New Roman"/>
                <w:color w:val="FF0000"/>
                <w:u w:val="single"/>
                <w:rPrChange w:id="1559" w:author="SHAHZAIB KHAN" w:date="2026-10-07T19:14:00Z">
                  <w:rPr>
                    <w:del w:id="1560" w:author="SHAHZAIB KHAN" w:date="2026-10-07T20:42:00Z"/>
                    <w:rFonts w:ascii="Times New Roman" w:hAnsi="Times New Roman" w:cs="Times New Roman"/>
                  </w:rPr>
                </w:rPrChange>
              </w:rPr>
            </w:pPr>
            <w:del w:id="1561" w:author="SHAHZAIB KHAN" w:date="2026-10-07T20:42:00Z">
              <w:r w:rsidRPr="00DB397A" w:rsidDel="00C526BA">
                <w:rPr>
                  <w:rFonts w:ascii="Times New Roman" w:hAnsi="Times New Roman" w:cs="Times New Roman"/>
                  <w:color w:val="FF0000"/>
                  <w:u w:val="single"/>
                  <w:rPrChange w:id="1562" w:author="SHAHZAIB KHAN" w:date="2026-10-07T19:14:00Z">
                    <w:rPr>
                      <w:rFonts w:ascii="Times New Roman" w:hAnsi="Times New Roman" w:cs="Times New Roman"/>
                    </w:rPr>
                  </w:rPrChange>
                </w:rPr>
                <w:delText>Student Name</w:delText>
              </w:r>
            </w:del>
          </w:p>
        </w:tc>
        <w:tc>
          <w:tcPr>
            <w:tcW w:w="950" w:type="dxa"/>
          </w:tcPr>
          <w:p w14:paraId="6FB8EBE9" w14:textId="2558319E"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563" w:author="SHAHZAIB KHAN" w:date="2026-10-07T20:42:00Z"/>
                <w:rFonts w:ascii="Times New Roman" w:hAnsi="Times New Roman" w:cs="Times New Roman"/>
                <w:color w:val="FF0000"/>
                <w:u w:val="single"/>
                <w:rPrChange w:id="1564" w:author="SHAHZAIB KHAN" w:date="2026-10-07T19:14:00Z">
                  <w:rPr>
                    <w:del w:id="1565" w:author="SHAHZAIB KHAN" w:date="2026-10-07T20:42:00Z"/>
                    <w:rFonts w:ascii="Times New Roman" w:hAnsi="Times New Roman" w:cs="Times New Roman"/>
                  </w:rPr>
                </w:rPrChange>
              </w:rPr>
            </w:pPr>
            <w:del w:id="1566" w:author="SHAHZAIB KHAN" w:date="2026-10-07T20:42:00Z">
              <w:r w:rsidRPr="00DB397A" w:rsidDel="00C526BA">
                <w:rPr>
                  <w:rFonts w:ascii="Times New Roman" w:hAnsi="Times New Roman" w:cs="Times New Roman"/>
                  <w:color w:val="FF0000"/>
                  <w:u w:val="single"/>
                  <w:rPrChange w:id="1567" w:author="SHAHZAIB KHAN" w:date="2026-10-07T19:14:00Z">
                    <w:rPr>
                      <w:rFonts w:ascii="Times New Roman" w:hAnsi="Times New Roman" w:cs="Times New Roman"/>
                    </w:rPr>
                  </w:rPrChange>
                </w:rPr>
                <w:delText>Data Element</w:delText>
              </w:r>
            </w:del>
          </w:p>
        </w:tc>
        <w:tc>
          <w:tcPr>
            <w:tcW w:w="1325" w:type="dxa"/>
          </w:tcPr>
          <w:p w14:paraId="243F3684" w14:textId="5C558D6E"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568" w:author="SHAHZAIB KHAN" w:date="2026-10-07T20:42:00Z"/>
                <w:rFonts w:ascii="Times New Roman" w:hAnsi="Times New Roman" w:cs="Times New Roman"/>
                <w:color w:val="FF0000"/>
                <w:u w:val="single"/>
                <w:rPrChange w:id="1569" w:author="SHAHZAIB KHAN" w:date="2026-10-07T19:14:00Z">
                  <w:rPr>
                    <w:del w:id="1570" w:author="SHAHZAIB KHAN" w:date="2026-10-07T20:42:00Z"/>
                    <w:rFonts w:ascii="Times New Roman" w:hAnsi="Times New Roman" w:cs="Times New Roman"/>
                  </w:rPr>
                </w:rPrChange>
              </w:rPr>
            </w:pPr>
            <w:del w:id="1571" w:author="SHAHZAIB KHAN" w:date="2026-10-07T20:42:00Z">
              <w:r w:rsidRPr="00DB397A" w:rsidDel="00C526BA">
                <w:rPr>
                  <w:rFonts w:ascii="Times New Roman" w:hAnsi="Times New Roman" w:cs="Times New Roman"/>
                  <w:color w:val="FF0000"/>
                  <w:u w:val="single"/>
                  <w:rPrChange w:id="1572" w:author="SHAHZAIB KHAN" w:date="2026-10-07T19:14:00Z">
                    <w:rPr>
                      <w:rFonts w:ascii="Times New Roman" w:hAnsi="Times New Roman" w:cs="Times New Roman"/>
                    </w:rPr>
                  </w:rPrChange>
                </w:rPr>
                <w:delText>Name of the student registering for the project.</w:delText>
              </w:r>
            </w:del>
          </w:p>
        </w:tc>
        <w:tc>
          <w:tcPr>
            <w:tcW w:w="987" w:type="dxa"/>
          </w:tcPr>
          <w:p w14:paraId="281B3CF2" w14:textId="2F9887E4"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573" w:author="SHAHZAIB KHAN" w:date="2026-10-07T20:42:00Z"/>
                <w:rFonts w:ascii="Times New Roman" w:hAnsi="Times New Roman" w:cs="Times New Roman"/>
                <w:color w:val="FF0000"/>
                <w:u w:val="single"/>
                <w:rPrChange w:id="1574" w:author="SHAHZAIB KHAN" w:date="2026-10-07T19:14:00Z">
                  <w:rPr>
                    <w:del w:id="1575" w:author="SHAHZAIB KHAN" w:date="2026-10-07T20:42:00Z"/>
                    <w:rFonts w:ascii="Times New Roman" w:hAnsi="Times New Roman" w:cs="Times New Roman"/>
                  </w:rPr>
                </w:rPrChange>
              </w:rPr>
            </w:pPr>
            <w:del w:id="1576" w:author="SHAHZAIB KHAN" w:date="2026-10-07T20:42:00Z">
              <w:r w:rsidRPr="00DB397A" w:rsidDel="00C526BA">
                <w:rPr>
                  <w:rFonts w:ascii="Times New Roman" w:hAnsi="Times New Roman" w:cs="Times New Roman"/>
                  <w:color w:val="FF0000"/>
                  <w:u w:val="single"/>
                  <w:rPrChange w:id="1577" w:author="SHAHZAIB KHAN" w:date="2026-10-07T19:14:00Z">
                    <w:rPr>
                      <w:rFonts w:ascii="Times New Roman" w:hAnsi="Times New Roman" w:cs="Times New Roman"/>
                    </w:rPr>
                  </w:rPrChange>
                </w:rPr>
                <w:delText>String</w:delText>
              </w:r>
            </w:del>
          </w:p>
        </w:tc>
        <w:tc>
          <w:tcPr>
            <w:tcW w:w="840" w:type="dxa"/>
          </w:tcPr>
          <w:p w14:paraId="37FDE555" w14:textId="24FE75CF"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578" w:author="SHAHZAIB KHAN" w:date="2026-10-07T20:42:00Z"/>
                <w:rFonts w:ascii="Times New Roman" w:hAnsi="Times New Roman" w:cs="Times New Roman"/>
                <w:color w:val="FF0000"/>
                <w:u w:val="single"/>
                <w:rPrChange w:id="1579" w:author="SHAHZAIB KHAN" w:date="2026-10-07T19:14:00Z">
                  <w:rPr>
                    <w:del w:id="1580" w:author="SHAHZAIB KHAN" w:date="2026-10-07T20:42:00Z"/>
                    <w:rFonts w:ascii="Times New Roman" w:hAnsi="Times New Roman" w:cs="Times New Roman"/>
                  </w:rPr>
                </w:rPrChange>
              </w:rPr>
            </w:pPr>
            <w:del w:id="1581" w:author="SHAHZAIB KHAN" w:date="2026-10-07T20:42:00Z">
              <w:r w:rsidRPr="00DB397A" w:rsidDel="00C526BA">
                <w:rPr>
                  <w:rFonts w:ascii="Times New Roman" w:hAnsi="Times New Roman" w:cs="Times New Roman"/>
                  <w:color w:val="FF0000"/>
                  <w:u w:val="single"/>
                  <w:rPrChange w:id="1582" w:author="SHAHZAIB KHAN" w:date="2026-10-07T19:14:00Z">
                    <w:rPr>
                      <w:rFonts w:ascii="Times New Roman" w:hAnsi="Times New Roman" w:cs="Times New Roman"/>
                    </w:rPr>
                  </w:rPrChange>
                </w:rPr>
                <w:delText>50</w:delText>
              </w:r>
            </w:del>
          </w:p>
        </w:tc>
        <w:tc>
          <w:tcPr>
            <w:tcW w:w="3199" w:type="dxa"/>
          </w:tcPr>
          <w:p w14:paraId="2253CA6B" w14:textId="2E8B6518"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583" w:author="SHAHZAIB KHAN" w:date="2026-10-07T20:42:00Z"/>
                <w:rFonts w:ascii="Times New Roman" w:hAnsi="Times New Roman" w:cs="Times New Roman"/>
                <w:color w:val="FF0000"/>
                <w:u w:val="single"/>
                <w:rPrChange w:id="1584" w:author="SHAHZAIB KHAN" w:date="2026-10-07T19:14:00Z">
                  <w:rPr>
                    <w:del w:id="1585" w:author="SHAHZAIB KHAN" w:date="2026-10-07T20:42:00Z"/>
                    <w:rFonts w:ascii="Times New Roman" w:hAnsi="Times New Roman" w:cs="Times New Roman"/>
                  </w:rPr>
                </w:rPrChange>
              </w:rPr>
            </w:pPr>
            <w:del w:id="1586" w:author="SHAHZAIB KHAN" w:date="2026-10-07T20:42:00Z">
              <w:r w:rsidRPr="00DB397A" w:rsidDel="00C526BA">
                <w:rPr>
                  <w:rFonts w:ascii="Times New Roman" w:hAnsi="Times New Roman" w:cs="Times New Roman"/>
                  <w:color w:val="FF0000"/>
                  <w:u w:val="single"/>
                  <w:rPrChange w:id="1587" w:author="SHAHZAIB KHAN" w:date="2026-10-07T19:14:00Z">
                    <w:rPr>
                      <w:rFonts w:ascii="Times New Roman" w:hAnsi="Times New Roman" w:cs="Times New Roman"/>
                    </w:rPr>
                  </w:rPrChange>
                </w:rPr>
                <w:delText>Tayyab Mehboob</w:delText>
              </w:r>
            </w:del>
          </w:p>
        </w:tc>
        <w:tc>
          <w:tcPr>
            <w:tcW w:w="1675" w:type="dxa"/>
          </w:tcPr>
          <w:p w14:paraId="03892ADD" w14:textId="2DBAFCC6"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588" w:author="SHAHZAIB KHAN" w:date="2026-10-07T20:42:00Z"/>
                <w:rFonts w:ascii="Times New Roman" w:hAnsi="Times New Roman" w:cs="Times New Roman"/>
                <w:color w:val="FF0000"/>
                <w:u w:val="single"/>
                <w:rPrChange w:id="1589" w:author="SHAHZAIB KHAN" w:date="2026-10-07T19:14:00Z">
                  <w:rPr>
                    <w:del w:id="1590" w:author="SHAHZAIB KHAN" w:date="2026-10-07T20:42:00Z"/>
                    <w:rFonts w:ascii="Times New Roman" w:hAnsi="Times New Roman" w:cs="Times New Roman"/>
                  </w:rPr>
                </w:rPrChange>
              </w:rPr>
            </w:pPr>
            <w:del w:id="1591" w:author="SHAHZAIB KHAN" w:date="2026-10-07T20:42:00Z">
              <w:r w:rsidRPr="00DB397A" w:rsidDel="00C526BA">
                <w:rPr>
                  <w:rFonts w:ascii="Times New Roman" w:hAnsi="Times New Roman" w:cs="Times New Roman"/>
                  <w:color w:val="FF0000"/>
                  <w:u w:val="single"/>
                  <w:rPrChange w:id="1592" w:author="SHAHZAIB KHAN" w:date="2026-10-07T19:14:00Z">
                    <w:rPr>
                      <w:rFonts w:ascii="Times New Roman" w:hAnsi="Times New Roman" w:cs="Times New Roman"/>
                    </w:rPr>
                  </w:rPrChange>
                </w:rPr>
                <w:delText>Required</w:delText>
              </w:r>
            </w:del>
          </w:p>
        </w:tc>
      </w:tr>
      <w:tr w:rsidR="00DB397A" w:rsidRPr="00DB397A" w:rsidDel="00C526BA" w14:paraId="4D6913AE" w14:textId="77777777" w:rsidTr="00CF34AE">
        <w:trPr>
          <w:cnfStyle w:val="000000100000" w:firstRow="0" w:lastRow="0" w:firstColumn="0" w:lastColumn="0" w:oddVBand="0" w:evenVBand="0" w:oddHBand="1" w:evenHBand="0" w:firstRowFirstColumn="0" w:firstRowLastColumn="0" w:lastRowFirstColumn="0" w:lastRowLastColumn="0"/>
          <w:trHeight w:val="621"/>
          <w:del w:id="1593"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293B297F" w14:textId="5019B1AA" w:rsidR="00DA6DAD" w:rsidRPr="00DB397A" w:rsidDel="00C526BA" w:rsidRDefault="519CCA04" w:rsidP="00067106">
            <w:pPr>
              <w:rPr>
                <w:del w:id="1594" w:author="SHAHZAIB KHAN" w:date="2026-10-07T20:42:00Z"/>
                <w:rFonts w:ascii="Times New Roman" w:hAnsi="Times New Roman" w:cs="Times New Roman"/>
                <w:color w:val="FF0000"/>
                <w:u w:val="single"/>
                <w:rPrChange w:id="1595" w:author="SHAHZAIB KHAN" w:date="2026-10-07T19:14:00Z">
                  <w:rPr>
                    <w:del w:id="1596" w:author="SHAHZAIB KHAN" w:date="2026-10-07T20:42:00Z"/>
                    <w:rFonts w:ascii="Times New Roman" w:hAnsi="Times New Roman" w:cs="Times New Roman"/>
                  </w:rPr>
                </w:rPrChange>
              </w:rPr>
            </w:pPr>
            <w:del w:id="1597" w:author="SHAHZAIB KHAN" w:date="2026-10-07T20:42:00Z">
              <w:r w:rsidRPr="00DB397A" w:rsidDel="00C526BA">
                <w:rPr>
                  <w:rFonts w:ascii="Times New Roman" w:hAnsi="Times New Roman" w:cs="Times New Roman"/>
                  <w:color w:val="FF0000"/>
                  <w:u w:val="single"/>
                  <w:rPrChange w:id="1598" w:author="SHAHZAIB KHAN" w:date="2026-10-07T19:14:00Z">
                    <w:rPr>
                      <w:rFonts w:ascii="Times New Roman" w:hAnsi="Times New Roman" w:cs="Times New Roman"/>
                    </w:rPr>
                  </w:rPrChange>
                </w:rPr>
                <w:delText>Student Email</w:delText>
              </w:r>
            </w:del>
          </w:p>
        </w:tc>
        <w:tc>
          <w:tcPr>
            <w:tcW w:w="950" w:type="dxa"/>
          </w:tcPr>
          <w:p w14:paraId="5DB3AD33" w14:textId="14C4AD8A"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599" w:author="SHAHZAIB KHAN" w:date="2026-10-07T20:42:00Z"/>
                <w:rFonts w:ascii="Times New Roman" w:hAnsi="Times New Roman" w:cs="Times New Roman"/>
                <w:color w:val="FF0000"/>
                <w:u w:val="single"/>
                <w:rPrChange w:id="1600" w:author="SHAHZAIB KHAN" w:date="2026-10-07T19:14:00Z">
                  <w:rPr>
                    <w:del w:id="1601" w:author="SHAHZAIB KHAN" w:date="2026-10-07T20:42:00Z"/>
                    <w:rFonts w:ascii="Times New Roman" w:hAnsi="Times New Roman" w:cs="Times New Roman"/>
                  </w:rPr>
                </w:rPrChange>
              </w:rPr>
            </w:pPr>
            <w:del w:id="1602" w:author="SHAHZAIB KHAN" w:date="2026-10-07T20:42:00Z">
              <w:r w:rsidRPr="00DB397A" w:rsidDel="00C526BA">
                <w:rPr>
                  <w:rFonts w:ascii="Times New Roman" w:hAnsi="Times New Roman" w:cs="Times New Roman"/>
                  <w:color w:val="FF0000"/>
                  <w:u w:val="single"/>
                  <w:rPrChange w:id="1603" w:author="SHAHZAIB KHAN" w:date="2026-10-07T19:14:00Z">
                    <w:rPr>
                      <w:rFonts w:ascii="Times New Roman" w:hAnsi="Times New Roman" w:cs="Times New Roman"/>
                    </w:rPr>
                  </w:rPrChange>
                </w:rPr>
                <w:delText>Data Element</w:delText>
              </w:r>
            </w:del>
          </w:p>
        </w:tc>
        <w:tc>
          <w:tcPr>
            <w:tcW w:w="1325" w:type="dxa"/>
          </w:tcPr>
          <w:p w14:paraId="510862FB" w14:textId="015ED25F"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604" w:author="SHAHZAIB KHAN" w:date="2026-10-07T20:42:00Z"/>
                <w:rFonts w:ascii="Times New Roman" w:hAnsi="Times New Roman" w:cs="Times New Roman"/>
                <w:color w:val="FF0000"/>
                <w:u w:val="single"/>
                <w:rPrChange w:id="1605" w:author="SHAHZAIB KHAN" w:date="2026-10-07T19:14:00Z">
                  <w:rPr>
                    <w:del w:id="1606" w:author="SHAHZAIB KHAN" w:date="2026-10-07T20:42:00Z"/>
                    <w:rFonts w:ascii="Times New Roman" w:hAnsi="Times New Roman" w:cs="Times New Roman"/>
                  </w:rPr>
                </w:rPrChange>
              </w:rPr>
            </w:pPr>
            <w:del w:id="1607" w:author="SHAHZAIB KHAN" w:date="2026-10-07T20:42:00Z">
              <w:r w:rsidRPr="00DB397A" w:rsidDel="00C526BA">
                <w:rPr>
                  <w:rFonts w:ascii="Times New Roman" w:hAnsi="Times New Roman" w:cs="Times New Roman"/>
                  <w:color w:val="FF0000"/>
                  <w:u w:val="single"/>
                  <w:rPrChange w:id="1608" w:author="SHAHZAIB KHAN" w:date="2026-10-07T19:14:00Z">
                    <w:rPr>
                      <w:rFonts w:ascii="Times New Roman" w:hAnsi="Times New Roman" w:cs="Times New Roman"/>
                    </w:rPr>
                  </w:rPrChange>
                </w:rPr>
                <w:delText>Email of the student.</w:delText>
              </w:r>
            </w:del>
          </w:p>
        </w:tc>
        <w:tc>
          <w:tcPr>
            <w:tcW w:w="987" w:type="dxa"/>
          </w:tcPr>
          <w:p w14:paraId="49CA0EC6" w14:textId="3645CCD5"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609" w:author="SHAHZAIB KHAN" w:date="2026-10-07T20:42:00Z"/>
                <w:rFonts w:ascii="Times New Roman" w:hAnsi="Times New Roman" w:cs="Times New Roman"/>
                <w:color w:val="FF0000"/>
                <w:u w:val="single"/>
                <w:rPrChange w:id="1610" w:author="SHAHZAIB KHAN" w:date="2026-10-07T19:14:00Z">
                  <w:rPr>
                    <w:del w:id="1611" w:author="SHAHZAIB KHAN" w:date="2026-10-07T20:42:00Z"/>
                    <w:rFonts w:ascii="Times New Roman" w:hAnsi="Times New Roman" w:cs="Times New Roman"/>
                  </w:rPr>
                </w:rPrChange>
              </w:rPr>
            </w:pPr>
            <w:del w:id="1612" w:author="SHAHZAIB KHAN" w:date="2026-10-07T20:42:00Z">
              <w:r w:rsidRPr="00DB397A" w:rsidDel="00C526BA">
                <w:rPr>
                  <w:rFonts w:ascii="Times New Roman" w:hAnsi="Times New Roman" w:cs="Times New Roman"/>
                  <w:color w:val="FF0000"/>
                  <w:u w:val="single"/>
                  <w:rPrChange w:id="1613" w:author="SHAHZAIB KHAN" w:date="2026-10-07T19:14:00Z">
                    <w:rPr>
                      <w:rFonts w:ascii="Times New Roman" w:hAnsi="Times New Roman" w:cs="Times New Roman"/>
                    </w:rPr>
                  </w:rPrChange>
                </w:rPr>
                <w:delText>String</w:delText>
              </w:r>
            </w:del>
          </w:p>
        </w:tc>
        <w:tc>
          <w:tcPr>
            <w:tcW w:w="840" w:type="dxa"/>
          </w:tcPr>
          <w:p w14:paraId="67A5A8BB" w14:textId="78FE5788"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614" w:author="SHAHZAIB KHAN" w:date="2026-10-07T20:42:00Z"/>
                <w:rFonts w:ascii="Times New Roman" w:hAnsi="Times New Roman" w:cs="Times New Roman"/>
                <w:color w:val="FF0000"/>
                <w:u w:val="single"/>
                <w:rPrChange w:id="1615" w:author="SHAHZAIB KHAN" w:date="2026-10-07T19:14:00Z">
                  <w:rPr>
                    <w:del w:id="1616" w:author="SHAHZAIB KHAN" w:date="2026-10-07T20:42:00Z"/>
                    <w:rFonts w:ascii="Times New Roman" w:hAnsi="Times New Roman" w:cs="Times New Roman"/>
                  </w:rPr>
                </w:rPrChange>
              </w:rPr>
            </w:pPr>
            <w:del w:id="1617" w:author="SHAHZAIB KHAN" w:date="2026-10-07T20:42:00Z">
              <w:r w:rsidRPr="00DB397A" w:rsidDel="00C526BA">
                <w:rPr>
                  <w:rFonts w:ascii="Times New Roman" w:hAnsi="Times New Roman" w:cs="Times New Roman"/>
                  <w:color w:val="FF0000"/>
                  <w:u w:val="single"/>
                  <w:rPrChange w:id="1618" w:author="SHAHZAIB KHAN" w:date="2026-10-07T19:14:00Z">
                    <w:rPr>
                      <w:rFonts w:ascii="Times New Roman" w:hAnsi="Times New Roman" w:cs="Times New Roman"/>
                    </w:rPr>
                  </w:rPrChange>
                </w:rPr>
                <w:delText>50</w:delText>
              </w:r>
            </w:del>
          </w:p>
        </w:tc>
        <w:tc>
          <w:tcPr>
            <w:tcW w:w="3199" w:type="dxa"/>
          </w:tcPr>
          <w:p w14:paraId="5946EFDD" w14:textId="1616E6C5"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619" w:author="SHAHZAIB KHAN" w:date="2026-10-07T20:42:00Z"/>
                <w:rFonts w:ascii="Times New Roman" w:hAnsi="Times New Roman" w:cs="Times New Roman"/>
                <w:color w:val="FF0000"/>
                <w:u w:val="single"/>
                <w:rPrChange w:id="1620" w:author="SHAHZAIB KHAN" w:date="2026-10-07T19:14:00Z">
                  <w:rPr>
                    <w:del w:id="1621" w:author="SHAHZAIB KHAN" w:date="2026-10-07T20:42:00Z"/>
                    <w:rFonts w:ascii="Times New Roman" w:hAnsi="Times New Roman" w:cs="Times New Roman"/>
                  </w:rPr>
                </w:rPrChange>
              </w:rPr>
            </w:pPr>
            <w:del w:id="1622" w:author="SHAHZAIB KHAN" w:date="2026-10-07T20:42:00Z">
              <w:r w:rsidRPr="00DB397A" w:rsidDel="00C526BA">
                <w:rPr>
                  <w:rFonts w:ascii="Times New Roman" w:hAnsi="Times New Roman" w:cs="Times New Roman"/>
                  <w:color w:val="FF0000"/>
                  <w:u w:val="single"/>
                  <w:rPrChange w:id="1623" w:author="SHAHZAIB KHAN" w:date="2026-10-07T19:14:00Z">
                    <w:rPr>
                      <w:rFonts w:ascii="Times New Roman" w:hAnsi="Times New Roman" w:cs="Times New Roman"/>
                    </w:rPr>
                  </w:rPrChange>
                </w:rPr>
                <w:delText>tayyabmehboob2003@gmail.com</w:delText>
              </w:r>
            </w:del>
          </w:p>
        </w:tc>
        <w:tc>
          <w:tcPr>
            <w:tcW w:w="1675" w:type="dxa"/>
          </w:tcPr>
          <w:p w14:paraId="116CDAA3" w14:textId="1B94B547"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624" w:author="SHAHZAIB KHAN" w:date="2026-10-07T20:42:00Z"/>
                <w:rFonts w:ascii="Times New Roman" w:hAnsi="Times New Roman" w:cs="Times New Roman"/>
                <w:color w:val="FF0000"/>
                <w:u w:val="single"/>
                <w:rPrChange w:id="1625" w:author="SHAHZAIB KHAN" w:date="2026-10-07T19:14:00Z">
                  <w:rPr>
                    <w:del w:id="1626" w:author="SHAHZAIB KHAN" w:date="2026-10-07T20:42:00Z"/>
                    <w:rFonts w:ascii="Times New Roman" w:hAnsi="Times New Roman" w:cs="Times New Roman"/>
                  </w:rPr>
                </w:rPrChange>
              </w:rPr>
            </w:pPr>
            <w:del w:id="1627" w:author="SHAHZAIB KHAN" w:date="2026-10-07T20:42:00Z">
              <w:r w:rsidRPr="00DB397A" w:rsidDel="00C526BA">
                <w:rPr>
                  <w:rFonts w:ascii="Times New Roman" w:hAnsi="Times New Roman" w:cs="Times New Roman"/>
                  <w:color w:val="FF0000"/>
                  <w:u w:val="single"/>
                  <w:rPrChange w:id="1628" w:author="SHAHZAIB KHAN" w:date="2026-10-07T19:14:00Z">
                    <w:rPr>
                      <w:rFonts w:ascii="Times New Roman" w:hAnsi="Times New Roman" w:cs="Times New Roman"/>
                    </w:rPr>
                  </w:rPrChange>
                </w:rPr>
                <w:delText>Must be a valid email.</w:delText>
              </w:r>
            </w:del>
          </w:p>
        </w:tc>
      </w:tr>
      <w:tr w:rsidR="00DB397A" w:rsidRPr="00DB397A" w:rsidDel="00C526BA" w14:paraId="5324EBE1" w14:textId="77777777" w:rsidTr="00CF34AE">
        <w:trPr>
          <w:trHeight w:val="913"/>
          <w:del w:id="1629"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2E06485E" w14:textId="28428633" w:rsidR="00DA6DAD" w:rsidRPr="00DB397A" w:rsidDel="00C526BA" w:rsidRDefault="519CCA04" w:rsidP="00067106">
            <w:pPr>
              <w:rPr>
                <w:del w:id="1630" w:author="SHAHZAIB KHAN" w:date="2026-10-07T20:42:00Z"/>
                <w:rFonts w:ascii="Times New Roman" w:hAnsi="Times New Roman" w:cs="Times New Roman"/>
                <w:color w:val="FF0000"/>
                <w:u w:val="single"/>
                <w:rPrChange w:id="1631" w:author="SHAHZAIB KHAN" w:date="2026-10-07T19:14:00Z">
                  <w:rPr>
                    <w:del w:id="1632" w:author="SHAHZAIB KHAN" w:date="2026-10-07T20:42:00Z"/>
                    <w:rFonts w:ascii="Times New Roman" w:hAnsi="Times New Roman" w:cs="Times New Roman"/>
                  </w:rPr>
                </w:rPrChange>
              </w:rPr>
            </w:pPr>
            <w:del w:id="1633" w:author="SHAHZAIB KHAN" w:date="2026-10-07T20:42:00Z">
              <w:r w:rsidRPr="00DB397A" w:rsidDel="00C526BA">
                <w:rPr>
                  <w:rFonts w:ascii="Times New Roman" w:hAnsi="Times New Roman" w:cs="Times New Roman"/>
                  <w:color w:val="FF0000"/>
                  <w:u w:val="single"/>
                  <w:rPrChange w:id="1634" w:author="SHAHZAIB KHAN" w:date="2026-10-07T19:14:00Z">
                    <w:rPr>
                      <w:rFonts w:ascii="Times New Roman" w:hAnsi="Times New Roman" w:cs="Times New Roman"/>
                    </w:rPr>
                  </w:rPrChange>
                </w:rPr>
                <w:delText>Project Registration Status</w:delText>
              </w:r>
            </w:del>
          </w:p>
        </w:tc>
        <w:tc>
          <w:tcPr>
            <w:tcW w:w="950" w:type="dxa"/>
          </w:tcPr>
          <w:p w14:paraId="42130D33" w14:textId="2A50DE89"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635" w:author="SHAHZAIB KHAN" w:date="2026-10-07T20:42:00Z"/>
                <w:rFonts w:ascii="Times New Roman" w:hAnsi="Times New Roman" w:cs="Times New Roman"/>
                <w:color w:val="FF0000"/>
                <w:u w:val="single"/>
                <w:rPrChange w:id="1636" w:author="SHAHZAIB KHAN" w:date="2026-10-07T19:14:00Z">
                  <w:rPr>
                    <w:del w:id="1637" w:author="SHAHZAIB KHAN" w:date="2026-10-07T20:42:00Z"/>
                    <w:rFonts w:ascii="Times New Roman" w:hAnsi="Times New Roman" w:cs="Times New Roman"/>
                  </w:rPr>
                </w:rPrChange>
              </w:rPr>
            </w:pPr>
            <w:del w:id="1638" w:author="SHAHZAIB KHAN" w:date="2026-10-07T20:42:00Z">
              <w:r w:rsidRPr="00DB397A" w:rsidDel="00C526BA">
                <w:rPr>
                  <w:rFonts w:ascii="Times New Roman" w:hAnsi="Times New Roman" w:cs="Times New Roman"/>
                  <w:color w:val="FF0000"/>
                  <w:u w:val="single"/>
                  <w:rPrChange w:id="1639" w:author="SHAHZAIB KHAN" w:date="2026-10-07T19:14:00Z">
                    <w:rPr>
                      <w:rFonts w:ascii="Times New Roman" w:hAnsi="Times New Roman" w:cs="Times New Roman"/>
                    </w:rPr>
                  </w:rPrChange>
                </w:rPr>
                <w:delText>Data Element</w:delText>
              </w:r>
            </w:del>
          </w:p>
        </w:tc>
        <w:tc>
          <w:tcPr>
            <w:tcW w:w="1325" w:type="dxa"/>
          </w:tcPr>
          <w:p w14:paraId="6FEE2934" w14:textId="78AA4D61"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640" w:author="SHAHZAIB KHAN" w:date="2026-10-07T20:42:00Z"/>
                <w:rFonts w:ascii="Times New Roman" w:hAnsi="Times New Roman" w:cs="Times New Roman"/>
                <w:color w:val="FF0000"/>
                <w:u w:val="single"/>
                <w:rPrChange w:id="1641" w:author="SHAHZAIB KHAN" w:date="2026-10-07T19:14:00Z">
                  <w:rPr>
                    <w:del w:id="1642" w:author="SHAHZAIB KHAN" w:date="2026-10-07T20:42:00Z"/>
                    <w:rFonts w:ascii="Times New Roman" w:hAnsi="Times New Roman" w:cs="Times New Roman"/>
                  </w:rPr>
                </w:rPrChange>
              </w:rPr>
            </w:pPr>
            <w:del w:id="1643" w:author="SHAHZAIB KHAN" w:date="2026-10-07T20:42:00Z">
              <w:r w:rsidRPr="00DB397A" w:rsidDel="00C526BA">
                <w:rPr>
                  <w:rFonts w:ascii="Times New Roman" w:hAnsi="Times New Roman" w:cs="Times New Roman"/>
                  <w:color w:val="FF0000"/>
                  <w:u w:val="single"/>
                  <w:rPrChange w:id="1644" w:author="SHAHZAIB KHAN" w:date="2026-10-07T19:14:00Z">
                    <w:rPr>
                      <w:rFonts w:ascii="Times New Roman" w:hAnsi="Times New Roman" w:cs="Times New Roman"/>
                    </w:rPr>
                  </w:rPrChange>
                </w:rPr>
                <w:delText>Status of the student’s project registration.</w:delText>
              </w:r>
            </w:del>
          </w:p>
        </w:tc>
        <w:tc>
          <w:tcPr>
            <w:tcW w:w="987" w:type="dxa"/>
          </w:tcPr>
          <w:p w14:paraId="1EAF9B44" w14:textId="72102851"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645" w:author="SHAHZAIB KHAN" w:date="2026-10-07T20:42:00Z"/>
                <w:rFonts w:ascii="Times New Roman" w:hAnsi="Times New Roman" w:cs="Times New Roman"/>
                <w:color w:val="FF0000"/>
                <w:u w:val="single"/>
                <w:rPrChange w:id="1646" w:author="SHAHZAIB KHAN" w:date="2026-10-07T19:14:00Z">
                  <w:rPr>
                    <w:del w:id="1647" w:author="SHAHZAIB KHAN" w:date="2026-10-07T20:42:00Z"/>
                    <w:rFonts w:ascii="Times New Roman" w:hAnsi="Times New Roman" w:cs="Times New Roman"/>
                  </w:rPr>
                </w:rPrChange>
              </w:rPr>
            </w:pPr>
            <w:del w:id="1648" w:author="SHAHZAIB KHAN" w:date="2026-10-07T20:42:00Z">
              <w:r w:rsidRPr="00DB397A" w:rsidDel="00C526BA">
                <w:rPr>
                  <w:rFonts w:ascii="Times New Roman" w:hAnsi="Times New Roman" w:cs="Times New Roman"/>
                  <w:color w:val="FF0000"/>
                  <w:u w:val="single"/>
                  <w:rPrChange w:id="1649" w:author="SHAHZAIB KHAN" w:date="2026-10-07T19:14:00Z">
                    <w:rPr>
                      <w:rFonts w:ascii="Times New Roman" w:hAnsi="Times New Roman" w:cs="Times New Roman"/>
                    </w:rPr>
                  </w:rPrChange>
                </w:rPr>
                <w:delText>String</w:delText>
              </w:r>
            </w:del>
          </w:p>
        </w:tc>
        <w:tc>
          <w:tcPr>
            <w:tcW w:w="840" w:type="dxa"/>
          </w:tcPr>
          <w:p w14:paraId="51E43E6B" w14:textId="0296327A"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650" w:author="SHAHZAIB KHAN" w:date="2026-10-07T20:42:00Z"/>
                <w:rFonts w:ascii="Times New Roman" w:hAnsi="Times New Roman" w:cs="Times New Roman"/>
                <w:color w:val="FF0000"/>
                <w:u w:val="single"/>
                <w:rPrChange w:id="1651" w:author="SHAHZAIB KHAN" w:date="2026-10-07T19:14:00Z">
                  <w:rPr>
                    <w:del w:id="1652" w:author="SHAHZAIB KHAN" w:date="2026-10-07T20:42:00Z"/>
                    <w:rFonts w:ascii="Times New Roman" w:hAnsi="Times New Roman" w:cs="Times New Roman"/>
                  </w:rPr>
                </w:rPrChange>
              </w:rPr>
            </w:pPr>
            <w:del w:id="1653" w:author="SHAHZAIB KHAN" w:date="2026-10-07T20:42:00Z">
              <w:r w:rsidRPr="00DB397A" w:rsidDel="00C526BA">
                <w:rPr>
                  <w:rFonts w:ascii="Times New Roman" w:hAnsi="Times New Roman" w:cs="Times New Roman"/>
                  <w:color w:val="FF0000"/>
                  <w:u w:val="single"/>
                  <w:rPrChange w:id="1654" w:author="SHAHZAIB KHAN" w:date="2026-10-07T19:14:00Z">
                    <w:rPr>
                      <w:rFonts w:ascii="Times New Roman" w:hAnsi="Times New Roman" w:cs="Times New Roman"/>
                    </w:rPr>
                  </w:rPrChange>
                </w:rPr>
                <w:delText>15</w:delText>
              </w:r>
            </w:del>
          </w:p>
        </w:tc>
        <w:tc>
          <w:tcPr>
            <w:tcW w:w="3199" w:type="dxa"/>
          </w:tcPr>
          <w:p w14:paraId="3C3B69FC" w14:textId="495D3F93"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655" w:author="SHAHZAIB KHAN" w:date="2026-10-07T20:42:00Z"/>
                <w:rFonts w:ascii="Times New Roman" w:hAnsi="Times New Roman" w:cs="Times New Roman"/>
                <w:color w:val="FF0000"/>
                <w:u w:val="single"/>
                <w:rPrChange w:id="1656" w:author="SHAHZAIB KHAN" w:date="2026-10-07T19:14:00Z">
                  <w:rPr>
                    <w:del w:id="1657" w:author="SHAHZAIB KHAN" w:date="2026-10-07T20:42:00Z"/>
                    <w:rFonts w:ascii="Times New Roman" w:hAnsi="Times New Roman" w:cs="Times New Roman"/>
                  </w:rPr>
                </w:rPrChange>
              </w:rPr>
            </w:pPr>
            <w:del w:id="1658" w:author="SHAHZAIB KHAN" w:date="2026-10-07T20:42:00Z">
              <w:r w:rsidRPr="00DB397A" w:rsidDel="00C526BA">
                <w:rPr>
                  <w:rFonts w:ascii="Times New Roman" w:hAnsi="Times New Roman" w:cs="Times New Roman"/>
                  <w:color w:val="FF0000"/>
                  <w:u w:val="single"/>
                  <w:rPrChange w:id="1659" w:author="SHAHZAIB KHAN" w:date="2026-10-07T19:14:00Z">
                    <w:rPr>
                      <w:rFonts w:ascii="Times New Roman" w:hAnsi="Times New Roman" w:cs="Times New Roman"/>
                    </w:rPr>
                  </w:rPrChange>
                </w:rPr>
                <w:delText>Registered</w:delText>
              </w:r>
            </w:del>
          </w:p>
        </w:tc>
        <w:tc>
          <w:tcPr>
            <w:tcW w:w="1675" w:type="dxa"/>
          </w:tcPr>
          <w:p w14:paraId="4E5DBD97" w14:textId="16B63223"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660" w:author="SHAHZAIB KHAN" w:date="2026-10-07T20:42:00Z"/>
                <w:rFonts w:ascii="Times New Roman" w:hAnsi="Times New Roman" w:cs="Times New Roman"/>
                <w:color w:val="FF0000"/>
                <w:u w:val="single"/>
                <w:rPrChange w:id="1661" w:author="SHAHZAIB KHAN" w:date="2026-10-07T19:14:00Z">
                  <w:rPr>
                    <w:del w:id="1662" w:author="SHAHZAIB KHAN" w:date="2026-10-07T20:42:00Z"/>
                    <w:rFonts w:ascii="Times New Roman" w:hAnsi="Times New Roman" w:cs="Times New Roman"/>
                  </w:rPr>
                </w:rPrChange>
              </w:rPr>
            </w:pPr>
            <w:del w:id="1663" w:author="SHAHZAIB KHAN" w:date="2026-10-07T20:42:00Z">
              <w:r w:rsidRPr="00DB397A" w:rsidDel="00C526BA">
                <w:rPr>
                  <w:rFonts w:ascii="Times New Roman" w:hAnsi="Times New Roman" w:cs="Times New Roman"/>
                  <w:color w:val="FF0000"/>
                  <w:u w:val="single"/>
                  <w:rPrChange w:id="1664" w:author="SHAHZAIB KHAN" w:date="2026-10-07T19:14:00Z">
                    <w:rPr>
                      <w:rFonts w:ascii="Times New Roman" w:hAnsi="Times New Roman" w:cs="Times New Roman"/>
                    </w:rPr>
                  </w:rPrChange>
                </w:rPr>
                <w:delText>Possible values: Pending, Registered, Cancelled.</w:delText>
              </w:r>
            </w:del>
          </w:p>
        </w:tc>
      </w:tr>
      <w:tr w:rsidR="00DB397A" w:rsidRPr="00DB397A" w:rsidDel="00C526BA" w14:paraId="4A79F646" w14:textId="77777777" w:rsidTr="00CF34AE">
        <w:trPr>
          <w:cnfStyle w:val="000000100000" w:firstRow="0" w:lastRow="0" w:firstColumn="0" w:lastColumn="0" w:oddVBand="0" w:evenVBand="0" w:oddHBand="1" w:evenHBand="0" w:firstRowFirstColumn="0" w:firstRowLastColumn="0" w:lastRowFirstColumn="0" w:lastRowLastColumn="0"/>
          <w:trHeight w:val="913"/>
          <w:del w:id="1665"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7B37CA99" w14:textId="3B58D8C8" w:rsidR="00DA6DAD" w:rsidRPr="00DB397A" w:rsidDel="00C526BA" w:rsidRDefault="519CCA04" w:rsidP="00067106">
            <w:pPr>
              <w:rPr>
                <w:del w:id="1666" w:author="SHAHZAIB KHAN" w:date="2026-10-07T20:42:00Z"/>
                <w:rFonts w:ascii="Times New Roman" w:hAnsi="Times New Roman" w:cs="Times New Roman"/>
                <w:color w:val="FF0000"/>
                <w:u w:val="single"/>
                <w:rPrChange w:id="1667" w:author="SHAHZAIB KHAN" w:date="2026-10-07T19:14:00Z">
                  <w:rPr>
                    <w:del w:id="1668" w:author="SHAHZAIB KHAN" w:date="2026-10-07T20:42:00Z"/>
                    <w:rFonts w:ascii="Times New Roman" w:hAnsi="Times New Roman" w:cs="Times New Roman"/>
                  </w:rPr>
                </w:rPrChange>
              </w:rPr>
            </w:pPr>
            <w:del w:id="1669" w:author="SHAHZAIB KHAN" w:date="2026-10-07T20:42:00Z">
              <w:r w:rsidRPr="00DB397A" w:rsidDel="00C526BA">
                <w:rPr>
                  <w:rFonts w:ascii="Times New Roman" w:hAnsi="Times New Roman" w:cs="Times New Roman"/>
                  <w:color w:val="FF0000"/>
                  <w:u w:val="single"/>
                  <w:rPrChange w:id="1670" w:author="SHAHZAIB KHAN" w:date="2026-10-07T19:14:00Z">
                    <w:rPr>
                      <w:rFonts w:ascii="Times New Roman" w:hAnsi="Times New Roman" w:cs="Times New Roman"/>
                    </w:rPr>
                  </w:rPrChange>
                </w:rPr>
                <w:delText>Project Approval Status</w:delText>
              </w:r>
            </w:del>
          </w:p>
        </w:tc>
        <w:tc>
          <w:tcPr>
            <w:tcW w:w="950" w:type="dxa"/>
          </w:tcPr>
          <w:p w14:paraId="266452A2" w14:textId="2B534FFC"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671" w:author="SHAHZAIB KHAN" w:date="2026-10-07T20:42:00Z"/>
                <w:rFonts w:ascii="Times New Roman" w:hAnsi="Times New Roman" w:cs="Times New Roman"/>
                <w:color w:val="FF0000"/>
                <w:u w:val="single"/>
                <w:rPrChange w:id="1672" w:author="SHAHZAIB KHAN" w:date="2026-10-07T19:14:00Z">
                  <w:rPr>
                    <w:del w:id="1673" w:author="SHAHZAIB KHAN" w:date="2026-10-07T20:42:00Z"/>
                    <w:rFonts w:ascii="Times New Roman" w:hAnsi="Times New Roman" w:cs="Times New Roman"/>
                  </w:rPr>
                </w:rPrChange>
              </w:rPr>
            </w:pPr>
            <w:del w:id="1674" w:author="SHAHZAIB KHAN" w:date="2026-10-07T20:42:00Z">
              <w:r w:rsidRPr="00DB397A" w:rsidDel="00C526BA">
                <w:rPr>
                  <w:rFonts w:ascii="Times New Roman" w:hAnsi="Times New Roman" w:cs="Times New Roman"/>
                  <w:color w:val="FF0000"/>
                  <w:u w:val="single"/>
                  <w:rPrChange w:id="1675" w:author="SHAHZAIB KHAN" w:date="2026-10-07T19:14:00Z">
                    <w:rPr>
                      <w:rFonts w:ascii="Times New Roman" w:hAnsi="Times New Roman" w:cs="Times New Roman"/>
                    </w:rPr>
                  </w:rPrChange>
                </w:rPr>
                <w:delText>Data Element</w:delText>
              </w:r>
            </w:del>
          </w:p>
        </w:tc>
        <w:tc>
          <w:tcPr>
            <w:tcW w:w="1325" w:type="dxa"/>
          </w:tcPr>
          <w:p w14:paraId="71C2DED9" w14:textId="75130872"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676" w:author="SHAHZAIB KHAN" w:date="2026-10-07T20:42:00Z"/>
                <w:rFonts w:ascii="Times New Roman" w:hAnsi="Times New Roman" w:cs="Times New Roman"/>
                <w:color w:val="FF0000"/>
                <w:u w:val="single"/>
                <w:rPrChange w:id="1677" w:author="SHAHZAIB KHAN" w:date="2026-10-07T19:14:00Z">
                  <w:rPr>
                    <w:del w:id="1678" w:author="SHAHZAIB KHAN" w:date="2026-10-07T20:42:00Z"/>
                    <w:rFonts w:ascii="Times New Roman" w:hAnsi="Times New Roman" w:cs="Times New Roman"/>
                  </w:rPr>
                </w:rPrChange>
              </w:rPr>
            </w:pPr>
            <w:del w:id="1679" w:author="SHAHZAIB KHAN" w:date="2026-10-07T20:42:00Z">
              <w:r w:rsidRPr="00DB397A" w:rsidDel="00C526BA">
                <w:rPr>
                  <w:rFonts w:ascii="Times New Roman" w:hAnsi="Times New Roman" w:cs="Times New Roman"/>
                  <w:color w:val="FF0000"/>
                  <w:u w:val="single"/>
                  <w:rPrChange w:id="1680" w:author="SHAHZAIB KHAN" w:date="2026-10-07T19:14:00Z">
                    <w:rPr>
                      <w:rFonts w:ascii="Times New Roman" w:hAnsi="Times New Roman" w:cs="Times New Roman"/>
                    </w:rPr>
                  </w:rPrChange>
                </w:rPr>
                <w:delText>Approval status of the project.</w:delText>
              </w:r>
            </w:del>
          </w:p>
        </w:tc>
        <w:tc>
          <w:tcPr>
            <w:tcW w:w="987" w:type="dxa"/>
          </w:tcPr>
          <w:p w14:paraId="5BEC2E68" w14:textId="5CC46B3F"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681" w:author="SHAHZAIB KHAN" w:date="2026-10-07T20:42:00Z"/>
                <w:rFonts w:ascii="Times New Roman" w:hAnsi="Times New Roman" w:cs="Times New Roman"/>
                <w:color w:val="FF0000"/>
                <w:u w:val="single"/>
                <w:rPrChange w:id="1682" w:author="SHAHZAIB KHAN" w:date="2026-10-07T19:14:00Z">
                  <w:rPr>
                    <w:del w:id="1683" w:author="SHAHZAIB KHAN" w:date="2026-10-07T20:42:00Z"/>
                    <w:rFonts w:ascii="Times New Roman" w:hAnsi="Times New Roman" w:cs="Times New Roman"/>
                  </w:rPr>
                </w:rPrChange>
              </w:rPr>
            </w:pPr>
            <w:del w:id="1684" w:author="SHAHZAIB KHAN" w:date="2026-10-07T20:42:00Z">
              <w:r w:rsidRPr="00DB397A" w:rsidDel="00C526BA">
                <w:rPr>
                  <w:rFonts w:ascii="Times New Roman" w:hAnsi="Times New Roman" w:cs="Times New Roman"/>
                  <w:color w:val="FF0000"/>
                  <w:u w:val="single"/>
                  <w:rPrChange w:id="1685" w:author="SHAHZAIB KHAN" w:date="2026-10-07T19:14:00Z">
                    <w:rPr>
                      <w:rFonts w:ascii="Times New Roman" w:hAnsi="Times New Roman" w:cs="Times New Roman"/>
                    </w:rPr>
                  </w:rPrChange>
                </w:rPr>
                <w:delText>String</w:delText>
              </w:r>
            </w:del>
          </w:p>
        </w:tc>
        <w:tc>
          <w:tcPr>
            <w:tcW w:w="840" w:type="dxa"/>
          </w:tcPr>
          <w:p w14:paraId="0EBD2420" w14:textId="73C46494"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686" w:author="SHAHZAIB KHAN" w:date="2026-10-07T20:42:00Z"/>
                <w:rFonts w:ascii="Times New Roman" w:hAnsi="Times New Roman" w:cs="Times New Roman"/>
                <w:color w:val="FF0000"/>
                <w:u w:val="single"/>
                <w:rPrChange w:id="1687" w:author="SHAHZAIB KHAN" w:date="2026-10-07T19:14:00Z">
                  <w:rPr>
                    <w:del w:id="1688" w:author="SHAHZAIB KHAN" w:date="2026-10-07T20:42:00Z"/>
                    <w:rFonts w:ascii="Times New Roman" w:hAnsi="Times New Roman" w:cs="Times New Roman"/>
                  </w:rPr>
                </w:rPrChange>
              </w:rPr>
            </w:pPr>
            <w:del w:id="1689" w:author="SHAHZAIB KHAN" w:date="2026-10-07T20:42:00Z">
              <w:r w:rsidRPr="00DB397A" w:rsidDel="00C526BA">
                <w:rPr>
                  <w:rFonts w:ascii="Times New Roman" w:hAnsi="Times New Roman" w:cs="Times New Roman"/>
                  <w:color w:val="FF0000"/>
                  <w:u w:val="single"/>
                  <w:rPrChange w:id="1690" w:author="SHAHZAIB KHAN" w:date="2026-10-07T19:14:00Z">
                    <w:rPr>
                      <w:rFonts w:ascii="Times New Roman" w:hAnsi="Times New Roman" w:cs="Times New Roman"/>
                    </w:rPr>
                  </w:rPrChange>
                </w:rPr>
                <w:delText>15</w:delText>
              </w:r>
            </w:del>
          </w:p>
        </w:tc>
        <w:tc>
          <w:tcPr>
            <w:tcW w:w="3199" w:type="dxa"/>
          </w:tcPr>
          <w:p w14:paraId="091F9906" w14:textId="2D3269EA"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691" w:author="SHAHZAIB KHAN" w:date="2026-10-07T20:42:00Z"/>
                <w:rFonts w:ascii="Times New Roman" w:hAnsi="Times New Roman" w:cs="Times New Roman"/>
                <w:color w:val="FF0000"/>
                <w:u w:val="single"/>
                <w:rPrChange w:id="1692" w:author="SHAHZAIB KHAN" w:date="2026-10-07T19:14:00Z">
                  <w:rPr>
                    <w:del w:id="1693" w:author="SHAHZAIB KHAN" w:date="2026-10-07T20:42:00Z"/>
                    <w:rFonts w:ascii="Times New Roman" w:hAnsi="Times New Roman" w:cs="Times New Roman"/>
                  </w:rPr>
                </w:rPrChange>
              </w:rPr>
            </w:pPr>
            <w:del w:id="1694" w:author="SHAHZAIB KHAN" w:date="2026-10-07T20:42:00Z">
              <w:r w:rsidRPr="00DB397A" w:rsidDel="00C526BA">
                <w:rPr>
                  <w:rFonts w:ascii="Times New Roman" w:hAnsi="Times New Roman" w:cs="Times New Roman"/>
                  <w:color w:val="FF0000"/>
                  <w:u w:val="single"/>
                  <w:rPrChange w:id="1695" w:author="SHAHZAIB KHAN" w:date="2026-10-07T19:14:00Z">
                    <w:rPr>
                      <w:rFonts w:ascii="Times New Roman" w:hAnsi="Times New Roman" w:cs="Times New Roman"/>
                    </w:rPr>
                  </w:rPrChange>
                </w:rPr>
                <w:delText>Approved</w:delText>
              </w:r>
            </w:del>
          </w:p>
        </w:tc>
        <w:tc>
          <w:tcPr>
            <w:tcW w:w="1675" w:type="dxa"/>
          </w:tcPr>
          <w:p w14:paraId="1C3E33E7" w14:textId="1FAD9492"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696" w:author="SHAHZAIB KHAN" w:date="2026-10-07T20:42:00Z"/>
                <w:rFonts w:ascii="Times New Roman" w:hAnsi="Times New Roman" w:cs="Times New Roman"/>
                <w:color w:val="FF0000"/>
                <w:u w:val="single"/>
                <w:rPrChange w:id="1697" w:author="SHAHZAIB KHAN" w:date="2026-10-07T19:14:00Z">
                  <w:rPr>
                    <w:del w:id="1698" w:author="SHAHZAIB KHAN" w:date="2026-10-07T20:42:00Z"/>
                    <w:rFonts w:ascii="Times New Roman" w:hAnsi="Times New Roman" w:cs="Times New Roman"/>
                  </w:rPr>
                </w:rPrChange>
              </w:rPr>
            </w:pPr>
            <w:del w:id="1699" w:author="SHAHZAIB KHAN" w:date="2026-10-07T20:42:00Z">
              <w:r w:rsidRPr="00DB397A" w:rsidDel="00C526BA">
                <w:rPr>
                  <w:rFonts w:ascii="Times New Roman" w:hAnsi="Times New Roman" w:cs="Times New Roman"/>
                  <w:color w:val="FF0000"/>
                  <w:u w:val="single"/>
                  <w:rPrChange w:id="1700" w:author="SHAHZAIB KHAN" w:date="2026-10-07T19:14:00Z">
                    <w:rPr>
                      <w:rFonts w:ascii="Times New Roman" w:hAnsi="Times New Roman" w:cs="Times New Roman"/>
                    </w:rPr>
                  </w:rPrChange>
                </w:rPr>
                <w:delText>Possible values: Pending, Approved, Rejected.</w:delText>
              </w:r>
            </w:del>
          </w:p>
        </w:tc>
      </w:tr>
      <w:tr w:rsidR="00DB397A" w:rsidRPr="00DB397A" w:rsidDel="00C526BA" w14:paraId="43E9A59C" w14:textId="77777777" w:rsidTr="00CF34AE">
        <w:trPr>
          <w:trHeight w:val="609"/>
          <w:del w:id="1701"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29B22B21" w14:textId="5891E047" w:rsidR="00DA6DAD" w:rsidRPr="00DB397A" w:rsidDel="00C526BA" w:rsidRDefault="519CCA04" w:rsidP="00067106">
            <w:pPr>
              <w:rPr>
                <w:del w:id="1702" w:author="SHAHZAIB KHAN" w:date="2026-10-07T20:42:00Z"/>
                <w:rFonts w:ascii="Times New Roman" w:hAnsi="Times New Roman" w:cs="Times New Roman"/>
                <w:color w:val="FF0000"/>
                <w:u w:val="single"/>
                <w:rPrChange w:id="1703" w:author="SHAHZAIB KHAN" w:date="2026-10-07T19:14:00Z">
                  <w:rPr>
                    <w:del w:id="1704" w:author="SHAHZAIB KHAN" w:date="2026-10-07T20:42:00Z"/>
                    <w:rFonts w:ascii="Times New Roman" w:hAnsi="Times New Roman" w:cs="Times New Roman"/>
                  </w:rPr>
                </w:rPrChange>
              </w:rPr>
            </w:pPr>
            <w:del w:id="1705" w:author="SHAHZAIB KHAN" w:date="2026-10-07T20:42:00Z">
              <w:r w:rsidRPr="00DB397A" w:rsidDel="00C526BA">
                <w:rPr>
                  <w:rFonts w:ascii="Times New Roman" w:hAnsi="Times New Roman" w:cs="Times New Roman"/>
                  <w:color w:val="FF0000"/>
                  <w:u w:val="single"/>
                  <w:rPrChange w:id="1706" w:author="SHAHZAIB KHAN" w:date="2026-10-07T19:14:00Z">
                    <w:rPr>
                      <w:rFonts w:ascii="Times New Roman" w:hAnsi="Times New Roman" w:cs="Times New Roman"/>
                    </w:rPr>
                  </w:rPrChange>
                </w:rPr>
                <w:delText>Approval Comments</w:delText>
              </w:r>
            </w:del>
          </w:p>
        </w:tc>
        <w:tc>
          <w:tcPr>
            <w:tcW w:w="950" w:type="dxa"/>
          </w:tcPr>
          <w:p w14:paraId="332D5313" w14:textId="4F1E1F40"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707" w:author="SHAHZAIB KHAN" w:date="2026-10-07T20:42:00Z"/>
                <w:rFonts w:ascii="Times New Roman" w:hAnsi="Times New Roman" w:cs="Times New Roman"/>
                <w:color w:val="FF0000"/>
                <w:u w:val="single"/>
                <w:rPrChange w:id="1708" w:author="SHAHZAIB KHAN" w:date="2026-10-07T19:14:00Z">
                  <w:rPr>
                    <w:del w:id="1709" w:author="SHAHZAIB KHAN" w:date="2026-10-07T20:42:00Z"/>
                    <w:rFonts w:ascii="Times New Roman" w:hAnsi="Times New Roman" w:cs="Times New Roman"/>
                  </w:rPr>
                </w:rPrChange>
              </w:rPr>
            </w:pPr>
            <w:del w:id="1710" w:author="SHAHZAIB KHAN" w:date="2026-10-07T20:42:00Z">
              <w:r w:rsidRPr="00DB397A" w:rsidDel="00C526BA">
                <w:rPr>
                  <w:rFonts w:ascii="Times New Roman" w:hAnsi="Times New Roman" w:cs="Times New Roman"/>
                  <w:color w:val="FF0000"/>
                  <w:u w:val="single"/>
                  <w:rPrChange w:id="1711" w:author="SHAHZAIB KHAN" w:date="2026-10-07T19:14:00Z">
                    <w:rPr>
                      <w:rFonts w:ascii="Times New Roman" w:hAnsi="Times New Roman" w:cs="Times New Roman"/>
                    </w:rPr>
                  </w:rPrChange>
                </w:rPr>
                <w:delText>Data Element</w:delText>
              </w:r>
            </w:del>
          </w:p>
        </w:tc>
        <w:tc>
          <w:tcPr>
            <w:tcW w:w="1325" w:type="dxa"/>
          </w:tcPr>
          <w:p w14:paraId="6CD8E1AE" w14:textId="4689055E"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712" w:author="SHAHZAIB KHAN" w:date="2026-10-07T20:42:00Z"/>
                <w:rFonts w:ascii="Times New Roman" w:hAnsi="Times New Roman" w:cs="Times New Roman"/>
                <w:color w:val="FF0000"/>
                <w:u w:val="single"/>
                <w:rPrChange w:id="1713" w:author="SHAHZAIB KHAN" w:date="2026-10-07T19:14:00Z">
                  <w:rPr>
                    <w:del w:id="1714" w:author="SHAHZAIB KHAN" w:date="2026-10-07T20:42:00Z"/>
                    <w:rFonts w:ascii="Times New Roman" w:hAnsi="Times New Roman" w:cs="Times New Roman"/>
                  </w:rPr>
                </w:rPrChange>
              </w:rPr>
            </w:pPr>
            <w:del w:id="1715" w:author="SHAHZAIB KHAN" w:date="2026-10-07T20:42:00Z">
              <w:r w:rsidRPr="00DB397A" w:rsidDel="00C526BA">
                <w:rPr>
                  <w:rFonts w:ascii="Times New Roman" w:hAnsi="Times New Roman" w:cs="Times New Roman"/>
                  <w:color w:val="FF0000"/>
                  <w:u w:val="single"/>
                  <w:rPrChange w:id="1716" w:author="SHAHZAIB KHAN" w:date="2026-10-07T19:14:00Z">
                    <w:rPr>
                      <w:rFonts w:ascii="Times New Roman" w:hAnsi="Times New Roman" w:cs="Times New Roman"/>
                    </w:rPr>
                  </w:rPrChange>
                </w:rPr>
                <w:delText>Comments provided by the supervisor during project approval.</w:delText>
              </w:r>
            </w:del>
          </w:p>
        </w:tc>
        <w:tc>
          <w:tcPr>
            <w:tcW w:w="987" w:type="dxa"/>
          </w:tcPr>
          <w:p w14:paraId="5756D1FC" w14:textId="39E0AE64"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717" w:author="SHAHZAIB KHAN" w:date="2026-10-07T20:42:00Z"/>
                <w:rFonts w:ascii="Times New Roman" w:hAnsi="Times New Roman" w:cs="Times New Roman"/>
                <w:color w:val="FF0000"/>
                <w:u w:val="single"/>
                <w:rPrChange w:id="1718" w:author="SHAHZAIB KHAN" w:date="2026-10-07T19:14:00Z">
                  <w:rPr>
                    <w:del w:id="1719" w:author="SHAHZAIB KHAN" w:date="2026-10-07T20:42:00Z"/>
                    <w:rFonts w:ascii="Times New Roman" w:hAnsi="Times New Roman" w:cs="Times New Roman"/>
                  </w:rPr>
                </w:rPrChange>
              </w:rPr>
            </w:pPr>
            <w:del w:id="1720" w:author="SHAHZAIB KHAN" w:date="2026-10-07T20:42:00Z">
              <w:r w:rsidRPr="00DB397A" w:rsidDel="00C526BA">
                <w:rPr>
                  <w:rFonts w:ascii="Times New Roman" w:hAnsi="Times New Roman" w:cs="Times New Roman"/>
                  <w:color w:val="FF0000"/>
                  <w:u w:val="single"/>
                  <w:rPrChange w:id="1721" w:author="SHAHZAIB KHAN" w:date="2026-10-07T19:14:00Z">
                    <w:rPr>
                      <w:rFonts w:ascii="Times New Roman" w:hAnsi="Times New Roman" w:cs="Times New Roman"/>
                    </w:rPr>
                  </w:rPrChange>
                </w:rPr>
                <w:delText>String</w:delText>
              </w:r>
            </w:del>
          </w:p>
        </w:tc>
        <w:tc>
          <w:tcPr>
            <w:tcW w:w="840" w:type="dxa"/>
          </w:tcPr>
          <w:p w14:paraId="38C2A177" w14:textId="3A009D39"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722" w:author="SHAHZAIB KHAN" w:date="2026-10-07T20:42:00Z"/>
                <w:rFonts w:ascii="Times New Roman" w:hAnsi="Times New Roman" w:cs="Times New Roman"/>
                <w:color w:val="FF0000"/>
                <w:u w:val="single"/>
                <w:rPrChange w:id="1723" w:author="SHAHZAIB KHAN" w:date="2026-10-07T19:14:00Z">
                  <w:rPr>
                    <w:del w:id="1724" w:author="SHAHZAIB KHAN" w:date="2026-10-07T20:42:00Z"/>
                    <w:rFonts w:ascii="Times New Roman" w:hAnsi="Times New Roman" w:cs="Times New Roman"/>
                  </w:rPr>
                </w:rPrChange>
              </w:rPr>
            </w:pPr>
            <w:del w:id="1725" w:author="SHAHZAIB KHAN" w:date="2026-10-07T20:42:00Z">
              <w:r w:rsidRPr="00DB397A" w:rsidDel="00C526BA">
                <w:rPr>
                  <w:rFonts w:ascii="Times New Roman" w:hAnsi="Times New Roman" w:cs="Times New Roman"/>
                  <w:color w:val="FF0000"/>
                  <w:u w:val="single"/>
                  <w:rPrChange w:id="1726" w:author="SHAHZAIB KHAN" w:date="2026-10-07T19:14:00Z">
                    <w:rPr>
                      <w:rFonts w:ascii="Times New Roman" w:hAnsi="Times New Roman" w:cs="Times New Roman"/>
                    </w:rPr>
                  </w:rPrChange>
                </w:rPr>
                <w:delText>200</w:delText>
              </w:r>
            </w:del>
          </w:p>
        </w:tc>
        <w:tc>
          <w:tcPr>
            <w:tcW w:w="3199" w:type="dxa"/>
          </w:tcPr>
          <w:p w14:paraId="1DB921CF" w14:textId="41B5D36D"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727" w:author="SHAHZAIB KHAN" w:date="2026-10-07T20:42:00Z"/>
                <w:rFonts w:ascii="Times New Roman" w:hAnsi="Times New Roman" w:cs="Times New Roman"/>
                <w:color w:val="FF0000"/>
                <w:u w:val="single"/>
                <w:rPrChange w:id="1728" w:author="SHAHZAIB KHAN" w:date="2026-10-07T19:14:00Z">
                  <w:rPr>
                    <w:del w:id="1729" w:author="SHAHZAIB KHAN" w:date="2026-10-07T20:42:00Z"/>
                    <w:rFonts w:ascii="Times New Roman" w:hAnsi="Times New Roman" w:cs="Times New Roman"/>
                  </w:rPr>
                </w:rPrChange>
              </w:rPr>
            </w:pPr>
            <w:del w:id="1730" w:author="SHAHZAIB KHAN" w:date="2026-10-07T20:42:00Z">
              <w:r w:rsidRPr="00DB397A" w:rsidDel="00C526BA">
                <w:rPr>
                  <w:rFonts w:ascii="Times New Roman" w:hAnsi="Times New Roman" w:cs="Times New Roman"/>
                  <w:color w:val="FF0000"/>
                  <w:u w:val="single"/>
                  <w:rPrChange w:id="1731" w:author="SHAHZAIB KHAN" w:date="2026-10-07T19:14:00Z">
                    <w:rPr>
                      <w:rFonts w:ascii="Times New Roman" w:hAnsi="Times New Roman" w:cs="Times New Roman"/>
                    </w:rPr>
                  </w:rPrChange>
                </w:rPr>
                <w:delText>Make some minor changes to your documentation.</w:delText>
              </w:r>
            </w:del>
          </w:p>
        </w:tc>
        <w:tc>
          <w:tcPr>
            <w:tcW w:w="1675" w:type="dxa"/>
          </w:tcPr>
          <w:p w14:paraId="6252B1ED" w14:textId="0AF09BBA"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732" w:author="SHAHZAIB KHAN" w:date="2026-10-07T20:42:00Z"/>
                <w:rFonts w:ascii="Times New Roman" w:hAnsi="Times New Roman" w:cs="Times New Roman"/>
                <w:color w:val="FF0000"/>
                <w:u w:val="single"/>
                <w:rPrChange w:id="1733" w:author="SHAHZAIB KHAN" w:date="2026-10-07T19:14:00Z">
                  <w:rPr>
                    <w:del w:id="1734" w:author="SHAHZAIB KHAN" w:date="2026-10-07T20:42:00Z"/>
                    <w:rFonts w:ascii="Times New Roman" w:hAnsi="Times New Roman" w:cs="Times New Roman"/>
                  </w:rPr>
                </w:rPrChange>
              </w:rPr>
            </w:pPr>
            <w:del w:id="1735" w:author="SHAHZAIB KHAN" w:date="2026-10-07T20:42:00Z">
              <w:r w:rsidRPr="00DB397A" w:rsidDel="00C526BA">
                <w:rPr>
                  <w:rFonts w:ascii="Times New Roman" w:hAnsi="Times New Roman" w:cs="Times New Roman"/>
                  <w:color w:val="FF0000"/>
                  <w:u w:val="single"/>
                  <w:rPrChange w:id="1736" w:author="SHAHZAIB KHAN" w:date="2026-10-07T19:14:00Z">
                    <w:rPr>
                      <w:rFonts w:ascii="Times New Roman" w:hAnsi="Times New Roman" w:cs="Times New Roman"/>
                    </w:rPr>
                  </w:rPrChange>
                </w:rPr>
                <w:delText>Required</w:delText>
              </w:r>
            </w:del>
          </w:p>
        </w:tc>
      </w:tr>
      <w:tr w:rsidR="00DB397A" w:rsidRPr="00DB397A" w:rsidDel="00C526BA" w14:paraId="758324C4" w14:textId="77777777" w:rsidTr="00CF34AE">
        <w:trPr>
          <w:cnfStyle w:val="000000100000" w:firstRow="0" w:lastRow="0" w:firstColumn="0" w:lastColumn="0" w:oddVBand="0" w:evenVBand="0" w:oddHBand="1" w:evenHBand="0" w:firstRowFirstColumn="0" w:firstRowLastColumn="0" w:lastRowFirstColumn="0" w:lastRowLastColumn="0"/>
          <w:trHeight w:val="609"/>
          <w:del w:id="1737"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7C383C2B" w14:textId="4130908B" w:rsidR="00DA6DAD" w:rsidRPr="00DB397A" w:rsidDel="00C526BA" w:rsidRDefault="519CCA04" w:rsidP="00067106">
            <w:pPr>
              <w:rPr>
                <w:del w:id="1738" w:author="SHAHZAIB KHAN" w:date="2026-10-07T20:42:00Z"/>
                <w:rFonts w:ascii="Times New Roman" w:hAnsi="Times New Roman" w:cs="Times New Roman"/>
                <w:color w:val="FF0000"/>
                <w:u w:val="single"/>
                <w:rPrChange w:id="1739" w:author="SHAHZAIB KHAN" w:date="2026-10-07T19:14:00Z">
                  <w:rPr>
                    <w:del w:id="1740" w:author="SHAHZAIB KHAN" w:date="2026-10-07T20:42:00Z"/>
                    <w:rFonts w:ascii="Times New Roman" w:hAnsi="Times New Roman" w:cs="Times New Roman"/>
                  </w:rPr>
                </w:rPrChange>
              </w:rPr>
            </w:pPr>
            <w:del w:id="1741" w:author="SHAHZAIB KHAN" w:date="2026-10-07T20:42:00Z">
              <w:r w:rsidRPr="00DB397A" w:rsidDel="00C526BA">
                <w:rPr>
                  <w:rFonts w:ascii="Times New Roman" w:hAnsi="Times New Roman" w:cs="Times New Roman"/>
                  <w:color w:val="FF0000"/>
                  <w:u w:val="single"/>
                  <w:rPrChange w:id="1742" w:author="SHAHZAIB KHAN" w:date="2026-10-07T19:14:00Z">
                    <w:rPr>
                      <w:rFonts w:ascii="Times New Roman" w:hAnsi="Times New Roman" w:cs="Times New Roman"/>
                    </w:rPr>
                  </w:rPrChange>
                </w:rPr>
                <w:delText>Work product File</w:delText>
              </w:r>
            </w:del>
          </w:p>
        </w:tc>
        <w:tc>
          <w:tcPr>
            <w:tcW w:w="950" w:type="dxa"/>
          </w:tcPr>
          <w:p w14:paraId="146945D8" w14:textId="6D53752A"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743" w:author="SHAHZAIB KHAN" w:date="2026-10-07T20:42:00Z"/>
                <w:rFonts w:ascii="Times New Roman" w:hAnsi="Times New Roman" w:cs="Times New Roman"/>
                <w:color w:val="FF0000"/>
                <w:u w:val="single"/>
                <w:rPrChange w:id="1744" w:author="SHAHZAIB KHAN" w:date="2026-10-07T19:14:00Z">
                  <w:rPr>
                    <w:del w:id="1745" w:author="SHAHZAIB KHAN" w:date="2026-10-07T20:42:00Z"/>
                    <w:rFonts w:ascii="Times New Roman" w:hAnsi="Times New Roman" w:cs="Times New Roman"/>
                  </w:rPr>
                </w:rPrChange>
              </w:rPr>
            </w:pPr>
            <w:del w:id="1746" w:author="SHAHZAIB KHAN" w:date="2026-10-07T20:42:00Z">
              <w:r w:rsidRPr="00DB397A" w:rsidDel="00C526BA">
                <w:rPr>
                  <w:rFonts w:ascii="Times New Roman" w:hAnsi="Times New Roman" w:cs="Times New Roman"/>
                  <w:color w:val="FF0000"/>
                  <w:u w:val="single"/>
                  <w:rPrChange w:id="1747" w:author="SHAHZAIB KHAN" w:date="2026-10-07T19:14:00Z">
                    <w:rPr>
                      <w:rFonts w:ascii="Times New Roman" w:hAnsi="Times New Roman" w:cs="Times New Roman"/>
                    </w:rPr>
                  </w:rPrChange>
                </w:rPr>
                <w:delText>Data Element</w:delText>
              </w:r>
            </w:del>
          </w:p>
        </w:tc>
        <w:tc>
          <w:tcPr>
            <w:tcW w:w="1325" w:type="dxa"/>
          </w:tcPr>
          <w:p w14:paraId="25A92BA3" w14:textId="0BFFAA11"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748" w:author="SHAHZAIB KHAN" w:date="2026-10-07T20:42:00Z"/>
                <w:rFonts w:ascii="Times New Roman" w:hAnsi="Times New Roman" w:cs="Times New Roman"/>
                <w:color w:val="FF0000"/>
                <w:u w:val="single"/>
                <w:rPrChange w:id="1749" w:author="SHAHZAIB KHAN" w:date="2026-10-07T19:14:00Z">
                  <w:rPr>
                    <w:del w:id="1750" w:author="SHAHZAIB KHAN" w:date="2026-10-07T20:42:00Z"/>
                    <w:rFonts w:ascii="Times New Roman" w:hAnsi="Times New Roman" w:cs="Times New Roman"/>
                  </w:rPr>
                </w:rPrChange>
              </w:rPr>
            </w:pPr>
            <w:del w:id="1751" w:author="SHAHZAIB KHAN" w:date="2026-10-07T20:42:00Z">
              <w:r w:rsidRPr="00DB397A" w:rsidDel="00C526BA">
                <w:rPr>
                  <w:rFonts w:ascii="Times New Roman" w:hAnsi="Times New Roman" w:cs="Times New Roman"/>
                  <w:color w:val="FF0000"/>
                  <w:u w:val="single"/>
                  <w:rPrChange w:id="1752" w:author="SHAHZAIB KHAN" w:date="2026-10-07T19:14:00Z">
                    <w:rPr>
                      <w:rFonts w:ascii="Times New Roman" w:hAnsi="Times New Roman" w:cs="Times New Roman"/>
                    </w:rPr>
                  </w:rPrChange>
                </w:rPr>
                <w:delText>File submitted by the student.</w:delText>
              </w:r>
            </w:del>
          </w:p>
        </w:tc>
        <w:tc>
          <w:tcPr>
            <w:tcW w:w="987" w:type="dxa"/>
          </w:tcPr>
          <w:p w14:paraId="65FBE095" w14:textId="373F3EB5"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753" w:author="SHAHZAIB KHAN" w:date="2026-10-07T20:42:00Z"/>
                <w:rFonts w:ascii="Times New Roman" w:hAnsi="Times New Roman" w:cs="Times New Roman"/>
                <w:color w:val="FF0000"/>
                <w:u w:val="single"/>
                <w:rPrChange w:id="1754" w:author="SHAHZAIB KHAN" w:date="2026-10-07T19:14:00Z">
                  <w:rPr>
                    <w:del w:id="1755" w:author="SHAHZAIB KHAN" w:date="2026-10-07T20:42:00Z"/>
                    <w:rFonts w:ascii="Times New Roman" w:hAnsi="Times New Roman" w:cs="Times New Roman"/>
                  </w:rPr>
                </w:rPrChange>
              </w:rPr>
            </w:pPr>
            <w:del w:id="1756" w:author="SHAHZAIB KHAN" w:date="2026-10-07T20:42:00Z">
              <w:r w:rsidRPr="00DB397A" w:rsidDel="00C526BA">
                <w:rPr>
                  <w:rFonts w:ascii="Times New Roman" w:hAnsi="Times New Roman" w:cs="Times New Roman"/>
                  <w:color w:val="FF0000"/>
                  <w:u w:val="single"/>
                  <w:rPrChange w:id="1757" w:author="SHAHZAIB KHAN" w:date="2026-10-07T19:14:00Z">
                    <w:rPr>
                      <w:rFonts w:ascii="Times New Roman" w:hAnsi="Times New Roman" w:cs="Times New Roman"/>
                    </w:rPr>
                  </w:rPrChange>
                </w:rPr>
                <w:delText>PDF/Zip</w:delText>
              </w:r>
            </w:del>
          </w:p>
        </w:tc>
        <w:tc>
          <w:tcPr>
            <w:tcW w:w="840" w:type="dxa"/>
          </w:tcPr>
          <w:p w14:paraId="0AE3A234" w14:textId="3C238F59"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758" w:author="SHAHZAIB KHAN" w:date="2026-10-07T20:42:00Z"/>
                <w:rFonts w:ascii="Times New Roman" w:hAnsi="Times New Roman" w:cs="Times New Roman"/>
                <w:color w:val="FF0000"/>
                <w:u w:val="single"/>
                <w:rPrChange w:id="1759" w:author="SHAHZAIB KHAN" w:date="2026-10-07T19:14:00Z">
                  <w:rPr>
                    <w:del w:id="1760" w:author="SHAHZAIB KHAN" w:date="2026-10-07T20:42:00Z"/>
                    <w:rFonts w:ascii="Times New Roman" w:hAnsi="Times New Roman" w:cs="Times New Roman"/>
                  </w:rPr>
                </w:rPrChange>
              </w:rPr>
            </w:pPr>
            <w:del w:id="1761" w:author="SHAHZAIB KHAN" w:date="2026-10-07T20:42:00Z">
              <w:r w:rsidRPr="00DB397A" w:rsidDel="00C526BA">
                <w:rPr>
                  <w:rFonts w:ascii="Times New Roman" w:hAnsi="Times New Roman" w:cs="Times New Roman"/>
                  <w:color w:val="FF0000"/>
                  <w:u w:val="single"/>
                  <w:rPrChange w:id="1762" w:author="SHAHZAIB KHAN" w:date="2026-10-07T19:14:00Z">
                    <w:rPr>
                      <w:rFonts w:ascii="Times New Roman" w:hAnsi="Times New Roman" w:cs="Times New Roman"/>
                    </w:rPr>
                  </w:rPrChange>
                </w:rPr>
                <w:delText>5-7 MB</w:delText>
              </w:r>
            </w:del>
          </w:p>
        </w:tc>
        <w:tc>
          <w:tcPr>
            <w:tcW w:w="3199" w:type="dxa"/>
          </w:tcPr>
          <w:p w14:paraId="59D251D9" w14:textId="7DB9DD3C"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763" w:author="SHAHZAIB KHAN" w:date="2026-10-07T20:42:00Z"/>
                <w:rFonts w:ascii="Times New Roman" w:hAnsi="Times New Roman" w:cs="Times New Roman"/>
                <w:color w:val="FF0000"/>
                <w:u w:val="single"/>
                <w:rPrChange w:id="1764" w:author="SHAHZAIB KHAN" w:date="2026-10-07T19:14:00Z">
                  <w:rPr>
                    <w:del w:id="1765" w:author="SHAHZAIB KHAN" w:date="2026-10-07T20:42:00Z"/>
                    <w:rFonts w:ascii="Times New Roman" w:hAnsi="Times New Roman" w:cs="Times New Roman"/>
                  </w:rPr>
                </w:rPrChange>
              </w:rPr>
            </w:pPr>
            <w:del w:id="1766" w:author="SHAHZAIB KHAN" w:date="2026-10-07T20:42:00Z">
              <w:r w:rsidRPr="00DB397A" w:rsidDel="00C526BA">
                <w:rPr>
                  <w:rFonts w:ascii="Times New Roman" w:hAnsi="Times New Roman" w:cs="Times New Roman"/>
                  <w:color w:val="FF0000"/>
                  <w:u w:val="single"/>
                  <w:rPrChange w:id="1767" w:author="SHAHZAIB KHAN" w:date="2026-10-07T19:14:00Z">
                    <w:rPr>
                      <w:rFonts w:ascii="Times New Roman" w:hAnsi="Times New Roman" w:cs="Times New Roman"/>
                    </w:rPr>
                  </w:rPrChange>
                </w:rPr>
                <w:delText>Use-case text.pdf</w:delText>
              </w:r>
            </w:del>
          </w:p>
        </w:tc>
        <w:tc>
          <w:tcPr>
            <w:tcW w:w="1675" w:type="dxa"/>
          </w:tcPr>
          <w:p w14:paraId="749ACB12" w14:textId="06460EA7"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768" w:author="SHAHZAIB KHAN" w:date="2026-10-07T20:42:00Z"/>
                <w:rFonts w:ascii="Times New Roman" w:hAnsi="Times New Roman" w:cs="Times New Roman"/>
                <w:color w:val="FF0000"/>
                <w:u w:val="single"/>
                <w:rPrChange w:id="1769" w:author="SHAHZAIB KHAN" w:date="2026-10-07T19:14:00Z">
                  <w:rPr>
                    <w:del w:id="1770" w:author="SHAHZAIB KHAN" w:date="2026-10-07T20:42:00Z"/>
                    <w:rFonts w:ascii="Times New Roman" w:hAnsi="Times New Roman" w:cs="Times New Roman"/>
                  </w:rPr>
                </w:rPrChange>
              </w:rPr>
            </w:pPr>
            <w:del w:id="1771" w:author="SHAHZAIB KHAN" w:date="2026-10-07T20:42:00Z">
              <w:r w:rsidRPr="00DB397A" w:rsidDel="00C526BA">
                <w:rPr>
                  <w:rFonts w:ascii="Times New Roman" w:hAnsi="Times New Roman" w:cs="Times New Roman"/>
                  <w:color w:val="FF0000"/>
                  <w:u w:val="single"/>
                  <w:rPrChange w:id="1772" w:author="SHAHZAIB KHAN" w:date="2026-10-07T19:14:00Z">
                    <w:rPr>
                      <w:rFonts w:ascii="Times New Roman" w:hAnsi="Times New Roman" w:cs="Times New Roman"/>
                    </w:rPr>
                  </w:rPrChange>
                </w:rPr>
                <w:delText>Only pdf or zip file allowed.</w:delText>
              </w:r>
            </w:del>
          </w:p>
        </w:tc>
      </w:tr>
      <w:tr w:rsidR="00DB397A" w:rsidRPr="00DB397A" w:rsidDel="00C526BA" w14:paraId="43265DE7" w14:textId="77777777" w:rsidTr="00CF34AE">
        <w:trPr>
          <w:trHeight w:val="621"/>
          <w:del w:id="1773"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0ADD23F3" w14:textId="56835568" w:rsidR="00DA6DAD" w:rsidRPr="00DB397A" w:rsidDel="00C526BA" w:rsidRDefault="519CCA04" w:rsidP="00067106">
            <w:pPr>
              <w:rPr>
                <w:del w:id="1774" w:author="SHAHZAIB KHAN" w:date="2026-10-07T20:42:00Z"/>
                <w:rFonts w:ascii="Times New Roman" w:hAnsi="Times New Roman" w:cs="Times New Roman"/>
                <w:color w:val="FF0000"/>
                <w:u w:val="single"/>
                <w:rPrChange w:id="1775" w:author="SHAHZAIB KHAN" w:date="2026-10-07T19:14:00Z">
                  <w:rPr>
                    <w:del w:id="1776" w:author="SHAHZAIB KHAN" w:date="2026-10-07T20:42:00Z"/>
                    <w:rFonts w:ascii="Times New Roman" w:hAnsi="Times New Roman" w:cs="Times New Roman"/>
                  </w:rPr>
                </w:rPrChange>
              </w:rPr>
            </w:pPr>
            <w:del w:id="1777" w:author="SHAHZAIB KHAN" w:date="2026-10-07T20:42:00Z">
              <w:r w:rsidRPr="00DB397A" w:rsidDel="00C526BA">
                <w:rPr>
                  <w:rFonts w:ascii="Times New Roman" w:hAnsi="Times New Roman" w:cs="Times New Roman"/>
                  <w:color w:val="FF0000"/>
                  <w:u w:val="single"/>
                  <w:rPrChange w:id="1778" w:author="SHAHZAIB KHAN" w:date="2026-10-07T19:14:00Z">
                    <w:rPr>
                      <w:rFonts w:ascii="Times New Roman" w:hAnsi="Times New Roman" w:cs="Times New Roman"/>
                    </w:rPr>
                  </w:rPrChange>
                </w:rPr>
                <w:delText>Submission Date</w:delText>
              </w:r>
            </w:del>
          </w:p>
        </w:tc>
        <w:tc>
          <w:tcPr>
            <w:tcW w:w="950" w:type="dxa"/>
          </w:tcPr>
          <w:p w14:paraId="60B8D427" w14:textId="7C86A1C6"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779" w:author="SHAHZAIB KHAN" w:date="2026-10-07T20:42:00Z"/>
                <w:rFonts w:ascii="Times New Roman" w:hAnsi="Times New Roman" w:cs="Times New Roman"/>
                <w:color w:val="FF0000"/>
                <w:u w:val="single"/>
                <w:rPrChange w:id="1780" w:author="SHAHZAIB KHAN" w:date="2026-10-07T19:14:00Z">
                  <w:rPr>
                    <w:del w:id="1781" w:author="SHAHZAIB KHAN" w:date="2026-10-07T20:42:00Z"/>
                    <w:rFonts w:ascii="Times New Roman" w:hAnsi="Times New Roman" w:cs="Times New Roman"/>
                  </w:rPr>
                </w:rPrChange>
              </w:rPr>
            </w:pPr>
            <w:del w:id="1782" w:author="SHAHZAIB KHAN" w:date="2026-10-07T20:42:00Z">
              <w:r w:rsidRPr="00DB397A" w:rsidDel="00C526BA">
                <w:rPr>
                  <w:rFonts w:ascii="Times New Roman" w:hAnsi="Times New Roman" w:cs="Times New Roman"/>
                  <w:color w:val="FF0000"/>
                  <w:u w:val="single"/>
                  <w:rPrChange w:id="1783" w:author="SHAHZAIB KHAN" w:date="2026-10-07T19:14:00Z">
                    <w:rPr>
                      <w:rFonts w:ascii="Times New Roman" w:hAnsi="Times New Roman" w:cs="Times New Roman"/>
                    </w:rPr>
                  </w:rPrChange>
                </w:rPr>
                <w:delText>Data Element</w:delText>
              </w:r>
            </w:del>
          </w:p>
        </w:tc>
        <w:tc>
          <w:tcPr>
            <w:tcW w:w="1325" w:type="dxa"/>
          </w:tcPr>
          <w:p w14:paraId="2DAFC2D2" w14:textId="16B7A59B"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784" w:author="SHAHZAIB KHAN" w:date="2026-10-07T20:42:00Z"/>
                <w:rFonts w:ascii="Times New Roman" w:hAnsi="Times New Roman" w:cs="Times New Roman"/>
                <w:color w:val="FF0000"/>
                <w:u w:val="single"/>
                <w:rPrChange w:id="1785" w:author="SHAHZAIB KHAN" w:date="2026-10-07T19:14:00Z">
                  <w:rPr>
                    <w:del w:id="1786" w:author="SHAHZAIB KHAN" w:date="2026-10-07T20:42:00Z"/>
                    <w:rFonts w:ascii="Times New Roman" w:hAnsi="Times New Roman" w:cs="Times New Roman"/>
                  </w:rPr>
                </w:rPrChange>
              </w:rPr>
            </w:pPr>
            <w:del w:id="1787" w:author="SHAHZAIB KHAN" w:date="2026-10-07T20:42:00Z">
              <w:r w:rsidRPr="00DB397A" w:rsidDel="00C526BA">
                <w:rPr>
                  <w:rFonts w:ascii="Times New Roman" w:hAnsi="Times New Roman" w:cs="Times New Roman"/>
                  <w:color w:val="FF0000"/>
                  <w:u w:val="single"/>
                  <w:rPrChange w:id="1788" w:author="SHAHZAIB KHAN" w:date="2026-10-07T19:14:00Z">
                    <w:rPr>
                      <w:rFonts w:ascii="Times New Roman" w:hAnsi="Times New Roman" w:cs="Times New Roman"/>
                    </w:rPr>
                  </w:rPrChange>
                </w:rPr>
                <w:delText>Date when the student submits the work product.</w:delText>
              </w:r>
            </w:del>
          </w:p>
        </w:tc>
        <w:tc>
          <w:tcPr>
            <w:tcW w:w="987" w:type="dxa"/>
          </w:tcPr>
          <w:p w14:paraId="4AD1C649" w14:textId="519B7FDF"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789" w:author="SHAHZAIB KHAN" w:date="2026-10-07T20:42:00Z"/>
                <w:rFonts w:ascii="Times New Roman" w:hAnsi="Times New Roman" w:cs="Times New Roman"/>
                <w:color w:val="FF0000"/>
                <w:u w:val="single"/>
                <w:rPrChange w:id="1790" w:author="SHAHZAIB KHAN" w:date="2026-10-07T19:14:00Z">
                  <w:rPr>
                    <w:del w:id="1791" w:author="SHAHZAIB KHAN" w:date="2026-10-07T20:42:00Z"/>
                    <w:rFonts w:ascii="Times New Roman" w:hAnsi="Times New Roman" w:cs="Times New Roman"/>
                  </w:rPr>
                </w:rPrChange>
              </w:rPr>
            </w:pPr>
            <w:del w:id="1792" w:author="SHAHZAIB KHAN" w:date="2026-10-07T20:42:00Z">
              <w:r w:rsidRPr="00DB397A" w:rsidDel="00C526BA">
                <w:rPr>
                  <w:rFonts w:ascii="Times New Roman" w:hAnsi="Times New Roman" w:cs="Times New Roman"/>
                  <w:color w:val="FF0000"/>
                  <w:u w:val="single"/>
                  <w:rPrChange w:id="1793" w:author="SHAHZAIB KHAN" w:date="2026-10-07T19:14:00Z">
                    <w:rPr>
                      <w:rFonts w:ascii="Times New Roman" w:hAnsi="Times New Roman" w:cs="Times New Roman"/>
                    </w:rPr>
                  </w:rPrChange>
                </w:rPr>
                <w:delText>Date</w:delText>
              </w:r>
            </w:del>
          </w:p>
        </w:tc>
        <w:tc>
          <w:tcPr>
            <w:tcW w:w="840" w:type="dxa"/>
          </w:tcPr>
          <w:p w14:paraId="6CB0A9BF" w14:textId="7D775F20"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794" w:author="SHAHZAIB KHAN" w:date="2026-10-07T20:42:00Z"/>
                <w:rFonts w:ascii="Times New Roman" w:hAnsi="Times New Roman" w:cs="Times New Roman"/>
                <w:color w:val="FF0000"/>
                <w:u w:val="single"/>
                <w:rPrChange w:id="1795" w:author="SHAHZAIB KHAN" w:date="2026-10-07T19:14:00Z">
                  <w:rPr>
                    <w:del w:id="1796" w:author="SHAHZAIB KHAN" w:date="2026-10-07T20:42:00Z"/>
                    <w:rFonts w:ascii="Times New Roman" w:hAnsi="Times New Roman" w:cs="Times New Roman"/>
                  </w:rPr>
                </w:rPrChange>
              </w:rPr>
            </w:pPr>
            <w:del w:id="1797" w:author="SHAHZAIB KHAN" w:date="2026-10-07T20:42:00Z">
              <w:r w:rsidRPr="00DB397A" w:rsidDel="00C526BA">
                <w:rPr>
                  <w:rFonts w:ascii="Times New Roman" w:hAnsi="Times New Roman" w:cs="Times New Roman"/>
                  <w:color w:val="FF0000"/>
                  <w:u w:val="single"/>
                  <w:rPrChange w:id="1798" w:author="SHAHZAIB KHAN" w:date="2026-10-07T19:14:00Z">
                    <w:rPr>
                      <w:rFonts w:ascii="Times New Roman" w:hAnsi="Times New Roman" w:cs="Times New Roman"/>
                    </w:rPr>
                  </w:rPrChange>
                </w:rPr>
                <w:delText>10</w:delText>
              </w:r>
            </w:del>
          </w:p>
        </w:tc>
        <w:tc>
          <w:tcPr>
            <w:tcW w:w="3199" w:type="dxa"/>
          </w:tcPr>
          <w:p w14:paraId="506CEC50" w14:textId="1A7F42BB"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799" w:author="SHAHZAIB KHAN" w:date="2026-10-07T20:42:00Z"/>
                <w:rFonts w:ascii="Times New Roman" w:hAnsi="Times New Roman" w:cs="Times New Roman"/>
                <w:color w:val="FF0000"/>
                <w:u w:val="single"/>
                <w:rPrChange w:id="1800" w:author="SHAHZAIB KHAN" w:date="2026-10-07T19:14:00Z">
                  <w:rPr>
                    <w:del w:id="1801" w:author="SHAHZAIB KHAN" w:date="2026-10-07T20:42:00Z"/>
                    <w:rFonts w:ascii="Times New Roman" w:hAnsi="Times New Roman" w:cs="Times New Roman"/>
                  </w:rPr>
                </w:rPrChange>
              </w:rPr>
            </w:pPr>
            <w:del w:id="1802" w:author="SHAHZAIB KHAN" w:date="2026-10-07T20:42:00Z">
              <w:r w:rsidRPr="00DB397A" w:rsidDel="00C526BA">
                <w:rPr>
                  <w:rFonts w:ascii="Times New Roman" w:hAnsi="Times New Roman" w:cs="Times New Roman"/>
                  <w:color w:val="FF0000"/>
                  <w:u w:val="single"/>
                  <w:rPrChange w:id="1803" w:author="SHAHZAIB KHAN" w:date="2026-10-07T19:14:00Z">
                    <w:rPr>
                      <w:rFonts w:ascii="Times New Roman" w:hAnsi="Times New Roman" w:cs="Times New Roman"/>
                    </w:rPr>
                  </w:rPrChange>
                </w:rPr>
                <w:delText>23/03/2025</w:delText>
              </w:r>
            </w:del>
          </w:p>
        </w:tc>
        <w:tc>
          <w:tcPr>
            <w:tcW w:w="1675" w:type="dxa"/>
          </w:tcPr>
          <w:p w14:paraId="7DB29080" w14:textId="0821855C"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804" w:author="SHAHZAIB KHAN" w:date="2026-10-07T20:42:00Z"/>
                <w:rFonts w:ascii="Times New Roman" w:hAnsi="Times New Roman" w:cs="Times New Roman"/>
                <w:color w:val="FF0000"/>
                <w:u w:val="single"/>
                <w:rPrChange w:id="1805" w:author="SHAHZAIB KHAN" w:date="2026-10-07T19:14:00Z">
                  <w:rPr>
                    <w:del w:id="1806" w:author="SHAHZAIB KHAN" w:date="2026-10-07T20:42:00Z"/>
                    <w:rFonts w:ascii="Times New Roman" w:hAnsi="Times New Roman" w:cs="Times New Roman"/>
                  </w:rPr>
                </w:rPrChange>
              </w:rPr>
            </w:pPr>
            <w:del w:id="1807" w:author="SHAHZAIB KHAN" w:date="2026-10-07T20:42:00Z">
              <w:r w:rsidRPr="00DB397A" w:rsidDel="00C526BA">
                <w:rPr>
                  <w:rFonts w:ascii="Times New Roman" w:hAnsi="Times New Roman" w:cs="Times New Roman"/>
                  <w:color w:val="FF0000"/>
                  <w:u w:val="single"/>
                  <w:rPrChange w:id="1808" w:author="SHAHZAIB KHAN" w:date="2026-10-07T19:14:00Z">
                    <w:rPr>
                      <w:rFonts w:ascii="Times New Roman" w:hAnsi="Times New Roman" w:cs="Times New Roman"/>
                    </w:rPr>
                  </w:rPrChange>
                </w:rPr>
                <w:delText>Must be in DD/MM/YYYY format.</w:delText>
              </w:r>
            </w:del>
          </w:p>
        </w:tc>
      </w:tr>
      <w:tr w:rsidR="00DB397A" w:rsidRPr="00DB397A" w:rsidDel="00C526BA" w14:paraId="31ED3392" w14:textId="77777777" w:rsidTr="00CF34AE">
        <w:trPr>
          <w:cnfStyle w:val="000000100000" w:firstRow="0" w:lastRow="0" w:firstColumn="0" w:lastColumn="0" w:oddVBand="0" w:evenVBand="0" w:oddHBand="1" w:evenHBand="0" w:firstRowFirstColumn="0" w:firstRowLastColumn="0" w:lastRowFirstColumn="0" w:lastRowLastColumn="0"/>
          <w:trHeight w:val="609"/>
          <w:del w:id="1809"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320A32E5" w14:textId="41A9C6D8" w:rsidR="00DA6DAD" w:rsidRPr="00DB397A" w:rsidDel="00C526BA" w:rsidRDefault="519CCA04" w:rsidP="00067106">
            <w:pPr>
              <w:rPr>
                <w:del w:id="1810" w:author="SHAHZAIB KHAN" w:date="2026-10-07T20:42:00Z"/>
                <w:rFonts w:ascii="Times New Roman" w:hAnsi="Times New Roman" w:cs="Times New Roman"/>
                <w:color w:val="FF0000"/>
                <w:u w:val="single"/>
                <w:rPrChange w:id="1811" w:author="SHAHZAIB KHAN" w:date="2026-10-07T19:14:00Z">
                  <w:rPr>
                    <w:del w:id="1812" w:author="SHAHZAIB KHAN" w:date="2026-10-07T20:42:00Z"/>
                    <w:rFonts w:ascii="Times New Roman" w:hAnsi="Times New Roman" w:cs="Times New Roman"/>
                  </w:rPr>
                </w:rPrChange>
              </w:rPr>
            </w:pPr>
            <w:del w:id="1813" w:author="SHAHZAIB KHAN" w:date="2026-10-07T20:42:00Z">
              <w:r w:rsidRPr="00DB397A" w:rsidDel="00C526BA">
                <w:rPr>
                  <w:rFonts w:ascii="Times New Roman" w:hAnsi="Times New Roman" w:cs="Times New Roman"/>
                  <w:color w:val="FF0000"/>
                  <w:u w:val="single"/>
                  <w:rPrChange w:id="1814" w:author="SHAHZAIB KHAN" w:date="2026-10-07T19:14:00Z">
                    <w:rPr>
                      <w:rFonts w:ascii="Times New Roman" w:hAnsi="Times New Roman" w:cs="Times New Roman"/>
                    </w:rPr>
                  </w:rPrChange>
                </w:rPr>
                <w:delText>Submission Status</w:delText>
              </w:r>
            </w:del>
          </w:p>
        </w:tc>
        <w:tc>
          <w:tcPr>
            <w:tcW w:w="950" w:type="dxa"/>
          </w:tcPr>
          <w:p w14:paraId="4C4F4B5D" w14:textId="4D8D562F"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815" w:author="SHAHZAIB KHAN" w:date="2026-10-07T20:42:00Z"/>
                <w:rFonts w:ascii="Times New Roman" w:hAnsi="Times New Roman" w:cs="Times New Roman"/>
                <w:color w:val="FF0000"/>
                <w:u w:val="single"/>
                <w:rPrChange w:id="1816" w:author="SHAHZAIB KHAN" w:date="2026-10-07T19:14:00Z">
                  <w:rPr>
                    <w:del w:id="1817" w:author="SHAHZAIB KHAN" w:date="2026-10-07T20:42:00Z"/>
                    <w:rFonts w:ascii="Times New Roman" w:hAnsi="Times New Roman" w:cs="Times New Roman"/>
                  </w:rPr>
                </w:rPrChange>
              </w:rPr>
            </w:pPr>
            <w:del w:id="1818" w:author="SHAHZAIB KHAN" w:date="2026-10-07T20:42:00Z">
              <w:r w:rsidRPr="00DB397A" w:rsidDel="00C526BA">
                <w:rPr>
                  <w:rFonts w:ascii="Times New Roman" w:hAnsi="Times New Roman" w:cs="Times New Roman"/>
                  <w:color w:val="FF0000"/>
                  <w:u w:val="single"/>
                  <w:rPrChange w:id="1819" w:author="SHAHZAIB KHAN" w:date="2026-10-07T19:14:00Z">
                    <w:rPr>
                      <w:rFonts w:ascii="Times New Roman" w:hAnsi="Times New Roman" w:cs="Times New Roman"/>
                    </w:rPr>
                  </w:rPrChange>
                </w:rPr>
                <w:delText>Data Element</w:delText>
              </w:r>
            </w:del>
          </w:p>
        </w:tc>
        <w:tc>
          <w:tcPr>
            <w:tcW w:w="1325" w:type="dxa"/>
          </w:tcPr>
          <w:p w14:paraId="190B1644" w14:textId="4E19A143"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820" w:author="SHAHZAIB KHAN" w:date="2026-10-07T20:42:00Z"/>
                <w:rFonts w:ascii="Times New Roman" w:hAnsi="Times New Roman" w:cs="Times New Roman"/>
                <w:color w:val="FF0000"/>
                <w:u w:val="single"/>
                <w:rPrChange w:id="1821" w:author="SHAHZAIB KHAN" w:date="2026-10-07T19:14:00Z">
                  <w:rPr>
                    <w:del w:id="1822" w:author="SHAHZAIB KHAN" w:date="2026-10-07T20:42:00Z"/>
                    <w:rFonts w:ascii="Times New Roman" w:hAnsi="Times New Roman" w:cs="Times New Roman"/>
                  </w:rPr>
                </w:rPrChange>
              </w:rPr>
            </w:pPr>
            <w:del w:id="1823" w:author="SHAHZAIB KHAN" w:date="2026-10-07T20:42:00Z">
              <w:r w:rsidRPr="00DB397A" w:rsidDel="00C526BA">
                <w:rPr>
                  <w:rFonts w:ascii="Times New Roman" w:hAnsi="Times New Roman" w:cs="Times New Roman"/>
                  <w:color w:val="FF0000"/>
                  <w:u w:val="single"/>
                  <w:rPrChange w:id="1824" w:author="SHAHZAIB KHAN" w:date="2026-10-07T19:14:00Z">
                    <w:rPr>
                      <w:rFonts w:ascii="Times New Roman" w:hAnsi="Times New Roman" w:cs="Times New Roman"/>
                    </w:rPr>
                  </w:rPrChange>
                </w:rPr>
                <w:delText>Status of work submission.</w:delText>
              </w:r>
            </w:del>
          </w:p>
        </w:tc>
        <w:tc>
          <w:tcPr>
            <w:tcW w:w="987" w:type="dxa"/>
          </w:tcPr>
          <w:p w14:paraId="5961DC42" w14:textId="36752528"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825" w:author="SHAHZAIB KHAN" w:date="2026-10-07T20:42:00Z"/>
                <w:rFonts w:ascii="Times New Roman" w:hAnsi="Times New Roman" w:cs="Times New Roman"/>
                <w:color w:val="FF0000"/>
                <w:u w:val="single"/>
                <w:rPrChange w:id="1826" w:author="SHAHZAIB KHAN" w:date="2026-10-07T19:14:00Z">
                  <w:rPr>
                    <w:del w:id="1827" w:author="SHAHZAIB KHAN" w:date="2026-10-07T20:42:00Z"/>
                    <w:rFonts w:ascii="Times New Roman" w:hAnsi="Times New Roman" w:cs="Times New Roman"/>
                  </w:rPr>
                </w:rPrChange>
              </w:rPr>
            </w:pPr>
            <w:del w:id="1828" w:author="SHAHZAIB KHAN" w:date="2026-10-07T20:42:00Z">
              <w:r w:rsidRPr="00DB397A" w:rsidDel="00C526BA">
                <w:rPr>
                  <w:rFonts w:ascii="Times New Roman" w:hAnsi="Times New Roman" w:cs="Times New Roman"/>
                  <w:color w:val="FF0000"/>
                  <w:u w:val="single"/>
                  <w:rPrChange w:id="1829" w:author="SHAHZAIB KHAN" w:date="2026-10-07T19:14:00Z">
                    <w:rPr>
                      <w:rFonts w:ascii="Times New Roman" w:hAnsi="Times New Roman" w:cs="Times New Roman"/>
                    </w:rPr>
                  </w:rPrChange>
                </w:rPr>
                <w:delText>String</w:delText>
              </w:r>
            </w:del>
          </w:p>
        </w:tc>
        <w:tc>
          <w:tcPr>
            <w:tcW w:w="840" w:type="dxa"/>
          </w:tcPr>
          <w:p w14:paraId="1A4BBA9A" w14:textId="174B87CE"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830" w:author="SHAHZAIB KHAN" w:date="2026-10-07T20:42:00Z"/>
                <w:rFonts w:ascii="Times New Roman" w:hAnsi="Times New Roman" w:cs="Times New Roman"/>
                <w:color w:val="FF0000"/>
                <w:u w:val="single"/>
                <w:rPrChange w:id="1831" w:author="SHAHZAIB KHAN" w:date="2026-10-07T19:14:00Z">
                  <w:rPr>
                    <w:del w:id="1832" w:author="SHAHZAIB KHAN" w:date="2026-10-07T20:42:00Z"/>
                    <w:rFonts w:ascii="Times New Roman" w:hAnsi="Times New Roman" w:cs="Times New Roman"/>
                  </w:rPr>
                </w:rPrChange>
              </w:rPr>
            </w:pPr>
            <w:del w:id="1833" w:author="SHAHZAIB KHAN" w:date="2026-10-07T20:42:00Z">
              <w:r w:rsidRPr="00DB397A" w:rsidDel="00C526BA">
                <w:rPr>
                  <w:rFonts w:ascii="Times New Roman" w:hAnsi="Times New Roman" w:cs="Times New Roman"/>
                  <w:color w:val="FF0000"/>
                  <w:u w:val="single"/>
                  <w:rPrChange w:id="1834" w:author="SHAHZAIB KHAN" w:date="2026-10-07T19:14:00Z">
                    <w:rPr>
                      <w:rFonts w:ascii="Times New Roman" w:hAnsi="Times New Roman" w:cs="Times New Roman"/>
                    </w:rPr>
                  </w:rPrChange>
                </w:rPr>
                <w:delText>15</w:delText>
              </w:r>
            </w:del>
          </w:p>
        </w:tc>
        <w:tc>
          <w:tcPr>
            <w:tcW w:w="3199" w:type="dxa"/>
          </w:tcPr>
          <w:p w14:paraId="66426BA0" w14:textId="3AA4744D"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835" w:author="SHAHZAIB KHAN" w:date="2026-10-07T20:42:00Z"/>
                <w:rFonts w:ascii="Times New Roman" w:hAnsi="Times New Roman" w:cs="Times New Roman"/>
                <w:color w:val="FF0000"/>
                <w:u w:val="single"/>
                <w:rPrChange w:id="1836" w:author="SHAHZAIB KHAN" w:date="2026-10-07T19:14:00Z">
                  <w:rPr>
                    <w:del w:id="1837" w:author="SHAHZAIB KHAN" w:date="2026-10-07T20:42:00Z"/>
                    <w:rFonts w:ascii="Times New Roman" w:hAnsi="Times New Roman" w:cs="Times New Roman"/>
                  </w:rPr>
                </w:rPrChange>
              </w:rPr>
            </w:pPr>
            <w:del w:id="1838" w:author="SHAHZAIB KHAN" w:date="2026-10-07T20:42:00Z">
              <w:r w:rsidRPr="00DB397A" w:rsidDel="00C526BA">
                <w:rPr>
                  <w:rFonts w:ascii="Times New Roman" w:hAnsi="Times New Roman" w:cs="Times New Roman"/>
                  <w:color w:val="FF0000"/>
                  <w:u w:val="single"/>
                  <w:rPrChange w:id="1839" w:author="SHAHZAIB KHAN" w:date="2026-10-07T19:14:00Z">
                    <w:rPr>
                      <w:rFonts w:ascii="Times New Roman" w:hAnsi="Times New Roman" w:cs="Times New Roman"/>
                    </w:rPr>
                  </w:rPrChange>
                </w:rPr>
                <w:delText>Submitted</w:delText>
              </w:r>
            </w:del>
          </w:p>
        </w:tc>
        <w:tc>
          <w:tcPr>
            <w:tcW w:w="1675" w:type="dxa"/>
          </w:tcPr>
          <w:p w14:paraId="1D27D67C" w14:textId="0FEDA5B9"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840" w:author="SHAHZAIB KHAN" w:date="2026-10-07T20:42:00Z"/>
                <w:rFonts w:ascii="Times New Roman" w:hAnsi="Times New Roman" w:cs="Times New Roman"/>
                <w:color w:val="FF0000"/>
                <w:u w:val="single"/>
                <w:rPrChange w:id="1841" w:author="SHAHZAIB KHAN" w:date="2026-10-07T19:14:00Z">
                  <w:rPr>
                    <w:del w:id="1842" w:author="SHAHZAIB KHAN" w:date="2026-10-07T20:42:00Z"/>
                    <w:rFonts w:ascii="Times New Roman" w:hAnsi="Times New Roman" w:cs="Times New Roman"/>
                  </w:rPr>
                </w:rPrChange>
              </w:rPr>
            </w:pPr>
            <w:del w:id="1843" w:author="SHAHZAIB KHAN" w:date="2026-10-07T20:42:00Z">
              <w:r w:rsidRPr="00DB397A" w:rsidDel="00C526BA">
                <w:rPr>
                  <w:rFonts w:ascii="Times New Roman" w:hAnsi="Times New Roman" w:cs="Times New Roman"/>
                  <w:color w:val="FF0000"/>
                  <w:u w:val="single"/>
                  <w:rPrChange w:id="1844" w:author="SHAHZAIB KHAN" w:date="2026-10-07T19:14:00Z">
                    <w:rPr>
                      <w:rFonts w:ascii="Times New Roman" w:hAnsi="Times New Roman" w:cs="Times New Roman"/>
                    </w:rPr>
                  </w:rPrChange>
                </w:rPr>
                <w:delText>Possible values: Pending, Submitted, Failed.</w:delText>
              </w:r>
            </w:del>
          </w:p>
        </w:tc>
      </w:tr>
      <w:tr w:rsidR="00DB397A" w:rsidRPr="00DB397A" w:rsidDel="00C526BA" w14:paraId="73E03AE8" w14:textId="77777777" w:rsidTr="00CF34AE">
        <w:trPr>
          <w:trHeight w:val="609"/>
          <w:del w:id="1845"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10C97BFC" w14:textId="71960F60" w:rsidR="00DA6DAD" w:rsidRPr="00DB397A" w:rsidDel="00C526BA" w:rsidRDefault="519CCA04" w:rsidP="00067106">
            <w:pPr>
              <w:rPr>
                <w:del w:id="1846" w:author="SHAHZAIB KHAN" w:date="2026-10-07T20:42:00Z"/>
                <w:rFonts w:ascii="Times New Roman" w:hAnsi="Times New Roman" w:cs="Times New Roman"/>
                <w:color w:val="FF0000"/>
                <w:u w:val="single"/>
                <w:rPrChange w:id="1847" w:author="SHAHZAIB KHAN" w:date="2026-10-07T19:14:00Z">
                  <w:rPr>
                    <w:del w:id="1848" w:author="SHAHZAIB KHAN" w:date="2026-10-07T20:42:00Z"/>
                    <w:rFonts w:ascii="Times New Roman" w:hAnsi="Times New Roman" w:cs="Times New Roman"/>
                  </w:rPr>
                </w:rPrChange>
              </w:rPr>
            </w:pPr>
            <w:del w:id="1849" w:author="SHAHZAIB KHAN" w:date="2026-10-07T20:42:00Z">
              <w:r w:rsidRPr="00DB397A" w:rsidDel="00C526BA">
                <w:rPr>
                  <w:rFonts w:ascii="Times New Roman" w:hAnsi="Times New Roman" w:cs="Times New Roman"/>
                  <w:color w:val="FF0000"/>
                  <w:u w:val="single"/>
                  <w:rPrChange w:id="1850" w:author="SHAHZAIB KHAN" w:date="2026-10-07T19:14:00Z">
                    <w:rPr>
                      <w:rFonts w:ascii="Times New Roman" w:hAnsi="Times New Roman" w:cs="Times New Roman"/>
                    </w:rPr>
                  </w:rPrChange>
                </w:rPr>
                <w:delText>Feedback ID</w:delText>
              </w:r>
            </w:del>
          </w:p>
        </w:tc>
        <w:tc>
          <w:tcPr>
            <w:tcW w:w="950" w:type="dxa"/>
          </w:tcPr>
          <w:p w14:paraId="1CA6328A" w14:textId="2E2C287E"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851" w:author="SHAHZAIB KHAN" w:date="2026-10-07T20:42:00Z"/>
                <w:rFonts w:ascii="Times New Roman" w:hAnsi="Times New Roman" w:cs="Times New Roman"/>
                <w:color w:val="FF0000"/>
                <w:u w:val="single"/>
                <w:rPrChange w:id="1852" w:author="SHAHZAIB KHAN" w:date="2026-10-07T19:14:00Z">
                  <w:rPr>
                    <w:del w:id="1853" w:author="SHAHZAIB KHAN" w:date="2026-10-07T20:42:00Z"/>
                    <w:rFonts w:ascii="Times New Roman" w:hAnsi="Times New Roman" w:cs="Times New Roman"/>
                  </w:rPr>
                </w:rPrChange>
              </w:rPr>
            </w:pPr>
            <w:del w:id="1854" w:author="SHAHZAIB KHAN" w:date="2026-10-07T20:42:00Z">
              <w:r w:rsidRPr="00DB397A" w:rsidDel="00C526BA">
                <w:rPr>
                  <w:rFonts w:ascii="Times New Roman" w:hAnsi="Times New Roman" w:cs="Times New Roman"/>
                  <w:color w:val="FF0000"/>
                  <w:u w:val="single"/>
                  <w:rPrChange w:id="1855" w:author="SHAHZAIB KHAN" w:date="2026-10-07T19:14:00Z">
                    <w:rPr>
                      <w:rFonts w:ascii="Times New Roman" w:hAnsi="Times New Roman" w:cs="Times New Roman"/>
                    </w:rPr>
                  </w:rPrChange>
                </w:rPr>
                <w:delText>Data Element</w:delText>
              </w:r>
            </w:del>
          </w:p>
        </w:tc>
        <w:tc>
          <w:tcPr>
            <w:tcW w:w="1325" w:type="dxa"/>
          </w:tcPr>
          <w:p w14:paraId="2EED9041" w14:textId="5CE5D81D"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856" w:author="SHAHZAIB KHAN" w:date="2026-10-07T20:42:00Z"/>
                <w:rFonts w:ascii="Times New Roman" w:hAnsi="Times New Roman" w:cs="Times New Roman"/>
                <w:color w:val="FF0000"/>
                <w:u w:val="single"/>
                <w:rPrChange w:id="1857" w:author="SHAHZAIB KHAN" w:date="2026-10-07T19:14:00Z">
                  <w:rPr>
                    <w:del w:id="1858" w:author="SHAHZAIB KHAN" w:date="2026-10-07T20:42:00Z"/>
                    <w:rFonts w:ascii="Times New Roman" w:hAnsi="Times New Roman" w:cs="Times New Roman"/>
                  </w:rPr>
                </w:rPrChange>
              </w:rPr>
            </w:pPr>
            <w:del w:id="1859" w:author="SHAHZAIB KHAN" w:date="2026-10-07T20:42:00Z">
              <w:r w:rsidRPr="00DB397A" w:rsidDel="00C526BA">
                <w:rPr>
                  <w:rFonts w:ascii="Times New Roman" w:hAnsi="Times New Roman" w:cs="Times New Roman"/>
                  <w:color w:val="FF0000"/>
                  <w:u w:val="single"/>
                  <w:rPrChange w:id="1860" w:author="SHAHZAIB KHAN" w:date="2026-10-07T19:14:00Z">
                    <w:rPr>
                      <w:rFonts w:ascii="Times New Roman" w:hAnsi="Times New Roman" w:cs="Times New Roman"/>
                    </w:rPr>
                  </w:rPrChange>
                </w:rPr>
                <w:delText>Unique identifier for the feedback.</w:delText>
              </w:r>
            </w:del>
          </w:p>
        </w:tc>
        <w:tc>
          <w:tcPr>
            <w:tcW w:w="987" w:type="dxa"/>
          </w:tcPr>
          <w:p w14:paraId="6AC3E953" w14:textId="468CB85B"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861" w:author="SHAHZAIB KHAN" w:date="2026-10-07T20:42:00Z"/>
                <w:rFonts w:ascii="Times New Roman" w:hAnsi="Times New Roman" w:cs="Times New Roman"/>
                <w:color w:val="FF0000"/>
                <w:u w:val="single"/>
                <w:rPrChange w:id="1862" w:author="SHAHZAIB KHAN" w:date="2026-10-07T19:14:00Z">
                  <w:rPr>
                    <w:del w:id="1863" w:author="SHAHZAIB KHAN" w:date="2026-10-07T20:42:00Z"/>
                    <w:rFonts w:ascii="Times New Roman" w:hAnsi="Times New Roman" w:cs="Times New Roman"/>
                  </w:rPr>
                </w:rPrChange>
              </w:rPr>
            </w:pPr>
            <w:del w:id="1864" w:author="SHAHZAIB KHAN" w:date="2026-10-07T20:42:00Z">
              <w:r w:rsidRPr="00DB397A" w:rsidDel="00C526BA">
                <w:rPr>
                  <w:rFonts w:ascii="Times New Roman" w:hAnsi="Times New Roman" w:cs="Times New Roman"/>
                  <w:color w:val="FF0000"/>
                  <w:u w:val="single"/>
                  <w:rPrChange w:id="1865" w:author="SHAHZAIB KHAN" w:date="2026-10-07T19:14:00Z">
                    <w:rPr>
                      <w:rFonts w:ascii="Times New Roman" w:hAnsi="Times New Roman" w:cs="Times New Roman"/>
                    </w:rPr>
                  </w:rPrChange>
                </w:rPr>
                <w:delText>Integer</w:delText>
              </w:r>
            </w:del>
          </w:p>
        </w:tc>
        <w:tc>
          <w:tcPr>
            <w:tcW w:w="840" w:type="dxa"/>
          </w:tcPr>
          <w:p w14:paraId="78DAFB94" w14:textId="755F2CA2"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866" w:author="SHAHZAIB KHAN" w:date="2026-10-07T20:42:00Z"/>
                <w:rFonts w:ascii="Times New Roman" w:hAnsi="Times New Roman" w:cs="Times New Roman"/>
                <w:color w:val="FF0000"/>
                <w:u w:val="single"/>
                <w:rPrChange w:id="1867" w:author="SHAHZAIB KHAN" w:date="2026-10-07T19:14:00Z">
                  <w:rPr>
                    <w:del w:id="1868" w:author="SHAHZAIB KHAN" w:date="2026-10-07T20:42:00Z"/>
                    <w:rFonts w:ascii="Times New Roman" w:hAnsi="Times New Roman" w:cs="Times New Roman"/>
                  </w:rPr>
                </w:rPrChange>
              </w:rPr>
            </w:pPr>
            <w:del w:id="1869" w:author="SHAHZAIB KHAN" w:date="2026-10-07T20:42:00Z">
              <w:r w:rsidRPr="00DB397A" w:rsidDel="00C526BA">
                <w:rPr>
                  <w:rFonts w:ascii="Times New Roman" w:hAnsi="Times New Roman" w:cs="Times New Roman"/>
                  <w:color w:val="FF0000"/>
                  <w:u w:val="single"/>
                  <w:rPrChange w:id="1870" w:author="SHAHZAIB KHAN" w:date="2026-10-07T19:14:00Z">
                    <w:rPr>
                      <w:rFonts w:ascii="Times New Roman" w:hAnsi="Times New Roman" w:cs="Times New Roman"/>
                    </w:rPr>
                  </w:rPrChange>
                </w:rPr>
                <w:delText>10</w:delText>
              </w:r>
            </w:del>
          </w:p>
        </w:tc>
        <w:tc>
          <w:tcPr>
            <w:tcW w:w="3199" w:type="dxa"/>
          </w:tcPr>
          <w:p w14:paraId="03F24239" w14:textId="3EE08744"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871" w:author="SHAHZAIB KHAN" w:date="2026-10-07T20:42:00Z"/>
                <w:rFonts w:ascii="Times New Roman" w:hAnsi="Times New Roman" w:cs="Times New Roman"/>
                <w:color w:val="FF0000"/>
                <w:u w:val="single"/>
                <w:rPrChange w:id="1872" w:author="SHAHZAIB KHAN" w:date="2026-10-07T19:14:00Z">
                  <w:rPr>
                    <w:del w:id="1873" w:author="SHAHZAIB KHAN" w:date="2026-10-07T20:42:00Z"/>
                    <w:rFonts w:ascii="Times New Roman" w:hAnsi="Times New Roman" w:cs="Times New Roman"/>
                  </w:rPr>
                </w:rPrChange>
              </w:rPr>
            </w:pPr>
            <w:del w:id="1874" w:author="SHAHZAIB KHAN" w:date="2026-10-07T20:42:00Z">
              <w:r w:rsidRPr="00DB397A" w:rsidDel="00C526BA">
                <w:rPr>
                  <w:rFonts w:ascii="Times New Roman" w:hAnsi="Times New Roman" w:cs="Times New Roman"/>
                  <w:color w:val="FF0000"/>
                  <w:u w:val="single"/>
                  <w:rPrChange w:id="1875" w:author="SHAHZAIB KHAN" w:date="2026-10-07T19:14:00Z">
                    <w:rPr>
                      <w:rFonts w:ascii="Times New Roman" w:hAnsi="Times New Roman" w:cs="Times New Roman"/>
                    </w:rPr>
                  </w:rPrChange>
                </w:rPr>
                <w:delText>769327</w:delText>
              </w:r>
            </w:del>
          </w:p>
        </w:tc>
        <w:tc>
          <w:tcPr>
            <w:tcW w:w="1675" w:type="dxa"/>
          </w:tcPr>
          <w:p w14:paraId="7FE33615" w14:textId="371CBC40"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876" w:author="SHAHZAIB KHAN" w:date="2026-10-07T20:42:00Z"/>
                <w:rFonts w:ascii="Times New Roman" w:hAnsi="Times New Roman" w:cs="Times New Roman"/>
                <w:color w:val="FF0000"/>
                <w:u w:val="single"/>
                <w:rPrChange w:id="1877" w:author="SHAHZAIB KHAN" w:date="2026-10-07T19:14:00Z">
                  <w:rPr>
                    <w:del w:id="1878" w:author="SHAHZAIB KHAN" w:date="2026-10-07T20:42:00Z"/>
                    <w:rFonts w:ascii="Times New Roman" w:hAnsi="Times New Roman" w:cs="Times New Roman"/>
                  </w:rPr>
                </w:rPrChange>
              </w:rPr>
            </w:pPr>
            <w:del w:id="1879" w:author="SHAHZAIB KHAN" w:date="2026-10-07T20:42:00Z">
              <w:r w:rsidRPr="00DB397A" w:rsidDel="00C526BA">
                <w:rPr>
                  <w:rFonts w:ascii="Times New Roman" w:hAnsi="Times New Roman" w:cs="Times New Roman"/>
                  <w:color w:val="FF0000"/>
                  <w:u w:val="single"/>
                  <w:rPrChange w:id="1880" w:author="SHAHZAIB KHAN" w:date="2026-10-07T19:14:00Z">
                    <w:rPr>
                      <w:rFonts w:ascii="Times New Roman" w:hAnsi="Times New Roman" w:cs="Times New Roman"/>
                    </w:rPr>
                  </w:rPrChange>
                </w:rPr>
                <w:delText>Auto-generated unique ID.</w:delText>
              </w:r>
            </w:del>
          </w:p>
        </w:tc>
      </w:tr>
      <w:tr w:rsidR="00DB397A" w:rsidRPr="00DB397A" w:rsidDel="00C526BA" w14:paraId="7C40D26F" w14:textId="77777777" w:rsidTr="00CF34AE">
        <w:trPr>
          <w:cnfStyle w:val="000000100000" w:firstRow="0" w:lastRow="0" w:firstColumn="0" w:lastColumn="0" w:oddVBand="0" w:evenVBand="0" w:oddHBand="1" w:evenHBand="0" w:firstRowFirstColumn="0" w:firstRowLastColumn="0" w:lastRowFirstColumn="0" w:lastRowLastColumn="0"/>
          <w:trHeight w:val="609"/>
          <w:del w:id="1881"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4613C7FD" w14:textId="44D9B108" w:rsidR="00DA6DAD" w:rsidRPr="00DB397A" w:rsidDel="00C526BA" w:rsidRDefault="519CCA04" w:rsidP="00067106">
            <w:pPr>
              <w:rPr>
                <w:del w:id="1882" w:author="SHAHZAIB KHAN" w:date="2026-10-07T20:42:00Z"/>
                <w:rFonts w:ascii="Times New Roman" w:hAnsi="Times New Roman" w:cs="Times New Roman"/>
                <w:color w:val="FF0000"/>
                <w:u w:val="single"/>
                <w:rPrChange w:id="1883" w:author="SHAHZAIB KHAN" w:date="2026-10-07T19:14:00Z">
                  <w:rPr>
                    <w:del w:id="1884" w:author="SHAHZAIB KHAN" w:date="2026-10-07T20:42:00Z"/>
                    <w:rFonts w:ascii="Times New Roman" w:hAnsi="Times New Roman" w:cs="Times New Roman"/>
                  </w:rPr>
                </w:rPrChange>
              </w:rPr>
            </w:pPr>
            <w:del w:id="1885" w:author="SHAHZAIB KHAN" w:date="2026-10-07T20:42:00Z">
              <w:r w:rsidRPr="00DB397A" w:rsidDel="00C526BA">
                <w:rPr>
                  <w:rFonts w:ascii="Times New Roman" w:hAnsi="Times New Roman" w:cs="Times New Roman"/>
                  <w:color w:val="FF0000"/>
                  <w:u w:val="single"/>
                  <w:rPrChange w:id="1886" w:author="SHAHZAIB KHAN" w:date="2026-10-07T19:14:00Z">
                    <w:rPr>
                      <w:rFonts w:ascii="Times New Roman" w:hAnsi="Times New Roman" w:cs="Times New Roman"/>
                    </w:rPr>
                  </w:rPrChange>
                </w:rPr>
                <w:delText>Feedback Comments</w:delText>
              </w:r>
            </w:del>
          </w:p>
        </w:tc>
        <w:tc>
          <w:tcPr>
            <w:tcW w:w="950" w:type="dxa"/>
          </w:tcPr>
          <w:p w14:paraId="7FEC0694" w14:textId="5BB8B9A4"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887" w:author="SHAHZAIB KHAN" w:date="2026-10-07T20:42:00Z"/>
                <w:rFonts w:ascii="Times New Roman" w:hAnsi="Times New Roman" w:cs="Times New Roman"/>
                <w:color w:val="FF0000"/>
                <w:u w:val="single"/>
                <w:rPrChange w:id="1888" w:author="SHAHZAIB KHAN" w:date="2026-10-07T19:14:00Z">
                  <w:rPr>
                    <w:del w:id="1889" w:author="SHAHZAIB KHAN" w:date="2026-10-07T20:42:00Z"/>
                    <w:rFonts w:ascii="Times New Roman" w:hAnsi="Times New Roman" w:cs="Times New Roman"/>
                  </w:rPr>
                </w:rPrChange>
              </w:rPr>
            </w:pPr>
            <w:del w:id="1890" w:author="SHAHZAIB KHAN" w:date="2026-10-07T20:42:00Z">
              <w:r w:rsidRPr="00DB397A" w:rsidDel="00C526BA">
                <w:rPr>
                  <w:rFonts w:ascii="Times New Roman" w:hAnsi="Times New Roman" w:cs="Times New Roman"/>
                  <w:color w:val="FF0000"/>
                  <w:u w:val="single"/>
                  <w:rPrChange w:id="1891" w:author="SHAHZAIB KHAN" w:date="2026-10-07T19:14:00Z">
                    <w:rPr>
                      <w:rFonts w:ascii="Times New Roman" w:hAnsi="Times New Roman" w:cs="Times New Roman"/>
                    </w:rPr>
                  </w:rPrChange>
                </w:rPr>
                <w:delText>Data Element</w:delText>
              </w:r>
            </w:del>
          </w:p>
        </w:tc>
        <w:tc>
          <w:tcPr>
            <w:tcW w:w="1325" w:type="dxa"/>
          </w:tcPr>
          <w:p w14:paraId="1CC55B85" w14:textId="756A0789"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892" w:author="SHAHZAIB KHAN" w:date="2026-10-07T20:42:00Z"/>
                <w:rFonts w:ascii="Times New Roman" w:hAnsi="Times New Roman" w:cs="Times New Roman"/>
                <w:color w:val="FF0000"/>
                <w:u w:val="single"/>
                <w:rPrChange w:id="1893" w:author="SHAHZAIB KHAN" w:date="2026-10-07T19:14:00Z">
                  <w:rPr>
                    <w:del w:id="1894" w:author="SHAHZAIB KHAN" w:date="2026-10-07T20:42:00Z"/>
                    <w:rFonts w:ascii="Times New Roman" w:hAnsi="Times New Roman" w:cs="Times New Roman"/>
                  </w:rPr>
                </w:rPrChange>
              </w:rPr>
            </w:pPr>
            <w:del w:id="1895" w:author="SHAHZAIB KHAN" w:date="2026-10-07T20:42:00Z">
              <w:r w:rsidRPr="00DB397A" w:rsidDel="00C526BA">
                <w:rPr>
                  <w:rFonts w:ascii="Times New Roman" w:hAnsi="Times New Roman" w:cs="Times New Roman"/>
                  <w:color w:val="FF0000"/>
                  <w:u w:val="single"/>
                  <w:rPrChange w:id="1896" w:author="SHAHZAIB KHAN" w:date="2026-10-07T19:14:00Z">
                    <w:rPr>
                      <w:rFonts w:ascii="Times New Roman" w:hAnsi="Times New Roman" w:cs="Times New Roman"/>
                    </w:rPr>
                  </w:rPrChange>
                </w:rPr>
                <w:delText xml:space="preserve">Comments provided by the supervisor on student’s work. </w:delText>
              </w:r>
            </w:del>
          </w:p>
        </w:tc>
        <w:tc>
          <w:tcPr>
            <w:tcW w:w="987" w:type="dxa"/>
          </w:tcPr>
          <w:p w14:paraId="5A54CB9D" w14:textId="1E900654"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897" w:author="SHAHZAIB KHAN" w:date="2026-10-07T20:42:00Z"/>
                <w:rFonts w:ascii="Times New Roman" w:hAnsi="Times New Roman" w:cs="Times New Roman"/>
                <w:color w:val="FF0000"/>
                <w:u w:val="single"/>
                <w:rPrChange w:id="1898" w:author="SHAHZAIB KHAN" w:date="2026-10-07T19:14:00Z">
                  <w:rPr>
                    <w:del w:id="1899" w:author="SHAHZAIB KHAN" w:date="2026-10-07T20:42:00Z"/>
                    <w:rFonts w:ascii="Times New Roman" w:hAnsi="Times New Roman" w:cs="Times New Roman"/>
                  </w:rPr>
                </w:rPrChange>
              </w:rPr>
            </w:pPr>
            <w:del w:id="1900" w:author="SHAHZAIB KHAN" w:date="2026-10-07T20:42:00Z">
              <w:r w:rsidRPr="00DB397A" w:rsidDel="00C526BA">
                <w:rPr>
                  <w:rFonts w:ascii="Times New Roman" w:hAnsi="Times New Roman" w:cs="Times New Roman"/>
                  <w:color w:val="FF0000"/>
                  <w:u w:val="single"/>
                  <w:rPrChange w:id="1901" w:author="SHAHZAIB KHAN" w:date="2026-10-07T19:14:00Z">
                    <w:rPr>
                      <w:rFonts w:ascii="Times New Roman" w:hAnsi="Times New Roman" w:cs="Times New Roman"/>
                    </w:rPr>
                  </w:rPrChange>
                </w:rPr>
                <w:delText>String</w:delText>
              </w:r>
            </w:del>
          </w:p>
        </w:tc>
        <w:tc>
          <w:tcPr>
            <w:tcW w:w="840" w:type="dxa"/>
          </w:tcPr>
          <w:p w14:paraId="02143F20" w14:textId="06BD2345"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902" w:author="SHAHZAIB KHAN" w:date="2026-10-07T20:42:00Z"/>
                <w:rFonts w:ascii="Times New Roman" w:hAnsi="Times New Roman" w:cs="Times New Roman"/>
                <w:color w:val="FF0000"/>
                <w:u w:val="single"/>
                <w:rPrChange w:id="1903" w:author="SHAHZAIB KHAN" w:date="2026-10-07T19:14:00Z">
                  <w:rPr>
                    <w:del w:id="1904" w:author="SHAHZAIB KHAN" w:date="2026-10-07T20:42:00Z"/>
                    <w:rFonts w:ascii="Times New Roman" w:hAnsi="Times New Roman" w:cs="Times New Roman"/>
                  </w:rPr>
                </w:rPrChange>
              </w:rPr>
            </w:pPr>
            <w:del w:id="1905" w:author="SHAHZAIB KHAN" w:date="2026-10-07T20:42:00Z">
              <w:r w:rsidRPr="00DB397A" w:rsidDel="00C526BA">
                <w:rPr>
                  <w:rFonts w:ascii="Times New Roman" w:hAnsi="Times New Roman" w:cs="Times New Roman"/>
                  <w:color w:val="FF0000"/>
                  <w:u w:val="single"/>
                  <w:rPrChange w:id="1906" w:author="SHAHZAIB KHAN" w:date="2026-10-07T19:14:00Z">
                    <w:rPr>
                      <w:rFonts w:ascii="Times New Roman" w:hAnsi="Times New Roman" w:cs="Times New Roman"/>
                    </w:rPr>
                  </w:rPrChange>
                </w:rPr>
                <w:delText>200</w:delText>
              </w:r>
            </w:del>
          </w:p>
        </w:tc>
        <w:tc>
          <w:tcPr>
            <w:tcW w:w="3199" w:type="dxa"/>
          </w:tcPr>
          <w:p w14:paraId="5DC6501E" w14:textId="68C6BDFE"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907" w:author="SHAHZAIB KHAN" w:date="2026-10-07T20:42:00Z"/>
                <w:rFonts w:ascii="Times New Roman" w:hAnsi="Times New Roman" w:cs="Times New Roman"/>
                <w:color w:val="FF0000"/>
                <w:u w:val="single"/>
                <w:rPrChange w:id="1908" w:author="SHAHZAIB KHAN" w:date="2026-10-07T19:14:00Z">
                  <w:rPr>
                    <w:del w:id="1909" w:author="SHAHZAIB KHAN" w:date="2026-10-07T20:42:00Z"/>
                    <w:rFonts w:ascii="Times New Roman" w:hAnsi="Times New Roman" w:cs="Times New Roman"/>
                  </w:rPr>
                </w:rPrChange>
              </w:rPr>
            </w:pPr>
            <w:del w:id="1910" w:author="SHAHZAIB KHAN" w:date="2026-10-07T20:42:00Z">
              <w:r w:rsidRPr="00DB397A" w:rsidDel="00C526BA">
                <w:rPr>
                  <w:rFonts w:ascii="Times New Roman" w:hAnsi="Times New Roman" w:cs="Times New Roman"/>
                  <w:color w:val="FF0000"/>
                  <w:u w:val="single"/>
                  <w:rPrChange w:id="1911" w:author="SHAHZAIB KHAN" w:date="2026-10-07T19:14:00Z">
                    <w:rPr>
                      <w:rFonts w:ascii="Times New Roman" w:hAnsi="Times New Roman" w:cs="Times New Roman"/>
                    </w:rPr>
                  </w:rPrChange>
                </w:rPr>
                <w:delText>Good work, need some changes.</w:delText>
              </w:r>
            </w:del>
          </w:p>
        </w:tc>
        <w:tc>
          <w:tcPr>
            <w:tcW w:w="1675" w:type="dxa"/>
          </w:tcPr>
          <w:p w14:paraId="1BFC7029" w14:textId="0FD9236E"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912" w:author="SHAHZAIB KHAN" w:date="2026-10-07T20:42:00Z"/>
                <w:rFonts w:ascii="Times New Roman" w:hAnsi="Times New Roman" w:cs="Times New Roman"/>
                <w:color w:val="FF0000"/>
                <w:u w:val="single"/>
                <w:rPrChange w:id="1913" w:author="SHAHZAIB KHAN" w:date="2026-10-07T19:14:00Z">
                  <w:rPr>
                    <w:del w:id="1914" w:author="SHAHZAIB KHAN" w:date="2026-10-07T20:42:00Z"/>
                    <w:rFonts w:ascii="Times New Roman" w:hAnsi="Times New Roman" w:cs="Times New Roman"/>
                  </w:rPr>
                </w:rPrChange>
              </w:rPr>
            </w:pPr>
            <w:del w:id="1915" w:author="SHAHZAIB KHAN" w:date="2026-10-07T20:42:00Z">
              <w:r w:rsidRPr="00DB397A" w:rsidDel="00C526BA">
                <w:rPr>
                  <w:rFonts w:ascii="Times New Roman" w:hAnsi="Times New Roman" w:cs="Times New Roman"/>
                  <w:color w:val="FF0000"/>
                  <w:u w:val="single"/>
                  <w:rPrChange w:id="1916" w:author="SHAHZAIB KHAN" w:date="2026-10-07T19:14:00Z">
                    <w:rPr>
                      <w:rFonts w:ascii="Times New Roman" w:hAnsi="Times New Roman" w:cs="Times New Roman"/>
                    </w:rPr>
                  </w:rPrChange>
                </w:rPr>
                <w:delText>Required</w:delText>
              </w:r>
            </w:del>
          </w:p>
        </w:tc>
      </w:tr>
      <w:tr w:rsidR="00DB397A" w:rsidRPr="00DB397A" w:rsidDel="00C526BA" w14:paraId="5DD5EBC7" w14:textId="77777777" w:rsidTr="00CF34AE">
        <w:trPr>
          <w:trHeight w:val="609"/>
          <w:del w:id="1917"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2706BDBE" w14:textId="6E69E4FF" w:rsidR="00DA6DAD" w:rsidRPr="00DB397A" w:rsidDel="00C526BA" w:rsidRDefault="519CCA04" w:rsidP="00067106">
            <w:pPr>
              <w:rPr>
                <w:del w:id="1918" w:author="SHAHZAIB KHAN" w:date="2026-10-07T20:42:00Z"/>
                <w:rFonts w:ascii="Times New Roman" w:hAnsi="Times New Roman" w:cs="Times New Roman"/>
                <w:color w:val="FF0000"/>
                <w:u w:val="single"/>
                <w:rPrChange w:id="1919" w:author="SHAHZAIB KHAN" w:date="2026-10-07T19:14:00Z">
                  <w:rPr>
                    <w:del w:id="1920" w:author="SHAHZAIB KHAN" w:date="2026-10-07T20:42:00Z"/>
                    <w:rFonts w:ascii="Times New Roman" w:hAnsi="Times New Roman" w:cs="Times New Roman"/>
                  </w:rPr>
                </w:rPrChange>
              </w:rPr>
            </w:pPr>
            <w:del w:id="1921" w:author="SHAHZAIB KHAN" w:date="2026-10-07T20:42:00Z">
              <w:r w:rsidRPr="00DB397A" w:rsidDel="00C526BA">
                <w:rPr>
                  <w:rFonts w:ascii="Times New Roman" w:hAnsi="Times New Roman" w:cs="Times New Roman"/>
                  <w:color w:val="FF0000"/>
                  <w:u w:val="single"/>
                  <w:rPrChange w:id="1922" w:author="SHAHZAIB KHAN" w:date="2026-10-07T19:14:00Z">
                    <w:rPr>
                      <w:rFonts w:ascii="Times New Roman" w:hAnsi="Times New Roman" w:cs="Times New Roman"/>
                    </w:rPr>
                  </w:rPrChange>
                </w:rPr>
                <w:delText>Feedback Date</w:delText>
              </w:r>
            </w:del>
          </w:p>
        </w:tc>
        <w:tc>
          <w:tcPr>
            <w:tcW w:w="950" w:type="dxa"/>
          </w:tcPr>
          <w:p w14:paraId="48A9EFCC" w14:textId="0E66ACC2"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923" w:author="SHAHZAIB KHAN" w:date="2026-10-07T20:42:00Z"/>
                <w:rFonts w:ascii="Times New Roman" w:hAnsi="Times New Roman" w:cs="Times New Roman"/>
                <w:color w:val="FF0000"/>
                <w:u w:val="single"/>
                <w:rPrChange w:id="1924" w:author="SHAHZAIB KHAN" w:date="2026-10-07T19:14:00Z">
                  <w:rPr>
                    <w:del w:id="1925" w:author="SHAHZAIB KHAN" w:date="2026-10-07T20:42:00Z"/>
                    <w:rFonts w:ascii="Times New Roman" w:hAnsi="Times New Roman" w:cs="Times New Roman"/>
                  </w:rPr>
                </w:rPrChange>
              </w:rPr>
            </w:pPr>
            <w:del w:id="1926" w:author="SHAHZAIB KHAN" w:date="2026-10-07T20:42:00Z">
              <w:r w:rsidRPr="00DB397A" w:rsidDel="00C526BA">
                <w:rPr>
                  <w:rFonts w:ascii="Times New Roman" w:hAnsi="Times New Roman" w:cs="Times New Roman"/>
                  <w:color w:val="FF0000"/>
                  <w:u w:val="single"/>
                  <w:rPrChange w:id="1927" w:author="SHAHZAIB KHAN" w:date="2026-10-07T19:14:00Z">
                    <w:rPr>
                      <w:rFonts w:ascii="Times New Roman" w:hAnsi="Times New Roman" w:cs="Times New Roman"/>
                    </w:rPr>
                  </w:rPrChange>
                </w:rPr>
                <w:delText>Data Element</w:delText>
              </w:r>
            </w:del>
          </w:p>
        </w:tc>
        <w:tc>
          <w:tcPr>
            <w:tcW w:w="1325" w:type="dxa"/>
          </w:tcPr>
          <w:p w14:paraId="3A6153C7" w14:textId="1E6865F8"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928" w:author="SHAHZAIB KHAN" w:date="2026-10-07T20:42:00Z"/>
                <w:rFonts w:ascii="Times New Roman" w:hAnsi="Times New Roman" w:cs="Times New Roman"/>
                <w:color w:val="FF0000"/>
                <w:u w:val="single"/>
                <w:rPrChange w:id="1929" w:author="SHAHZAIB KHAN" w:date="2026-10-07T19:14:00Z">
                  <w:rPr>
                    <w:del w:id="1930" w:author="SHAHZAIB KHAN" w:date="2026-10-07T20:42:00Z"/>
                    <w:rFonts w:ascii="Times New Roman" w:hAnsi="Times New Roman" w:cs="Times New Roman"/>
                  </w:rPr>
                </w:rPrChange>
              </w:rPr>
            </w:pPr>
            <w:del w:id="1931" w:author="SHAHZAIB KHAN" w:date="2026-10-07T20:42:00Z">
              <w:r w:rsidRPr="00DB397A" w:rsidDel="00C526BA">
                <w:rPr>
                  <w:rFonts w:ascii="Times New Roman" w:hAnsi="Times New Roman" w:cs="Times New Roman"/>
                  <w:color w:val="FF0000"/>
                  <w:u w:val="single"/>
                  <w:rPrChange w:id="1932" w:author="SHAHZAIB KHAN" w:date="2026-10-07T19:14:00Z">
                    <w:rPr>
                      <w:rFonts w:ascii="Times New Roman" w:hAnsi="Times New Roman" w:cs="Times New Roman"/>
                    </w:rPr>
                  </w:rPrChange>
                </w:rPr>
                <w:delText>Date when feedback was submitted.</w:delText>
              </w:r>
            </w:del>
          </w:p>
        </w:tc>
        <w:tc>
          <w:tcPr>
            <w:tcW w:w="987" w:type="dxa"/>
          </w:tcPr>
          <w:p w14:paraId="42D7DDFF" w14:textId="30348D1C"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933" w:author="SHAHZAIB KHAN" w:date="2026-10-07T20:42:00Z"/>
                <w:rFonts w:ascii="Times New Roman" w:hAnsi="Times New Roman" w:cs="Times New Roman"/>
                <w:color w:val="FF0000"/>
                <w:u w:val="single"/>
                <w:rPrChange w:id="1934" w:author="SHAHZAIB KHAN" w:date="2026-10-07T19:14:00Z">
                  <w:rPr>
                    <w:del w:id="1935" w:author="SHAHZAIB KHAN" w:date="2026-10-07T20:42:00Z"/>
                    <w:rFonts w:ascii="Times New Roman" w:hAnsi="Times New Roman" w:cs="Times New Roman"/>
                  </w:rPr>
                </w:rPrChange>
              </w:rPr>
            </w:pPr>
            <w:del w:id="1936" w:author="SHAHZAIB KHAN" w:date="2026-10-07T20:42:00Z">
              <w:r w:rsidRPr="00DB397A" w:rsidDel="00C526BA">
                <w:rPr>
                  <w:rFonts w:ascii="Times New Roman" w:hAnsi="Times New Roman" w:cs="Times New Roman"/>
                  <w:color w:val="FF0000"/>
                  <w:u w:val="single"/>
                  <w:rPrChange w:id="1937" w:author="SHAHZAIB KHAN" w:date="2026-10-07T19:14:00Z">
                    <w:rPr>
                      <w:rFonts w:ascii="Times New Roman" w:hAnsi="Times New Roman" w:cs="Times New Roman"/>
                    </w:rPr>
                  </w:rPrChange>
                </w:rPr>
                <w:delText>Date</w:delText>
              </w:r>
            </w:del>
          </w:p>
        </w:tc>
        <w:tc>
          <w:tcPr>
            <w:tcW w:w="840" w:type="dxa"/>
          </w:tcPr>
          <w:p w14:paraId="6E6C5E45" w14:textId="4E516D8F"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938" w:author="SHAHZAIB KHAN" w:date="2026-10-07T20:42:00Z"/>
                <w:rFonts w:ascii="Times New Roman" w:hAnsi="Times New Roman" w:cs="Times New Roman"/>
                <w:color w:val="FF0000"/>
                <w:u w:val="single"/>
                <w:rPrChange w:id="1939" w:author="SHAHZAIB KHAN" w:date="2026-10-07T19:14:00Z">
                  <w:rPr>
                    <w:del w:id="1940" w:author="SHAHZAIB KHAN" w:date="2026-10-07T20:42:00Z"/>
                    <w:rFonts w:ascii="Times New Roman" w:hAnsi="Times New Roman" w:cs="Times New Roman"/>
                  </w:rPr>
                </w:rPrChange>
              </w:rPr>
            </w:pPr>
            <w:del w:id="1941" w:author="SHAHZAIB KHAN" w:date="2026-10-07T20:42:00Z">
              <w:r w:rsidRPr="00DB397A" w:rsidDel="00C526BA">
                <w:rPr>
                  <w:rFonts w:ascii="Times New Roman" w:hAnsi="Times New Roman" w:cs="Times New Roman"/>
                  <w:color w:val="FF0000"/>
                  <w:u w:val="single"/>
                  <w:rPrChange w:id="1942" w:author="SHAHZAIB KHAN" w:date="2026-10-07T19:14:00Z">
                    <w:rPr>
                      <w:rFonts w:ascii="Times New Roman" w:hAnsi="Times New Roman" w:cs="Times New Roman"/>
                    </w:rPr>
                  </w:rPrChange>
                </w:rPr>
                <w:delText>10</w:delText>
              </w:r>
            </w:del>
          </w:p>
        </w:tc>
        <w:tc>
          <w:tcPr>
            <w:tcW w:w="3199" w:type="dxa"/>
          </w:tcPr>
          <w:p w14:paraId="4E6966B7" w14:textId="7A2C0716"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943" w:author="SHAHZAIB KHAN" w:date="2026-10-07T20:42:00Z"/>
                <w:rFonts w:ascii="Times New Roman" w:hAnsi="Times New Roman" w:cs="Times New Roman"/>
                <w:color w:val="FF0000"/>
                <w:u w:val="single"/>
                <w:rPrChange w:id="1944" w:author="SHAHZAIB KHAN" w:date="2026-10-07T19:14:00Z">
                  <w:rPr>
                    <w:del w:id="1945" w:author="SHAHZAIB KHAN" w:date="2026-10-07T20:42:00Z"/>
                    <w:rFonts w:ascii="Times New Roman" w:hAnsi="Times New Roman" w:cs="Times New Roman"/>
                  </w:rPr>
                </w:rPrChange>
              </w:rPr>
            </w:pPr>
            <w:del w:id="1946" w:author="SHAHZAIB KHAN" w:date="2026-10-07T20:42:00Z">
              <w:r w:rsidRPr="00DB397A" w:rsidDel="00C526BA">
                <w:rPr>
                  <w:rFonts w:ascii="Times New Roman" w:hAnsi="Times New Roman" w:cs="Times New Roman"/>
                  <w:color w:val="FF0000"/>
                  <w:u w:val="single"/>
                  <w:rPrChange w:id="1947" w:author="SHAHZAIB KHAN" w:date="2026-10-07T19:14:00Z">
                    <w:rPr>
                      <w:rFonts w:ascii="Times New Roman" w:hAnsi="Times New Roman" w:cs="Times New Roman"/>
                    </w:rPr>
                  </w:rPrChange>
                </w:rPr>
                <w:delText>28/03/2025</w:delText>
              </w:r>
            </w:del>
          </w:p>
        </w:tc>
        <w:tc>
          <w:tcPr>
            <w:tcW w:w="1675" w:type="dxa"/>
          </w:tcPr>
          <w:p w14:paraId="3C9658D1" w14:textId="03CA967B"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948" w:author="SHAHZAIB KHAN" w:date="2026-10-07T20:42:00Z"/>
                <w:rFonts w:ascii="Times New Roman" w:hAnsi="Times New Roman" w:cs="Times New Roman"/>
                <w:color w:val="FF0000"/>
                <w:u w:val="single"/>
                <w:rPrChange w:id="1949" w:author="SHAHZAIB KHAN" w:date="2026-10-07T19:14:00Z">
                  <w:rPr>
                    <w:del w:id="1950" w:author="SHAHZAIB KHAN" w:date="2026-10-07T20:42:00Z"/>
                    <w:rFonts w:ascii="Times New Roman" w:hAnsi="Times New Roman" w:cs="Times New Roman"/>
                  </w:rPr>
                </w:rPrChange>
              </w:rPr>
            </w:pPr>
            <w:del w:id="1951" w:author="SHAHZAIB KHAN" w:date="2026-10-07T20:42:00Z">
              <w:r w:rsidRPr="00DB397A" w:rsidDel="00C526BA">
                <w:rPr>
                  <w:rFonts w:ascii="Times New Roman" w:hAnsi="Times New Roman" w:cs="Times New Roman"/>
                  <w:color w:val="FF0000"/>
                  <w:u w:val="single"/>
                  <w:rPrChange w:id="1952" w:author="SHAHZAIB KHAN" w:date="2026-10-07T19:14:00Z">
                    <w:rPr>
                      <w:rFonts w:ascii="Times New Roman" w:hAnsi="Times New Roman" w:cs="Times New Roman"/>
                    </w:rPr>
                  </w:rPrChange>
                </w:rPr>
                <w:delText>Must be in DD/MM/YYYY format.</w:delText>
              </w:r>
            </w:del>
          </w:p>
        </w:tc>
      </w:tr>
      <w:tr w:rsidR="00DB397A" w:rsidRPr="00DB397A" w:rsidDel="00C526BA" w14:paraId="72C30A15" w14:textId="77777777" w:rsidTr="00CF34AE">
        <w:trPr>
          <w:cnfStyle w:val="000000100000" w:firstRow="0" w:lastRow="0" w:firstColumn="0" w:lastColumn="0" w:oddVBand="0" w:evenVBand="0" w:oddHBand="1" w:evenHBand="0" w:firstRowFirstColumn="0" w:firstRowLastColumn="0" w:lastRowFirstColumn="0" w:lastRowLastColumn="0"/>
          <w:trHeight w:val="609"/>
          <w:del w:id="1953"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3FCC1CB2" w14:textId="63025905" w:rsidR="00DA6DAD" w:rsidRPr="00DB397A" w:rsidDel="00C526BA" w:rsidRDefault="519CCA04" w:rsidP="00067106">
            <w:pPr>
              <w:rPr>
                <w:del w:id="1954" w:author="SHAHZAIB KHAN" w:date="2026-10-07T20:42:00Z"/>
                <w:rFonts w:ascii="Times New Roman" w:hAnsi="Times New Roman" w:cs="Times New Roman"/>
                <w:color w:val="FF0000"/>
                <w:u w:val="single"/>
                <w:rPrChange w:id="1955" w:author="SHAHZAIB KHAN" w:date="2026-10-07T19:14:00Z">
                  <w:rPr>
                    <w:del w:id="1956" w:author="SHAHZAIB KHAN" w:date="2026-10-07T20:42:00Z"/>
                    <w:rFonts w:ascii="Times New Roman" w:hAnsi="Times New Roman" w:cs="Times New Roman"/>
                  </w:rPr>
                </w:rPrChange>
              </w:rPr>
            </w:pPr>
            <w:del w:id="1957" w:author="SHAHZAIB KHAN" w:date="2026-10-07T20:42:00Z">
              <w:r w:rsidRPr="00DB397A" w:rsidDel="00C526BA">
                <w:rPr>
                  <w:rFonts w:ascii="Times New Roman" w:hAnsi="Times New Roman" w:cs="Times New Roman"/>
                  <w:color w:val="FF0000"/>
                  <w:u w:val="single"/>
                  <w:rPrChange w:id="1958" w:author="SHAHZAIB KHAN" w:date="2026-10-07T19:14:00Z">
                    <w:rPr>
                      <w:rFonts w:ascii="Times New Roman" w:hAnsi="Times New Roman" w:cs="Times New Roman"/>
                    </w:rPr>
                  </w:rPrChange>
                </w:rPr>
                <w:delText>Feedback Status</w:delText>
              </w:r>
            </w:del>
          </w:p>
        </w:tc>
        <w:tc>
          <w:tcPr>
            <w:tcW w:w="950" w:type="dxa"/>
          </w:tcPr>
          <w:p w14:paraId="1475BD72" w14:textId="57478770"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959" w:author="SHAHZAIB KHAN" w:date="2026-10-07T20:42:00Z"/>
                <w:rFonts w:ascii="Times New Roman" w:hAnsi="Times New Roman" w:cs="Times New Roman"/>
                <w:color w:val="FF0000"/>
                <w:u w:val="single"/>
                <w:rPrChange w:id="1960" w:author="SHAHZAIB KHAN" w:date="2026-10-07T19:14:00Z">
                  <w:rPr>
                    <w:del w:id="1961" w:author="SHAHZAIB KHAN" w:date="2026-10-07T20:42:00Z"/>
                    <w:rFonts w:ascii="Times New Roman" w:hAnsi="Times New Roman" w:cs="Times New Roman"/>
                  </w:rPr>
                </w:rPrChange>
              </w:rPr>
            </w:pPr>
            <w:del w:id="1962" w:author="SHAHZAIB KHAN" w:date="2026-10-07T20:42:00Z">
              <w:r w:rsidRPr="00DB397A" w:rsidDel="00C526BA">
                <w:rPr>
                  <w:rFonts w:ascii="Times New Roman" w:hAnsi="Times New Roman" w:cs="Times New Roman"/>
                  <w:color w:val="FF0000"/>
                  <w:u w:val="single"/>
                  <w:rPrChange w:id="1963" w:author="SHAHZAIB KHAN" w:date="2026-10-07T19:14:00Z">
                    <w:rPr>
                      <w:rFonts w:ascii="Times New Roman" w:hAnsi="Times New Roman" w:cs="Times New Roman"/>
                    </w:rPr>
                  </w:rPrChange>
                </w:rPr>
                <w:delText>Data Element</w:delText>
              </w:r>
            </w:del>
          </w:p>
        </w:tc>
        <w:tc>
          <w:tcPr>
            <w:tcW w:w="1325" w:type="dxa"/>
          </w:tcPr>
          <w:p w14:paraId="03F17DA8" w14:textId="6C03CBD9"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964" w:author="SHAHZAIB KHAN" w:date="2026-10-07T20:42:00Z"/>
                <w:rFonts w:ascii="Times New Roman" w:hAnsi="Times New Roman" w:cs="Times New Roman"/>
                <w:color w:val="FF0000"/>
                <w:u w:val="single"/>
                <w:rPrChange w:id="1965" w:author="SHAHZAIB KHAN" w:date="2026-10-07T19:14:00Z">
                  <w:rPr>
                    <w:del w:id="1966" w:author="SHAHZAIB KHAN" w:date="2026-10-07T20:42:00Z"/>
                    <w:rFonts w:ascii="Times New Roman" w:hAnsi="Times New Roman" w:cs="Times New Roman"/>
                  </w:rPr>
                </w:rPrChange>
              </w:rPr>
            </w:pPr>
            <w:del w:id="1967" w:author="SHAHZAIB KHAN" w:date="2026-10-07T20:42:00Z">
              <w:r w:rsidRPr="00DB397A" w:rsidDel="00C526BA">
                <w:rPr>
                  <w:rFonts w:ascii="Times New Roman" w:hAnsi="Times New Roman" w:cs="Times New Roman"/>
                  <w:color w:val="FF0000"/>
                  <w:u w:val="single"/>
                  <w:rPrChange w:id="1968" w:author="SHAHZAIB KHAN" w:date="2026-10-07T19:14:00Z">
                    <w:rPr>
                      <w:rFonts w:ascii="Times New Roman" w:hAnsi="Times New Roman" w:cs="Times New Roman"/>
                    </w:rPr>
                  </w:rPrChange>
                </w:rPr>
                <w:delText>Status of feedback submission.</w:delText>
              </w:r>
            </w:del>
          </w:p>
        </w:tc>
        <w:tc>
          <w:tcPr>
            <w:tcW w:w="987" w:type="dxa"/>
          </w:tcPr>
          <w:p w14:paraId="626E5532" w14:textId="4A5A7F9B"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969" w:author="SHAHZAIB KHAN" w:date="2026-10-07T20:42:00Z"/>
                <w:rFonts w:ascii="Times New Roman" w:hAnsi="Times New Roman" w:cs="Times New Roman"/>
                <w:color w:val="FF0000"/>
                <w:u w:val="single"/>
                <w:rPrChange w:id="1970" w:author="SHAHZAIB KHAN" w:date="2026-10-07T19:14:00Z">
                  <w:rPr>
                    <w:del w:id="1971" w:author="SHAHZAIB KHAN" w:date="2026-10-07T20:42:00Z"/>
                    <w:rFonts w:ascii="Times New Roman" w:hAnsi="Times New Roman" w:cs="Times New Roman"/>
                  </w:rPr>
                </w:rPrChange>
              </w:rPr>
            </w:pPr>
            <w:del w:id="1972" w:author="SHAHZAIB KHAN" w:date="2026-10-07T20:42:00Z">
              <w:r w:rsidRPr="00DB397A" w:rsidDel="00C526BA">
                <w:rPr>
                  <w:rFonts w:ascii="Times New Roman" w:hAnsi="Times New Roman" w:cs="Times New Roman"/>
                  <w:color w:val="FF0000"/>
                  <w:u w:val="single"/>
                  <w:rPrChange w:id="1973" w:author="SHAHZAIB KHAN" w:date="2026-10-07T19:14:00Z">
                    <w:rPr>
                      <w:rFonts w:ascii="Times New Roman" w:hAnsi="Times New Roman" w:cs="Times New Roman"/>
                    </w:rPr>
                  </w:rPrChange>
                </w:rPr>
                <w:delText>String</w:delText>
              </w:r>
            </w:del>
          </w:p>
        </w:tc>
        <w:tc>
          <w:tcPr>
            <w:tcW w:w="840" w:type="dxa"/>
          </w:tcPr>
          <w:p w14:paraId="3DC73DB9" w14:textId="45580E92"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974" w:author="SHAHZAIB KHAN" w:date="2026-10-07T20:42:00Z"/>
                <w:rFonts w:ascii="Times New Roman" w:hAnsi="Times New Roman" w:cs="Times New Roman"/>
                <w:color w:val="FF0000"/>
                <w:u w:val="single"/>
                <w:rPrChange w:id="1975" w:author="SHAHZAIB KHAN" w:date="2026-10-07T19:14:00Z">
                  <w:rPr>
                    <w:del w:id="1976" w:author="SHAHZAIB KHAN" w:date="2026-10-07T20:42:00Z"/>
                    <w:rFonts w:ascii="Times New Roman" w:hAnsi="Times New Roman" w:cs="Times New Roman"/>
                  </w:rPr>
                </w:rPrChange>
              </w:rPr>
            </w:pPr>
            <w:del w:id="1977" w:author="SHAHZAIB KHAN" w:date="2026-10-07T20:42:00Z">
              <w:r w:rsidRPr="00DB397A" w:rsidDel="00C526BA">
                <w:rPr>
                  <w:rFonts w:ascii="Times New Roman" w:hAnsi="Times New Roman" w:cs="Times New Roman"/>
                  <w:color w:val="FF0000"/>
                  <w:u w:val="single"/>
                  <w:rPrChange w:id="1978" w:author="SHAHZAIB KHAN" w:date="2026-10-07T19:14:00Z">
                    <w:rPr>
                      <w:rFonts w:ascii="Times New Roman" w:hAnsi="Times New Roman" w:cs="Times New Roman"/>
                    </w:rPr>
                  </w:rPrChange>
                </w:rPr>
                <w:delText>15</w:delText>
              </w:r>
            </w:del>
          </w:p>
        </w:tc>
        <w:tc>
          <w:tcPr>
            <w:tcW w:w="3199" w:type="dxa"/>
          </w:tcPr>
          <w:p w14:paraId="1F97C4E4" w14:textId="03968849"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979" w:author="SHAHZAIB KHAN" w:date="2026-10-07T20:42:00Z"/>
                <w:rFonts w:ascii="Times New Roman" w:hAnsi="Times New Roman" w:cs="Times New Roman"/>
                <w:color w:val="FF0000"/>
                <w:u w:val="single"/>
                <w:rPrChange w:id="1980" w:author="SHAHZAIB KHAN" w:date="2026-10-07T19:14:00Z">
                  <w:rPr>
                    <w:del w:id="1981" w:author="SHAHZAIB KHAN" w:date="2026-10-07T20:42:00Z"/>
                    <w:rFonts w:ascii="Times New Roman" w:hAnsi="Times New Roman" w:cs="Times New Roman"/>
                  </w:rPr>
                </w:rPrChange>
              </w:rPr>
            </w:pPr>
            <w:del w:id="1982" w:author="SHAHZAIB KHAN" w:date="2026-10-07T20:42:00Z">
              <w:r w:rsidRPr="00DB397A" w:rsidDel="00C526BA">
                <w:rPr>
                  <w:rFonts w:ascii="Times New Roman" w:hAnsi="Times New Roman" w:cs="Times New Roman"/>
                  <w:color w:val="FF0000"/>
                  <w:u w:val="single"/>
                  <w:rPrChange w:id="1983" w:author="SHAHZAIB KHAN" w:date="2026-10-07T19:14:00Z">
                    <w:rPr>
                      <w:rFonts w:ascii="Times New Roman" w:hAnsi="Times New Roman" w:cs="Times New Roman"/>
                    </w:rPr>
                  </w:rPrChange>
                </w:rPr>
                <w:delText>Completed</w:delText>
              </w:r>
            </w:del>
          </w:p>
        </w:tc>
        <w:tc>
          <w:tcPr>
            <w:tcW w:w="1675" w:type="dxa"/>
          </w:tcPr>
          <w:p w14:paraId="1C691AC6" w14:textId="628B10AD"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1984" w:author="SHAHZAIB KHAN" w:date="2026-10-07T20:42:00Z"/>
                <w:rFonts w:ascii="Times New Roman" w:hAnsi="Times New Roman" w:cs="Times New Roman"/>
                <w:color w:val="FF0000"/>
                <w:u w:val="single"/>
                <w:rPrChange w:id="1985" w:author="SHAHZAIB KHAN" w:date="2026-10-07T19:14:00Z">
                  <w:rPr>
                    <w:del w:id="1986" w:author="SHAHZAIB KHAN" w:date="2026-10-07T20:42:00Z"/>
                    <w:rFonts w:ascii="Times New Roman" w:hAnsi="Times New Roman" w:cs="Times New Roman"/>
                  </w:rPr>
                </w:rPrChange>
              </w:rPr>
            </w:pPr>
            <w:del w:id="1987" w:author="SHAHZAIB KHAN" w:date="2026-10-07T20:42:00Z">
              <w:r w:rsidRPr="00DB397A" w:rsidDel="00C526BA">
                <w:rPr>
                  <w:rFonts w:ascii="Times New Roman" w:hAnsi="Times New Roman" w:cs="Times New Roman"/>
                  <w:color w:val="FF0000"/>
                  <w:u w:val="single"/>
                  <w:rPrChange w:id="1988" w:author="SHAHZAIB KHAN" w:date="2026-10-07T19:14:00Z">
                    <w:rPr>
                      <w:rFonts w:ascii="Times New Roman" w:hAnsi="Times New Roman" w:cs="Times New Roman"/>
                    </w:rPr>
                  </w:rPrChange>
                </w:rPr>
                <w:delText>Possible values: Pending, Completed, Revised.</w:delText>
              </w:r>
            </w:del>
          </w:p>
        </w:tc>
      </w:tr>
      <w:tr w:rsidR="00DB397A" w:rsidRPr="00DB397A" w:rsidDel="00C526BA" w14:paraId="3F66AAD6" w14:textId="77777777" w:rsidTr="00CF34AE">
        <w:trPr>
          <w:trHeight w:val="647"/>
          <w:del w:id="1989"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121E3FC4" w14:textId="7F2BEC74" w:rsidR="00DA6DAD" w:rsidRPr="00DB397A" w:rsidDel="00C526BA" w:rsidRDefault="519CCA04" w:rsidP="00067106">
            <w:pPr>
              <w:rPr>
                <w:del w:id="1990" w:author="SHAHZAIB KHAN" w:date="2026-10-07T20:42:00Z"/>
                <w:rFonts w:ascii="Times New Roman" w:hAnsi="Times New Roman" w:cs="Times New Roman"/>
                <w:color w:val="FF0000"/>
                <w:u w:val="single"/>
                <w:rPrChange w:id="1991" w:author="SHAHZAIB KHAN" w:date="2026-10-07T19:14:00Z">
                  <w:rPr>
                    <w:del w:id="1992" w:author="SHAHZAIB KHAN" w:date="2026-10-07T20:42:00Z"/>
                    <w:rFonts w:ascii="Times New Roman" w:hAnsi="Times New Roman" w:cs="Times New Roman"/>
                  </w:rPr>
                </w:rPrChange>
              </w:rPr>
            </w:pPr>
            <w:del w:id="1993" w:author="SHAHZAIB KHAN" w:date="2026-10-07T20:42:00Z">
              <w:r w:rsidRPr="00DB397A" w:rsidDel="00C526BA">
                <w:rPr>
                  <w:rFonts w:ascii="Times New Roman" w:hAnsi="Times New Roman" w:cs="Times New Roman"/>
                  <w:color w:val="FF0000"/>
                  <w:u w:val="single"/>
                  <w:rPrChange w:id="1994" w:author="SHAHZAIB KHAN" w:date="2026-10-07T19:14:00Z">
                    <w:rPr>
                      <w:rFonts w:ascii="Times New Roman" w:hAnsi="Times New Roman" w:cs="Times New Roman"/>
                    </w:rPr>
                  </w:rPrChange>
                </w:rPr>
                <w:delText>Feedback Visibility</w:delText>
              </w:r>
            </w:del>
          </w:p>
        </w:tc>
        <w:tc>
          <w:tcPr>
            <w:tcW w:w="950" w:type="dxa"/>
          </w:tcPr>
          <w:p w14:paraId="2D80EE0A" w14:textId="505CBF41"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1995" w:author="SHAHZAIB KHAN" w:date="2026-10-07T20:42:00Z"/>
                <w:rFonts w:ascii="Times New Roman" w:hAnsi="Times New Roman" w:cs="Times New Roman"/>
                <w:color w:val="FF0000"/>
                <w:u w:val="single"/>
                <w:rPrChange w:id="1996" w:author="SHAHZAIB KHAN" w:date="2026-10-07T19:14:00Z">
                  <w:rPr>
                    <w:del w:id="1997" w:author="SHAHZAIB KHAN" w:date="2026-10-07T20:42:00Z"/>
                    <w:rFonts w:ascii="Times New Roman" w:hAnsi="Times New Roman" w:cs="Times New Roman"/>
                  </w:rPr>
                </w:rPrChange>
              </w:rPr>
            </w:pPr>
            <w:del w:id="1998" w:author="SHAHZAIB KHAN" w:date="2026-10-07T20:42:00Z">
              <w:r w:rsidRPr="00DB397A" w:rsidDel="00C526BA">
                <w:rPr>
                  <w:rFonts w:ascii="Times New Roman" w:hAnsi="Times New Roman" w:cs="Times New Roman"/>
                  <w:color w:val="FF0000"/>
                  <w:u w:val="single"/>
                  <w:rPrChange w:id="1999" w:author="SHAHZAIB KHAN" w:date="2026-10-07T19:14:00Z">
                    <w:rPr>
                      <w:rFonts w:ascii="Times New Roman" w:hAnsi="Times New Roman" w:cs="Times New Roman"/>
                    </w:rPr>
                  </w:rPrChange>
                </w:rPr>
                <w:delText>Data Element</w:delText>
              </w:r>
            </w:del>
          </w:p>
        </w:tc>
        <w:tc>
          <w:tcPr>
            <w:tcW w:w="1325" w:type="dxa"/>
          </w:tcPr>
          <w:p w14:paraId="4638B313" w14:textId="5DF6F84E"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000" w:author="SHAHZAIB KHAN" w:date="2026-10-07T20:42:00Z"/>
                <w:rFonts w:ascii="Times New Roman" w:hAnsi="Times New Roman" w:cs="Times New Roman"/>
                <w:color w:val="FF0000"/>
                <w:u w:val="single"/>
                <w:rPrChange w:id="2001" w:author="SHAHZAIB KHAN" w:date="2026-10-07T19:14:00Z">
                  <w:rPr>
                    <w:del w:id="2002" w:author="SHAHZAIB KHAN" w:date="2026-10-07T20:42:00Z"/>
                    <w:rFonts w:ascii="Times New Roman" w:hAnsi="Times New Roman" w:cs="Times New Roman"/>
                  </w:rPr>
                </w:rPrChange>
              </w:rPr>
            </w:pPr>
            <w:del w:id="2003" w:author="SHAHZAIB KHAN" w:date="2026-10-07T20:42:00Z">
              <w:r w:rsidRPr="00DB397A" w:rsidDel="00C526BA">
                <w:rPr>
                  <w:rFonts w:ascii="Times New Roman" w:hAnsi="Times New Roman" w:cs="Times New Roman"/>
                  <w:color w:val="FF0000"/>
                  <w:u w:val="single"/>
                  <w:rPrChange w:id="2004" w:author="SHAHZAIB KHAN" w:date="2026-10-07T19:14:00Z">
                    <w:rPr>
                      <w:rFonts w:ascii="Times New Roman" w:hAnsi="Times New Roman" w:cs="Times New Roman"/>
                    </w:rPr>
                  </w:rPrChange>
                </w:rPr>
                <w:delText>Determines if feedback is accessible to student.</w:delText>
              </w:r>
            </w:del>
          </w:p>
        </w:tc>
        <w:tc>
          <w:tcPr>
            <w:tcW w:w="987" w:type="dxa"/>
          </w:tcPr>
          <w:p w14:paraId="083AB7A6" w14:textId="3D7CF2DF"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005" w:author="SHAHZAIB KHAN" w:date="2026-10-07T20:42:00Z"/>
                <w:rFonts w:ascii="Times New Roman" w:hAnsi="Times New Roman" w:cs="Times New Roman"/>
                <w:color w:val="FF0000"/>
                <w:u w:val="single"/>
                <w:rPrChange w:id="2006" w:author="SHAHZAIB KHAN" w:date="2026-10-07T19:14:00Z">
                  <w:rPr>
                    <w:del w:id="2007" w:author="SHAHZAIB KHAN" w:date="2026-10-07T20:42:00Z"/>
                    <w:rFonts w:ascii="Times New Roman" w:hAnsi="Times New Roman" w:cs="Times New Roman"/>
                  </w:rPr>
                </w:rPrChange>
              </w:rPr>
            </w:pPr>
            <w:del w:id="2008" w:author="SHAHZAIB KHAN" w:date="2026-10-07T20:42:00Z">
              <w:r w:rsidRPr="00DB397A" w:rsidDel="00C526BA">
                <w:rPr>
                  <w:rFonts w:ascii="Times New Roman" w:hAnsi="Times New Roman" w:cs="Times New Roman"/>
                  <w:color w:val="FF0000"/>
                  <w:u w:val="single"/>
                  <w:rPrChange w:id="2009" w:author="SHAHZAIB KHAN" w:date="2026-10-07T19:14:00Z">
                    <w:rPr>
                      <w:rFonts w:ascii="Times New Roman" w:hAnsi="Times New Roman" w:cs="Times New Roman"/>
                    </w:rPr>
                  </w:rPrChange>
                </w:rPr>
                <w:delText>Boolean</w:delText>
              </w:r>
            </w:del>
          </w:p>
        </w:tc>
        <w:tc>
          <w:tcPr>
            <w:tcW w:w="840" w:type="dxa"/>
          </w:tcPr>
          <w:p w14:paraId="4FA40351" w14:textId="6B76A2C6"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010" w:author="SHAHZAIB KHAN" w:date="2026-10-07T20:42:00Z"/>
                <w:rFonts w:ascii="Times New Roman" w:hAnsi="Times New Roman" w:cs="Times New Roman"/>
                <w:color w:val="FF0000"/>
                <w:u w:val="single"/>
                <w:rPrChange w:id="2011" w:author="SHAHZAIB KHAN" w:date="2026-10-07T19:14:00Z">
                  <w:rPr>
                    <w:del w:id="2012" w:author="SHAHZAIB KHAN" w:date="2026-10-07T20:42:00Z"/>
                    <w:rFonts w:ascii="Times New Roman" w:hAnsi="Times New Roman" w:cs="Times New Roman"/>
                  </w:rPr>
                </w:rPrChange>
              </w:rPr>
            </w:pPr>
            <w:del w:id="2013" w:author="SHAHZAIB KHAN" w:date="2026-10-07T20:42:00Z">
              <w:r w:rsidRPr="00DB397A" w:rsidDel="00C526BA">
                <w:rPr>
                  <w:rFonts w:ascii="Times New Roman" w:hAnsi="Times New Roman" w:cs="Times New Roman"/>
                  <w:color w:val="FF0000"/>
                  <w:u w:val="single"/>
                  <w:rPrChange w:id="2014" w:author="SHAHZAIB KHAN" w:date="2026-10-07T19:14:00Z">
                    <w:rPr>
                      <w:rFonts w:ascii="Times New Roman" w:hAnsi="Times New Roman" w:cs="Times New Roman"/>
                    </w:rPr>
                  </w:rPrChange>
                </w:rPr>
                <w:delText>1</w:delText>
              </w:r>
            </w:del>
          </w:p>
        </w:tc>
        <w:tc>
          <w:tcPr>
            <w:tcW w:w="3199" w:type="dxa"/>
          </w:tcPr>
          <w:p w14:paraId="6220141D" w14:textId="1E44CCDE"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015" w:author="SHAHZAIB KHAN" w:date="2026-10-07T20:42:00Z"/>
                <w:rFonts w:ascii="Times New Roman" w:hAnsi="Times New Roman" w:cs="Times New Roman"/>
                <w:color w:val="FF0000"/>
                <w:u w:val="single"/>
                <w:rPrChange w:id="2016" w:author="SHAHZAIB KHAN" w:date="2026-10-07T19:14:00Z">
                  <w:rPr>
                    <w:del w:id="2017" w:author="SHAHZAIB KHAN" w:date="2026-10-07T20:42:00Z"/>
                    <w:rFonts w:ascii="Times New Roman" w:hAnsi="Times New Roman" w:cs="Times New Roman"/>
                  </w:rPr>
                </w:rPrChange>
              </w:rPr>
            </w:pPr>
            <w:del w:id="2018" w:author="SHAHZAIB KHAN" w:date="2026-10-07T20:42:00Z">
              <w:r w:rsidRPr="00DB397A" w:rsidDel="00C526BA">
                <w:rPr>
                  <w:rFonts w:ascii="Times New Roman" w:hAnsi="Times New Roman" w:cs="Times New Roman"/>
                  <w:color w:val="FF0000"/>
                  <w:u w:val="single"/>
                  <w:rPrChange w:id="2019" w:author="SHAHZAIB KHAN" w:date="2026-10-07T19:14:00Z">
                    <w:rPr>
                      <w:rFonts w:ascii="Times New Roman" w:hAnsi="Times New Roman" w:cs="Times New Roman"/>
                    </w:rPr>
                  </w:rPrChange>
                </w:rPr>
                <w:delText>True</w:delText>
              </w:r>
            </w:del>
          </w:p>
        </w:tc>
        <w:tc>
          <w:tcPr>
            <w:tcW w:w="1675" w:type="dxa"/>
          </w:tcPr>
          <w:p w14:paraId="03B086A3" w14:textId="1032016E"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020" w:author="SHAHZAIB KHAN" w:date="2026-10-07T20:42:00Z"/>
                <w:rFonts w:ascii="Times New Roman" w:hAnsi="Times New Roman" w:cs="Times New Roman"/>
                <w:color w:val="FF0000"/>
                <w:u w:val="single"/>
                <w:rPrChange w:id="2021" w:author="SHAHZAIB KHAN" w:date="2026-10-07T19:14:00Z">
                  <w:rPr>
                    <w:del w:id="2022" w:author="SHAHZAIB KHAN" w:date="2026-10-07T20:42:00Z"/>
                    <w:rFonts w:ascii="Times New Roman" w:hAnsi="Times New Roman" w:cs="Times New Roman"/>
                  </w:rPr>
                </w:rPrChange>
              </w:rPr>
            </w:pPr>
            <w:del w:id="2023" w:author="SHAHZAIB KHAN" w:date="2026-10-07T20:42:00Z">
              <w:r w:rsidRPr="00DB397A" w:rsidDel="00C526BA">
                <w:rPr>
                  <w:rFonts w:ascii="Times New Roman" w:hAnsi="Times New Roman" w:cs="Times New Roman"/>
                  <w:color w:val="FF0000"/>
                  <w:u w:val="single"/>
                  <w:rPrChange w:id="2024" w:author="SHAHZAIB KHAN" w:date="2026-10-07T19:14:00Z">
                    <w:rPr>
                      <w:rFonts w:ascii="Times New Roman" w:hAnsi="Times New Roman" w:cs="Times New Roman"/>
                    </w:rPr>
                  </w:rPrChange>
                </w:rPr>
                <w:delText>True= Visible</w:delText>
              </w:r>
            </w:del>
          </w:p>
          <w:p w14:paraId="2629D67C" w14:textId="2B3E5006" w:rsidR="00DA6DAD" w:rsidRPr="00DB397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025" w:author="SHAHZAIB KHAN" w:date="2026-10-07T20:42:00Z"/>
                <w:rFonts w:ascii="Times New Roman" w:hAnsi="Times New Roman" w:cs="Times New Roman"/>
                <w:color w:val="FF0000"/>
                <w:u w:val="single"/>
                <w:rPrChange w:id="2026" w:author="SHAHZAIB KHAN" w:date="2026-10-07T19:14:00Z">
                  <w:rPr>
                    <w:del w:id="2027" w:author="SHAHZAIB KHAN" w:date="2026-10-07T20:42:00Z"/>
                    <w:rFonts w:ascii="Times New Roman" w:hAnsi="Times New Roman" w:cs="Times New Roman"/>
                  </w:rPr>
                </w:rPrChange>
              </w:rPr>
            </w:pPr>
            <w:del w:id="2028" w:author="SHAHZAIB KHAN" w:date="2026-10-07T20:42:00Z">
              <w:r w:rsidRPr="00DB397A" w:rsidDel="00C526BA">
                <w:rPr>
                  <w:rFonts w:ascii="Times New Roman" w:hAnsi="Times New Roman" w:cs="Times New Roman"/>
                  <w:color w:val="FF0000"/>
                  <w:u w:val="single"/>
                  <w:rPrChange w:id="2029" w:author="SHAHZAIB KHAN" w:date="2026-10-07T19:14:00Z">
                    <w:rPr>
                      <w:rFonts w:ascii="Times New Roman" w:hAnsi="Times New Roman" w:cs="Times New Roman"/>
                    </w:rPr>
                  </w:rPrChange>
                </w:rPr>
                <w:delText>False= Hidden</w:delText>
              </w:r>
            </w:del>
          </w:p>
        </w:tc>
      </w:tr>
      <w:tr w:rsidR="00DB397A" w:rsidRPr="00DB397A" w:rsidDel="00C526BA" w14:paraId="60B49A19" w14:textId="77777777" w:rsidTr="00CF34AE">
        <w:trPr>
          <w:cnfStyle w:val="000000100000" w:firstRow="0" w:lastRow="0" w:firstColumn="0" w:lastColumn="0" w:oddVBand="0" w:evenVBand="0" w:oddHBand="1" w:evenHBand="0" w:firstRowFirstColumn="0" w:firstRowLastColumn="0" w:lastRowFirstColumn="0" w:lastRowLastColumn="0"/>
          <w:trHeight w:val="647"/>
          <w:del w:id="2030" w:author="SHAHZAIB KHAN" w:date="2026-10-07T20:42:00Z"/>
        </w:trPr>
        <w:tc>
          <w:tcPr>
            <w:cnfStyle w:val="001000000000" w:firstRow="0" w:lastRow="0" w:firstColumn="1" w:lastColumn="0" w:oddVBand="0" w:evenVBand="0" w:oddHBand="0" w:evenHBand="0" w:firstRowFirstColumn="0" w:firstRowLastColumn="0" w:lastRowFirstColumn="0" w:lastRowLastColumn="0"/>
            <w:tcW w:w="1377" w:type="dxa"/>
          </w:tcPr>
          <w:p w14:paraId="21EA877A" w14:textId="510E3F37" w:rsidR="00DA6DAD" w:rsidRPr="00DB397A" w:rsidDel="00C526BA" w:rsidRDefault="519CCA04" w:rsidP="00067106">
            <w:pPr>
              <w:rPr>
                <w:del w:id="2031" w:author="SHAHZAIB KHAN" w:date="2026-10-07T20:42:00Z"/>
                <w:rFonts w:ascii="Times New Roman" w:hAnsi="Times New Roman" w:cs="Times New Roman"/>
                <w:color w:val="FF0000"/>
                <w:u w:val="single"/>
                <w:rPrChange w:id="2032" w:author="SHAHZAIB KHAN" w:date="2026-10-07T19:14:00Z">
                  <w:rPr>
                    <w:del w:id="2033" w:author="SHAHZAIB KHAN" w:date="2026-10-07T20:42:00Z"/>
                    <w:rFonts w:ascii="Times New Roman" w:hAnsi="Times New Roman" w:cs="Times New Roman"/>
                  </w:rPr>
                </w:rPrChange>
              </w:rPr>
            </w:pPr>
            <w:del w:id="2034" w:author="SHAHZAIB KHAN" w:date="2026-10-07T20:42:00Z">
              <w:r w:rsidRPr="00DB397A" w:rsidDel="00C526BA">
                <w:rPr>
                  <w:rFonts w:ascii="Times New Roman" w:hAnsi="Times New Roman" w:cs="Times New Roman"/>
                  <w:color w:val="FF0000"/>
                  <w:u w:val="single"/>
                  <w:rPrChange w:id="2035" w:author="SHAHZAIB KHAN" w:date="2026-10-07T19:14:00Z">
                    <w:rPr>
                      <w:rFonts w:ascii="Times New Roman" w:hAnsi="Times New Roman" w:cs="Times New Roman"/>
                    </w:rPr>
                  </w:rPrChange>
                </w:rPr>
                <w:delText>Supervisor Query Response</w:delText>
              </w:r>
            </w:del>
          </w:p>
        </w:tc>
        <w:tc>
          <w:tcPr>
            <w:tcW w:w="950" w:type="dxa"/>
          </w:tcPr>
          <w:p w14:paraId="3D5C2225" w14:textId="3EC986C0"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036" w:author="SHAHZAIB KHAN" w:date="2026-10-07T20:42:00Z"/>
                <w:rFonts w:ascii="Times New Roman" w:hAnsi="Times New Roman" w:cs="Times New Roman"/>
                <w:color w:val="FF0000"/>
                <w:u w:val="single"/>
                <w:rPrChange w:id="2037" w:author="SHAHZAIB KHAN" w:date="2026-10-07T19:14:00Z">
                  <w:rPr>
                    <w:del w:id="2038" w:author="SHAHZAIB KHAN" w:date="2026-10-07T20:42:00Z"/>
                    <w:rFonts w:ascii="Times New Roman" w:hAnsi="Times New Roman" w:cs="Times New Roman"/>
                  </w:rPr>
                </w:rPrChange>
              </w:rPr>
            </w:pPr>
            <w:del w:id="2039" w:author="SHAHZAIB KHAN" w:date="2026-10-07T20:42:00Z">
              <w:r w:rsidRPr="00DB397A" w:rsidDel="00C526BA">
                <w:rPr>
                  <w:rFonts w:ascii="Times New Roman" w:hAnsi="Times New Roman" w:cs="Times New Roman"/>
                  <w:color w:val="FF0000"/>
                  <w:u w:val="single"/>
                  <w:rPrChange w:id="2040" w:author="SHAHZAIB KHAN" w:date="2026-10-07T19:14:00Z">
                    <w:rPr>
                      <w:rFonts w:ascii="Times New Roman" w:hAnsi="Times New Roman" w:cs="Times New Roman"/>
                    </w:rPr>
                  </w:rPrChange>
                </w:rPr>
                <w:delText>Data Element</w:delText>
              </w:r>
            </w:del>
          </w:p>
        </w:tc>
        <w:tc>
          <w:tcPr>
            <w:tcW w:w="1325" w:type="dxa"/>
          </w:tcPr>
          <w:p w14:paraId="1296C295" w14:textId="372692F5"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041" w:author="SHAHZAIB KHAN" w:date="2026-10-07T20:42:00Z"/>
                <w:rFonts w:ascii="Times New Roman" w:hAnsi="Times New Roman" w:cs="Times New Roman"/>
                <w:color w:val="FF0000"/>
                <w:u w:val="single"/>
                <w:rPrChange w:id="2042" w:author="SHAHZAIB KHAN" w:date="2026-10-07T19:14:00Z">
                  <w:rPr>
                    <w:del w:id="2043" w:author="SHAHZAIB KHAN" w:date="2026-10-07T20:42:00Z"/>
                    <w:rFonts w:ascii="Times New Roman" w:hAnsi="Times New Roman" w:cs="Times New Roman"/>
                  </w:rPr>
                </w:rPrChange>
              </w:rPr>
            </w:pPr>
            <w:del w:id="2044" w:author="SHAHZAIB KHAN" w:date="2026-10-07T20:42:00Z">
              <w:r w:rsidRPr="00DB397A" w:rsidDel="00C526BA">
                <w:rPr>
                  <w:rFonts w:ascii="Times New Roman" w:hAnsi="Times New Roman" w:cs="Times New Roman"/>
                  <w:color w:val="FF0000"/>
                  <w:u w:val="single"/>
                  <w:rPrChange w:id="2045" w:author="SHAHZAIB KHAN" w:date="2026-10-07T19:14:00Z">
                    <w:rPr>
                      <w:rFonts w:ascii="Times New Roman" w:hAnsi="Times New Roman" w:cs="Times New Roman"/>
                    </w:rPr>
                  </w:rPrChange>
                </w:rPr>
                <w:delText>Supervisor’s response to student queries.</w:delText>
              </w:r>
            </w:del>
          </w:p>
        </w:tc>
        <w:tc>
          <w:tcPr>
            <w:tcW w:w="987" w:type="dxa"/>
          </w:tcPr>
          <w:p w14:paraId="3CB37923" w14:textId="0A343E14"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046" w:author="SHAHZAIB KHAN" w:date="2026-10-07T20:42:00Z"/>
                <w:rFonts w:ascii="Times New Roman" w:hAnsi="Times New Roman" w:cs="Times New Roman"/>
                <w:color w:val="FF0000"/>
                <w:u w:val="single"/>
                <w:rPrChange w:id="2047" w:author="SHAHZAIB KHAN" w:date="2026-10-07T19:14:00Z">
                  <w:rPr>
                    <w:del w:id="2048" w:author="SHAHZAIB KHAN" w:date="2026-10-07T20:42:00Z"/>
                    <w:rFonts w:ascii="Times New Roman" w:hAnsi="Times New Roman" w:cs="Times New Roman"/>
                  </w:rPr>
                </w:rPrChange>
              </w:rPr>
            </w:pPr>
            <w:del w:id="2049" w:author="SHAHZAIB KHAN" w:date="2026-10-07T20:42:00Z">
              <w:r w:rsidRPr="00DB397A" w:rsidDel="00C526BA">
                <w:rPr>
                  <w:rFonts w:ascii="Times New Roman" w:hAnsi="Times New Roman" w:cs="Times New Roman"/>
                  <w:color w:val="FF0000"/>
                  <w:u w:val="single"/>
                  <w:rPrChange w:id="2050" w:author="SHAHZAIB KHAN" w:date="2026-10-07T19:14:00Z">
                    <w:rPr>
                      <w:rFonts w:ascii="Times New Roman" w:hAnsi="Times New Roman" w:cs="Times New Roman"/>
                    </w:rPr>
                  </w:rPrChange>
                </w:rPr>
                <w:delText>String</w:delText>
              </w:r>
            </w:del>
          </w:p>
        </w:tc>
        <w:tc>
          <w:tcPr>
            <w:tcW w:w="840" w:type="dxa"/>
          </w:tcPr>
          <w:p w14:paraId="4C3B1798" w14:textId="1C2D5606"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051" w:author="SHAHZAIB KHAN" w:date="2026-10-07T20:42:00Z"/>
                <w:rFonts w:ascii="Times New Roman" w:hAnsi="Times New Roman" w:cs="Times New Roman"/>
                <w:color w:val="FF0000"/>
                <w:u w:val="single"/>
                <w:rPrChange w:id="2052" w:author="SHAHZAIB KHAN" w:date="2026-10-07T19:14:00Z">
                  <w:rPr>
                    <w:del w:id="2053" w:author="SHAHZAIB KHAN" w:date="2026-10-07T20:42:00Z"/>
                    <w:rFonts w:ascii="Times New Roman" w:hAnsi="Times New Roman" w:cs="Times New Roman"/>
                  </w:rPr>
                </w:rPrChange>
              </w:rPr>
            </w:pPr>
            <w:del w:id="2054" w:author="SHAHZAIB KHAN" w:date="2026-10-07T20:42:00Z">
              <w:r w:rsidRPr="00DB397A" w:rsidDel="00C526BA">
                <w:rPr>
                  <w:rFonts w:ascii="Times New Roman" w:hAnsi="Times New Roman" w:cs="Times New Roman"/>
                  <w:color w:val="FF0000"/>
                  <w:u w:val="single"/>
                  <w:rPrChange w:id="2055" w:author="SHAHZAIB KHAN" w:date="2026-10-07T19:14:00Z">
                    <w:rPr>
                      <w:rFonts w:ascii="Times New Roman" w:hAnsi="Times New Roman" w:cs="Times New Roman"/>
                    </w:rPr>
                  </w:rPrChange>
                </w:rPr>
                <w:delText>200</w:delText>
              </w:r>
            </w:del>
          </w:p>
        </w:tc>
        <w:tc>
          <w:tcPr>
            <w:tcW w:w="3199" w:type="dxa"/>
          </w:tcPr>
          <w:p w14:paraId="120500EE" w14:textId="38897B2F"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056" w:author="SHAHZAIB KHAN" w:date="2026-10-07T20:42:00Z"/>
                <w:rFonts w:ascii="Times New Roman" w:hAnsi="Times New Roman" w:cs="Times New Roman"/>
                <w:color w:val="FF0000"/>
                <w:u w:val="single"/>
                <w:rPrChange w:id="2057" w:author="SHAHZAIB KHAN" w:date="2026-10-07T19:14:00Z">
                  <w:rPr>
                    <w:del w:id="2058" w:author="SHAHZAIB KHAN" w:date="2026-10-07T20:42:00Z"/>
                    <w:rFonts w:ascii="Times New Roman" w:hAnsi="Times New Roman" w:cs="Times New Roman"/>
                  </w:rPr>
                </w:rPrChange>
              </w:rPr>
            </w:pPr>
            <w:del w:id="2059" w:author="SHAHZAIB KHAN" w:date="2026-10-07T20:42:00Z">
              <w:r w:rsidRPr="00DB397A" w:rsidDel="00C526BA">
                <w:rPr>
                  <w:rFonts w:ascii="Times New Roman" w:hAnsi="Times New Roman" w:cs="Times New Roman"/>
                  <w:color w:val="FF0000"/>
                  <w:u w:val="single"/>
                  <w:rPrChange w:id="2060" w:author="SHAHZAIB KHAN" w:date="2026-10-07T19:14:00Z">
                    <w:rPr>
                      <w:rFonts w:ascii="Times New Roman" w:hAnsi="Times New Roman" w:cs="Times New Roman"/>
                    </w:rPr>
                  </w:rPrChange>
                </w:rPr>
                <w:delText>Further clarification on model</w:delText>
              </w:r>
            </w:del>
          </w:p>
        </w:tc>
        <w:tc>
          <w:tcPr>
            <w:tcW w:w="1675" w:type="dxa"/>
          </w:tcPr>
          <w:p w14:paraId="650174B7" w14:textId="0BEBA1BD" w:rsidR="00DA6DAD" w:rsidRPr="00DB397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061" w:author="SHAHZAIB KHAN" w:date="2026-10-07T20:42:00Z"/>
                <w:rFonts w:ascii="Times New Roman" w:hAnsi="Times New Roman" w:cs="Times New Roman"/>
                <w:color w:val="FF0000"/>
                <w:u w:val="single"/>
                <w:rPrChange w:id="2062" w:author="SHAHZAIB KHAN" w:date="2026-10-07T19:14:00Z">
                  <w:rPr>
                    <w:del w:id="2063" w:author="SHAHZAIB KHAN" w:date="2026-10-07T20:42:00Z"/>
                    <w:rFonts w:ascii="Times New Roman" w:hAnsi="Times New Roman" w:cs="Times New Roman"/>
                  </w:rPr>
                </w:rPrChange>
              </w:rPr>
            </w:pPr>
            <w:del w:id="2064" w:author="SHAHZAIB KHAN" w:date="2026-10-07T20:42:00Z">
              <w:r w:rsidRPr="00DB397A" w:rsidDel="00C526BA">
                <w:rPr>
                  <w:rFonts w:ascii="Times New Roman" w:hAnsi="Times New Roman" w:cs="Times New Roman"/>
                  <w:color w:val="FF0000"/>
                  <w:u w:val="single"/>
                  <w:rPrChange w:id="2065" w:author="SHAHZAIB KHAN" w:date="2026-10-07T19:14:00Z">
                    <w:rPr>
                      <w:rFonts w:ascii="Times New Roman" w:hAnsi="Times New Roman" w:cs="Times New Roman"/>
                    </w:rPr>
                  </w:rPrChange>
                </w:rPr>
                <w:delText>Optional</w:delText>
              </w:r>
            </w:del>
          </w:p>
        </w:tc>
      </w:tr>
    </w:tbl>
    <w:p w14:paraId="64C9832A" w14:textId="77777777" w:rsidR="00DA6DAD" w:rsidRPr="00DB397A" w:rsidRDefault="00DA6DAD">
      <w:pPr>
        <w:spacing w:before="100" w:beforeAutospacing="1" w:after="100" w:afterAutospacing="1" w:line="240" w:lineRule="auto"/>
        <w:rPr>
          <w:ins w:id="2066" w:author="SHAHZAIB KHAN" w:date="2026-10-07T20:42:00Z"/>
          <w:rFonts w:ascii="Times New Roman" w:eastAsia="Times New Roman" w:hAnsi="Times New Roman" w:cs="Times New Roman"/>
          <w:b/>
          <w:bCs/>
          <w:color w:val="FF0000"/>
          <w:sz w:val="36"/>
          <w:szCs w:val="36"/>
          <w:u w:val="single"/>
        </w:rPr>
        <w:pPrChange w:id="2067" w:author="SHAHZAIB KHAN" w:date="2026-10-07T22:08:00Z">
          <w:pPr>
            <w:spacing w:before="100" w:beforeAutospacing="1" w:after="100" w:afterAutospacing="1" w:line="240" w:lineRule="auto"/>
            <w:ind w:left="720"/>
          </w:pPr>
        </w:pPrChange>
      </w:pPr>
    </w:p>
    <w:p w14:paraId="3E9BA359" w14:textId="77777777" w:rsidR="00C526BA" w:rsidRPr="00DB397A" w:rsidRDefault="00C526BA" w:rsidP="1A775A4C">
      <w:pPr>
        <w:spacing w:before="100" w:beforeAutospacing="1" w:after="100" w:afterAutospacing="1" w:line="240" w:lineRule="auto"/>
        <w:ind w:left="720"/>
        <w:rPr>
          <w:ins w:id="2068" w:author="SHAHZAIB KHAN" w:date="2026-10-07T20:42:00Z"/>
          <w:rFonts w:ascii="Times New Roman" w:eastAsia="Times New Roman" w:hAnsi="Times New Roman" w:cs="Times New Roman"/>
          <w:b/>
          <w:bCs/>
          <w:color w:val="FF0000"/>
          <w:sz w:val="36"/>
          <w:szCs w:val="36"/>
          <w:u w:val="single"/>
        </w:rPr>
      </w:pPr>
    </w:p>
    <w:p w14:paraId="01DC64B2" w14:textId="74504818" w:rsidR="00C526BA" w:rsidRPr="00DB397A" w:rsidRDefault="00C526BA" w:rsidP="1A775A4C">
      <w:pPr>
        <w:spacing w:before="100" w:beforeAutospacing="1" w:after="100" w:afterAutospacing="1" w:line="240" w:lineRule="auto"/>
        <w:ind w:left="720"/>
        <w:rPr>
          <w:ins w:id="2069" w:author="SHAHZAIB KHAN" w:date="2026-10-07T20:42:00Z"/>
          <w:rFonts w:ascii="Times New Roman" w:eastAsia="Times New Roman" w:hAnsi="Times New Roman" w:cs="Times New Roman"/>
          <w:color w:val="FF0000"/>
          <w:sz w:val="36"/>
          <w:szCs w:val="36"/>
          <w:u w:val="single"/>
        </w:rPr>
      </w:pPr>
      <w:ins w:id="2070" w:author="SHAHZAIB KHAN" w:date="2026-10-07T20:42:00Z">
        <w:r w:rsidRPr="00DB397A">
          <w:rPr>
            <w:rFonts w:ascii="Times New Roman" w:eastAsia="Times New Roman" w:hAnsi="Times New Roman" w:cs="Times New Roman"/>
            <w:color w:val="FF0000"/>
            <w:sz w:val="36"/>
            <w:szCs w:val="36"/>
            <w:u w:val="single"/>
          </w:rPr>
          <w:t xml:space="preserve">USE CASES </w:t>
        </w:r>
      </w:ins>
    </w:p>
    <w:p w14:paraId="66E31E16" w14:textId="5CE99D35" w:rsidR="00C526BA" w:rsidRPr="00DB397A" w:rsidRDefault="00C526BA" w:rsidP="00C526BA">
      <w:pPr>
        <w:spacing w:before="100" w:beforeAutospacing="1" w:after="100" w:afterAutospacing="1" w:line="240" w:lineRule="auto"/>
        <w:ind w:left="720"/>
        <w:rPr>
          <w:ins w:id="2071" w:author="SHAHZAIB KHAN" w:date="2026-10-07T20:44:00Z"/>
          <w:rFonts w:ascii="Times New Roman" w:eastAsia="Times New Roman" w:hAnsi="Times New Roman" w:cs="Times New Roman"/>
          <w:color w:val="FF0000"/>
          <w:sz w:val="24"/>
          <w:szCs w:val="24"/>
          <w:u w:val="single"/>
          <w:rPrChange w:id="2072" w:author="SHAHZAIB KHAN" w:date="2026-10-07T20:45:00Z">
            <w:rPr>
              <w:ins w:id="2073" w:author="SHAHZAIB KHAN" w:date="2026-10-07T20:44:00Z"/>
              <w:rFonts w:ascii="Times New Roman" w:eastAsia="Times New Roman" w:hAnsi="Times New Roman" w:cs="Times New Roman"/>
              <w:b/>
              <w:bCs/>
              <w:sz w:val="36"/>
              <w:szCs w:val="36"/>
              <w:u w:val="single"/>
            </w:rPr>
          </w:rPrChange>
        </w:rPr>
      </w:pPr>
      <w:ins w:id="2074" w:author="SHAHZAIB KHAN" w:date="2026-10-07T20:44:00Z">
        <w:r w:rsidRPr="00DB397A">
          <w:rPr>
            <w:rFonts w:ascii="Times New Roman" w:eastAsia="Times New Roman" w:hAnsi="Times New Roman" w:cs="Times New Roman"/>
            <w:color w:val="FF0000"/>
            <w:sz w:val="24"/>
            <w:szCs w:val="24"/>
            <w:u w:val="single"/>
            <w:rPrChange w:id="2075" w:author="SHAHZAIB KHAN" w:date="2026-10-07T20:45:00Z">
              <w:rPr>
                <w:rFonts w:ascii="Times New Roman" w:eastAsia="Times New Roman" w:hAnsi="Times New Roman" w:cs="Times New Roman"/>
                <w:b/>
                <w:bCs/>
                <w:sz w:val="36"/>
                <w:szCs w:val="36"/>
                <w:u w:val="single"/>
              </w:rPr>
            </w:rPrChange>
          </w:rPr>
          <w:lastRenderedPageBreak/>
          <w:t>Use Case</w:t>
        </w:r>
      </w:ins>
      <w:r w:rsidR="002413B4" w:rsidRPr="00DB397A">
        <w:rPr>
          <w:rFonts w:ascii="Times New Roman" w:eastAsia="Times New Roman" w:hAnsi="Times New Roman" w:cs="Times New Roman"/>
          <w:color w:val="FF0000"/>
          <w:sz w:val="24"/>
          <w:szCs w:val="24"/>
          <w:u w:val="single"/>
        </w:rPr>
        <w:t xml:space="preserve"> 01</w:t>
      </w:r>
      <w:ins w:id="2076" w:author="SHAHZAIB KHAN" w:date="2026-10-07T20:44:00Z">
        <w:r w:rsidRPr="00DB397A">
          <w:rPr>
            <w:rFonts w:ascii="Times New Roman" w:eastAsia="Times New Roman" w:hAnsi="Times New Roman" w:cs="Times New Roman"/>
            <w:color w:val="FF0000"/>
            <w:sz w:val="24"/>
            <w:szCs w:val="24"/>
            <w:u w:val="single"/>
            <w:rPrChange w:id="2077" w:author="SHAHZAIB KHAN" w:date="2026-10-07T20:45:00Z">
              <w:rPr>
                <w:rFonts w:ascii="Times New Roman" w:eastAsia="Times New Roman" w:hAnsi="Times New Roman" w:cs="Times New Roman"/>
                <w:b/>
                <w:bCs/>
                <w:sz w:val="36"/>
                <w:szCs w:val="36"/>
                <w:u w:val="single"/>
              </w:rPr>
            </w:rPrChange>
          </w:rPr>
          <w:t xml:space="preserve"> : Make Payment  (Shahzaib Khan)</w:t>
        </w:r>
      </w:ins>
    </w:p>
    <w:p w14:paraId="32061952" w14:textId="77777777" w:rsidR="00C526BA" w:rsidRPr="00DB397A" w:rsidRDefault="00C526BA" w:rsidP="00C526BA">
      <w:pPr>
        <w:spacing w:before="100" w:beforeAutospacing="1" w:after="100" w:afterAutospacing="1" w:line="240" w:lineRule="auto"/>
        <w:ind w:left="720"/>
        <w:rPr>
          <w:ins w:id="2078" w:author="SHAHZAIB KHAN" w:date="2026-10-07T20:44:00Z"/>
          <w:rFonts w:ascii="Times New Roman" w:eastAsia="Times New Roman" w:hAnsi="Times New Roman" w:cs="Times New Roman"/>
          <w:color w:val="FF0000"/>
          <w:sz w:val="24"/>
          <w:szCs w:val="24"/>
          <w:u w:val="single"/>
          <w:rPrChange w:id="2079" w:author="SHAHZAIB KHAN" w:date="2026-10-07T20:45:00Z">
            <w:rPr>
              <w:ins w:id="2080" w:author="SHAHZAIB KHAN" w:date="2026-10-07T20:44:00Z"/>
              <w:rFonts w:ascii="Times New Roman" w:eastAsia="Times New Roman" w:hAnsi="Times New Roman" w:cs="Times New Roman"/>
              <w:b/>
              <w:bCs/>
              <w:sz w:val="36"/>
              <w:szCs w:val="36"/>
              <w:u w:val="single"/>
            </w:rPr>
          </w:rPrChange>
        </w:rPr>
      </w:pPr>
      <w:ins w:id="2081" w:author="SHAHZAIB KHAN" w:date="2026-10-07T20:44:00Z">
        <w:r w:rsidRPr="00DB397A">
          <w:rPr>
            <w:rFonts w:ascii="Times New Roman" w:eastAsia="Times New Roman" w:hAnsi="Times New Roman" w:cs="Times New Roman"/>
            <w:color w:val="FF0000"/>
            <w:sz w:val="24"/>
            <w:szCs w:val="24"/>
            <w:u w:val="single"/>
            <w:rPrChange w:id="2082" w:author="SHAHZAIB KHAN" w:date="2026-10-07T20:45:00Z">
              <w:rPr>
                <w:rFonts w:ascii="Times New Roman" w:eastAsia="Times New Roman" w:hAnsi="Times New Roman" w:cs="Times New Roman"/>
                <w:b/>
                <w:bCs/>
                <w:sz w:val="36"/>
                <w:szCs w:val="36"/>
                <w:u w:val="single"/>
              </w:rPr>
            </w:rPrChange>
          </w:rPr>
          <w:t>Inputs:</w:t>
        </w:r>
      </w:ins>
    </w:p>
    <w:p w14:paraId="2F0624C6" w14:textId="77777777" w:rsidR="00C526BA" w:rsidRPr="00DB397A" w:rsidRDefault="00C526BA" w:rsidP="00C526BA">
      <w:pPr>
        <w:numPr>
          <w:ilvl w:val="0"/>
          <w:numId w:val="45"/>
        </w:numPr>
        <w:spacing w:before="100" w:beforeAutospacing="1" w:after="100" w:afterAutospacing="1" w:line="240" w:lineRule="auto"/>
        <w:rPr>
          <w:ins w:id="2083" w:author="SHAHZAIB KHAN" w:date="2026-10-07T20:44:00Z"/>
          <w:rFonts w:ascii="Times New Roman" w:eastAsia="Times New Roman" w:hAnsi="Times New Roman" w:cs="Times New Roman"/>
          <w:color w:val="FF0000"/>
          <w:sz w:val="24"/>
          <w:szCs w:val="24"/>
          <w:u w:val="single"/>
          <w:rPrChange w:id="2084" w:author="SHAHZAIB KHAN" w:date="2026-10-07T20:45:00Z">
            <w:rPr>
              <w:ins w:id="2085" w:author="SHAHZAIB KHAN" w:date="2026-10-07T20:44:00Z"/>
              <w:rFonts w:ascii="Times New Roman" w:eastAsia="Times New Roman" w:hAnsi="Times New Roman" w:cs="Times New Roman"/>
              <w:b/>
              <w:bCs/>
              <w:sz w:val="36"/>
              <w:szCs w:val="36"/>
              <w:u w:val="single"/>
            </w:rPr>
          </w:rPrChange>
        </w:rPr>
      </w:pPr>
      <w:ins w:id="2086" w:author="SHAHZAIB KHAN" w:date="2026-10-07T20:44:00Z">
        <w:r w:rsidRPr="00DB397A">
          <w:rPr>
            <w:rFonts w:ascii="Times New Roman" w:eastAsia="Times New Roman" w:hAnsi="Times New Roman" w:cs="Times New Roman"/>
            <w:color w:val="FF0000"/>
            <w:sz w:val="24"/>
            <w:szCs w:val="24"/>
            <w:u w:val="single"/>
            <w:rPrChange w:id="2087" w:author="SHAHZAIB KHAN" w:date="2026-10-07T20:45:00Z">
              <w:rPr>
                <w:rFonts w:ascii="Times New Roman" w:eastAsia="Times New Roman" w:hAnsi="Times New Roman" w:cs="Times New Roman"/>
                <w:b/>
                <w:bCs/>
                <w:sz w:val="36"/>
                <w:szCs w:val="36"/>
                <w:u w:val="single"/>
              </w:rPr>
            </w:rPrChange>
          </w:rPr>
          <w:t xml:space="preserve"> Order ID</w:t>
        </w:r>
      </w:ins>
    </w:p>
    <w:p w14:paraId="19BD8C6F" w14:textId="77777777" w:rsidR="00C526BA" w:rsidRPr="00DB397A" w:rsidRDefault="00C526BA" w:rsidP="00C526BA">
      <w:pPr>
        <w:numPr>
          <w:ilvl w:val="0"/>
          <w:numId w:val="45"/>
        </w:numPr>
        <w:spacing w:before="100" w:beforeAutospacing="1" w:after="100" w:afterAutospacing="1" w:line="240" w:lineRule="auto"/>
        <w:rPr>
          <w:ins w:id="2088" w:author="SHAHZAIB KHAN" w:date="2026-10-07T20:44:00Z"/>
          <w:rFonts w:ascii="Times New Roman" w:eastAsia="Times New Roman" w:hAnsi="Times New Roman" w:cs="Times New Roman"/>
          <w:color w:val="FF0000"/>
          <w:sz w:val="24"/>
          <w:szCs w:val="24"/>
          <w:u w:val="single"/>
          <w:rPrChange w:id="2089" w:author="SHAHZAIB KHAN" w:date="2026-10-07T20:45:00Z">
            <w:rPr>
              <w:ins w:id="2090" w:author="SHAHZAIB KHAN" w:date="2026-10-07T20:44:00Z"/>
              <w:rFonts w:ascii="Times New Roman" w:eastAsia="Times New Roman" w:hAnsi="Times New Roman" w:cs="Times New Roman"/>
              <w:b/>
              <w:bCs/>
              <w:sz w:val="36"/>
              <w:szCs w:val="36"/>
              <w:u w:val="single"/>
            </w:rPr>
          </w:rPrChange>
        </w:rPr>
      </w:pPr>
      <w:ins w:id="2091" w:author="SHAHZAIB KHAN" w:date="2026-10-07T20:44:00Z">
        <w:r w:rsidRPr="00DB397A">
          <w:rPr>
            <w:rFonts w:ascii="Times New Roman" w:eastAsia="Times New Roman" w:hAnsi="Times New Roman" w:cs="Times New Roman"/>
            <w:color w:val="FF0000"/>
            <w:sz w:val="24"/>
            <w:szCs w:val="24"/>
            <w:u w:val="single"/>
            <w:rPrChange w:id="2092" w:author="SHAHZAIB KHAN" w:date="2026-10-07T20:45:00Z">
              <w:rPr>
                <w:rFonts w:ascii="Times New Roman" w:eastAsia="Times New Roman" w:hAnsi="Times New Roman" w:cs="Times New Roman"/>
                <w:b/>
                <w:bCs/>
                <w:sz w:val="36"/>
                <w:szCs w:val="36"/>
                <w:u w:val="single"/>
              </w:rPr>
            </w:rPrChange>
          </w:rPr>
          <w:t>Payment Method</w:t>
        </w:r>
      </w:ins>
    </w:p>
    <w:p w14:paraId="17C14343" w14:textId="77777777" w:rsidR="00C526BA" w:rsidRPr="00DB397A" w:rsidRDefault="00C526BA" w:rsidP="00C526BA">
      <w:pPr>
        <w:numPr>
          <w:ilvl w:val="0"/>
          <w:numId w:val="45"/>
        </w:numPr>
        <w:spacing w:before="100" w:beforeAutospacing="1" w:after="100" w:afterAutospacing="1" w:line="240" w:lineRule="auto"/>
        <w:rPr>
          <w:ins w:id="2093" w:author="SHAHZAIB KHAN" w:date="2026-10-07T20:44:00Z"/>
          <w:rFonts w:ascii="Times New Roman" w:eastAsia="Times New Roman" w:hAnsi="Times New Roman" w:cs="Times New Roman"/>
          <w:color w:val="FF0000"/>
          <w:sz w:val="24"/>
          <w:szCs w:val="24"/>
          <w:u w:val="single"/>
          <w:rPrChange w:id="2094" w:author="SHAHZAIB KHAN" w:date="2026-10-07T20:45:00Z">
            <w:rPr>
              <w:ins w:id="2095" w:author="SHAHZAIB KHAN" w:date="2026-10-07T20:44:00Z"/>
              <w:rFonts w:ascii="Times New Roman" w:eastAsia="Times New Roman" w:hAnsi="Times New Roman" w:cs="Times New Roman"/>
              <w:b/>
              <w:bCs/>
              <w:sz w:val="36"/>
              <w:szCs w:val="36"/>
              <w:u w:val="single"/>
            </w:rPr>
          </w:rPrChange>
        </w:rPr>
      </w:pPr>
      <w:ins w:id="2096" w:author="SHAHZAIB KHAN" w:date="2026-10-07T20:44:00Z">
        <w:r w:rsidRPr="00DB397A">
          <w:rPr>
            <w:rFonts w:ascii="Times New Roman" w:eastAsia="Times New Roman" w:hAnsi="Times New Roman" w:cs="Times New Roman"/>
            <w:color w:val="FF0000"/>
            <w:sz w:val="24"/>
            <w:szCs w:val="24"/>
            <w:u w:val="single"/>
            <w:rPrChange w:id="2097" w:author="SHAHZAIB KHAN" w:date="2026-10-07T20:45:00Z">
              <w:rPr>
                <w:rFonts w:ascii="Times New Roman" w:eastAsia="Times New Roman" w:hAnsi="Times New Roman" w:cs="Times New Roman"/>
                <w:b/>
                <w:bCs/>
                <w:sz w:val="36"/>
                <w:szCs w:val="36"/>
                <w:u w:val="single"/>
              </w:rPr>
            </w:rPrChange>
          </w:rPr>
          <w:t>Payment Details</w:t>
        </w:r>
      </w:ins>
    </w:p>
    <w:p w14:paraId="6C3E1902" w14:textId="77777777" w:rsidR="00C526BA" w:rsidRPr="00DB397A" w:rsidRDefault="00C526BA" w:rsidP="00C526BA">
      <w:pPr>
        <w:spacing w:before="100" w:beforeAutospacing="1" w:after="100" w:afterAutospacing="1" w:line="240" w:lineRule="auto"/>
        <w:ind w:left="720"/>
        <w:rPr>
          <w:ins w:id="2098" w:author="SHAHZAIB KHAN" w:date="2026-10-07T20:44:00Z"/>
          <w:rFonts w:ascii="Times New Roman" w:eastAsia="Times New Roman" w:hAnsi="Times New Roman" w:cs="Times New Roman"/>
          <w:color w:val="FF0000"/>
          <w:sz w:val="24"/>
          <w:szCs w:val="24"/>
          <w:u w:val="single"/>
          <w:rPrChange w:id="2099" w:author="SHAHZAIB KHAN" w:date="2026-10-07T20:45:00Z">
            <w:rPr>
              <w:ins w:id="2100" w:author="SHAHZAIB KHAN" w:date="2026-10-07T20:44:00Z"/>
              <w:rFonts w:ascii="Times New Roman" w:eastAsia="Times New Roman" w:hAnsi="Times New Roman" w:cs="Times New Roman"/>
              <w:b/>
              <w:bCs/>
              <w:sz w:val="36"/>
              <w:szCs w:val="36"/>
              <w:u w:val="single"/>
            </w:rPr>
          </w:rPrChange>
        </w:rPr>
      </w:pPr>
      <w:ins w:id="2101" w:author="SHAHZAIB KHAN" w:date="2026-10-07T20:44:00Z">
        <w:r w:rsidRPr="00DB397A">
          <w:rPr>
            <w:rFonts w:ascii="Times New Roman" w:eastAsia="Times New Roman" w:hAnsi="Times New Roman" w:cs="Times New Roman"/>
            <w:color w:val="FF0000"/>
            <w:sz w:val="24"/>
            <w:szCs w:val="24"/>
            <w:u w:val="single"/>
            <w:rPrChange w:id="2102" w:author="SHAHZAIB KHAN" w:date="2026-10-07T20:45:00Z">
              <w:rPr>
                <w:rFonts w:ascii="Times New Roman" w:eastAsia="Times New Roman" w:hAnsi="Times New Roman" w:cs="Times New Roman"/>
                <w:b/>
                <w:bCs/>
                <w:sz w:val="36"/>
                <w:szCs w:val="36"/>
                <w:u w:val="single"/>
              </w:rPr>
            </w:rPrChange>
          </w:rPr>
          <w:t>Outputs:</w:t>
        </w:r>
      </w:ins>
    </w:p>
    <w:p w14:paraId="2552605B" w14:textId="77777777" w:rsidR="00C526BA" w:rsidRPr="00DB397A" w:rsidRDefault="00C526BA" w:rsidP="00C526BA">
      <w:pPr>
        <w:numPr>
          <w:ilvl w:val="0"/>
          <w:numId w:val="46"/>
        </w:numPr>
        <w:spacing w:before="100" w:beforeAutospacing="1" w:after="100" w:afterAutospacing="1" w:line="240" w:lineRule="auto"/>
        <w:rPr>
          <w:ins w:id="2103" w:author="SHAHZAIB KHAN" w:date="2026-10-07T20:44:00Z"/>
          <w:rFonts w:ascii="Times New Roman" w:eastAsia="Times New Roman" w:hAnsi="Times New Roman" w:cs="Times New Roman"/>
          <w:color w:val="FF0000"/>
          <w:sz w:val="24"/>
          <w:szCs w:val="24"/>
          <w:u w:val="single"/>
          <w:rPrChange w:id="2104" w:author="SHAHZAIB KHAN" w:date="2026-10-07T20:45:00Z">
            <w:rPr>
              <w:ins w:id="2105" w:author="SHAHZAIB KHAN" w:date="2026-10-07T20:44:00Z"/>
              <w:rFonts w:ascii="Times New Roman" w:eastAsia="Times New Roman" w:hAnsi="Times New Roman" w:cs="Times New Roman"/>
              <w:b/>
              <w:bCs/>
              <w:sz w:val="36"/>
              <w:szCs w:val="36"/>
              <w:u w:val="single"/>
            </w:rPr>
          </w:rPrChange>
        </w:rPr>
      </w:pPr>
      <w:ins w:id="2106" w:author="SHAHZAIB KHAN" w:date="2026-10-07T20:44:00Z">
        <w:r w:rsidRPr="00DB397A">
          <w:rPr>
            <w:rFonts w:ascii="Times New Roman" w:eastAsia="Times New Roman" w:hAnsi="Times New Roman" w:cs="Times New Roman"/>
            <w:color w:val="FF0000"/>
            <w:sz w:val="24"/>
            <w:szCs w:val="24"/>
            <w:u w:val="single"/>
            <w:rPrChange w:id="2107" w:author="SHAHZAIB KHAN" w:date="2026-10-07T20:45:00Z">
              <w:rPr>
                <w:rFonts w:ascii="Times New Roman" w:eastAsia="Times New Roman" w:hAnsi="Times New Roman" w:cs="Times New Roman"/>
                <w:b/>
                <w:bCs/>
                <w:sz w:val="36"/>
                <w:szCs w:val="36"/>
                <w:u w:val="single"/>
              </w:rPr>
            </w:rPrChange>
          </w:rPr>
          <w:t>Payment ID</w:t>
        </w:r>
      </w:ins>
    </w:p>
    <w:p w14:paraId="64475BFF" w14:textId="77777777" w:rsidR="00C526BA" w:rsidRPr="00DB397A" w:rsidRDefault="00C526BA" w:rsidP="00C526BA">
      <w:pPr>
        <w:numPr>
          <w:ilvl w:val="0"/>
          <w:numId w:val="46"/>
        </w:numPr>
        <w:spacing w:before="100" w:beforeAutospacing="1" w:after="100" w:afterAutospacing="1" w:line="240" w:lineRule="auto"/>
        <w:rPr>
          <w:ins w:id="2108" w:author="SHAHZAIB KHAN" w:date="2026-10-07T20:44:00Z"/>
          <w:rFonts w:ascii="Times New Roman" w:eastAsia="Times New Roman" w:hAnsi="Times New Roman" w:cs="Times New Roman"/>
          <w:color w:val="FF0000"/>
          <w:sz w:val="24"/>
          <w:szCs w:val="24"/>
          <w:u w:val="single"/>
          <w:rPrChange w:id="2109" w:author="SHAHZAIB KHAN" w:date="2026-10-07T20:45:00Z">
            <w:rPr>
              <w:ins w:id="2110" w:author="SHAHZAIB KHAN" w:date="2026-10-07T20:44:00Z"/>
              <w:rFonts w:ascii="Times New Roman" w:eastAsia="Times New Roman" w:hAnsi="Times New Roman" w:cs="Times New Roman"/>
              <w:b/>
              <w:bCs/>
              <w:sz w:val="36"/>
              <w:szCs w:val="36"/>
              <w:u w:val="single"/>
            </w:rPr>
          </w:rPrChange>
        </w:rPr>
      </w:pPr>
      <w:ins w:id="2111" w:author="SHAHZAIB KHAN" w:date="2026-10-07T20:44:00Z">
        <w:r w:rsidRPr="00DB397A">
          <w:rPr>
            <w:rFonts w:ascii="Times New Roman" w:eastAsia="Times New Roman" w:hAnsi="Times New Roman" w:cs="Times New Roman"/>
            <w:color w:val="FF0000"/>
            <w:sz w:val="24"/>
            <w:szCs w:val="24"/>
            <w:u w:val="single"/>
            <w:rPrChange w:id="2112" w:author="SHAHZAIB KHAN" w:date="2026-10-07T20:45:00Z">
              <w:rPr>
                <w:rFonts w:ascii="Times New Roman" w:eastAsia="Times New Roman" w:hAnsi="Times New Roman" w:cs="Times New Roman"/>
                <w:b/>
                <w:bCs/>
                <w:sz w:val="36"/>
                <w:szCs w:val="36"/>
                <w:u w:val="single"/>
              </w:rPr>
            </w:rPrChange>
          </w:rPr>
          <w:t>Payment Status</w:t>
        </w:r>
      </w:ins>
    </w:p>
    <w:p w14:paraId="20A136C8" w14:textId="77777777" w:rsidR="00C526BA" w:rsidRPr="00DB397A" w:rsidRDefault="00C526BA" w:rsidP="00C526BA">
      <w:pPr>
        <w:numPr>
          <w:ilvl w:val="0"/>
          <w:numId w:val="46"/>
        </w:numPr>
        <w:spacing w:before="100" w:beforeAutospacing="1" w:after="100" w:afterAutospacing="1" w:line="240" w:lineRule="auto"/>
        <w:rPr>
          <w:ins w:id="2113" w:author="SHAHZAIB KHAN" w:date="2026-10-07T20:44:00Z"/>
          <w:rFonts w:ascii="Times New Roman" w:eastAsia="Times New Roman" w:hAnsi="Times New Roman" w:cs="Times New Roman"/>
          <w:color w:val="FF0000"/>
          <w:sz w:val="24"/>
          <w:szCs w:val="24"/>
          <w:u w:val="single"/>
          <w:rPrChange w:id="2114" w:author="SHAHZAIB KHAN" w:date="2026-10-07T20:45:00Z">
            <w:rPr>
              <w:ins w:id="2115" w:author="SHAHZAIB KHAN" w:date="2026-10-07T20:44:00Z"/>
              <w:rFonts w:ascii="Times New Roman" w:eastAsia="Times New Roman" w:hAnsi="Times New Roman" w:cs="Times New Roman"/>
              <w:b/>
              <w:bCs/>
              <w:sz w:val="36"/>
              <w:szCs w:val="36"/>
              <w:u w:val="single"/>
            </w:rPr>
          </w:rPrChange>
        </w:rPr>
      </w:pPr>
      <w:ins w:id="2116" w:author="SHAHZAIB KHAN" w:date="2026-10-07T20:44:00Z">
        <w:r w:rsidRPr="00DB397A">
          <w:rPr>
            <w:rFonts w:ascii="Times New Roman" w:eastAsia="Times New Roman" w:hAnsi="Times New Roman" w:cs="Times New Roman"/>
            <w:color w:val="FF0000"/>
            <w:sz w:val="24"/>
            <w:szCs w:val="24"/>
            <w:u w:val="single"/>
            <w:rPrChange w:id="2117" w:author="SHAHZAIB KHAN" w:date="2026-10-07T20:45:00Z">
              <w:rPr>
                <w:rFonts w:ascii="Times New Roman" w:eastAsia="Times New Roman" w:hAnsi="Times New Roman" w:cs="Times New Roman"/>
                <w:b/>
                <w:bCs/>
                <w:sz w:val="36"/>
                <w:szCs w:val="36"/>
                <w:u w:val="single"/>
              </w:rPr>
            </w:rPrChange>
          </w:rPr>
          <w:t>Receipt Number</w:t>
        </w:r>
      </w:ins>
    </w:p>
    <w:p w14:paraId="63BF54C5" w14:textId="77777777" w:rsidR="00C526BA" w:rsidRPr="00DB397A" w:rsidRDefault="00C526BA" w:rsidP="00C526BA">
      <w:pPr>
        <w:numPr>
          <w:ilvl w:val="0"/>
          <w:numId w:val="46"/>
        </w:numPr>
        <w:spacing w:before="100" w:beforeAutospacing="1" w:after="100" w:afterAutospacing="1" w:line="240" w:lineRule="auto"/>
        <w:rPr>
          <w:ins w:id="2118" w:author="SHAHZAIB KHAN" w:date="2026-10-07T20:44:00Z"/>
          <w:rFonts w:ascii="Times New Roman" w:eastAsia="Times New Roman" w:hAnsi="Times New Roman" w:cs="Times New Roman"/>
          <w:color w:val="FF0000"/>
          <w:sz w:val="24"/>
          <w:szCs w:val="24"/>
          <w:u w:val="single"/>
          <w:rPrChange w:id="2119" w:author="SHAHZAIB KHAN" w:date="2026-10-07T20:45:00Z">
            <w:rPr>
              <w:ins w:id="2120" w:author="SHAHZAIB KHAN" w:date="2026-10-07T20:44:00Z"/>
              <w:rFonts w:ascii="Times New Roman" w:eastAsia="Times New Roman" w:hAnsi="Times New Roman" w:cs="Times New Roman"/>
              <w:b/>
              <w:bCs/>
              <w:sz w:val="36"/>
              <w:szCs w:val="36"/>
              <w:u w:val="single"/>
            </w:rPr>
          </w:rPrChange>
        </w:rPr>
      </w:pPr>
      <w:ins w:id="2121" w:author="SHAHZAIB KHAN" w:date="2026-10-07T20:44:00Z">
        <w:r w:rsidRPr="00DB397A">
          <w:rPr>
            <w:rFonts w:ascii="Times New Roman" w:eastAsia="Times New Roman" w:hAnsi="Times New Roman" w:cs="Times New Roman"/>
            <w:color w:val="FF0000"/>
            <w:sz w:val="24"/>
            <w:szCs w:val="24"/>
            <w:u w:val="single"/>
            <w:rPrChange w:id="2122" w:author="SHAHZAIB KHAN" w:date="2026-10-07T20:45:00Z">
              <w:rPr>
                <w:rFonts w:ascii="Times New Roman" w:eastAsia="Times New Roman" w:hAnsi="Times New Roman" w:cs="Times New Roman"/>
                <w:b/>
                <w:bCs/>
                <w:sz w:val="36"/>
                <w:szCs w:val="36"/>
                <w:u w:val="single"/>
              </w:rPr>
            </w:rPrChange>
          </w:rPr>
          <w:t>Salesman Name</w:t>
        </w:r>
      </w:ins>
    </w:p>
    <w:p w14:paraId="3E23F9A9" w14:textId="77777777" w:rsidR="00C526BA" w:rsidRPr="00DB397A" w:rsidRDefault="00C526BA" w:rsidP="00C526BA">
      <w:pPr>
        <w:spacing w:before="100" w:beforeAutospacing="1" w:after="100" w:afterAutospacing="1" w:line="240" w:lineRule="auto"/>
        <w:ind w:left="720"/>
        <w:rPr>
          <w:ins w:id="2123" w:author="SHAHZAIB KHAN" w:date="2026-10-07T20:44:00Z"/>
          <w:rFonts w:ascii="Times New Roman" w:eastAsia="Times New Roman" w:hAnsi="Times New Roman" w:cs="Times New Roman"/>
          <w:color w:val="FF0000"/>
          <w:sz w:val="24"/>
          <w:szCs w:val="24"/>
          <w:u w:val="single"/>
          <w:rPrChange w:id="2124" w:author="SHAHZAIB KHAN" w:date="2026-10-07T20:45:00Z">
            <w:rPr>
              <w:ins w:id="2125" w:author="SHAHZAIB KHAN" w:date="2026-10-07T20:44:00Z"/>
              <w:rFonts w:ascii="Times New Roman" w:eastAsia="Times New Roman" w:hAnsi="Times New Roman" w:cs="Times New Roman"/>
              <w:b/>
              <w:bCs/>
              <w:sz w:val="36"/>
              <w:szCs w:val="36"/>
              <w:u w:val="single"/>
            </w:rPr>
          </w:rPrChange>
        </w:rPr>
      </w:pPr>
      <w:ins w:id="2126" w:author="SHAHZAIB KHAN" w:date="2026-10-07T20:44:00Z">
        <w:r w:rsidRPr="00DB397A">
          <w:rPr>
            <w:rFonts w:ascii="Times New Roman" w:eastAsia="Times New Roman" w:hAnsi="Times New Roman" w:cs="Times New Roman"/>
            <w:color w:val="FF0000"/>
            <w:sz w:val="24"/>
            <w:szCs w:val="24"/>
            <w:u w:val="single"/>
            <w:rPrChange w:id="2127" w:author="SHAHZAIB KHAN" w:date="2026-10-07T20:45:00Z">
              <w:rPr>
                <w:rFonts w:ascii="Times New Roman" w:eastAsia="Times New Roman" w:hAnsi="Times New Roman" w:cs="Times New Roman"/>
                <w:b/>
                <w:bCs/>
                <w:sz w:val="36"/>
                <w:szCs w:val="36"/>
                <w:u w:val="single"/>
              </w:rPr>
            </w:rPrChange>
          </w:rPr>
          <w:t>1. Primary Actor: Customer.</w:t>
        </w:r>
      </w:ins>
    </w:p>
    <w:p w14:paraId="052D980C" w14:textId="77777777" w:rsidR="00C526BA" w:rsidRPr="00DB397A" w:rsidRDefault="00C526BA" w:rsidP="00C526BA">
      <w:pPr>
        <w:spacing w:before="100" w:beforeAutospacing="1" w:after="100" w:afterAutospacing="1" w:line="240" w:lineRule="auto"/>
        <w:ind w:left="720"/>
        <w:rPr>
          <w:ins w:id="2128" w:author="SHAHZAIB KHAN" w:date="2026-10-07T20:44:00Z"/>
          <w:rFonts w:ascii="Times New Roman" w:eastAsia="Times New Roman" w:hAnsi="Times New Roman" w:cs="Times New Roman"/>
          <w:color w:val="FF0000"/>
          <w:sz w:val="24"/>
          <w:szCs w:val="24"/>
          <w:u w:val="single"/>
          <w:rPrChange w:id="2129" w:author="SHAHZAIB KHAN" w:date="2026-10-07T20:45:00Z">
            <w:rPr>
              <w:ins w:id="2130" w:author="SHAHZAIB KHAN" w:date="2026-10-07T20:44:00Z"/>
              <w:rFonts w:ascii="Times New Roman" w:eastAsia="Times New Roman" w:hAnsi="Times New Roman" w:cs="Times New Roman"/>
              <w:b/>
              <w:bCs/>
              <w:sz w:val="36"/>
              <w:szCs w:val="36"/>
              <w:u w:val="single"/>
            </w:rPr>
          </w:rPrChange>
        </w:rPr>
      </w:pPr>
      <w:ins w:id="2131" w:author="SHAHZAIB KHAN" w:date="2026-10-07T20:44:00Z">
        <w:r w:rsidRPr="00DB397A">
          <w:rPr>
            <w:rFonts w:ascii="Times New Roman" w:eastAsia="Times New Roman" w:hAnsi="Times New Roman" w:cs="Times New Roman"/>
            <w:color w:val="FF0000"/>
            <w:sz w:val="24"/>
            <w:szCs w:val="24"/>
            <w:u w:val="single"/>
            <w:rPrChange w:id="2132" w:author="SHAHZAIB KHAN" w:date="2026-10-07T20:45:00Z">
              <w:rPr>
                <w:rFonts w:ascii="Times New Roman" w:eastAsia="Times New Roman" w:hAnsi="Times New Roman" w:cs="Times New Roman"/>
                <w:b/>
                <w:bCs/>
                <w:sz w:val="36"/>
                <w:szCs w:val="36"/>
                <w:u w:val="single"/>
              </w:rPr>
            </w:rPrChange>
          </w:rPr>
          <w:t>2. Preconditions</w:t>
        </w:r>
      </w:ins>
    </w:p>
    <w:p w14:paraId="412EBB0F" w14:textId="77777777" w:rsidR="00C526BA" w:rsidRPr="00DB397A" w:rsidRDefault="00C526BA" w:rsidP="00C526BA">
      <w:pPr>
        <w:numPr>
          <w:ilvl w:val="0"/>
          <w:numId w:val="47"/>
        </w:numPr>
        <w:spacing w:before="100" w:beforeAutospacing="1" w:after="100" w:afterAutospacing="1" w:line="240" w:lineRule="auto"/>
        <w:rPr>
          <w:ins w:id="2133" w:author="SHAHZAIB KHAN" w:date="2026-10-07T20:44:00Z"/>
          <w:rFonts w:ascii="Times New Roman" w:eastAsia="Times New Roman" w:hAnsi="Times New Roman" w:cs="Times New Roman"/>
          <w:color w:val="FF0000"/>
          <w:sz w:val="24"/>
          <w:szCs w:val="24"/>
          <w:u w:val="single"/>
          <w:rPrChange w:id="2134" w:author="SHAHZAIB KHAN" w:date="2026-10-07T20:45:00Z">
            <w:rPr>
              <w:ins w:id="2135" w:author="SHAHZAIB KHAN" w:date="2026-10-07T20:44:00Z"/>
              <w:rFonts w:ascii="Times New Roman" w:eastAsia="Times New Roman" w:hAnsi="Times New Roman" w:cs="Times New Roman"/>
              <w:b/>
              <w:bCs/>
              <w:sz w:val="36"/>
              <w:szCs w:val="36"/>
              <w:u w:val="single"/>
            </w:rPr>
          </w:rPrChange>
        </w:rPr>
      </w:pPr>
      <w:ins w:id="2136" w:author="SHAHZAIB KHAN" w:date="2026-10-07T20:44:00Z">
        <w:r w:rsidRPr="00DB397A">
          <w:rPr>
            <w:rFonts w:ascii="Times New Roman" w:eastAsia="Times New Roman" w:hAnsi="Times New Roman" w:cs="Times New Roman"/>
            <w:color w:val="FF0000"/>
            <w:sz w:val="24"/>
            <w:szCs w:val="24"/>
            <w:u w:val="single"/>
            <w:rPrChange w:id="2137" w:author="SHAHZAIB KHAN" w:date="2026-10-07T20:45:00Z">
              <w:rPr>
                <w:rFonts w:ascii="Times New Roman" w:eastAsia="Times New Roman" w:hAnsi="Times New Roman" w:cs="Times New Roman"/>
                <w:b/>
                <w:bCs/>
                <w:sz w:val="36"/>
                <w:szCs w:val="36"/>
                <w:u w:val="single"/>
              </w:rPr>
            </w:rPrChange>
          </w:rPr>
          <w:t>The customer has to  already  placed or booked an order in the system.</w:t>
        </w:r>
      </w:ins>
    </w:p>
    <w:p w14:paraId="38CAF8DB" w14:textId="77777777" w:rsidR="00C526BA" w:rsidRPr="00DB397A" w:rsidRDefault="00C526BA" w:rsidP="00C526BA">
      <w:pPr>
        <w:numPr>
          <w:ilvl w:val="0"/>
          <w:numId w:val="47"/>
        </w:numPr>
        <w:spacing w:before="100" w:beforeAutospacing="1" w:after="100" w:afterAutospacing="1" w:line="240" w:lineRule="auto"/>
        <w:rPr>
          <w:ins w:id="2138" w:author="SHAHZAIB KHAN" w:date="2026-10-07T20:44:00Z"/>
          <w:rFonts w:ascii="Times New Roman" w:eastAsia="Times New Roman" w:hAnsi="Times New Roman" w:cs="Times New Roman"/>
          <w:color w:val="FF0000"/>
          <w:sz w:val="24"/>
          <w:szCs w:val="24"/>
          <w:u w:val="single"/>
          <w:rPrChange w:id="2139" w:author="SHAHZAIB KHAN" w:date="2026-10-07T20:45:00Z">
            <w:rPr>
              <w:ins w:id="2140" w:author="SHAHZAIB KHAN" w:date="2026-10-07T20:44:00Z"/>
              <w:rFonts w:ascii="Times New Roman" w:eastAsia="Times New Roman" w:hAnsi="Times New Roman" w:cs="Times New Roman"/>
              <w:b/>
              <w:bCs/>
              <w:sz w:val="36"/>
              <w:szCs w:val="36"/>
              <w:u w:val="single"/>
            </w:rPr>
          </w:rPrChange>
        </w:rPr>
      </w:pPr>
      <w:ins w:id="2141" w:author="SHAHZAIB KHAN" w:date="2026-10-07T20:44:00Z">
        <w:r w:rsidRPr="00DB397A">
          <w:rPr>
            <w:rFonts w:ascii="Times New Roman" w:eastAsia="Times New Roman" w:hAnsi="Times New Roman" w:cs="Times New Roman"/>
            <w:color w:val="FF0000"/>
            <w:sz w:val="24"/>
            <w:szCs w:val="24"/>
            <w:u w:val="single"/>
            <w:rPrChange w:id="2142" w:author="SHAHZAIB KHAN" w:date="2026-10-07T20:45:00Z">
              <w:rPr>
                <w:rFonts w:ascii="Times New Roman" w:eastAsia="Times New Roman" w:hAnsi="Times New Roman" w:cs="Times New Roman"/>
                <w:b/>
                <w:bCs/>
                <w:sz w:val="36"/>
                <w:szCs w:val="36"/>
                <w:u w:val="single"/>
              </w:rPr>
            </w:rPrChange>
          </w:rPr>
          <w:t>The total bill of the order  is calculated and shown, with the  any  discount or package deal is added.</w:t>
        </w:r>
      </w:ins>
    </w:p>
    <w:p w14:paraId="5DB9AB32" w14:textId="77777777" w:rsidR="00C526BA" w:rsidRPr="00DB397A" w:rsidRDefault="00C526BA" w:rsidP="00C526BA">
      <w:pPr>
        <w:numPr>
          <w:ilvl w:val="0"/>
          <w:numId w:val="47"/>
        </w:numPr>
        <w:spacing w:before="100" w:beforeAutospacing="1" w:after="100" w:afterAutospacing="1" w:line="240" w:lineRule="auto"/>
        <w:rPr>
          <w:ins w:id="2143" w:author="SHAHZAIB KHAN" w:date="2026-10-07T20:44:00Z"/>
          <w:rFonts w:ascii="Times New Roman" w:eastAsia="Times New Roman" w:hAnsi="Times New Roman" w:cs="Times New Roman"/>
          <w:color w:val="FF0000"/>
          <w:sz w:val="24"/>
          <w:szCs w:val="24"/>
          <w:u w:val="single"/>
          <w:rPrChange w:id="2144" w:author="SHAHZAIB KHAN" w:date="2026-10-07T20:45:00Z">
            <w:rPr>
              <w:ins w:id="2145" w:author="SHAHZAIB KHAN" w:date="2026-10-07T20:44:00Z"/>
              <w:rFonts w:ascii="Times New Roman" w:eastAsia="Times New Roman" w:hAnsi="Times New Roman" w:cs="Times New Roman"/>
              <w:b/>
              <w:bCs/>
              <w:sz w:val="36"/>
              <w:szCs w:val="36"/>
              <w:u w:val="single"/>
            </w:rPr>
          </w:rPrChange>
        </w:rPr>
      </w:pPr>
      <w:ins w:id="2146" w:author="SHAHZAIB KHAN" w:date="2026-10-07T20:44:00Z">
        <w:r w:rsidRPr="00DB397A">
          <w:rPr>
            <w:rFonts w:ascii="Times New Roman" w:eastAsia="Times New Roman" w:hAnsi="Times New Roman" w:cs="Times New Roman"/>
            <w:color w:val="FF0000"/>
            <w:sz w:val="24"/>
            <w:szCs w:val="24"/>
            <w:u w:val="single"/>
            <w:rPrChange w:id="2147" w:author="SHAHZAIB KHAN" w:date="2026-10-07T20:45:00Z">
              <w:rPr>
                <w:rFonts w:ascii="Times New Roman" w:eastAsia="Times New Roman" w:hAnsi="Times New Roman" w:cs="Times New Roman"/>
                <w:b/>
                <w:bCs/>
                <w:sz w:val="36"/>
                <w:szCs w:val="36"/>
                <w:u w:val="single"/>
              </w:rPr>
            </w:rPrChange>
          </w:rPr>
          <w:t>The delivery area is checked for the valid delivery area and the delivery details are saved.</w:t>
        </w:r>
      </w:ins>
    </w:p>
    <w:p w14:paraId="36E97B80" w14:textId="77777777" w:rsidR="00C526BA" w:rsidRPr="00DB397A" w:rsidRDefault="00C526BA" w:rsidP="00C526BA">
      <w:pPr>
        <w:spacing w:before="100" w:beforeAutospacing="1" w:after="100" w:afterAutospacing="1" w:line="240" w:lineRule="auto"/>
        <w:ind w:left="720"/>
        <w:rPr>
          <w:ins w:id="2148" w:author="SHAHZAIB KHAN" w:date="2026-10-07T20:44:00Z"/>
          <w:rFonts w:ascii="Times New Roman" w:eastAsia="Times New Roman" w:hAnsi="Times New Roman" w:cs="Times New Roman"/>
          <w:color w:val="FF0000"/>
          <w:sz w:val="28"/>
          <w:szCs w:val="28"/>
          <w:u w:val="single"/>
          <w:rPrChange w:id="2149" w:author="SHAHZAIB KHAN" w:date="2026-10-07T20:45:00Z">
            <w:rPr>
              <w:ins w:id="2150" w:author="SHAHZAIB KHAN" w:date="2026-10-07T20:44:00Z"/>
              <w:rFonts w:ascii="Times New Roman" w:eastAsia="Times New Roman" w:hAnsi="Times New Roman" w:cs="Times New Roman"/>
              <w:b/>
              <w:bCs/>
              <w:sz w:val="36"/>
              <w:szCs w:val="36"/>
              <w:u w:val="single"/>
            </w:rPr>
          </w:rPrChange>
        </w:rPr>
      </w:pPr>
      <w:ins w:id="2151" w:author="SHAHZAIB KHAN" w:date="2026-10-07T20:44:00Z">
        <w:r w:rsidRPr="00DB397A">
          <w:rPr>
            <w:rFonts w:ascii="Times New Roman" w:eastAsia="Times New Roman" w:hAnsi="Times New Roman" w:cs="Times New Roman"/>
            <w:color w:val="FF0000"/>
            <w:sz w:val="28"/>
            <w:szCs w:val="28"/>
            <w:u w:val="single"/>
            <w:rPrChange w:id="2152" w:author="SHAHZAIB KHAN" w:date="2026-10-07T20:45:00Z">
              <w:rPr>
                <w:rFonts w:ascii="Times New Roman" w:eastAsia="Times New Roman" w:hAnsi="Times New Roman" w:cs="Times New Roman"/>
                <w:b/>
                <w:bCs/>
                <w:sz w:val="36"/>
                <w:szCs w:val="36"/>
                <w:u w:val="single"/>
              </w:rPr>
            </w:rPrChange>
          </w:rPr>
          <w:t>3. Success Scenarios.</w:t>
        </w:r>
      </w:ins>
    </w:p>
    <w:p w14:paraId="3633AB47" w14:textId="50CD1FDE" w:rsidR="00C526BA" w:rsidRPr="00DB397A" w:rsidRDefault="00C526BA" w:rsidP="00C526BA">
      <w:pPr>
        <w:numPr>
          <w:ilvl w:val="0"/>
          <w:numId w:val="48"/>
        </w:numPr>
        <w:spacing w:before="100" w:beforeAutospacing="1" w:after="100" w:afterAutospacing="1" w:line="240" w:lineRule="auto"/>
        <w:rPr>
          <w:ins w:id="2153" w:author="SHAHZAIB KHAN" w:date="2026-10-07T20:44:00Z"/>
          <w:rFonts w:ascii="Times New Roman" w:eastAsia="Times New Roman" w:hAnsi="Times New Roman" w:cs="Times New Roman"/>
          <w:color w:val="FF0000"/>
          <w:sz w:val="24"/>
          <w:szCs w:val="24"/>
          <w:u w:val="single"/>
          <w:rPrChange w:id="2154" w:author="SHAHZAIB KHAN" w:date="2026-10-07T20:45:00Z">
            <w:rPr>
              <w:ins w:id="2155" w:author="SHAHZAIB KHAN" w:date="2026-10-07T20:44:00Z"/>
              <w:rFonts w:ascii="Times New Roman" w:eastAsia="Times New Roman" w:hAnsi="Times New Roman" w:cs="Times New Roman"/>
              <w:b/>
              <w:bCs/>
              <w:sz w:val="36"/>
              <w:szCs w:val="36"/>
              <w:u w:val="single"/>
            </w:rPr>
          </w:rPrChange>
        </w:rPr>
      </w:pPr>
      <w:ins w:id="2156" w:author="SHAHZAIB KHAN" w:date="2026-10-07T20:44:00Z">
        <w:r w:rsidRPr="00DB397A">
          <w:rPr>
            <w:rFonts w:ascii="Times New Roman" w:eastAsia="Times New Roman" w:hAnsi="Times New Roman" w:cs="Times New Roman"/>
            <w:color w:val="FF0000"/>
            <w:sz w:val="24"/>
            <w:szCs w:val="24"/>
            <w:u w:val="single"/>
            <w:rPrChange w:id="2157" w:author="SHAHZAIB KHAN" w:date="2026-10-07T20:45:00Z">
              <w:rPr>
                <w:rFonts w:ascii="Times New Roman" w:eastAsia="Times New Roman" w:hAnsi="Times New Roman" w:cs="Times New Roman"/>
                <w:b/>
                <w:bCs/>
                <w:sz w:val="36"/>
                <w:szCs w:val="36"/>
                <w:u w:val="single"/>
              </w:rPr>
            </w:rPrChange>
          </w:rPr>
          <w:t xml:space="preserve"> The Customer opens the</w:t>
        </w:r>
      </w:ins>
      <w:ins w:id="2158" w:author="SHAHZAIB KHAN" w:date="2026-10-07T20:45:00Z">
        <w:r w:rsidRPr="00DB397A">
          <w:rPr>
            <w:rFonts w:ascii="Times New Roman" w:eastAsia="Times New Roman" w:hAnsi="Times New Roman" w:cs="Times New Roman"/>
            <w:color w:val="FF0000"/>
            <w:sz w:val="24"/>
            <w:szCs w:val="24"/>
            <w:u w:val="single"/>
          </w:rPr>
          <w:t xml:space="preserve"> is </w:t>
        </w:r>
      </w:ins>
      <w:ins w:id="2159" w:author="SHAHZAIB KHAN" w:date="2026-10-07T20:44:00Z">
        <w:r w:rsidRPr="00DB397A">
          <w:rPr>
            <w:rFonts w:ascii="Times New Roman" w:eastAsia="Times New Roman" w:hAnsi="Times New Roman" w:cs="Times New Roman"/>
            <w:color w:val="FF0000"/>
            <w:sz w:val="24"/>
            <w:szCs w:val="24"/>
            <w:u w:val="single"/>
            <w:rPrChange w:id="2160" w:author="SHAHZAIB KHAN" w:date="2026-10-07T20:45:00Z">
              <w:rPr>
                <w:rFonts w:ascii="Times New Roman" w:eastAsia="Times New Roman" w:hAnsi="Times New Roman" w:cs="Times New Roman"/>
                <w:b/>
                <w:bCs/>
                <w:sz w:val="36"/>
                <w:szCs w:val="36"/>
                <w:u w:val="single"/>
              </w:rPr>
            </w:rPrChange>
          </w:rPr>
          <w:t xml:space="preserve"> placed order and  then select the make Payment option.</w:t>
        </w:r>
      </w:ins>
    </w:p>
    <w:p w14:paraId="773E8B19" w14:textId="77777777" w:rsidR="00C526BA" w:rsidRPr="00DB397A" w:rsidRDefault="00C526BA" w:rsidP="00C526BA">
      <w:pPr>
        <w:numPr>
          <w:ilvl w:val="0"/>
          <w:numId w:val="48"/>
        </w:numPr>
        <w:spacing w:before="100" w:beforeAutospacing="1" w:after="100" w:afterAutospacing="1" w:line="240" w:lineRule="auto"/>
        <w:rPr>
          <w:ins w:id="2161" w:author="SHAHZAIB KHAN" w:date="2026-10-07T20:44:00Z"/>
          <w:rFonts w:ascii="Times New Roman" w:eastAsia="Times New Roman" w:hAnsi="Times New Roman" w:cs="Times New Roman"/>
          <w:color w:val="FF0000"/>
          <w:sz w:val="24"/>
          <w:szCs w:val="24"/>
          <w:u w:val="single"/>
          <w:rPrChange w:id="2162" w:author="SHAHZAIB KHAN" w:date="2026-10-07T20:45:00Z">
            <w:rPr>
              <w:ins w:id="2163" w:author="SHAHZAIB KHAN" w:date="2026-10-07T20:44:00Z"/>
              <w:rFonts w:ascii="Times New Roman" w:eastAsia="Times New Roman" w:hAnsi="Times New Roman" w:cs="Times New Roman"/>
              <w:b/>
              <w:bCs/>
              <w:sz w:val="36"/>
              <w:szCs w:val="36"/>
              <w:u w:val="single"/>
            </w:rPr>
          </w:rPrChange>
        </w:rPr>
      </w:pPr>
      <w:ins w:id="2164" w:author="SHAHZAIB KHAN" w:date="2026-10-07T20:44:00Z">
        <w:r w:rsidRPr="00DB397A">
          <w:rPr>
            <w:rFonts w:ascii="Times New Roman" w:eastAsia="Times New Roman" w:hAnsi="Times New Roman" w:cs="Times New Roman"/>
            <w:color w:val="FF0000"/>
            <w:sz w:val="24"/>
            <w:szCs w:val="24"/>
            <w:u w:val="single"/>
            <w:rPrChange w:id="2165" w:author="SHAHZAIB KHAN" w:date="2026-10-07T20:45:00Z">
              <w:rPr>
                <w:rFonts w:ascii="Times New Roman" w:eastAsia="Times New Roman" w:hAnsi="Times New Roman" w:cs="Times New Roman"/>
                <w:b/>
                <w:bCs/>
                <w:sz w:val="36"/>
                <w:szCs w:val="36"/>
                <w:u w:val="single"/>
              </w:rPr>
            </w:rPrChange>
          </w:rPr>
          <w:t>The system shows the summary of the order with the Order ID and the total amount to pay.</w:t>
        </w:r>
      </w:ins>
    </w:p>
    <w:p w14:paraId="356B22C9" w14:textId="77777777" w:rsidR="00C526BA" w:rsidRPr="00DB397A" w:rsidRDefault="00C526BA" w:rsidP="00C526BA">
      <w:pPr>
        <w:numPr>
          <w:ilvl w:val="0"/>
          <w:numId w:val="48"/>
        </w:numPr>
        <w:spacing w:before="100" w:beforeAutospacing="1" w:after="100" w:afterAutospacing="1" w:line="240" w:lineRule="auto"/>
        <w:rPr>
          <w:ins w:id="2166" w:author="SHAHZAIB KHAN" w:date="2026-10-07T20:44:00Z"/>
          <w:rFonts w:ascii="Times New Roman" w:eastAsia="Times New Roman" w:hAnsi="Times New Roman" w:cs="Times New Roman"/>
          <w:color w:val="FF0000"/>
          <w:sz w:val="24"/>
          <w:szCs w:val="24"/>
          <w:u w:val="single"/>
          <w:rPrChange w:id="2167" w:author="SHAHZAIB KHAN" w:date="2026-10-07T20:45:00Z">
            <w:rPr>
              <w:ins w:id="2168" w:author="SHAHZAIB KHAN" w:date="2026-10-07T20:44:00Z"/>
              <w:rFonts w:ascii="Times New Roman" w:eastAsia="Times New Roman" w:hAnsi="Times New Roman" w:cs="Times New Roman"/>
              <w:b/>
              <w:bCs/>
              <w:sz w:val="36"/>
              <w:szCs w:val="36"/>
              <w:u w:val="single"/>
            </w:rPr>
          </w:rPrChange>
        </w:rPr>
      </w:pPr>
      <w:ins w:id="2169" w:author="SHAHZAIB KHAN" w:date="2026-10-07T20:44:00Z">
        <w:r w:rsidRPr="00DB397A">
          <w:rPr>
            <w:rFonts w:ascii="Times New Roman" w:eastAsia="Times New Roman" w:hAnsi="Times New Roman" w:cs="Times New Roman"/>
            <w:color w:val="FF0000"/>
            <w:sz w:val="24"/>
            <w:szCs w:val="24"/>
            <w:u w:val="single"/>
            <w:rPrChange w:id="2170" w:author="SHAHZAIB KHAN" w:date="2026-10-07T20:45:00Z">
              <w:rPr>
                <w:rFonts w:ascii="Times New Roman" w:eastAsia="Times New Roman" w:hAnsi="Times New Roman" w:cs="Times New Roman"/>
                <w:b/>
                <w:bCs/>
                <w:sz w:val="36"/>
                <w:szCs w:val="36"/>
                <w:u w:val="single"/>
              </w:rPr>
            </w:rPrChange>
          </w:rPr>
          <w:t>The system shows the available payment methods to the Customer to know which method the system is accepting.</w:t>
        </w:r>
      </w:ins>
    </w:p>
    <w:p w14:paraId="6A2257A7" w14:textId="77777777" w:rsidR="00C526BA" w:rsidRPr="00DB397A" w:rsidRDefault="00C526BA" w:rsidP="00C526BA">
      <w:pPr>
        <w:numPr>
          <w:ilvl w:val="0"/>
          <w:numId w:val="48"/>
        </w:numPr>
        <w:spacing w:before="100" w:beforeAutospacing="1" w:after="100" w:afterAutospacing="1" w:line="240" w:lineRule="auto"/>
        <w:rPr>
          <w:ins w:id="2171" w:author="SHAHZAIB KHAN" w:date="2026-10-07T20:44:00Z"/>
          <w:rFonts w:ascii="Times New Roman" w:eastAsia="Times New Roman" w:hAnsi="Times New Roman" w:cs="Times New Roman"/>
          <w:color w:val="FF0000"/>
          <w:sz w:val="24"/>
          <w:szCs w:val="24"/>
          <w:u w:val="single"/>
          <w:rPrChange w:id="2172" w:author="SHAHZAIB KHAN" w:date="2026-10-07T20:45:00Z">
            <w:rPr>
              <w:ins w:id="2173" w:author="SHAHZAIB KHAN" w:date="2026-10-07T20:44:00Z"/>
              <w:rFonts w:ascii="Times New Roman" w:eastAsia="Times New Roman" w:hAnsi="Times New Roman" w:cs="Times New Roman"/>
              <w:b/>
              <w:bCs/>
              <w:sz w:val="36"/>
              <w:szCs w:val="36"/>
              <w:u w:val="single"/>
            </w:rPr>
          </w:rPrChange>
        </w:rPr>
      </w:pPr>
      <w:ins w:id="2174" w:author="SHAHZAIB KHAN" w:date="2026-10-07T20:44:00Z">
        <w:r w:rsidRPr="00DB397A">
          <w:rPr>
            <w:rFonts w:ascii="Times New Roman" w:eastAsia="Times New Roman" w:hAnsi="Times New Roman" w:cs="Times New Roman"/>
            <w:color w:val="FF0000"/>
            <w:sz w:val="24"/>
            <w:szCs w:val="24"/>
            <w:u w:val="single"/>
            <w:rPrChange w:id="2175" w:author="SHAHZAIB KHAN" w:date="2026-10-07T20:45:00Z">
              <w:rPr>
                <w:rFonts w:ascii="Times New Roman" w:eastAsia="Times New Roman" w:hAnsi="Times New Roman" w:cs="Times New Roman"/>
                <w:b/>
                <w:bCs/>
                <w:sz w:val="36"/>
                <w:szCs w:val="36"/>
                <w:u w:val="single"/>
              </w:rPr>
            </w:rPrChange>
          </w:rPr>
          <w:t>The customer selects the one payment method.</w:t>
        </w:r>
      </w:ins>
    </w:p>
    <w:p w14:paraId="42898B51" w14:textId="77777777" w:rsidR="00C526BA" w:rsidRPr="00DB397A" w:rsidRDefault="00C526BA" w:rsidP="00C526BA">
      <w:pPr>
        <w:numPr>
          <w:ilvl w:val="0"/>
          <w:numId w:val="48"/>
        </w:numPr>
        <w:spacing w:before="100" w:beforeAutospacing="1" w:after="100" w:afterAutospacing="1" w:line="240" w:lineRule="auto"/>
        <w:rPr>
          <w:ins w:id="2176" w:author="SHAHZAIB KHAN" w:date="2026-10-07T20:44:00Z"/>
          <w:rFonts w:ascii="Times New Roman" w:eastAsia="Times New Roman" w:hAnsi="Times New Roman" w:cs="Times New Roman"/>
          <w:color w:val="FF0000"/>
          <w:sz w:val="24"/>
          <w:szCs w:val="24"/>
          <w:u w:val="single"/>
          <w:rPrChange w:id="2177" w:author="SHAHZAIB KHAN" w:date="2026-10-07T20:45:00Z">
            <w:rPr>
              <w:ins w:id="2178" w:author="SHAHZAIB KHAN" w:date="2026-10-07T20:44:00Z"/>
              <w:rFonts w:ascii="Times New Roman" w:eastAsia="Times New Roman" w:hAnsi="Times New Roman" w:cs="Times New Roman"/>
              <w:b/>
              <w:bCs/>
              <w:sz w:val="36"/>
              <w:szCs w:val="36"/>
              <w:u w:val="single"/>
            </w:rPr>
          </w:rPrChange>
        </w:rPr>
      </w:pPr>
      <w:ins w:id="2179" w:author="SHAHZAIB KHAN" w:date="2026-10-07T20:44:00Z">
        <w:r w:rsidRPr="00DB397A">
          <w:rPr>
            <w:rFonts w:ascii="Times New Roman" w:eastAsia="Times New Roman" w:hAnsi="Times New Roman" w:cs="Times New Roman"/>
            <w:color w:val="FF0000"/>
            <w:sz w:val="24"/>
            <w:szCs w:val="24"/>
            <w:u w:val="single"/>
            <w:rPrChange w:id="2180" w:author="SHAHZAIB KHAN" w:date="2026-10-07T20:45:00Z">
              <w:rPr>
                <w:rFonts w:ascii="Times New Roman" w:eastAsia="Times New Roman" w:hAnsi="Times New Roman" w:cs="Times New Roman"/>
                <w:b/>
                <w:bCs/>
                <w:sz w:val="36"/>
                <w:szCs w:val="36"/>
                <w:u w:val="single"/>
              </w:rPr>
            </w:rPrChange>
          </w:rPr>
          <w:t>The system asks for the payment details that match the selected method.</w:t>
        </w:r>
      </w:ins>
    </w:p>
    <w:p w14:paraId="31B2809D" w14:textId="77777777" w:rsidR="00C526BA" w:rsidRPr="00DB397A" w:rsidRDefault="00C526BA" w:rsidP="00C526BA">
      <w:pPr>
        <w:numPr>
          <w:ilvl w:val="0"/>
          <w:numId w:val="48"/>
        </w:numPr>
        <w:spacing w:before="100" w:beforeAutospacing="1" w:after="100" w:afterAutospacing="1" w:line="240" w:lineRule="auto"/>
        <w:rPr>
          <w:ins w:id="2181" w:author="SHAHZAIB KHAN" w:date="2026-10-07T20:44:00Z"/>
          <w:rFonts w:ascii="Times New Roman" w:eastAsia="Times New Roman" w:hAnsi="Times New Roman" w:cs="Times New Roman"/>
          <w:color w:val="FF0000"/>
          <w:sz w:val="24"/>
          <w:szCs w:val="24"/>
          <w:u w:val="single"/>
          <w:rPrChange w:id="2182" w:author="SHAHZAIB KHAN" w:date="2026-10-07T20:45:00Z">
            <w:rPr>
              <w:ins w:id="2183" w:author="SHAHZAIB KHAN" w:date="2026-10-07T20:44:00Z"/>
              <w:rFonts w:ascii="Times New Roman" w:eastAsia="Times New Roman" w:hAnsi="Times New Roman" w:cs="Times New Roman"/>
              <w:b/>
              <w:bCs/>
              <w:sz w:val="36"/>
              <w:szCs w:val="36"/>
              <w:u w:val="single"/>
            </w:rPr>
          </w:rPrChange>
        </w:rPr>
      </w:pPr>
      <w:ins w:id="2184" w:author="SHAHZAIB KHAN" w:date="2026-10-07T20:44:00Z">
        <w:r w:rsidRPr="00DB397A">
          <w:rPr>
            <w:rFonts w:ascii="Times New Roman" w:eastAsia="Times New Roman" w:hAnsi="Times New Roman" w:cs="Times New Roman"/>
            <w:color w:val="FF0000"/>
            <w:sz w:val="24"/>
            <w:szCs w:val="24"/>
            <w:u w:val="single"/>
            <w:rPrChange w:id="2185" w:author="SHAHZAIB KHAN" w:date="2026-10-07T20:45:00Z">
              <w:rPr>
                <w:rFonts w:ascii="Times New Roman" w:eastAsia="Times New Roman" w:hAnsi="Times New Roman" w:cs="Times New Roman"/>
                <w:b/>
                <w:bCs/>
                <w:sz w:val="36"/>
                <w:szCs w:val="36"/>
                <w:u w:val="single"/>
              </w:rPr>
            </w:rPrChange>
          </w:rPr>
          <w:t>The Customer enters the payment details and submits them.</w:t>
        </w:r>
      </w:ins>
    </w:p>
    <w:p w14:paraId="27FCC6E0" w14:textId="77777777" w:rsidR="00C526BA" w:rsidRPr="00DB397A" w:rsidRDefault="00C526BA" w:rsidP="00C526BA">
      <w:pPr>
        <w:numPr>
          <w:ilvl w:val="0"/>
          <w:numId w:val="48"/>
        </w:numPr>
        <w:spacing w:before="100" w:beforeAutospacing="1" w:after="100" w:afterAutospacing="1" w:line="240" w:lineRule="auto"/>
        <w:rPr>
          <w:ins w:id="2186" w:author="SHAHZAIB KHAN" w:date="2026-10-07T20:44:00Z"/>
          <w:rFonts w:ascii="Times New Roman" w:eastAsia="Times New Roman" w:hAnsi="Times New Roman" w:cs="Times New Roman"/>
          <w:color w:val="FF0000"/>
          <w:sz w:val="24"/>
          <w:szCs w:val="24"/>
          <w:u w:val="single"/>
          <w:rPrChange w:id="2187" w:author="SHAHZAIB KHAN" w:date="2026-10-07T20:45:00Z">
            <w:rPr>
              <w:ins w:id="2188" w:author="SHAHZAIB KHAN" w:date="2026-10-07T20:44:00Z"/>
              <w:rFonts w:ascii="Times New Roman" w:eastAsia="Times New Roman" w:hAnsi="Times New Roman" w:cs="Times New Roman"/>
              <w:b/>
              <w:bCs/>
              <w:sz w:val="36"/>
              <w:szCs w:val="36"/>
              <w:u w:val="single"/>
            </w:rPr>
          </w:rPrChange>
        </w:rPr>
      </w:pPr>
      <w:ins w:id="2189" w:author="SHAHZAIB KHAN" w:date="2026-10-07T20:44:00Z">
        <w:r w:rsidRPr="00DB397A">
          <w:rPr>
            <w:rFonts w:ascii="Times New Roman" w:eastAsia="Times New Roman" w:hAnsi="Times New Roman" w:cs="Times New Roman"/>
            <w:color w:val="FF0000"/>
            <w:sz w:val="24"/>
            <w:szCs w:val="24"/>
            <w:u w:val="single"/>
            <w:rPrChange w:id="2190" w:author="SHAHZAIB KHAN" w:date="2026-10-07T20:45:00Z">
              <w:rPr>
                <w:rFonts w:ascii="Times New Roman" w:eastAsia="Times New Roman" w:hAnsi="Times New Roman" w:cs="Times New Roman"/>
                <w:b/>
                <w:bCs/>
                <w:sz w:val="36"/>
                <w:szCs w:val="36"/>
                <w:u w:val="single"/>
              </w:rPr>
            </w:rPrChange>
          </w:rPr>
          <w:t>The system then checks that the payment details are correct and complete..</w:t>
        </w:r>
      </w:ins>
    </w:p>
    <w:p w14:paraId="27664FED" w14:textId="77777777" w:rsidR="00C526BA" w:rsidRPr="00DB397A" w:rsidRDefault="00C526BA" w:rsidP="00C526BA">
      <w:pPr>
        <w:numPr>
          <w:ilvl w:val="0"/>
          <w:numId w:val="48"/>
        </w:numPr>
        <w:spacing w:before="100" w:beforeAutospacing="1" w:after="100" w:afterAutospacing="1" w:line="240" w:lineRule="auto"/>
        <w:rPr>
          <w:ins w:id="2191" w:author="SHAHZAIB KHAN" w:date="2026-10-07T20:44:00Z"/>
          <w:rFonts w:ascii="Times New Roman" w:eastAsia="Times New Roman" w:hAnsi="Times New Roman" w:cs="Times New Roman"/>
          <w:color w:val="FF0000"/>
          <w:sz w:val="24"/>
          <w:szCs w:val="24"/>
          <w:u w:val="single"/>
          <w:rPrChange w:id="2192" w:author="SHAHZAIB KHAN" w:date="2026-10-07T20:45:00Z">
            <w:rPr>
              <w:ins w:id="2193" w:author="SHAHZAIB KHAN" w:date="2026-10-07T20:44:00Z"/>
              <w:rFonts w:ascii="Times New Roman" w:eastAsia="Times New Roman" w:hAnsi="Times New Roman" w:cs="Times New Roman"/>
              <w:b/>
              <w:bCs/>
              <w:sz w:val="36"/>
              <w:szCs w:val="36"/>
              <w:u w:val="single"/>
            </w:rPr>
          </w:rPrChange>
        </w:rPr>
      </w:pPr>
      <w:ins w:id="2194" w:author="SHAHZAIB KHAN" w:date="2026-10-07T20:44:00Z">
        <w:r w:rsidRPr="00DB397A">
          <w:rPr>
            <w:rFonts w:ascii="Times New Roman" w:eastAsia="Times New Roman" w:hAnsi="Times New Roman" w:cs="Times New Roman"/>
            <w:color w:val="FF0000"/>
            <w:sz w:val="24"/>
            <w:szCs w:val="24"/>
            <w:u w:val="single"/>
            <w:rPrChange w:id="2195" w:author="SHAHZAIB KHAN" w:date="2026-10-07T20:45:00Z">
              <w:rPr>
                <w:rFonts w:ascii="Times New Roman" w:eastAsia="Times New Roman" w:hAnsi="Times New Roman" w:cs="Times New Roman"/>
                <w:b/>
                <w:bCs/>
                <w:sz w:val="36"/>
                <w:szCs w:val="36"/>
                <w:u w:val="single"/>
              </w:rPr>
            </w:rPrChange>
          </w:rPr>
          <w:t>The system accepts the payment and also  saves the payment record in the database of the system for the proof of the payment that record is successfully saved  .</w:t>
        </w:r>
      </w:ins>
    </w:p>
    <w:p w14:paraId="1B14F4B1" w14:textId="77777777" w:rsidR="00C526BA" w:rsidRPr="00DB397A" w:rsidRDefault="00C526BA" w:rsidP="00C526BA">
      <w:pPr>
        <w:numPr>
          <w:ilvl w:val="0"/>
          <w:numId w:val="48"/>
        </w:numPr>
        <w:spacing w:before="100" w:beforeAutospacing="1" w:after="100" w:afterAutospacing="1" w:line="240" w:lineRule="auto"/>
        <w:rPr>
          <w:ins w:id="2196" w:author="SHAHZAIB KHAN" w:date="2026-10-07T20:44:00Z"/>
          <w:rFonts w:ascii="Times New Roman" w:eastAsia="Times New Roman" w:hAnsi="Times New Roman" w:cs="Times New Roman"/>
          <w:color w:val="FF0000"/>
          <w:sz w:val="24"/>
          <w:szCs w:val="24"/>
          <w:u w:val="single"/>
          <w:rPrChange w:id="2197" w:author="SHAHZAIB KHAN" w:date="2026-10-07T20:45:00Z">
            <w:rPr>
              <w:ins w:id="2198" w:author="SHAHZAIB KHAN" w:date="2026-10-07T20:44:00Z"/>
              <w:rFonts w:ascii="Times New Roman" w:eastAsia="Times New Roman" w:hAnsi="Times New Roman" w:cs="Times New Roman"/>
              <w:b/>
              <w:bCs/>
              <w:sz w:val="36"/>
              <w:szCs w:val="36"/>
              <w:u w:val="single"/>
            </w:rPr>
          </w:rPrChange>
        </w:rPr>
      </w:pPr>
      <w:ins w:id="2199" w:author="SHAHZAIB KHAN" w:date="2026-10-07T20:44:00Z">
        <w:r w:rsidRPr="00DB397A">
          <w:rPr>
            <w:rFonts w:ascii="Times New Roman" w:eastAsia="Times New Roman" w:hAnsi="Times New Roman" w:cs="Times New Roman"/>
            <w:color w:val="FF0000"/>
            <w:sz w:val="24"/>
            <w:szCs w:val="24"/>
            <w:u w:val="single"/>
            <w:rPrChange w:id="2200" w:author="SHAHZAIB KHAN" w:date="2026-10-07T20:45:00Z">
              <w:rPr>
                <w:rFonts w:ascii="Times New Roman" w:eastAsia="Times New Roman" w:hAnsi="Times New Roman" w:cs="Times New Roman"/>
                <w:b/>
                <w:bCs/>
                <w:sz w:val="36"/>
                <w:szCs w:val="36"/>
                <w:u w:val="single"/>
              </w:rPr>
            </w:rPrChange>
          </w:rPr>
          <w:t>The system assigns a salesman to the order for delivery Assign .</w:t>
        </w:r>
      </w:ins>
    </w:p>
    <w:p w14:paraId="0DFBE99E" w14:textId="77777777" w:rsidR="00C526BA" w:rsidRPr="00DB397A" w:rsidRDefault="00C526BA" w:rsidP="00C526BA">
      <w:pPr>
        <w:numPr>
          <w:ilvl w:val="0"/>
          <w:numId w:val="48"/>
        </w:numPr>
        <w:spacing w:before="100" w:beforeAutospacing="1" w:after="100" w:afterAutospacing="1" w:line="240" w:lineRule="auto"/>
        <w:rPr>
          <w:ins w:id="2201" w:author="SHAHZAIB KHAN" w:date="2026-10-07T20:44:00Z"/>
          <w:rFonts w:ascii="Times New Roman" w:eastAsia="Times New Roman" w:hAnsi="Times New Roman" w:cs="Times New Roman"/>
          <w:color w:val="FF0000"/>
          <w:sz w:val="24"/>
          <w:szCs w:val="24"/>
          <w:u w:val="single"/>
          <w:rPrChange w:id="2202" w:author="SHAHZAIB KHAN" w:date="2026-10-07T20:45:00Z">
            <w:rPr>
              <w:ins w:id="2203" w:author="SHAHZAIB KHAN" w:date="2026-10-07T20:44:00Z"/>
              <w:rFonts w:ascii="Times New Roman" w:eastAsia="Times New Roman" w:hAnsi="Times New Roman" w:cs="Times New Roman"/>
              <w:b/>
              <w:bCs/>
              <w:sz w:val="36"/>
              <w:szCs w:val="36"/>
              <w:u w:val="single"/>
            </w:rPr>
          </w:rPrChange>
        </w:rPr>
      </w:pPr>
      <w:ins w:id="2204" w:author="SHAHZAIB KHAN" w:date="2026-10-07T20:44:00Z">
        <w:r w:rsidRPr="00DB397A">
          <w:rPr>
            <w:rFonts w:ascii="Times New Roman" w:eastAsia="Times New Roman" w:hAnsi="Times New Roman" w:cs="Times New Roman"/>
            <w:color w:val="FF0000"/>
            <w:sz w:val="24"/>
            <w:szCs w:val="24"/>
            <w:u w:val="single"/>
            <w:rPrChange w:id="2205" w:author="SHAHZAIB KHAN" w:date="2026-10-07T20:45:00Z">
              <w:rPr>
                <w:rFonts w:ascii="Times New Roman" w:eastAsia="Times New Roman" w:hAnsi="Times New Roman" w:cs="Times New Roman"/>
                <w:b/>
                <w:bCs/>
                <w:sz w:val="36"/>
                <w:szCs w:val="36"/>
                <w:u w:val="single"/>
              </w:rPr>
            </w:rPrChange>
          </w:rPr>
          <w:t>The system   shows the Payment ID, Payment Status, and Receipt Number to the Customer, and informs the salesman about the order.</w:t>
        </w:r>
      </w:ins>
    </w:p>
    <w:p w14:paraId="143E1889" w14:textId="77777777" w:rsidR="00C526BA" w:rsidRPr="00DB397A" w:rsidRDefault="00C526BA" w:rsidP="00C526BA">
      <w:pPr>
        <w:spacing w:before="100" w:beforeAutospacing="1" w:after="100" w:afterAutospacing="1" w:line="240" w:lineRule="auto"/>
        <w:ind w:left="720"/>
        <w:rPr>
          <w:ins w:id="2206" w:author="SHAHZAIB KHAN" w:date="2026-10-07T20:44:00Z"/>
          <w:rFonts w:ascii="Times New Roman" w:eastAsia="Times New Roman" w:hAnsi="Times New Roman" w:cs="Times New Roman"/>
          <w:color w:val="FF0000"/>
          <w:sz w:val="24"/>
          <w:szCs w:val="24"/>
          <w:u w:val="single"/>
          <w:rPrChange w:id="2207" w:author="SHAHZAIB KHAN" w:date="2026-10-07T20:45:00Z">
            <w:rPr>
              <w:ins w:id="2208" w:author="SHAHZAIB KHAN" w:date="2026-10-07T20:44:00Z"/>
              <w:rFonts w:ascii="Times New Roman" w:eastAsia="Times New Roman" w:hAnsi="Times New Roman" w:cs="Times New Roman"/>
              <w:b/>
              <w:bCs/>
              <w:sz w:val="36"/>
              <w:szCs w:val="36"/>
              <w:u w:val="single"/>
            </w:rPr>
          </w:rPrChange>
        </w:rPr>
      </w:pPr>
      <w:ins w:id="2209" w:author="SHAHZAIB KHAN" w:date="2026-10-07T20:44:00Z">
        <w:r w:rsidRPr="00DB397A">
          <w:rPr>
            <w:rFonts w:ascii="Times New Roman" w:eastAsia="Times New Roman" w:hAnsi="Times New Roman" w:cs="Times New Roman"/>
            <w:color w:val="FF0000"/>
            <w:sz w:val="24"/>
            <w:szCs w:val="24"/>
            <w:u w:val="single"/>
            <w:rPrChange w:id="2210" w:author="SHAHZAIB KHAN" w:date="2026-10-07T20:45:00Z">
              <w:rPr>
                <w:rFonts w:ascii="Times New Roman" w:eastAsia="Times New Roman" w:hAnsi="Times New Roman" w:cs="Times New Roman"/>
                <w:b/>
                <w:bCs/>
                <w:sz w:val="36"/>
                <w:szCs w:val="36"/>
                <w:u w:val="single"/>
              </w:rPr>
            </w:rPrChange>
          </w:rPr>
          <w:t xml:space="preserve">4. Alternative </w:t>
        </w:r>
      </w:ins>
    </w:p>
    <w:p w14:paraId="2D3FF3D9" w14:textId="77777777" w:rsidR="00C526BA" w:rsidRPr="00DB397A" w:rsidRDefault="00C526BA" w:rsidP="00C526BA">
      <w:pPr>
        <w:spacing w:before="100" w:beforeAutospacing="1" w:after="100" w:afterAutospacing="1" w:line="240" w:lineRule="auto"/>
        <w:ind w:left="720"/>
        <w:rPr>
          <w:ins w:id="2211" w:author="SHAHZAIB KHAN" w:date="2026-10-07T20:44:00Z"/>
          <w:rFonts w:ascii="Times New Roman" w:eastAsia="Times New Roman" w:hAnsi="Times New Roman" w:cs="Times New Roman"/>
          <w:color w:val="FF0000"/>
          <w:sz w:val="24"/>
          <w:szCs w:val="24"/>
          <w:u w:val="single"/>
          <w:rPrChange w:id="2212" w:author="SHAHZAIB KHAN" w:date="2026-10-07T20:45:00Z">
            <w:rPr>
              <w:ins w:id="2213" w:author="SHAHZAIB KHAN" w:date="2026-10-07T20:44:00Z"/>
              <w:rFonts w:ascii="Times New Roman" w:eastAsia="Times New Roman" w:hAnsi="Times New Roman" w:cs="Times New Roman"/>
              <w:b/>
              <w:bCs/>
              <w:sz w:val="36"/>
              <w:szCs w:val="36"/>
              <w:u w:val="single"/>
            </w:rPr>
          </w:rPrChange>
        </w:rPr>
      </w:pPr>
      <w:ins w:id="2214" w:author="SHAHZAIB KHAN" w:date="2026-10-07T20:44:00Z">
        <w:r w:rsidRPr="00DB397A">
          <w:rPr>
            <w:rFonts w:ascii="Times New Roman" w:eastAsia="Times New Roman" w:hAnsi="Times New Roman" w:cs="Times New Roman"/>
            <w:color w:val="FF0000"/>
            <w:sz w:val="24"/>
            <w:szCs w:val="24"/>
            <w:u w:val="single"/>
            <w:rPrChange w:id="2215" w:author="SHAHZAIB KHAN" w:date="2026-10-07T20:45:00Z">
              <w:rPr>
                <w:rFonts w:ascii="Times New Roman" w:eastAsia="Times New Roman" w:hAnsi="Times New Roman" w:cs="Times New Roman"/>
                <w:b/>
                <w:bCs/>
                <w:sz w:val="36"/>
                <w:szCs w:val="36"/>
                <w:u w:val="single"/>
              </w:rPr>
            </w:rPrChange>
          </w:rPr>
          <w:t>4.1. Invalid Payment Details</w:t>
        </w:r>
      </w:ins>
    </w:p>
    <w:p w14:paraId="097A8887" w14:textId="77777777" w:rsidR="00C526BA" w:rsidRPr="00DB397A" w:rsidRDefault="00C526BA" w:rsidP="00C526BA">
      <w:pPr>
        <w:numPr>
          <w:ilvl w:val="0"/>
          <w:numId w:val="49"/>
        </w:numPr>
        <w:spacing w:before="100" w:beforeAutospacing="1" w:after="100" w:afterAutospacing="1" w:line="240" w:lineRule="auto"/>
        <w:rPr>
          <w:ins w:id="2216" w:author="SHAHZAIB KHAN" w:date="2026-10-07T20:44:00Z"/>
          <w:rFonts w:ascii="Times New Roman" w:eastAsia="Times New Roman" w:hAnsi="Times New Roman" w:cs="Times New Roman"/>
          <w:color w:val="FF0000"/>
          <w:sz w:val="24"/>
          <w:szCs w:val="24"/>
          <w:u w:val="single"/>
          <w:rPrChange w:id="2217" w:author="SHAHZAIB KHAN" w:date="2026-10-07T20:45:00Z">
            <w:rPr>
              <w:ins w:id="2218" w:author="SHAHZAIB KHAN" w:date="2026-10-07T20:44:00Z"/>
              <w:rFonts w:ascii="Times New Roman" w:eastAsia="Times New Roman" w:hAnsi="Times New Roman" w:cs="Times New Roman"/>
              <w:b/>
              <w:bCs/>
              <w:sz w:val="36"/>
              <w:szCs w:val="36"/>
              <w:u w:val="single"/>
            </w:rPr>
          </w:rPrChange>
        </w:rPr>
      </w:pPr>
      <w:ins w:id="2219" w:author="SHAHZAIB KHAN" w:date="2026-10-07T20:44:00Z">
        <w:r w:rsidRPr="00DB397A">
          <w:rPr>
            <w:rFonts w:ascii="Times New Roman" w:eastAsia="Times New Roman" w:hAnsi="Times New Roman" w:cs="Times New Roman"/>
            <w:color w:val="FF0000"/>
            <w:sz w:val="24"/>
            <w:szCs w:val="24"/>
            <w:u w:val="single"/>
            <w:rPrChange w:id="2220" w:author="SHAHZAIB KHAN" w:date="2026-10-07T20:45:00Z">
              <w:rPr>
                <w:rFonts w:ascii="Times New Roman" w:eastAsia="Times New Roman" w:hAnsi="Times New Roman" w:cs="Times New Roman"/>
                <w:b/>
                <w:bCs/>
                <w:sz w:val="36"/>
                <w:szCs w:val="36"/>
                <w:u w:val="single"/>
              </w:rPr>
            </w:rPrChange>
          </w:rPr>
          <w:lastRenderedPageBreak/>
          <w:t>At the step 7 of the main success scenario, the system must checks the payment details that is entered by the Customer.</w:t>
        </w:r>
      </w:ins>
    </w:p>
    <w:p w14:paraId="3CD45B77" w14:textId="77777777" w:rsidR="00C526BA" w:rsidRPr="00DB397A" w:rsidRDefault="00C526BA" w:rsidP="00C526BA">
      <w:pPr>
        <w:numPr>
          <w:ilvl w:val="0"/>
          <w:numId w:val="49"/>
        </w:numPr>
        <w:spacing w:before="100" w:beforeAutospacing="1" w:after="100" w:afterAutospacing="1" w:line="240" w:lineRule="auto"/>
        <w:rPr>
          <w:ins w:id="2221" w:author="SHAHZAIB KHAN" w:date="2026-10-07T20:44:00Z"/>
          <w:rFonts w:ascii="Times New Roman" w:eastAsia="Times New Roman" w:hAnsi="Times New Roman" w:cs="Times New Roman"/>
          <w:color w:val="FF0000"/>
          <w:sz w:val="24"/>
          <w:szCs w:val="24"/>
          <w:u w:val="single"/>
          <w:rPrChange w:id="2222" w:author="SHAHZAIB KHAN" w:date="2026-10-07T20:45:00Z">
            <w:rPr>
              <w:ins w:id="2223" w:author="SHAHZAIB KHAN" w:date="2026-10-07T20:44:00Z"/>
              <w:rFonts w:ascii="Times New Roman" w:eastAsia="Times New Roman" w:hAnsi="Times New Roman" w:cs="Times New Roman"/>
              <w:b/>
              <w:bCs/>
              <w:sz w:val="36"/>
              <w:szCs w:val="36"/>
              <w:u w:val="single"/>
            </w:rPr>
          </w:rPrChange>
        </w:rPr>
      </w:pPr>
      <w:ins w:id="2224" w:author="SHAHZAIB KHAN" w:date="2026-10-07T20:44:00Z">
        <w:r w:rsidRPr="00DB397A">
          <w:rPr>
            <w:rFonts w:ascii="Times New Roman" w:eastAsia="Times New Roman" w:hAnsi="Times New Roman" w:cs="Times New Roman"/>
            <w:color w:val="FF0000"/>
            <w:sz w:val="24"/>
            <w:szCs w:val="24"/>
            <w:u w:val="single"/>
            <w:rPrChange w:id="2225" w:author="SHAHZAIB KHAN" w:date="2026-10-07T20:45:00Z">
              <w:rPr>
                <w:rFonts w:ascii="Times New Roman" w:eastAsia="Times New Roman" w:hAnsi="Times New Roman" w:cs="Times New Roman"/>
                <w:b/>
                <w:bCs/>
                <w:sz w:val="36"/>
                <w:szCs w:val="36"/>
                <w:u w:val="single"/>
              </w:rPr>
            </w:rPrChange>
          </w:rPr>
          <w:t>The system finds that the  some detail is wrong or the some detail is missing.</w:t>
        </w:r>
      </w:ins>
    </w:p>
    <w:p w14:paraId="39C5B574" w14:textId="77777777" w:rsidR="00C526BA" w:rsidRPr="00DB397A" w:rsidRDefault="00C526BA" w:rsidP="00C526BA">
      <w:pPr>
        <w:numPr>
          <w:ilvl w:val="0"/>
          <w:numId w:val="49"/>
        </w:numPr>
        <w:spacing w:before="100" w:beforeAutospacing="1" w:after="100" w:afterAutospacing="1" w:line="240" w:lineRule="auto"/>
        <w:rPr>
          <w:ins w:id="2226" w:author="SHAHZAIB KHAN" w:date="2026-10-07T20:44:00Z"/>
          <w:rFonts w:ascii="Times New Roman" w:eastAsia="Times New Roman" w:hAnsi="Times New Roman" w:cs="Times New Roman"/>
          <w:color w:val="FF0000"/>
          <w:sz w:val="24"/>
          <w:szCs w:val="24"/>
          <w:u w:val="single"/>
          <w:rPrChange w:id="2227" w:author="SHAHZAIB KHAN" w:date="2026-10-07T20:45:00Z">
            <w:rPr>
              <w:ins w:id="2228" w:author="SHAHZAIB KHAN" w:date="2026-10-07T20:44:00Z"/>
              <w:rFonts w:ascii="Times New Roman" w:eastAsia="Times New Roman" w:hAnsi="Times New Roman" w:cs="Times New Roman"/>
              <w:b/>
              <w:bCs/>
              <w:sz w:val="36"/>
              <w:szCs w:val="36"/>
              <w:u w:val="single"/>
            </w:rPr>
          </w:rPrChange>
        </w:rPr>
      </w:pPr>
      <w:ins w:id="2229" w:author="SHAHZAIB KHAN" w:date="2026-10-07T20:44:00Z">
        <w:r w:rsidRPr="00DB397A">
          <w:rPr>
            <w:rFonts w:ascii="Times New Roman" w:eastAsia="Times New Roman" w:hAnsi="Times New Roman" w:cs="Times New Roman"/>
            <w:color w:val="FF0000"/>
            <w:sz w:val="24"/>
            <w:szCs w:val="24"/>
            <w:u w:val="single"/>
            <w:rPrChange w:id="2230" w:author="SHAHZAIB KHAN" w:date="2026-10-07T20:45:00Z">
              <w:rPr>
                <w:rFonts w:ascii="Times New Roman" w:eastAsia="Times New Roman" w:hAnsi="Times New Roman" w:cs="Times New Roman"/>
                <w:b/>
                <w:bCs/>
                <w:sz w:val="36"/>
                <w:szCs w:val="36"/>
                <w:u w:val="single"/>
              </w:rPr>
            </w:rPrChange>
          </w:rPr>
          <w:t>The system shows an error message to the customer and asks the Customer to enter the details again.</w:t>
        </w:r>
      </w:ins>
    </w:p>
    <w:p w14:paraId="70CEF915" w14:textId="77777777" w:rsidR="00C526BA" w:rsidRPr="00DB397A" w:rsidRDefault="00C526BA" w:rsidP="00C526BA">
      <w:pPr>
        <w:numPr>
          <w:ilvl w:val="0"/>
          <w:numId w:val="49"/>
        </w:numPr>
        <w:spacing w:before="100" w:beforeAutospacing="1" w:after="100" w:afterAutospacing="1" w:line="240" w:lineRule="auto"/>
        <w:rPr>
          <w:ins w:id="2231" w:author="SHAHZAIB KHAN" w:date="2026-10-07T20:44:00Z"/>
          <w:rFonts w:ascii="Times New Roman" w:eastAsia="Times New Roman" w:hAnsi="Times New Roman" w:cs="Times New Roman"/>
          <w:color w:val="FF0000"/>
          <w:sz w:val="24"/>
          <w:szCs w:val="24"/>
          <w:u w:val="single"/>
          <w:rPrChange w:id="2232" w:author="SHAHZAIB KHAN" w:date="2026-10-07T20:45:00Z">
            <w:rPr>
              <w:ins w:id="2233" w:author="SHAHZAIB KHAN" w:date="2026-10-07T20:44:00Z"/>
              <w:rFonts w:ascii="Times New Roman" w:eastAsia="Times New Roman" w:hAnsi="Times New Roman" w:cs="Times New Roman"/>
              <w:b/>
              <w:bCs/>
              <w:sz w:val="36"/>
              <w:szCs w:val="36"/>
              <w:u w:val="single"/>
            </w:rPr>
          </w:rPrChange>
        </w:rPr>
      </w:pPr>
      <w:ins w:id="2234" w:author="SHAHZAIB KHAN" w:date="2026-10-07T20:44:00Z">
        <w:r w:rsidRPr="00DB397A">
          <w:rPr>
            <w:rFonts w:ascii="Times New Roman" w:eastAsia="Times New Roman" w:hAnsi="Times New Roman" w:cs="Times New Roman"/>
            <w:color w:val="FF0000"/>
            <w:sz w:val="24"/>
            <w:szCs w:val="24"/>
            <w:u w:val="single"/>
            <w:rPrChange w:id="2235" w:author="SHAHZAIB KHAN" w:date="2026-10-07T20:45:00Z">
              <w:rPr>
                <w:rFonts w:ascii="Times New Roman" w:eastAsia="Times New Roman" w:hAnsi="Times New Roman" w:cs="Times New Roman"/>
                <w:b/>
                <w:bCs/>
                <w:sz w:val="36"/>
                <w:szCs w:val="36"/>
                <w:u w:val="single"/>
              </w:rPr>
            </w:rPrChange>
          </w:rPr>
          <w:t>The Customer corrects the details and the flow continues from step 6 of the main success scenario.</w:t>
        </w:r>
      </w:ins>
    </w:p>
    <w:p w14:paraId="4F368194" w14:textId="77777777" w:rsidR="00C526BA" w:rsidRPr="00DB397A" w:rsidRDefault="00C526BA" w:rsidP="00C526BA">
      <w:pPr>
        <w:spacing w:before="100" w:beforeAutospacing="1" w:after="100" w:afterAutospacing="1" w:line="240" w:lineRule="auto"/>
        <w:ind w:left="720"/>
        <w:rPr>
          <w:ins w:id="2236" w:author="SHAHZAIB KHAN" w:date="2026-10-07T20:44:00Z"/>
          <w:rFonts w:ascii="Times New Roman" w:eastAsia="Times New Roman" w:hAnsi="Times New Roman" w:cs="Times New Roman"/>
          <w:color w:val="FF0000"/>
          <w:sz w:val="24"/>
          <w:szCs w:val="24"/>
          <w:u w:val="single"/>
          <w:rPrChange w:id="2237" w:author="SHAHZAIB KHAN" w:date="2026-10-07T20:45:00Z">
            <w:rPr>
              <w:ins w:id="2238" w:author="SHAHZAIB KHAN" w:date="2026-10-07T20:44:00Z"/>
              <w:rFonts w:ascii="Times New Roman" w:eastAsia="Times New Roman" w:hAnsi="Times New Roman" w:cs="Times New Roman"/>
              <w:b/>
              <w:bCs/>
              <w:sz w:val="36"/>
              <w:szCs w:val="36"/>
              <w:u w:val="single"/>
            </w:rPr>
          </w:rPrChange>
        </w:rPr>
      </w:pPr>
      <w:ins w:id="2239" w:author="SHAHZAIB KHAN" w:date="2026-10-07T20:44:00Z">
        <w:r w:rsidRPr="00DB397A">
          <w:rPr>
            <w:rFonts w:ascii="Times New Roman" w:eastAsia="Times New Roman" w:hAnsi="Times New Roman" w:cs="Times New Roman"/>
            <w:color w:val="FF0000"/>
            <w:sz w:val="24"/>
            <w:szCs w:val="24"/>
            <w:u w:val="single"/>
            <w:rPrChange w:id="2240" w:author="SHAHZAIB KHAN" w:date="2026-10-07T20:45:00Z">
              <w:rPr>
                <w:rFonts w:ascii="Times New Roman" w:eastAsia="Times New Roman" w:hAnsi="Times New Roman" w:cs="Times New Roman"/>
                <w:b/>
                <w:bCs/>
                <w:sz w:val="36"/>
                <w:szCs w:val="36"/>
                <w:u w:val="single"/>
              </w:rPr>
            </w:rPrChange>
          </w:rPr>
          <w:t>4.1. Payment Failed</w:t>
        </w:r>
      </w:ins>
    </w:p>
    <w:p w14:paraId="7915FAC8" w14:textId="77777777" w:rsidR="00C526BA" w:rsidRPr="00DB397A" w:rsidRDefault="00C526BA" w:rsidP="00C526BA">
      <w:pPr>
        <w:numPr>
          <w:ilvl w:val="0"/>
          <w:numId w:val="50"/>
        </w:numPr>
        <w:spacing w:before="100" w:beforeAutospacing="1" w:after="100" w:afterAutospacing="1" w:line="240" w:lineRule="auto"/>
        <w:rPr>
          <w:ins w:id="2241" w:author="SHAHZAIB KHAN" w:date="2026-10-07T20:44:00Z"/>
          <w:rFonts w:ascii="Times New Roman" w:eastAsia="Times New Roman" w:hAnsi="Times New Roman" w:cs="Times New Roman"/>
          <w:color w:val="FF0000"/>
          <w:sz w:val="24"/>
          <w:szCs w:val="24"/>
          <w:u w:val="single"/>
          <w:rPrChange w:id="2242" w:author="SHAHZAIB KHAN" w:date="2026-10-07T20:45:00Z">
            <w:rPr>
              <w:ins w:id="2243" w:author="SHAHZAIB KHAN" w:date="2026-10-07T20:44:00Z"/>
              <w:rFonts w:ascii="Times New Roman" w:eastAsia="Times New Roman" w:hAnsi="Times New Roman" w:cs="Times New Roman"/>
              <w:b/>
              <w:bCs/>
              <w:sz w:val="36"/>
              <w:szCs w:val="36"/>
              <w:u w:val="single"/>
            </w:rPr>
          </w:rPrChange>
        </w:rPr>
      </w:pPr>
      <w:ins w:id="2244" w:author="SHAHZAIB KHAN" w:date="2026-10-07T20:44:00Z">
        <w:r w:rsidRPr="00DB397A">
          <w:rPr>
            <w:rFonts w:ascii="Times New Roman" w:eastAsia="Times New Roman" w:hAnsi="Times New Roman" w:cs="Times New Roman"/>
            <w:color w:val="FF0000"/>
            <w:sz w:val="24"/>
            <w:szCs w:val="24"/>
            <w:u w:val="single"/>
            <w:rPrChange w:id="2245" w:author="SHAHZAIB KHAN" w:date="2026-10-07T20:45:00Z">
              <w:rPr>
                <w:rFonts w:ascii="Times New Roman" w:eastAsia="Times New Roman" w:hAnsi="Times New Roman" w:cs="Times New Roman"/>
                <w:b/>
                <w:bCs/>
                <w:sz w:val="36"/>
                <w:szCs w:val="36"/>
                <w:u w:val="single"/>
              </w:rPr>
            </w:rPrChange>
          </w:rPr>
          <w:t>At step 8 of the main success scenario, the payment is not accepted (for example, the account has not enough balance or the connection breaks).</w:t>
        </w:r>
      </w:ins>
    </w:p>
    <w:p w14:paraId="5B42B9B3" w14:textId="77777777" w:rsidR="00C526BA" w:rsidRPr="00DB397A" w:rsidRDefault="00C526BA" w:rsidP="00C526BA">
      <w:pPr>
        <w:numPr>
          <w:ilvl w:val="0"/>
          <w:numId w:val="50"/>
        </w:numPr>
        <w:spacing w:before="100" w:beforeAutospacing="1" w:after="100" w:afterAutospacing="1" w:line="240" w:lineRule="auto"/>
        <w:rPr>
          <w:ins w:id="2246" w:author="SHAHZAIB KHAN" w:date="2026-10-07T20:44:00Z"/>
          <w:rFonts w:ascii="Times New Roman" w:eastAsia="Times New Roman" w:hAnsi="Times New Roman" w:cs="Times New Roman"/>
          <w:color w:val="FF0000"/>
          <w:sz w:val="24"/>
          <w:szCs w:val="24"/>
          <w:u w:val="single"/>
          <w:rPrChange w:id="2247" w:author="SHAHZAIB KHAN" w:date="2026-10-07T20:45:00Z">
            <w:rPr>
              <w:ins w:id="2248" w:author="SHAHZAIB KHAN" w:date="2026-10-07T20:44:00Z"/>
              <w:rFonts w:ascii="Times New Roman" w:eastAsia="Times New Roman" w:hAnsi="Times New Roman" w:cs="Times New Roman"/>
              <w:b/>
              <w:bCs/>
              <w:sz w:val="36"/>
              <w:szCs w:val="36"/>
              <w:u w:val="single"/>
            </w:rPr>
          </w:rPrChange>
        </w:rPr>
      </w:pPr>
      <w:ins w:id="2249" w:author="SHAHZAIB KHAN" w:date="2026-10-07T20:44:00Z">
        <w:r w:rsidRPr="00DB397A">
          <w:rPr>
            <w:rFonts w:ascii="Times New Roman" w:eastAsia="Times New Roman" w:hAnsi="Times New Roman" w:cs="Times New Roman"/>
            <w:color w:val="FF0000"/>
            <w:sz w:val="24"/>
            <w:szCs w:val="24"/>
            <w:u w:val="single"/>
            <w:rPrChange w:id="2250" w:author="SHAHZAIB KHAN" w:date="2026-10-07T20:45:00Z">
              <w:rPr>
                <w:rFonts w:ascii="Times New Roman" w:eastAsia="Times New Roman" w:hAnsi="Times New Roman" w:cs="Times New Roman"/>
                <w:b/>
                <w:bCs/>
                <w:sz w:val="36"/>
                <w:szCs w:val="36"/>
                <w:u w:val="single"/>
              </w:rPr>
            </w:rPrChange>
          </w:rPr>
          <w:t>The system sets the Payment Status as Failed and does not save the payment as done.</w:t>
        </w:r>
      </w:ins>
    </w:p>
    <w:p w14:paraId="29DAE95C" w14:textId="77777777" w:rsidR="00C526BA" w:rsidRPr="00DB397A" w:rsidRDefault="00C526BA" w:rsidP="00C526BA">
      <w:pPr>
        <w:numPr>
          <w:ilvl w:val="0"/>
          <w:numId w:val="50"/>
        </w:numPr>
        <w:spacing w:before="100" w:beforeAutospacing="1" w:after="100" w:afterAutospacing="1" w:line="240" w:lineRule="auto"/>
        <w:rPr>
          <w:ins w:id="2251" w:author="SHAHZAIB KHAN" w:date="2026-10-07T20:44:00Z"/>
          <w:rFonts w:ascii="Times New Roman" w:eastAsia="Times New Roman" w:hAnsi="Times New Roman" w:cs="Times New Roman"/>
          <w:color w:val="FF0000"/>
          <w:sz w:val="24"/>
          <w:szCs w:val="24"/>
          <w:u w:val="single"/>
          <w:rPrChange w:id="2252" w:author="SHAHZAIB KHAN" w:date="2026-10-07T20:45:00Z">
            <w:rPr>
              <w:ins w:id="2253" w:author="SHAHZAIB KHAN" w:date="2026-10-07T20:44:00Z"/>
              <w:rFonts w:ascii="Times New Roman" w:eastAsia="Times New Roman" w:hAnsi="Times New Roman" w:cs="Times New Roman"/>
              <w:b/>
              <w:bCs/>
              <w:sz w:val="36"/>
              <w:szCs w:val="36"/>
              <w:u w:val="single"/>
            </w:rPr>
          </w:rPrChange>
        </w:rPr>
      </w:pPr>
      <w:ins w:id="2254" w:author="SHAHZAIB KHAN" w:date="2026-10-07T20:44:00Z">
        <w:r w:rsidRPr="00DB397A">
          <w:rPr>
            <w:rFonts w:ascii="Times New Roman" w:eastAsia="Times New Roman" w:hAnsi="Times New Roman" w:cs="Times New Roman"/>
            <w:color w:val="FF0000"/>
            <w:sz w:val="24"/>
            <w:szCs w:val="24"/>
            <w:u w:val="single"/>
            <w:rPrChange w:id="2255" w:author="SHAHZAIB KHAN" w:date="2026-10-07T20:45:00Z">
              <w:rPr>
                <w:rFonts w:ascii="Times New Roman" w:eastAsia="Times New Roman" w:hAnsi="Times New Roman" w:cs="Times New Roman"/>
                <w:b/>
                <w:bCs/>
                <w:sz w:val="36"/>
                <w:szCs w:val="36"/>
                <w:u w:val="single"/>
              </w:rPr>
            </w:rPrChange>
          </w:rPr>
          <w:t>The system shows a message that the payment was not successful and offers to try again or choose another payment method.</w:t>
        </w:r>
      </w:ins>
    </w:p>
    <w:p w14:paraId="4E374663" w14:textId="77777777" w:rsidR="00C526BA" w:rsidRPr="00DB397A" w:rsidRDefault="00C526BA" w:rsidP="00C526BA">
      <w:pPr>
        <w:numPr>
          <w:ilvl w:val="0"/>
          <w:numId w:val="50"/>
        </w:numPr>
        <w:spacing w:before="100" w:beforeAutospacing="1" w:after="100" w:afterAutospacing="1" w:line="240" w:lineRule="auto"/>
        <w:rPr>
          <w:ins w:id="2256" w:author="SHAHZAIB KHAN" w:date="2026-10-07T20:44:00Z"/>
          <w:rFonts w:ascii="Times New Roman" w:eastAsia="Times New Roman" w:hAnsi="Times New Roman" w:cs="Times New Roman"/>
          <w:color w:val="FF0000"/>
          <w:sz w:val="24"/>
          <w:szCs w:val="24"/>
          <w:u w:val="single"/>
          <w:rPrChange w:id="2257" w:author="SHAHZAIB KHAN" w:date="2026-10-07T20:45:00Z">
            <w:rPr>
              <w:ins w:id="2258" w:author="SHAHZAIB KHAN" w:date="2026-10-07T20:44:00Z"/>
              <w:rFonts w:ascii="Times New Roman" w:eastAsia="Times New Roman" w:hAnsi="Times New Roman" w:cs="Times New Roman"/>
              <w:b/>
              <w:bCs/>
              <w:sz w:val="36"/>
              <w:szCs w:val="36"/>
              <w:u w:val="single"/>
            </w:rPr>
          </w:rPrChange>
        </w:rPr>
      </w:pPr>
      <w:ins w:id="2259" w:author="SHAHZAIB KHAN" w:date="2026-10-07T20:44:00Z">
        <w:r w:rsidRPr="00DB397A">
          <w:rPr>
            <w:rFonts w:ascii="Times New Roman" w:eastAsia="Times New Roman" w:hAnsi="Times New Roman" w:cs="Times New Roman"/>
            <w:color w:val="FF0000"/>
            <w:sz w:val="24"/>
            <w:szCs w:val="24"/>
            <w:u w:val="single"/>
            <w:rPrChange w:id="2260" w:author="SHAHZAIB KHAN" w:date="2026-10-07T20:45:00Z">
              <w:rPr>
                <w:rFonts w:ascii="Times New Roman" w:eastAsia="Times New Roman" w:hAnsi="Times New Roman" w:cs="Times New Roman"/>
                <w:b/>
                <w:bCs/>
                <w:sz w:val="36"/>
                <w:szCs w:val="36"/>
                <w:u w:val="single"/>
              </w:rPr>
            </w:rPrChange>
          </w:rPr>
          <w:t>The Customer chooses a method and the flow continues from step 4 of the main success scenario.</w:t>
        </w:r>
      </w:ins>
    </w:p>
    <w:p w14:paraId="3994273F" w14:textId="77777777" w:rsidR="00C526BA" w:rsidRPr="00DB397A" w:rsidRDefault="00C526BA" w:rsidP="00C526BA">
      <w:pPr>
        <w:spacing w:before="100" w:beforeAutospacing="1" w:after="100" w:afterAutospacing="1" w:line="240" w:lineRule="auto"/>
        <w:ind w:left="720"/>
        <w:rPr>
          <w:ins w:id="2261" w:author="SHAHZAIB KHAN" w:date="2026-10-07T20:44:00Z"/>
          <w:rFonts w:ascii="Times New Roman" w:eastAsia="Times New Roman" w:hAnsi="Times New Roman" w:cs="Times New Roman"/>
          <w:color w:val="FF0000"/>
          <w:sz w:val="24"/>
          <w:szCs w:val="24"/>
          <w:u w:val="single"/>
          <w:rPrChange w:id="2262" w:author="SHAHZAIB KHAN" w:date="2026-10-07T20:45:00Z">
            <w:rPr>
              <w:ins w:id="2263" w:author="SHAHZAIB KHAN" w:date="2026-10-07T20:44:00Z"/>
              <w:rFonts w:ascii="Times New Roman" w:eastAsia="Times New Roman" w:hAnsi="Times New Roman" w:cs="Times New Roman"/>
              <w:b/>
              <w:bCs/>
              <w:sz w:val="36"/>
              <w:szCs w:val="36"/>
              <w:u w:val="single"/>
            </w:rPr>
          </w:rPrChange>
        </w:rPr>
      </w:pPr>
      <w:ins w:id="2264" w:author="SHAHZAIB KHAN" w:date="2026-10-07T20:44:00Z">
        <w:r w:rsidRPr="00DB397A">
          <w:rPr>
            <w:rFonts w:ascii="Times New Roman" w:eastAsia="Times New Roman" w:hAnsi="Times New Roman" w:cs="Times New Roman"/>
            <w:color w:val="FF0000"/>
            <w:sz w:val="24"/>
            <w:szCs w:val="24"/>
            <w:u w:val="single"/>
            <w:rPrChange w:id="2265" w:author="SHAHZAIB KHAN" w:date="2026-10-07T20:45:00Z">
              <w:rPr>
                <w:rFonts w:ascii="Times New Roman" w:eastAsia="Times New Roman" w:hAnsi="Times New Roman" w:cs="Times New Roman"/>
                <w:b/>
                <w:bCs/>
                <w:sz w:val="36"/>
                <w:szCs w:val="36"/>
                <w:u w:val="single"/>
              </w:rPr>
            </w:rPrChange>
          </w:rPr>
          <w:t>4.3. Customer Cancels the Payment</w:t>
        </w:r>
      </w:ins>
    </w:p>
    <w:p w14:paraId="03B26937" w14:textId="77777777" w:rsidR="00C526BA" w:rsidRPr="00DB397A" w:rsidRDefault="00C526BA" w:rsidP="00C526BA">
      <w:pPr>
        <w:numPr>
          <w:ilvl w:val="0"/>
          <w:numId w:val="51"/>
        </w:numPr>
        <w:spacing w:before="100" w:beforeAutospacing="1" w:after="100" w:afterAutospacing="1" w:line="240" w:lineRule="auto"/>
        <w:rPr>
          <w:ins w:id="2266" w:author="SHAHZAIB KHAN" w:date="2026-10-07T20:44:00Z"/>
          <w:rFonts w:ascii="Times New Roman" w:eastAsia="Times New Roman" w:hAnsi="Times New Roman" w:cs="Times New Roman"/>
          <w:color w:val="FF0000"/>
          <w:sz w:val="24"/>
          <w:szCs w:val="24"/>
          <w:u w:val="single"/>
          <w:rPrChange w:id="2267" w:author="SHAHZAIB KHAN" w:date="2026-10-07T20:45:00Z">
            <w:rPr>
              <w:ins w:id="2268" w:author="SHAHZAIB KHAN" w:date="2026-10-07T20:44:00Z"/>
              <w:rFonts w:ascii="Times New Roman" w:eastAsia="Times New Roman" w:hAnsi="Times New Roman" w:cs="Times New Roman"/>
              <w:b/>
              <w:bCs/>
              <w:sz w:val="36"/>
              <w:szCs w:val="36"/>
              <w:u w:val="single"/>
            </w:rPr>
          </w:rPrChange>
        </w:rPr>
      </w:pPr>
      <w:ins w:id="2269" w:author="SHAHZAIB KHAN" w:date="2026-10-07T20:44:00Z">
        <w:r w:rsidRPr="00DB397A">
          <w:rPr>
            <w:rFonts w:ascii="Times New Roman" w:eastAsia="Times New Roman" w:hAnsi="Times New Roman" w:cs="Times New Roman"/>
            <w:color w:val="FF0000"/>
            <w:sz w:val="24"/>
            <w:szCs w:val="24"/>
            <w:u w:val="single"/>
            <w:rPrChange w:id="2270" w:author="SHAHZAIB KHAN" w:date="2026-10-07T20:45:00Z">
              <w:rPr>
                <w:rFonts w:ascii="Times New Roman" w:eastAsia="Times New Roman" w:hAnsi="Times New Roman" w:cs="Times New Roman"/>
                <w:b/>
                <w:bCs/>
                <w:sz w:val="36"/>
                <w:szCs w:val="36"/>
                <w:u w:val="single"/>
              </w:rPr>
            </w:rPrChange>
          </w:rPr>
          <w:t>Before step 8 of the main success scenario, the Customer presses the cancel button.</w:t>
        </w:r>
      </w:ins>
    </w:p>
    <w:p w14:paraId="6E7B27D6" w14:textId="77777777" w:rsidR="00C526BA" w:rsidRPr="00DB397A" w:rsidRDefault="00C526BA" w:rsidP="00C526BA">
      <w:pPr>
        <w:numPr>
          <w:ilvl w:val="0"/>
          <w:numId w:val="51"/>
        </w:numPr>
        <w:spacing w:before="100" w:beforeAutospacing="1" w:after="100" w:afterAutospacing="1" w:line="240" w:lineRule="auto"/>
        <w:rPr>
          <w:ins w:id="2271" w:author="SHAHZAIB KHAN" w:date="2026-10-07T20:44:00Z"/>
          <w:rFonts w:ascii="Times New Roman" w:eastAsia="Times New Roman" w:hAnsi="Times New Roman" w:cs="Times New Roman"/>
          <w:color w:val="FF0000"/>
          <w:sz w:val="24"/>
          <w:szCs w:val="24"/>
          <w:u w:val="single"/>
          <w:rPrChange w:id="2272" w:author="SHAHZAIB KHAN" w:date="2026-10-07T20:45:00Z">
            <w:rPr>
              <w:ins w:id="2273" w:author="SHAHZAIB KHAN" w:date="2026-10-07T20:44:00Z"/>
              <w:rFonts w:ascii="Times New Roman" w:eastAsia="Times New Roman" w:hAnsi="Times New Roman" w:cs="Times New Roman"/>
              <w:b/>
              <w:bCs/>
              <w:sz w:val="36"/>
              <w:szCs w:val="36"/>
              <w:u w:val="single"/>
            </w:rPr>
          </w:rPrChange>
        </w:rPr>
      </w:pPr>
      <w:ins w:id="2274" w:author="SHAHZAIB KHAN" w:date="2026-10-07T20:44:00Z">
        <w:r w:rsidRPr="00DB397A">
          <w:rPr>
            <w:rFonts w:ascii="Times New Roman" w:eastAsia="Times New Roman" w:hAnsi="Times New Roman" w:cs="Times New Roman"/>
            <w:color w:val="FF0000"/>
            <w:sz w:val="24"/>
            <w:szCs w:val="24"/>
            <w:u w:val="single"/>
            <w:rPrChange w:id="2275" w:author="SHAHZAIB KHAN" w:date="2026-10-07T20:45:00Z">
              <w:rPr>
                <w:rFonts w:ascii="Times New Roman" w:eastAsia="Times New Roman" w:hAnsi="Times New Roman" w:cs="Times New Roman"/>
                <w:b/>
                <w:bCs/>
                <w:sz w:val="36"/>
                <w:szCs w:val="36"/>
                <w:u w:val="single"/>
              </w:rPr>
            </w:rPrChange>
          </w:rPr>
          <w:t>The system asks the Customer to confirm that he or she wants to cancel the payment.</w:t>
        </w:r>
      </w:ins>
    </w:p>
    <w:p w14:paraId="05B43A2D" w14:textId="77777777" w:rsidR="00C526BA" w:rsidRPr="00DB397A" w:rsidRDefault="00C526BA" w:rsidP="00C526BA">
      <w:pPr>
        <w:numPr>
          <w:ilvl w:val="0"/>
          <w:numId w:val="51"/>
        </w:numPr>
        <w:spacing w:before="100" w:beforeAutospacing="1" w:after="100" w:afterAutospacing="1" w:line="240" w:lineRule="auto"/>
        <w:rPr>
          <w:ins w:id="2276" w:author="SHAHZAIB KHAN" w:date="2026-10-07T20:44:00Z"/>
          <w:rFonts w:ascii="Times New Roman" w:eastAsia="Times New Roman" w:hAnsi="Times New Roman" w:cs="Times New Roman"/>
          <w:color w:val="FF0000"/>
          <w:sz w:val="24"/>
          <w:szCs w:val="24"/>
          <w:u w:val="single"/>
          <w:rPrChange w:id="2277" w:author="SHAHZAIB KHAN" w:date="2026-10-07T20:45:00Z">
            <w:rPr>
              <w:ins w:id="2278" w:author="SHAHZAIB KHAN" w:date="2026-10-07T20:44:00Z"/>
              <w:rFonts w:ascii="Times New Roman" w:eastAsia="Times New Roman" w:hAnsi="Times New Roman" w:cs="Times New Roman"/>
              <w:b/>
              <w:bCs/>
              <w:sz w:val="36"/>
              <w:szCs w:val="36"/>
              <w:u w:val="single"/>
            </w:rPr>
          </w:rPrChange>
        </w:rPr>
      </w:pPr>
      <w:ins w:id="2279" w:author="SHAHZAIB KHAN" w:date="2026-10-07T20:44:00Z">
        <w:r w:rsidRPr="00DB397A">
          <w:rPr>
            <w:rFonts w:ascii="Times New Roman" w:eastAsia="Times New Roman" w:hAnsi="Times New Roman" w:cs="Times New Roman"/>
            <w:color w:val="FF0000"/>
            <w:sz w:val="24"/>
            <w:szCs w:val="24"/>
            <w:u w:val="single"/>
            <w:rPrChange w:id="2280" w:author="SHAHZAIB KHAN" w:date="2026-10-07T20:45:00Z">
              <w:rPr>
                <w:rFonts w:ascii="Times New Roman" w:eastAsia="Times New Roman" w:hAnsi="Times New Roman" w:cs="Times New Roman"/>
                <w:b/>
                <w:bCs/>
                <w:sz w:val="36"/>
                <w:szCs w:val="36"/>
                <w:u w:val="single"/>
              </w:rPr>
            </w:rPrChange>
          </w:rPr>
          <w:t>The Customer confirms the cancellation.</w:t>
        </w:r>
      </w:ins>
    </w:p>
    <w:p w14:paraId="6E288685" w14:textId="77777777" w:rsidR="00C526BA" w:rsidRPr="00DB397A" w:rsidRDefault="00C526BA" w:rsidP="00C526BA">
      <w:pPr>
        <w:numPr>
          <w:ilvl w:val="0"/>
          <w:numId w:val="51"/>
        </w:numPr>
        <w:spacing w:before="100" w:beforeAutospacing="1" w:after="100" w:afterAutospacing="1" w:line="240" w:lineRule="auto"/>
        <w:rPr>
          <w:ins w:id="2281" w:author="SHAHZAIB KHAN" w:date="2026-10-07T20:44:00Z"/>
          <w:rFonts w:ascii="Times New Roman" w:eastAsia="Times New Roman" w:hAnsi="Times New Roman" w:cs="Times New Roman"/>
          <w:color w:val="FF0000"/>
          <w:sz w:val="24"/>
          <w:szCs w:val="24"/>
          <w:u w:val="single"/>
          <w:rPrChange w:id="2282" w:author="SHAHZAIB KHAN" w:date="2026-10-07T20:45:00Z">
            <w:rPr>
              <w:ins w:id="2283" w:author="SHAHZAIB KHAN" w:date="2026-10-07T20:44:00Z"/>
              <w:rFonts w:ascii="Times New Roman" w:eastAsia="Times New Roman" w:hAnsi="Times New Roman" w:cs="Times New Roman"/>
              <w:b/>
              <w:bCs/>
              <w:sz w:val="36"/>
              <w:szCs w:val="36"/>
              <w:u w:val="single"/>
            </w:rPr>
          </w:rPrChange>
        </w:rPr>
      </w:pPr>
      <w:ins w:id="2284" w:author="SHAHZAIB KHAN" w:date="2026-10-07T20:44:00Z">
        <w:r w:rsidRPr="00DB397A">
          <w:rPr>
            <w:rFonts w:ascii="Times New Roman" w:eastAsia="Times New Roman" w:hAnsi="Times New Roman" w:cs="Times New Roman"/>
            <w:color w:val="FF0000"/>
            <w:sz w:val="24"/>
            <w:szCs w:val="24"/>
            <w:u w:val="single"/>
            <w:rPrChange w:id="2285" w:author="SHAHZAIB KHAN" w:date="2026-10-07T20:45:00Z">
              <w:rPr>
                <w:rFonts w:ascii="Times New Roman" w:eastAsia="Times New Roman" w:hAnsi="Times New Roman" w:cs="Times New Roman"/>
                <w:b/>
                <w:bCs/>
                <w:sz w:val="36"/>
                <w:szCs w:val="36"/>
                <w:u w:val="single"/>
              </w:rPr>
            </w:rPrChange>
          </w:rPr>
          <w:t>The system stops the payment, keeps the order as unpaid and takes the Customer back to the order page.</w:t>
        </w:r>
      </w:ins>
    </w:p>
    <w:p w14:paraId="23BD82AC" w14:textId="77777777" w:rsidR="00C526BA" w:rsidRPr="00DB397A" w:rsidRDefault="00C526BA" w:rsidP="00C526BA">
      <w:pPr>
        <w:spacing w:before="100" w:beforeAutospacing="1" w:after="100" w:afterAutospacing="1" w:line="240" w:lineRule="auto"/>
        <w:ind w:left="720"/>
        <w:rPr>
          <w:ins w:id="2286" w:author="SHAHZAIB KHAN" w:date="2026-10-07T20:44:00Z"/>
          <w:rFonts w:ascii="Times New Roman" w:eastAsia="Times New Roman" w:hAnsi="Times New Roman" w:cs="Times New Roman"/>
          <w:color w:val="FF0000"/>
          <w:sz w:val="24"/>
          <w:szCs w:val="24"/>
          <w:u w:val="single"/>
          <w:rPrChange w:id="2287" w:author="SHAHZAIB KHAN" w:date="2026-10-07T20:45:00Z">
            <w:rPr>
              <w:ins w:id="2288" w:author="SHAHZAIB KHAN" w:date="2026-10-07T20:44:00Z"/>
              <w:rFonts w:ascii="Times New Roman" w:eastAsia="Times New Roman" w:hAnsi="Times New Roman" w:cs="Times New Roman"/>
              <w:b/>
              <w:bCs/>
              <w:sz w:val="36"/>
              <w:szCs w:val="36"/>
              <w:u w:val="single"/>
            </w:rPr>
          </w:rPrChange>
        </w:rPr>
      </w:pPr>
      <w:ins w:id="2289" w:author="SHAHZAIB KHAN" w:date="2026-10-07T20:44:00Z">
        <w:r w:rsidRPr="00DB397A">
          <w:rPr>
            <w:rFonts w:ascii="Times New Roman" w:eastAsia="Times New Roman" w:hAnsi="Times New Roman" w:cs="Times New Roman"/>
            <w:color w:val="FF0000"/>
            <w:sz w:val="24"/>
            <w:szCs w:val="24"/>
            <w:u w:val="single"/>
            <w:rPrChange w:id="2290" w:author="SHAHZAIB KHAN" w:date="2026-10-07T20:45:00Z">
              <w:rPr>
                <w:rFonts w:ascii="Times New Roman" w:eastAsia="Times New Roman" w:hAnsi="Times New Roman" w:cs="Times New Roman"/>
                <w:b/>
                <w:bCs/>
                <w:sz w:val="36"/>
                <w:szCs w:val="36"/>
                <w:u w:val="single"/>
              </w:rPr>
            </w:rPrChange>
          </w:rPr>
          <w:t>4.3.. No Salesman Available</w:t>
        </w:r>
      </w:ins>
    </w:p>
    <w:p w14:paraId="384AB8C2" w14:textId="77777777" w:rsidR="00C526BA" w:rsidRPr="00DB397A" w:rsidRDefault="00C526BA" w:rsidP="00C526BA">
      <w:pPr>
        <w:numPr>
          <w:ilvl w:val="0"/>
          <w:numId w:val="52"/>
        </w:numPr>
        <w:spacing w:before="100" w:beforeAutospacing="1" w:after="100" w:afterAutospacing="1" w:line="240" w:lineRule="auto"/>
        <w:rPr>
          <w:ins w:id="2291" w:author="SHAHZAIB KHAN" w:date="2026-10-07T20:44:00Z"/>
          <w:rFonts w:ascii="Times New Roman" w:eastAsia="Times New Roman" w:hAnsi="Times New Roman" w:cs="Times New Roman"/>
          <w:color w:val="FF0000"/>
          <w:sz w:val="24"/>
          <w:szCs w:val="24"/>
          <w:u w:val="single"/>
          <w:rPrChange w:id="2292" w:author="SHAHZAIB KHAN" w:date="2026-10-07T20:45:00Z">
            <w:rPr>
              <w:ins w:id="2293" w:author="SHAHZAIB KHAN" w:date="2026-10-07T20:44:00Z"/>
              <w:rFonts w:ascii="Times New Roman" w:eastAsia="Times New Roman" w:hAnsi="Times New Roman" w:cs="Times New Roman"/>
              <w:b/>
              <w:bCs/>
              <w:sz w:val="36"/>
              <w:szCs w:val="36"/>
              <w:u w:val="single"/>
            </w:rPr>
          </w:rPrChange>
        </w:rPr>
      </w:pPr>
      <w:ins w:id="2294" w:author="SHAHZAIB KHAN" w:date="2026-10-07T20:44:00Z">
        <w:r w:rsidRPr="00DB397A">
          <w:rPr>
            <w:rFonts w:ascii="Times New Roman" w:eastAsia="Times New Roman" w:hAnsi="Times New Roman" w:cs="Times New Roman"/>
            <w:color w:val="FF0000"/>
            <w:sz w:val="24"/>
            <w:szCs w:val="24"/>
            <w:u w:val="single"/>
            <w:rPrChange w:id="2295" w:author="SHAHZAIB KHAN" w:date="2026-10-07T20:45:00Z">
              <w:rPr>
                <w:rFonts w:ascii="Times New Roman" w:eastAsia="Times New Roman" w:hAnsi="Times New Roman" w:cs="Times New Roman"/>
                <w:b/>
                <w:bCs/>
                <w:sz w:val="36"/>
                <w:szCs w:val="36"/>
                <w:u w:val="single"/>
              </w:rPr>
            </w:rPrChange>
          </w:rPr>
          <w:t>At step 9 of the main success scenario, the system finds that no salesman is free for the delivery.</w:t>
        </w:r>
      </w:ins>
    </w:p>
    <w:p w14:paraId="259EADC4" w14:textId="77777777" w:rsidR="00C526BA" w:rsidRPr="00DB397A" w:rsidRDefault="00C526BA" w:rsidP="00C526BA">
      <w:pPr>
        <w:numPr>
          <w:ilvl w:val="0"/>
          <w:numId w:val="52"/>
        </w:numPr>
        <w:spacing w:before="100" w:beforeAutospacing="1" w:after="100" w:afterAutospacing="1" w:line="240" w:lineRule="auto"/>
        <w:rPr>
          <w:ins w:id="2296" w:author="SHAHZAIB KHAN" w:date="2026-10-07T20:44:00Z"/>
          <w:rFonts w:ascii="Times New Roman" w:eastAsia="Times New Roman" w:hAnsi="Times New Roman" w:cs="Times New Roman"/>
          <w:color w:val="FF0000"/>
          <w:sz w:val="24"/>
          <w:szCs w:val="24"/>
          <w:u w:val="single"/>
          <w:rPrChange w:id="2297" w:author="SHAHZAIB KHAN" w:date="2026-10-07T20:45:00Z">
            <w:rPr>
              <w:ins w:id="2298" w:author="SHAHZAIB KHAN" w:date="2026-10-07T20:44:00Z"/>
              <w:rFonts w:ascii="Times New Roman" w:eastAsia="Times New Roman" w:hAnsi="Times New Roman" w:cs="Times New Roman"/>
              <w:b/>
              <w:bCs/>
              <w:sz w:val="36"/>
              <w:szCs w:val="36"/>
              <w:u w:val="single"/>
            </w:rPr>
          </w:rPrChange>
        </w:rPr>
      </w:pPr>
      <w:ins w:id="2299" w:author="SHAHZAIB KHAN" w:date="2026-10-07T20:44:00Z">
        <w:r w:rsidRPr="00DB397A">
          <w:rPr>
            <w:rFonts w:ascii="Times New Roman" w:eastAsia="Times New Roman" w:hAnsi="Times New Roman" w:cs="Times New Roman"/>
            <w:color w:val="FF0000"/>
            <w:sz w:val="24"/>
            <w:szCs w:val="24"/>
            <w:u w:val="single"/>
            <w:rPrChange w:id="2300" w:author="SHAHZAIB KHAN" w:date="2026-10-07T20:45:00Z">
              <w:rPr>
                <w:rFonts w:ascii="Times New Roman" w:eastAsia="Times New Roman" w:hAnsi="Times New Roman" w:cs="Times New Roman"/>
                <w:b/>
                <w:bCs/>
                <w:sz w:val="36"/>
                <w:szCs w:val="36"/>
                <w:u w:val="single"/>
              </w:rPr>
            </w:rPrChange>
          </w:rPr>
          <w:t>The system keeps the payment record and puts the order in a waiting list for salesman assignment.</w:t>
        </w:r>
      </w:ins>
    </w:p>
    <w:p w14:paraId="537CF006" w14:textId="77777777" w:rsidR="00C526BA" w:rsidRPr="00DB397A" w:rsidRDefault="00C526BA" w:rsidP="00C526BA">
      <w:pPr>
        <w:numPr>
          <w:ilvl w:val="0"/>
          <w:numId w:val="52"/>
        </w:numPr>
        <w:spacing w:before="100" w:beforeAutospacing="1" w:after="100" w:afterAutospacing="1" w:line="240" w:lineRule="auto"/>
        <w:rPr>
          <w:ins w:id="2301" w:author="SHAHZAIB KHAN" w:date="2026-10-07T20:44:00Z"/>
          <w:rFonts w:ascii="Times New Roman" w:eastAsia="Times New Roman" w:hAnsi="Times New Roman" w:cs="Times New Roman"/>
          <w:color w:val="FF0000"/>
          <w:sz w:val="24"/>
          <w:szCs w:val="24"/>
          <w:u w:val="single"/>
          <w:rPrChange w:id="2302" w:author="SHAHZAIB KHAN" w:date="2026-10-07T20:45:00Z">
            <w:rPr>
              <w:ins w:id="2303" w:author="SHAHZAIB KHAN" w:date="2026-10-07T20:44:00Z"/>
              <w:rFonts w:ascii="Times New Roman" w:eastAsia="Times New Roman" w:hAnsi="Times New Roman" w:cs="Times New Roman"/>
              <w:b/>
              <w:bCs/>
              <w:sz w:val="36"/>
              <w:szCs w:val="36"/>
              <w:u w:val="single"/>
            </w:rPr>
          </w:rPrChange>
        </w:rPr>
      </w:pPr>
      <w:ins w:id="2304" w:author="SHAHZAIB KHAN" w:date="2026-10-07T20:44:00Z">
        <w:r w:rsidRPr="00DB397A">
          <w:rPr>
            <w:rFonts w:ascii="Times New Roman" w:eastAsia="Times New Roman" w:hAnsi="Times New Roman" w:cs="Times New Roman"/>
            <w:color w:val="FF0000"/>
            <w:sz w:val="24"/>
            <w:szCs w:val="24"/>
            <w:u w:val="single"/>
            <w:rPrChange w:id="2305" w:author="SHAHZAIB KHAN" w:date="2026-10-07T20:45:00Z">
              <w:rPr>
                <w:rFonts w:ascii="Times New Roman" w:eastAsia="Times New Roman" w:hAnsi="Times New Roman" w:cs="Times New Roman"/>
                <w:b/>
                <w:bCs/>
                <w:sz w:val="36"/>
                <w:szCs w:val="36"/>
                <w:u w:val="single"/>
              </w:rPr>
            </w:rPrChange>
          </w:rPr>
          <w:t>The system shows the Payment ID, Payment Status and Receipt Number and tells the Customer that a salesman will be assigned soon.</w:t>
        </w:r>
      </w:ins>
    </w:p>
    <w:p w14:paraId="7B10FC61" w14:textId="77777777" w:rsidR="00C526BA" w:rsidRPr="00DB397A" w:rsidRDefault="00C526BA" w:rsidP="00C526BA">
      <w:pPr>
        <w:spacing w:before="100" w:beforeAutospacing="1" w:after="100" w:afterAutospacing="1" w:line="240" w:lineRule="auto"/>
        <w:ind w:left="720"/>
        <w:rPr>
          <w:ins w:id="2306" w:author="SHAHZAIB KHAN" w:date="2026-10-07T20:44:00Z"/>
          <w:rFonts w:ascii="Times New Roman" w:eastAsia="Times New Roman" w:hAnsi="Times New Roman" w:cs="Times New Roman"/>
          <w:color w:val="FF0000"/>
          <w:sz w:val="24"/>
          <w:szCs w:val="24"/>
          <w:u w:val="single"/>
          <w:rPrChange w:id="2307" w:author="SHAHZAIB KHAN" w:date="2026-10-07T20:45:00Z">
            <w:rPr>
              <w:ins w:id="2308" w:author="SHAHZAIB KHAN" w:date="2026-10-07T20:44:00Z"/>
              <w:rFonts w:ascii="Times New Roman" w:eastAsia="Times New Roman" w:hAnsi="Times New Roman" w:cs="Times New Roman"/>
              <w:b/>
              <w:bCs/>
              <w:sz w:val="36"/>
              <w:szCs w:val="36"/>
              <w:u w:val="single"/>
            </w:rPr>
          </w:rPrChange>
        </w:rPr>
      </w:pPr>
      <w:ins w:id="2309" w:author="SHAHZAIB KHAN" w:date="2026-10-07T20:44:00Z">
        <w:r w:rsidRPr="00DB397A">
          <w:rPr>
            <w:rFonts w:ascii="Times New Roman" w:eastAsia="Times New Roman" w:hAnsi="Times New Roman" w:cs="Times New Roman"/>
            <w:color w:val="FF0000"/>
            <w:sz w:val="24"/>
            <w:szCs w:val="24"/>
            <w:u w:val="single"/>
            <w:rPrChange w:id="2310" w:author="SHAHZAIB KHAN" w:date="2026-10-07T20:45:00Z">
              <w:rPr>
                <w:rFonts w:ascii="Times New Roman" w:eastAsia="Times New Roman" w:hAnsi="Times New Roman" w:cs="Times New Roman"/>
                <w:b/>
                <w:bCs/>
                <w:sz w:val="36"/>
                <w:szCs w:val="36"/>
                <w:u w:val="single"/>
              </w:rPr>
            </w:rPrChange>
          </w:rPr>
          <w:t>5. Post conditions</w:t>
        </w:r>
      </w:ins>
    </w:p>
    <w:p w14:paraId="55AF0C26" w14:textId="77777777" w:rsidR="00C526BA" w:rsidRPr="00DB397A" w:rsidRDefault="00C526BA" w:rsidP="00C526BA">
      <w:pPr>
        <w:numPr>
          <w:ilvl w:val="0"/>
          <w:numId w:val="47"/>
        </w:numPr>
        <w:spacing w:before="100" w:beforeAutospacing="1" w:after="100" w:afterAutospacing="1" w:line="240" w:lineRule="auto"/>
        <w:rPr>
          <w:ins w:id="2311" w:author="SHAHZAIB KHAN" w:date="2026-10-07T20:44:00Z"/>
          <w:rFonts w:ascii="Times New Roman" w:eastAsia="Times New Roman" w:hAnsi="Times New Roman" w:cs="Times New Roman"/>
          <w:color w:val="FF0000"/>
          <w:sz w:val="24"/>
          <w:szCs w:val="24"/>
          <w:u w:val="single"/>
          <w:rPrChange w:id="2312" w:author="SHAHZAIB KHAN" w:date="2026-10-07T20:45:00Z">
            <w:rPr>
              <w:ins w:id="2313" w:author="SHAHZAIB KHAN" w:date="2026-10-07T20:44:00Z"/>
              <w:rFonts w:ascii="Times New Roman" w:eastAsia="Times New Roman" w:hAnsi="Times New Roman" w:cs="Times New Roman"/>
              <w:b/>
              <w:bCs/>
              <w:sz w:val="36"/>
              <w:szCs w:val="36"/>
              <w:u w:val="single"/>
            </w:rPr>
          </w:rPrChange>
        </w:rPr>
      </w:pPr>
      <w:ins w:id="2314" w:author="SHAHZAIB KHAN" w:date="2026-10-07T20:44:00Z">
        <w:r w:rsidRPr="00DB397A">
          <w:rPr>
            <w:rFonts w:ascii="Times New Roman" w:eastAsia="Times New Roman" w:hAnsi="Times New Roman" w:cs="Times New Roman"/>
            <w:color w:val="FF0000"/>
            <w:sz w:val="24"/>
            <w:szCs w:val="24"/>
            <w:u w:val="single"/>
            <w:rPrChange w:id="2315" w:author="SHAHZAIB KHAN" w:date="2026-10-07T20:45:00Z">
              <w:rPr>
                <w:rFonts w:ascii="Times New Roman" w:eastAsia="Times New Roman" w:hAnsi="Times New Roman" w:cs="Times New Roman"/>
                <w:b/>
                <w:bCs/>
                <w:sz w:val="36"/>
                <w:szCs w:val="36"/>
                <w:u w:val="single"/>
              </w:rPr>
            </w:rPrChange>
          </w:rPr>
          <w:t>The payment is saved in the database and linked with the Order ID of the Customer.</w:t>
        </w:r>
      </w:ins>
    </w:p>
    <w:p w14:paraId="3771F1D6" w14:textId="77777777" w:rsidR="00C526BA" w:rsidRPr="00DB397A" w:rsidRDefault="00C526BA" w:rsidP="00C526BA">
      <w:pPr>
        <w:numPr>
          <w:ilvl w:val="0"/>
          <w:numId w:val="47"/>
        </w:numPr>
        <w:spacing w:before="100" w:beforeAutospacing="1" w:after="100" w:afterAutospacing="1" w:line="240" w:lineRule="auto"/>
        <w:rPr>
          <w:ins w:id="2316" w:author="SHAHZAIB KHAN" w:date="2026-10-07T20:44:00Z"/>
          <w:rFonts w:ascii="Times New Roman" w:eastAsia="Times New Roman" w:hAnsi="Times New Roman" w:cs="Times New Roman"/>
          <w:color w:val="FF0000"/>
          <w:sz w:val="24"/>
          <w:szCs w:val="24"/>
          <w:u w:val="single"/>
          <w:rPrChange w:id="2317" w:author="SHAHZAIB KHAN" w:date="2026-10-07T20:45:00Z">
            <w:rPr>
              <w:ins w:id="2318" w:author="SHAHZAIB KHAN" w:date="2026-10-07T20:44:00Z"/>
              <w:rFonts w:ascii="Times New Roman" w:eastAsia="Times New Roman" w:hAnsi="Times New Roman" w:cs="Times New Roman"/>
              <w:b/>
              <w:bCs/>
              <w:sz w:val="36"/>
              <w:szCs w:val="36"/>
              <w:u w:val="single"/>
            </w:rPr>
          </w:rPrChange>
        </w:rPr>
      </w:pPr>
      <w:ins w:id="2319" w:author="SHAHZAIB KHAN" w:date="2026-10-07T20:44:00Z">
        <w:r w:rsidRPr="00DB397A">
          <w:rPr>
            <w:rFonts w:ascii="Times New Roman" w:eastAsia="Times New Roman" w:hAnsi="Times New Roman" w:cs="Times New Roman"/>
            <w:color w:val="FF0000"/>
            <w:sz w:val="24"/>
            <w:szCs w:val="24"/>
            <w:u w:val="single"/>
            <w:rPrChange w:id="2320" w:author="SHAHZAIB KHAN" w:date="2026-10-07T20:45:00Z">
              <w:rPr>
                <w:rFonts w:ascii="Times New Roman" w:eastAsia="Times New Roman" w:hAnsi="Times New Roman" w:cs="Times New Roman"/>
                <w:b/>
                <w:bCs/>
                <w:sz w:val="36"/>
                <w:szCs w:val="36"/>
                <w:u w:val="single"/>
              </w:rPr>
            </w:rPrChange>
          </w:rPr>
          <w:t>The order is marked as paid and a receipt number is created.</w:t>
        </w:r>
      </w:ins>
    </w:p>
    <w:p w14:paraId="29576507" w14:textId="77777777" w:rsidR="00C526BA" w:rsidRPr="00DB397A" w:rsidRDefault="00C526BA" w:rsidP="00C526BA">
      <w:pPr>
        <w:numPr>
          <w:ilvl w:val="0"/>
          <w:numId w:val="47"/>
        </w:numPr>
        <w:spacing w:before="100" w:beforeAutospacing="1" w:after="100" w:afterAutospacing="1" w:line="240" w:lineRule="auto"/>
        <w:rPr>
          <w:ins w:id="2321" w:author="SHAHZAIB KHAN" w:date="2026-10-07T20:44:00Z"/>
          <w:rFonts w:ascii="Times New Roman" w:eastAsia="Times New Roman" w:hAnsi="Times New Roman" w:cs="Times New Roman"/>
          <w:color w:val="FF0000"/>
          <w:sz w:val="24"/>
          <w:szCs w:val="24"/>
          <w:u w:val="single"/>
          <w:rPrChange w:id="2322" w:author="SHAHZAIB KHAN" w:date="2026-10-07T20:45:00Z">
            <w:rPr>
              <w:ins w:id="2323" w:author="SHAHZAIB KHAN" w:date="2026-10-07T20:44:00Z"/>
              <w:rFonts w:ascii="Times New Roman" w:eastAsia="Times New Roman" w:hAnsi="Times New Roman" w:cs="Times New Roman"/>
              <w:b/>
              <w:bCs/>
              <w:sz w:val="36"/>
              <w:szCs w:val="36"/>
              <w:u w:val="single"/>
            </w:rPr>
          </w:rPrChange>
        </w:rPr>
      </w:pPr>
      <w:ins w:id="2324" w:author="SHAHZAIB KHAN" w:date="2026-10-07T20:44:00Z">
        <w:r w:rsidRPr="00DB397A">
          <w:rPr>
            <w:rFonts w:ascii="Times New Roman" w:eastAsia="Times New Roman" w:hAnsi="Times New Roman" w:cs="Times New Roman"/>
            <w:color w:val="FF0000"/>
            <w:sz w:val="24"/>
            <w:szCs w:val="24"/>
            <w:u w:val="single"/>
            <w:rPrChange w:id="2325" w:author="SHAHZAIB KHAN" w:date="2026-10-07T20:45:00Z">
              <w:rPr>
                <w:rFonts w:ascii="Times New Roman" w:eastAsia="Times New Roman" w:hAnsi="Times New Roman" w:cs="Times New Roman"/>
                <w:b/>
                <w:bCs/>
                <w:sz w:val="36"/>
                <w:szCs w:val="36"/>
                <w:u w:val="single"/>
              </w:rPr>
            </w:rPrChange>
          </w:rPr>
          <w:t>A salesman is assigned to the order and can start the delivery.</w:t>
        </w:r>
      </w:ins>
    </w:p>
    <w:p w14:paraId="18CB7F8F" w14:textId="77777777" w:rsidR="00C526BA" w:rsidRPr="00DB397A" w:rsidRDefault="00C526BA" w:rsidP="00C526BA">
      <w:pPr>
        <w:spacing w:before="100" w:beforeAutospacing="1" w:after="100" w:afterAutospacing="1" w:line="240" w:lineRule="auto"/>
        <w:ind w:left="720"/>
        <w:rPr>
          <w:ins w:id="2326" w:author="SHAHZAIB KHAN" w:date="2026-10-07T20:44:00Z"/>
          <w:rFonts w:ascii="Times New Roman" w:eastAsia="Times New Roman" w:hAnsi="Times New Roman" w:cs="Times New Roman"/>
          <w:color w:val="FF0000"/>
          <w:sz w:val="24"/>
          <w:szCs w:val="24"/>
          <w:u w:val="single"/>
          <w:rPrChange w:id="2327" w:author="SHAHZAIB KHAN" w:date="2026-10-07T20:45:00Z">
            <w:rPr>
              <w:ins w:id="2328" w:author="SHAHZAIB KHAN" w:date="2026-10-07T20:44:00Z"/>
              <w:rFonts w:ascii="Times New Roman" w:eastAsia="Times New Roman" w:hAnsi="Times New Roman" w:cs="Times New Roman"/>
              <w:b/>
              <w:bCs/>
              <w:sz w:val="36"/>
              <w:szCs w:val="36"/>
              <w:u w:val="single"/>
            </w:rPr>
          </w:rPrChange>
        </w:rPr>
      </w:pPr>
      <w:ins w:id="2329" w:author="SHAHZAIB KHAN" w:date="2026-10-07T20:44:00Z">
        <w:r w:rsidRPr="00DB397A">
          <w:rPr>
            <w:rFonts w:ascii="Times New Roman" w:eastAsia="Times New Roman" w:hAnsi="Times New Roman" w:cs="Times New Roman"/>
            <w:color w:val="FF0000"/>
            <w:sz w:val="24"/>
            <w:szCs w:val="24"/>
            <w:u w:val="single"/>
            <w:rPrChange w:id="2330" w:author="SHAHZAIB KHAN" w:date="2026-10-07T20:45:00Z">
              <w:rPr>
                <w:rFonts w:ascii="Times New Roman" w:eastAsia="Times New Roman" w:hAnsi="Times New Roman" w:cs="Times New Roman"/>
                <w:b/>
                <w:bCs/>
                <w:sz w:val="36"/>
                <w:szCs w:val="36"/>
                <w:u w:val="single"/>
              </w:rPr>
            </w:rPrChange>
          </w:rPr>
          <w:t>User Stories</w:t>
        </w:r>
      </w:ins>
    </w:p>
    <w:p w14:paraId="51E94566" w14:textId="77777777" w:rsidR="00C526BA" w:rsidRPr="00DB397A" w:rsidRDefault="00C526BA" w:rsidP="00C526BA">
      <w:pPr>
        <w:spacing w:before="100" w:beforeAutospacing="1" w:after="100" w:afterAutospacing="1" w:line="240" w:lineRule="auto"/>
        <w:ind w:left="720"/>
        <w:rPr>
          <w:ins w:id="2331" w:author="SHAHZAIB KHAN" w:date="2026-10-07T20:44:00Z"/>
          <w:rFonts w:ascii="Times New Roman" w:eastAsia="Times New Roman" w:hAnsi="Times New Roman" w:cs="Times New Roman"/>
          <w:color w:val="FF0000"/>
          <w:sz w:val="24"/>
          <w:szCs w:val="24"/>
          <w:u w:val="single"/>
          <w:rPrChange w:id="2332" w:author="SHAHZAIB KHAN" w:date="2026-10-07T20:45:00Z">
            <w:rPr>
              <w:ins w:id="2333" w:author="SHAHZAIB KHAN" w:date="2026-10-07T20:44:00Z"/>
              <w:rFonts w:ascii="Times New Roman" w:eastAsia="Times New Roman" w:hAnsi="Times New Roman" w:cs="Times New Roman"/>
              <w:b/>
              <w:bCs/>
              <w:sz w:val="36"/>
              <w:szCs w:val="36"/>
              <w:u w:val="single"/>
            </w:rPr>
          </w:rPrChange>
        </w:rPr>
      </w:pPr>
      <w:ins w:id="2334" w:author="SHAHZAIB KHAN" w:date="2026-10-07T20:44:00Z">
        <w:r w:rsidRPr="00DB397A">
          <w:rPr>
            <w:rFonts w:ascii="Times New Roman" w:eastAsia="Times New Roman" w:hAnsi="Times New Roman" w:cs="Times New Roman"/>
            <w:color w:val="FF0000"/>
            <w:sz w:val="24"/>
            <w:szCs w:val="24"/>
            <w:u w:val="single"/>
            <w:rPrChange w:id="2335" w:author="SHAHZAIB KHAN" w:date="2026-10-07T20:45:00Z">
              <w:rPr>
                <w:rFonts w:ascii="Times New Roman" w:eastAsia="Times New Roman" w:hAnsi="Times New Roman" w:cs="Times New Roman"/>
                <w:b/>
                <w:bCs/>
                <w:sz w:val="36"/>
                <w:szCs w:val="36"/>
                <w:u w:val="single"/>
              </w:rPr>
            </w:rPrChange>
          </w:rPr>
          <w:t>User Story No.1: Paying for an order</w:t>
        </w:r>
      </w:ins>
    </w:p>
    <w:p w14:paraId="7D183996" w14:textId="77777777" w:rsidR="00C526BA" w:rsidRPr="00DB397A" w:rsidRDefault="00C526BA" w:rsidP="00C526BA">
      <w:pPr>
        <w:numPr>
          <w:ilvl w:val="0"/>
          <w:numId w:val="47"/>
        </w:numPr>
        <w:spacing w:before="100" w:beforeAutospacing="1" w:after="100" w:afterAutospacing="1" w:line="240" w:lineRule="auto"/>
        <w:rPr>
          <w:ins w:id="2336" w:author="SHAHZAIB KHAN" w:date="2026-10-07T20:44:00Z"/>
          <w:rFonts w:ascii="Times New Roman" w:eastAsia="Times New Roman" w:hAnsi="Times New Roman" w:cs="Times New Roman"/>
          <w:color w:val="FF0000"/>
          <w:sz w:val="24"/>
          <w:szCs w:val="24"/>
          <w:u w:val="single"/>
          <w:rPrChange w:id="2337" w:author="SHAHZAIB KHAN" w:date="2026-10-07T20:45:00Z">
            <w:rPr>
              <w:ins w:id="2338" w:author="SHAHZAIB KHAN" w:date="2026-10-07T20:44:00Z"/>
              <w:rFonts w:ascii="Times New Roman" w:eastAsia="Times New Roman" w:hAnsi="Times New Roman" w:cs="Times New Roman"/>
              <w:b/>
              <w:bCs/>
              <w:sz w:val="36"/>
              <w:szCs w:val="36"/>
              <w:u w:val="single"/>
            </w:rPr>
          </w:rPrChange>
        </w:rPr>
      </w:pPr>
      <w:ins w:id="2339" w:author="SHAHZAIB KHAN" w:date="2026-10-07T20:44:00Z">
        <w:r w:rsidRPr="00DB397A">
          <w:rPr>
            <w:rFonts w:ascii="Times New Roman" w:eastAsia="Times New Roman" w:hAnsi="Times New Roman" w:cs="Times New Roman"/>
            <w:color w:val="FF0000"/>
            <w:sz w:val="24"/>
            <w:szCs w:val="24"/>
            <w:u w:val="single"/>
            <w:rPrChange w:id="2340" w:author="SHAHZAIB KHAN" w:date="2026-10-07T20:45:00Z">
              <w:rPr>
                <w:rFonts w:ascii="Times New Roman" w:eastAsia="Times New Roman" w:hAnsi="Times New Roman" w:cs="Times New Roman"/>
                <w:b/>
                <w:bCs/>
                <w:sz w:val="36"/>
                <w:szCs w:val="36"/>
                <w:u w:val="single"/>
              </w:rPr>
            </w:rPrChange>
          </w:rPr>
          <w:t>Who: I am a customer of the Online Bakery system.</w:t>
        </w:r>
      </w:ins>
    </w:p>
    <w:p w14:paraId="25662009" w14:textId="77777777" w:rsidR="00C526BA" w:rsidRPr="00DB397A" w:rsidRDefault="00C526BA" w:rsidP="00C526BA">
      <w:pPr>
        <w:numPr>
          <w:ilvl w:val="0"/>
          <w:numId w:val="47"/>
        </w:numPr>
        <w:spacing w:before="100" w:beforeAutospacing="1" w:after="100" w:afterAutospacing="1" w:line="240" w:lineRule="auto"/>
        <w:rPr>
          <w:ins w:id="2341" w:author="SHAHZAIB KHAN" w:date="2026-10-07T20:44:00Z"/>
          <w:rFonts w:ascii="Times New Roman" w:eastAsia="Times New Roman" w:hAnsi="Times New Roman" w:cs="Times New Roman"/>
          <w:color w:val="FF0000"/>
          <w:sz w:val="24"/>
          <w:szCs w:val="24"/>
          <w:u w:val="single"/>
          <w:rPrChange w:id="2342" w:author="SHAHZAIB KHAN" w:date="2026-10-07T20:45:00Z">
            <w:rPr>
              <w:ins w:id="2343" w:author="SHAHZAIB KHAN" w:date="2026-10-07T20:44:00Z"/>
              <w:rFonts w:ascii="Times New Roman" w:eastAsia="Times New Roman" w:hAnsi="Times New Roman" w:cs="Times New Roman"/>
              <w:b/>
              <w:bCs/>
              <w:sz w:val="36"/>
              <w:szCs w:val="36"/>
              <w:u w:val="single"/>
            </w:rPr>
          </w:rPrChange>
        </w:rPr>
      </w:pPr>
      <w:ins w:id="2344" w:author="SHAHZAIB KHAN" w:date="2026-10-07T20:44:00Z">
        <w:r w:rsidRPr="00DB397A">
          <w:rPr>
            <w:rFonts w:ascii="Times New Roman" w:eastAsia="Times New Roman" w:hAnsi="Times New Roman" w:cs="Times New Roman"/>
            <w:color w:val="FF0000"/>
            <w:sz w:val="24"/>
            <w:szCs w:val="24"/>
            <w:u w:val="single"/>
            <w:rPrChange w:id="2345" w:author="SHAHZAIB KHAN" w:date="2026-10-07T20:45:00Z">
              <w:rPr>
                <w:rFonts w:ascii="Times New Roman" w:eastAsia="Times New Roman" w:hAnsi="Times New Roman" w:cs="Times New Roman"/>
                <w:b/>
                <w:bCs/>
                <w:sz w:val="36"/>
                <w:szCs w:val="36"/>
                <w:u w:val="single"/>
              </w:rPr>
            </w:rPrChange>
          </w:rPr>
          <w:lastRenderedPageBreak/>
          <w:t>What: I want to pay for my placed order by choosing a payment method.</w:t>
        </w:r>
      </w:ins>
    </w:p>
    <w:p w14:paraId="59E7CC83" w14:textId="77777777" w:rsidR="00C526BA" w:rsidRPr="00DB397A" w:rsidRDefault="00C526BA" w:rsidP="00C526BA">
      <w:pPr>
        <w:numPr>
          <w:ilvl w:val="0"/>
          <w:numId w:val="47"/>
        </w:numPr>
        <w:spacing w:before="100" w:beforeAutospacing="1" w:after="100" w:afterAutospacing="1" w:line="240" w:lineRule="auto"/>
        <w:rPr>
          <w:ins w:id="2346" w:author="SHAHZAIB KHAN" w:date="2026-10-07T20:44:00Z"/>
          <w:rFonts w:ascii="Times New Roman" w:eastAsia="Times New Roman" w:hAnsi="Times New Roman" w:cs="Times New Roman"/>
          <w:color w:val="FF0000"/>
          <w:sz w:val="24"/>
          <w:szCs w:val="24"/>
          <w:u w:val="single"/>
          <w:rPrChange w:id="2347" w:author="SHAHZAIB KHAN" w:date="2026-10-07T20:45:00Z">
            <w:rPr>
              <w:ins w:id="2348" w:author="SHAHZAIB KHAN" w:date="2026-10-07T20:44:00Z"/>
              <w:rFonts w:ascii="Times New Roman" w:eastAsia="Times New Roman" w:hAnsi="Times New Roman" w:cs="Times New Roman"/>
              <w:b/>
              <w:bCs/>
              <w:sz w:val="36"/>
              <w:szCs w:val="36"/>
              <w:u w:val="single"/>
            </w:rPr>
          </w:rPrChange>
        </w:rPr>
      </w:pPr>
      <w:ins w:id="2349" w:author="SHAHZAIB KHAN" w:date="2026-10-07T20:44:00Z">
        <w:r w:rsidRPr="00DB397A">
          <w:rPr>
            <w:rFonts w:ascii="Times New Roman" w:eastAsia="Times New Roman" w:hAnsi="Times New Roman" w:cs="Times New Roman"/>
            <w:color w:val="FF0000"/>
            <w:sz w:val="24"/>
            <w:szCs w:val="24"/>
            <w:u w:val="single"/>
            <w:rPrChange w:id="2350" w:author="SHAHZAIB KHAN" w:date="2026-10-07T20:45:00Z">
              <w:rPr>
                <w:rFonts w:ascii="Times New Roman" w:eastAsia="Times New Roman" w:hAnsi="Times New Roman" w:cs="Times New Roman"/>
                <w:b/>
                <w:bCs/>
                <w:sz w:val="36"/>
                <w:szCs w:val="36"/>
                <w:u w:val="single"/>
              </w:rPr>
            </w:rPrChange>
          </w:rPr>
          <w:t>Why: So that my order is confirmed and it can be delivered to me.</w:t>
        </w:r>
      </w:ins>
    </w:p>
    <w:p w14:paraId="2C9DB63A" w14:textId="77777777" w:rsidR="00C526BA" w:rsidRPr="00DB397A" w:rsidRDefault="00C526BA" w:rsidP="00C526BA">
      <w:pPr>
        <w:spacing w:before="100" w:beforeAutospacing="1" w:after="100" w:afterAutospacing="1" w:line="240" w:lineRule="auto"/>
        <w:ind w:left="720"/>
        <w:rPr>
          <w:ins w:id="2351" w:author="SHAHZAIB KHAN" w:date="2026-10-07T20:44:00Z"/>
          <w:rFonts w:ascii="Times New Roman" w:eastAsia="Times New Roman" w:hAnsi="Times New Roman" w:cs="Times New Roman"/>
          <w:color w:val="FF0000"/>
          <w:sz w:val="24"/>
          <w:szCs w:val="24"/>
          <w:u w:val="single"/>
          <w:rPrChange w:id="2352" w:author="SHAHZAIB KHAN" w:date="2026-10-07T20:45:00Z">
            <w:rPr>
              <w:ins w:id="2353" w:author="SHAHZAIB KHAN" w:date="2026-10-07T20:44:00Z"/>
              <w:rFonts w:ascii="Times New Roman" w:eastAsia="Times New Roman" w:hAnsi="Times New Roman" w:cs="Times New Roman"/>
              <w:b/>
              <w:bCs/>
              <w:sz w:val="36"/>
              <w:szCs w:val="36"/>
              <w:u w:val="single"/>
            </w:rPr>
          </w:rPrChange>
        </w:rPr>
      </w:pPr>
      <w:ins w:id="2354" w:author="SHAHZAIB KHAN" w:date="2026-10-07T20:44:00Z">
        <w:r w:rsidRPr="00DB397A">
          <w:rPr>
            <w:rFonts w:ascii="Times New Roman" w:eastAsia="Times New Roman" w:hAnsi="Times New Roman" w:cs="Times New Roman"/>
            <w:color w:val="FF0000"/>
            <w:sz w:val="24"/>
            <w:szCs w:val="24"/>
            <w:u w:val="single"/>
            <w:rPrChange w:id="2355" w:author="SHAHZAIB KHAN" w:date="2026-10-07T20:45:00Z">
              <w:rPr>
                <w:rFonts w:ascii="Times New Roman" w:eastAsia="Times New Roman" w:hAnsi="Times New Roman" w:cs="Times New Roman"/>
                <w:b/>
                <w:bCs/>
                <w:sz w:val="36"/>
                <w:szCs w:val="36"/>
                <w:u w:val="single"/>
              </w:rPr>
            </w:rPrChange>
          </w:rPr>
          <w:t xml:space="preserve">        Acceptance Criteria:</w:t>
        </w:r>
      </w:ins>
    </w:p>
    <w:p w14:paraId="3964937B" w14:textId="77777777" w:rsidR="00C526BA" w:rsidRPr="00DB397A" w:rsidRDefault="00C526BA" w:rsidP="00C526BA">
      <w:pPr>
        <w:numPr>
          <w:ilvl w:val="0"/>
          <w:numId w:val="47"/>
        </w:numPr>
        <w:spacing w:before="100" w:beforeAutospacing="1" w:after="100" w:afterAutospacing="1" w:line="240" w:lineRule="auto"/>
        <w:rPr>
          <w:ins w:id="2356" w:author="SHAHZAIB KHAN" w:date="2026-10-07T20:44:00Z"/>
          <w:rFonts w:ascii="Times New Roman" w:eastAsia="Times New Roman" w:hAnsi="Times New Roman" w:cs="Times New Roman"/>
          <w:color w:val="FF0000"/>
          <w:sz w:val="24"/>
          <w:szCs w:val="24"/>
          <w:u w:val="single"/>
          <w:rPrChange w:id="2357" w:author="SHAHZAIB KHAN" w:date="2026-10-07T20:45:00Z">
            <w:rPr>
              <w:ins w:id="2358" w:author="SHAHZAIB KHAN" w:date="2026-10-07T20:44:00Z"/>
              <w:rFonts w:ascii="Times New Roman" w:eastAsia="Times New Roman" w:hAnsi="Times New Roman" w:cs="Times New Roman"/>
              <w:b/>
              <w:bCs/>
              <w:sz w:val="36"/>
              <w:szCs w:val="36"/>
              <w:u w:val="single"/>
            </w:rPr>
          </w:rPrChange>
        </w:rPr>
      </w:pPr>
      <w:ins w:id="2359" w:author="SHAHZAIB KHAN" w:date="2026-10-07T20:44:00Z">
        <w:r w:rsidRPr="00DB397A">
          <w:rPr>
            <w:rFonts w:ascii="Times New Roman" w:eastAsia="Times New Roman" w:hAnsi="Times New Roman" w:cs="Times New Roman"/>
            <w:color w:val="FF0000"/>
            <w:sz w:val="24"/>
            <w:szCs w:val="24"/>
            <w:u w:val="single"/>
            <w:rPrChange w:id="2360" w:author="SHAHZAIB KHAN" w:date="2026-10-07T20:45:00Z">
              <w:rPr>
                <w:rFonts w:ascii="Times New Roman" w:eastAsia="Times New Roman" w:hAnsi="Times New Roman" w:cs="Times New Roman"/>
                <w:b/>
                <w:bCs/>
                <w:sz w:val="36"/>
                <w:szCs w:val="36"/>
                <w:u w:val="single"/>
              </w:rPr>
            </w:rPrChange>
          </w:rPr>
          <w:t>Scenario: Successful payment of an order</w:t>
        </w:r>
      </w:ins>
    </w:p>
    <w:p w14:paraId="627AA94D" w14:textId="77777777" w:rsidR="00C526BA" w:rsidRPr="00DB397A" w:rsidRDefault="00C526BA" w:rsidP="00C526BA">
      <w:pPr>
        <w:numPr>
          <w:ilvl w:val="0"/>
          <w:numId w:val="47"/>
        </w:numPr>
        <w:spacing w:before="100" w:beforeAutospacing="1" w:after="100" w:afterAutospacing="1" w:line="240" w:lineRule="auto"/>
        <w:rPr>
          <w:ins w:id="2361" w:author="SHAHZAIB KHAN" w:date="2026-10-07T20:44:00Z"/>
          <w:rFonts w:ascii="Times New Roman" w:eastAsia="Times New Roman" w:hAnsi="Times New Roman" w:cs="Times New Roman"/>
          <w:color w:val="FF0000"/>
          <w:sz w:val="24"/>
          <w:szCs w:val="24"/>
          <w:u w:val="single"/>
          <w:rPrChange w:id="2362" w:author="SHAHZAIB KHAN" w:date="2026-10-07T20:45:00Z">
            <w:rPr>
              <w:ins w:id="2363" w:author="SHAHZAIB KHAN" w:date="2026-10-07T20:44:00Z"/>
              <w:rFonts w:ascii="Times New Roman" w:eastAsia="Times New Roman" w:hAnsi="Times New Roman" w:cs="Times New Roman"/>
              <w:b/>
              <w:bCs/>
              <w:sz w:val="36"/>
              <w:szCs w:val="36"/>
              <w:u w:val="single"/>
            </w:rPr>
          </w:rPrChange>
        </w:rPr>
      </w:pPr>
      <w:ins w:id="2364" w:author="SHAHZAIB KHAN" w:date="2026-10-07T20:44:00Z">
        <w:r w:rsidRPr="00DB397A">
          <w:rPr>
            <w:rFonts w:ascii="Times New Roman" w:eastAsia="Times New Roman" w:hAnsi="Times New Roman" w:cs="Times New Roman"/>
            <w:color w:val="FF0000"/>
            <w:sz w:val="24"/>
            <w:szCs w:val="24"/>
            <w:u w:val="single"/>
            <w:rPrChange w:id="2365" w:author="SHAHZAIB KHAN" w:date="2026-10-07T20:45:00Z">
              <w:rPr>
                <w:rFonts w:ascii="Times New Roman" w:eastAsia="Times New Roman" w:hAnsi="Times New Roman" w:cs="Times New Roman"/>
                <w:b/>
                <w:bCs/>
                <w:sz w:val="36"/>
                <w:szCs w:val="36"/>
                <w:u w:val="single"/>
              </w:rPr>
            </w:rPrChange>
          </w:rPr>
          <w:t>Given: The customer has placed an order and the total amount is shown.</w:t>
        </w:r>
      </w:ins>
    </w:p>
    <w:p w14:paraId="16BDE417" w14:textId="77777777" w:rsidR="00C526BA" w:rsidRPr="00DB397A" w:rsidRDefault="00C526BA" w:rsidP="00C526BA">
      <w:pPr>
        <w:numPr>
          <w:ilvl w:val="0"/>
          <w:numId w:val="47"/>
        </w:numPr>
        <w:spacing w:before="100" w:beforeAutospacing="1" w:after="100" w:afterAutospacing="1" w:line="240" w:lineRule="auto"/>
        <w:rPr>
          <w:ins w:id="2366" w:author="SHAHZAIB KHAN" w:date="2026-10-07T20:44:00Z"/>
          <w:rFonts w:ascii="Times New Roman" w:eastAsia="Times New Roman" w:hAnsi="Times New Roman" w:cs="Times New Roman"/>
          <w:color w:val="FF0000"/>
          <w:sz w:val="24"/>
          <w:szCs w:val="24"/>
          <w:u w:val="single"/>
          <w:rPrChange w:id="2367" w:author="SHAHZAIB KHAN" w:date="2026-10-07T20:45:00Z">
            <w:rPr>
              <w:ins w:id="2368" w:author="SHAHZAIB KHAN" w:date="2026-10-07T20:44:00Z"/>
              <w:rFonts w:ascii="Times New Roman" w:eastAsia="Times New Roman" w:hAnsi="Times New Roman" w:cs="Times New Roman"/>
              <w:b/>
              <w:bCs/>
              <w:sz w:val="36"/>
              <w:szCs w:val="36"/>
              <w:u w:val="single"/>
            </w:rPr>
          </w:rPrChange>
        </w:rPr>
      </w:pPr>
      <w:ins w:id="2369" w:author="SHAHZAIB KHAN" w:date="2026-10-07T20:44:00Z">
        <w:r w:rsidRPr="00DB397A">
          <w:rPr>
            <w:rFonts w:ascii="Times New Roman" w:eastAsia="Times New Roman" w:hAnsi="Times New Roman" w:cs="Times New Roman"/>
            <w:color w:val="FF0000"/>
            <w:sz w:val="24"/>
            <w:szCs w:val="24"/>
            <w:u w:val="single"/>
            <w:rPrChange w:id="2370" w:author="SHAHZAIB KHAN" w:date="2026-10-07T20:45:00Z">
              <w:rPr>
                <w:rFonts w:ascii="Times New Roman" w:eastAsia="Times New Roman" w:hAnsi="Times New Roman" w:cs="Times New Roman"/>
                <w:b/>
                <w:bCs/>
                <w:sz w:val="36"/>
                <w:szCs w:val="36"/>
                <w:u w:val="single"/>
              </w:rPr>
            </w:rPrChange>
          </w:rPr>
          <w:t>And: The customer has selected a payment method and entered the correct payment details.</w:t>
        </w:r>
      </w:ins>
    </w:p>
    <w:p w14:paraId="0DE3F62A" w14:textId="77777777" w:rsidR="00C526BA" w:rsidRPr="00DB397A" w:rsidRDefault="00C526BA" w:rsidP="00C526BA">
      <w:pPr>
        <w:numPr>
          <w:ilvl w:val="0"/>
          <w:numId w:val="47"/>
        </w:numPr>
        <w:spacing w:before="100" w:beforeAutospacing="1" w:after="100" w:afterAutospacing="1" w:line="240" w:lineRule="auto"/>
        <w:rPr>
          <w:ins w:id="2371" w:author="SHAHZAIB KHAN" w:date="2026-10-07T20:44:00Z"/>
          <w:rFonts w:ascii="Times New Roman" w:eastAsia="Times New Roman" w:hAnsi="Times New Roman" w:cs="Times New Roman"/>
          <w:color w:val="FF0000"/>
          <w:sz w:val="24"/>
          <w:szCs w:val="24"/>
          <w:u w:val="single"/>
          <w:rPrChange w:id="2372" w:author="SHAHZAIB KHAN" w:date="2026-10-07T20:45:00Z">
            <w:rPr>
              <w:ins w:id="2373" w:author="SHAHZAIB KHAN" w:date="2026-10-07T20:44:00Z"/>
              <w:rFonts w:ascii="Times New Roman" w:eastAsia="Times New Roman" w:hAnsi="Times New Roman" w:cs="Times New Roman"/>
              <w:b/>
              <w:bCs/>
              <w:sz w:val="36"/>
              <w:szCs w:val="36"/>
              <w:u w:val="single"/>
            </w:rPr>
          </w:rPrChange>
        </w:rPr>
      </w:pPr>
      <w:ins w:id="2374" w:author="SHAHZAIB KHAN" w:date="2026-10-07T20:44:00Z">
        <w:r w:rsidRPr="00DB397A">
          <w:rPr>
            <w:rFonts w:ascii="Times New Roman" w:eastAsia="Times New Roman" w:hAnsi="Times New Roman" w:cs="Times New Roman"/>
            <w:color w:val="FF0000"/>
            <w:sz w:val="24"/>
            <w:szCs w:val="24"/>
            <w:u w:val="single"/>
            <w:rPrChange w:id="2375" w:author="SHAHZAIB KHAN" w:date="2026-10-07T20:45:00Z">
              <w:rPr>
                <w:rFonts w:ascii="Times New Roman" w:eastAsia="Times New Roman" w:hAnsi="Times New Roman" w:cs="Times New Roman"/>
                <w:b/>
                <w:bCs/>
                <w:sz w:val="36"/>
                <w:szCs w:val="36"/>
                <w:u w:val="single"/>
              </w:rPr>
            </w:rPrChange>
          </w:rPr>
          <w:t>When: The customer submits the payment details.</w:t>
        </w:r>
      </w:ins>
    </w:p>
    <w:p w14:paraId="7D675862" w14:textId="77777777" w:rsidR="00C526BA" w:rsidRPr="00DB397A" w:rsidRDefault="00C526BA" w:rsidP="00C526BA">
      <w:pPr>
        <w:numPr>
          <w:ilvl w:val="0"/>
          <w:numId w:val="47"/>
        </w:numPr>
        <w:spacing w:before="100" w:beforeAutospacing="1" w:after="100" w:afterAutospacing="1" w:line="240" w:lineRule="auto"/>
        <w:rPr>
          <w:ins w:id="2376" w:author="SHAHZAIB KHAN" w:date="2026-10-07T20:44:00Z"/>
          <w:rFonts w:ascii="Times New Roman" w:eastAsia="Times New Roman" w:hAnsi="Times New Roman" w:cs="Times New Roman"/>
          <w:color w:val="FF0000"/>
          <w:sz w:val="24"/>
          <w:szCs w:val="24"/>
          <w:u w:val="single"/>
          <w:rPrChange w:id="2377" w:author="SHAHZAIB KHAN" w:date="2026-10-07T20:45:00Z">
            <w:rPr>
              <w:ins w:id="2378" w:author="SHAHZAIB KHAN" w:date="2026-10-07T20:44:00Z"/>
              <w:rFonts w:ascii="Times New Roman" w:eastAsia="Times New Roman" w:hAnsi="Times New Roman" w:cs="Times New Roman"/>
              <w:b/>
              <w:bCs/>
              <w:sz w:val="36"/>
              <w:szCs w:val="36"/>
              <w:u w:val="single"/>
            </w:rPr>
          </w:rPrChange>
        </w:rPr>
      </w:pPr>
      <w:ins w:id="2379" w:author="SHAHZAIB KHAN" w:date="2026-10-07T20:44:00Z">
        <w:r w:rsidRPr="00DB397A">
          <w:rPr>
            <w:rFonts w:ascii="Times New Roman" w:eastAsia="Times New Roman" w:hAnsi="Times New Roman" w:cs="Times New Roman"/>
            <w:color w:val="FF0000"/>
            <w:sz w:val="24"/>
            <w:szCs w:val="24"/>
            <w:u w:val="single"/>
            <w:rPrChange w:id="2380" w:author="SHAHZAIB KHAN" w:date="2026-10-07T20:45:00Z">
              <w:rPr>
                <w:rFonts w:ascii="Times New Roman" w:eastAsia="Times New Roman" w:hAnsi="Times New Roman" w:cs="Times New Roman"/>
                <w:b/>
                <w:bCs/>
                <w:sz w:val="36"/>
                <w:szCs w:val="36"/>
                <w:u w:val="single"/>
              </w:rPr>
            </w:rPrChange>
          </w:rPr>
          <w:t>Then: The system accepts the payment, saves it in the database and asigns a salesman to the order.</w:t>
        </w:r>
      </w:ins>
    </w:p>
    <w:p w14:paraId="00B6B179" w14:textId="77777777" w:rsidR="00C526BA" w:rsidRPr="00DB397A" w:rsidRDefault="00C526BA" w:rsidP="00C526BA">
      <w:pPr>
        <w:numPr>
          <w:ilvl w:val="0"/>
          <w:numId w:val="47"/>
        </w:numPr>
        <w:spacing w:before="100" w:beforeAutospacing="1" w:after="100" w:afterAutospacing="1" w:line="240" w:lineRule="auto"/>
        <w:rPr>
          <w:ins w:id="2381" w:author="SHAHZAIB KHAN" w:date="2026-10-07T20:44:00Z"/>
          <w:rFonts w:ascii="Times New Roman" w:eastAsia="Times New Roman" w:hAnsi="Times New Roman" w:cs="Times New Roman"/>
          <w:color w:val="FF0000"/>
          <w:sz w:val="24"/>
          <w:szCs w:val="24"/>
          <w:u w:val="single"/>
          <w:rPrChange w:id="2382" w:author="SHAHZAIB KHAN" w:date="2026-10-07T20:45:00Z">
            <w:rPr>
              <w:ins w:id="2383" w:author="SHAHZAIB KHAN" w:date="2026-10-07T20:44:00Z"/>
              <w:rFonts w:ascii="Times New Roman" w:eastAsia="Times New Roman" w:hAnsi="Times New Roman" w:cs="Times New Roman"/>
              <w:b/>
              <w:bCs/>
              <w:sz w:val="36"/>
              <w:szCs w:val="36"/>
              <w:u w:val="single"/>
            </w:rPr>
          </w:rPrChange>
        </w:rPr>
      </w:pPr>
      <w:ins w:id="2384" w:author="SHAHZAIB KHAN" w:date="2026-10-07T20:44:00Z">
        <w:r w:rsidRPr="00DB397A">
          <w:rPr>
            <w:rFonts w:ascii="Times New Roman" w:eastAsia="Times New Roman" w:hAnsi="Times New Roman" w:cs="Times New Roman"/>
            <w:color w:val="FF0000"/>
            <w:sz w:val="24"/>
            <w:szCs w:val="24"/>
            <w:u w:val="single"/>
            <w:rPrChange w:id="2385" w:author="SHAHZAIB KHAN" w:date="2026-10-07T20:45:00Z">
              <w:rPr>
                <w:rFonts w:ascii="Times New Roman" w:eastAsia="Times New Roman" w:hAnsi="Times New Roman" w:cs="Times New Roman"/>
                <w:b/>
                <w:bCs/>
                <w:sz w:val="36"/>
                <w:szCs w:val="36"/>
                <w:u w:val="single"/>
              </w:rPr>
            </w:rPrChange>
          </w:rPr>
          <w:t>And: The system shows the Payment ID, Payment Status and Receipt Number.</w:t>
        </w:r>
      </w:ins>
    </w:p>
    <w:p w14:paraId="7BC32AD2" w14:textId="77777777" w:rsidR="00C526BA" w:rsidRPr="00DB397A" w:rsidRDefault="00C526BA" w:rsidP="00C526BA">
      <w:pPr>
        <w:spacing w:before="100" w:beforeAutospacing="1" w:after="100" w:afterAutospacing="1" w:line="240" w:lineRule="auto"/>
        <w:ind w:left="720"/>
        <w:rPr>
          <w:ins w:id="2386" w:author="SHAHZAIB KHAN" w:date="2026-10-07T20:44:00Z"/>
          <w:rFonts w:ascii="Times New Roman" w:eastAsia="Times New Roman" w:hAnsi="Times New Roman" w:cs="Times New Roman"/>
          <w:color w:val="FF0000"/>
          <w:sz w:val="24"/>
          <w:szCs w:val="24"/>
          <w:u w:val="single"/>
          <w:rPrChange w:id="2387" w:author="SHAHZAIB KHAN" w:date="2026-10-07T20:45:00Z">
            <w:rPr>
              <w:ins w:id="2388" w:author="SHAHZAIB KHAN" w:date="2026-10-07T20:44:00Z"/>
              <w:rFonts w:ascii="Times New Roman" w:eastAsia="Times New Roman" w:hAnsi="Times New Roman" w:cs="Times New Roman"/>
              <w:b/>
              <w:bCs/>
              <w:sz w:val="36"/>
              <w:szCs w:val="36"/>
              <w:u w:val="single"/>
            </w:rPr>
          </w:rPrChange>
        </w:rPr>
      </w:pPr>
      <w:ins w:id="2389" w:author="SHAHZAIB KHAN" w:date="2026-10-07T20:44:00Z">
        <w:r w:rsidRPr="00DB397A">
          <w:rPr>
            <w:rFonts w:ascii="Times New Roman" w:eastAsia="Times New Roman" w:hAnsi="Times New Roman" w:cs="Times New Roman"/>
            <w:color w:val="FF0000"/>
            <w:sz w:val="24"/>
            <w:szCs w:val="24"/>
            <w:u w:val="single"/>
            <w:rPrChange w:id="2390" w:author="SHAHZAIB KHAN" w:date="2026-10-07T20:45:00Z">
              <w:rPr>
                <w:rFonts w:ascii="Times New Roman" w:eastAsia="Times New Roman" w:hAnsi="Times New Roman" w:cs="Times New Roman"/>
                <w:b/>
                <w:bCs/>
                <w:sz w:val="36"/>
                <w:szCs w:val="36"/>
                <w:u w:val="single"/>
              </w:rPr>
            </w:rPrChange>
          </w:rPr>
          <w:t>User Story No.2: Payment fails or wrong details</w:t>
        </w:r>
      </w:ins>
    </w:p>
    <w:p w14:paraId="094EBF84" w14:textId="77777777" w:rsidR="00C526BA" w:rsidRPr="00DB397A" w:rsidRDefault="00C526BA" w:rsidP="00C526BA">
      <w:pPr>
        <w:numPr>
          <w:ilvl w:val="0"/>
          <w:numId w:val="47"/>
        </w:numPr>
        <w:spacing w:before="100" w:beforeAutospacing="1" w:after="100" w:afterAutospacing="1" w:line="240" w:lineRule="auto"/>
        <w:rPr>
          <w:ins w:id="2391" w:author="SHAHZAIB KHAN" w:date="2026-10-07T20:44:00Z"/>
          <w:rFonts w:ascii="Times New Roman" w:eastAsia="Times New Roman" w:hAnsi="Times New Roman" w:cs="Times New Roman"/>
          <w:color w:val="FF0000"/>
          <w:sz w:val="24"/>
          <w:szCs w:val="24"/>
          <w:u w:val="single"/>
          <w:rPrChange w:id="2392" w:author="SHAHZAIB KHAN" w:date="2026-10-07T20:45:00Z">
            <w:rPr>
              <w:ins w:id="2393" w:author="SHAHZAIB KHAN" w:date="2026-10-07T20:44:00Z"/>
              <w:rFonts w:ascii="Times New Roman" w:eastAsia="Times New Roman" w:hAnsi="Times New Roman" w:cs="Times New Roman"/>
              <w:b/>
              <w:bCs/>
              <w:sz w:val="36"/>
              <w:szCs w:val="36"/>
              <w:u w:val="single"/>
            </w:rPr>
          </w:rPrChange>
        </w:rPr>
      </w:pPr>
      <w:ins w:id="2394" w:author="SHAHZAIB KHAN" w:date="2026-10-07T20:44:00Z">
        <w:r w:rsidRPr="00DB397A">
          <w:rPr>
            <w:rFonts w:ascii="Times New Roman" w:eastAsia="Times New Roman" w:hAnsi="Times New Roman" w:cs="Times New Roman"/>
            <w:color w:val="FF0000"/>
            <w:sz w:val="24"/>
            <w:szCs w:val="24"/>
            <w:u w:val="single"/>
            <w:rPrChange w:id="2395" w:author="SHAHZAIB KHAN" w:date="2026-10-07T20:45:00Z">
              <w:rPr>
                <w:rFonts w:ascii="Times New Roman" w:eastAsia="Times New Roman" w:hAnsi="Times New Roman" w:cs="Times New Roman"/>
                <w:b/>
                <w:bCs/>
                <w:sz w:val="36"/>
                <w:szCs w:val="36"/>
                <w:u w:val="single"/>
              </w:rPr>
            </w:rPrChange>
          </w:rPr>
          <w:t>Who: I am a customer of the Online Bakery system.</w:t>
        </w:r>
      </w:ins>
    </w:p>
    <w:p w14:paraId="2D15E852" w14:textId="77777777" w:rsidR="00C526BA" w:rsidRPr="00DB397A" w:rsidRDefault="00C526BA" w:rsidP="00C526BA">
      <w:pPr>
        <w:numPr>
          <w:ilvl w:val="0"/>
          <w:numId w:val="47"/>
        </w:numPr>
        <w:spacing w:before="100" w:beforeAutospacing="1" w:after="100" w:afterAutospacing="1" w:line="240" w:lineRule="auto"/>
        <w:rPr>
          <w:ins w:id="2396" w:author="SHAHZAIB KHAN" w:date="2026-10-07T20:44:00Z"/>
          <w:rFonts w:ascii="Times New Roman" w:eastAsia="Times New Roman" w:hAnsi="Times New Roman" w:cs="Times New Roman"/>
          <w:color w:val="FF0000"/>
          <w:sz w:val="24"/>
          <w:szCs w:val="24"/>
          <w:u w:val="single"/>
          <w:rPrChange w:id="2397" w:author="SHAHZAIB KHAN" w:date="2026-10-07T20:45:00Z">
            <w:rPr>
              <w:ins w:id="2398" w:author="SHAHZAIB KHAN" w:date="2026-10-07T20:44:00Z"/>
              <w:rFonts w:ascii="Times New Roman" w:eastAsia="Times New Roman" w:hAnsi="Times New Roman" w:cs="Times New Roman"/>
              <w:b/>
              <w:bCs/>
              <w:sz w:val="36"/>
              <w:szCs w:val="36"/>
              <w:u w:val="single"/>
            </w:rPr>
          </w:rPrChange>
        </w:rPr>
      </w:pPr>
      <w:ins w:id="2399" w:author="SHAHZAIB KHAN" w:date="2026-10-07T20:44:00Z">
        <w:r w:rsidRPr="00DB397A">
          <w:rPr>
            <w:rFonts w:ascii="Times New Roman" w:eastAsia="Times New Roman" w:hAnsi="Times New Roman" w:cs="Times New Roman"/>
            <w:color w:val="FF0000"/>
            <w:sz w:val="24"/>
            <w:szCs w:val="24"/>
            <w:u w:val="single"/>
            <w:rPrChange w:id="2400" w:author="SHAHZAIB KHAN" w:date="2026-10-07T20:45:00Z">
              <w:rPr>
                <w:rFonts w:ascii="Times New Roman" w:eastAsia="Times New Roman" w:hAnsi="Times New Roman" w:cs="Times New Roman"/>
                <w:b/>
                <w:bCs/>
                <w:sz w:val="36"/>
                <w:szCs w:val="36"/>
                <w:u w:val="single"/>
              </w:rPr>
            </w:rPrChange>
          </w:rPr>
          <w:t>What: I want to know about the when my payment details are wrong or the payment fails.</w:t>
        </w:r>
      </w:ins>
    </w:p>
    <w:p w14:paraId="3C7E6290" w14:textId="77777777" w:rsidR="00C526BA" w:rsidRPr="00DB397A" w:rsidRDefault="00C526BA" w:rsidP="00C526BA">
      <w:pPr>
        <w:numPr>
          <w:ilvl w:val="0"/>
          <w:numId w:val="47"/>
        </w:numPr>
        <w:spacing w:before="100" w:beforeAutospacing="1" w:after="100" w:afterAutospacing="1" w:line="240" w:lineRule="auto"/>
        <w:rPr>
          <w:ins w:id="2401" w:author="SHAHZAIB KHAN" w:date="2026-10-07T20:44:00Z"/>
          <w:rFonts w:ascii="Times New Roman" w:eastAsia="Times New Roman" w:hAnsi="Times New Roman" w:cs="Times New Roman"/>
          <w:color w:val="FF0000"/>
          <w:sz w:val="24"/>
          <w:szCs w:val="24"/>
          <w:u w:val="single"/>
          <w:rPrChange w:id="2402" w:author="SHAHZAIB KHAN" w:date="2026-10-07T20:45:00Z">
            <w:rPr>
              <w:ins w:id="2403" w:author="SHAHZAIB KHAN" w:date="2026-10-07T20:44:00Z"/>
              <w:rFonts w:ascii="Times New Roman" w:eastAsia="Times New Roman" w:hAnsi="Times New Roman" w:cs="Times New Roman"/>
              <w:b/>
              <w:bCs/>
              <w:sz w:val="36"/>
              <w:szCs w:val="36"/>
              <w:u w:val="single"/>
            </w:rPr>
          </w:rPrChange>
        </w:rPr>
      </w:pPr>
      <w:ins w:id="2404" w:author="SHAHZAIB KHAN" w:date="2026-10-07T20:44:00Z">
        <w:r w:rsidRPr="00DB397A">
          <w:rPr>
            <w:rFonts w:ascii="Times New Roman" w:eastAsia="Times New Roman" w:hAnsi="Times New Roman" w:cs="Times New Roman"/>
            <w:color w:val="FF0000"/>
            <w:sz w:val="24"/>
            <w:szCs w:val="24"/>
            <w:u w:val="single"/>
            <w:rPrChange w:id="2405" w:author="SHAHZAIB KHAN" w:date="2026-10-07T20:45:00Z">
              <w:rPr>
                <w:rFonts w:ascii="Times New Roman" w:eastAsia="Times New Roman" w:hAnsi="Times New Roman" w:cs="Times New Roman"/>
                <w:b/>
                <w:bCs/>
                <w:sz w:val="36"/>
                <w:szCs w:val="36"/>
                <w:u w:val="single"/>
              </w:rPr>
            </w:rPrChange>
          </w:rPr>
          <w:t>Why: So that I can correct the details and  or choose another payment method and not to lose my order.</w:t>
        </w:r>
      </w:ins>
    </w:p>
    <w:p w14:paraId="579800CF" w14:textId="77777777" w:rsidR="00C526BA" w:rsidRPr="00DB397A" w:rsidRDefault="00C526BA" w:rsidP="00C526BA">
      <w:pPr>
        <w:spacing w:before="100" w:beforeAutospacing="1" w:after="100" w:afterAutospacing="1" w:line="240" w:lineRule="auto"/>
        <w:ind w:left="720"/>
        <w:rPr>
          <w:ins w:id="2406" w:author="SHAHZAIB KHAN" w:date="2026-10-07T20:44:00Z"/>
          <w:rFonts w:ascii="Times New Roman" w:eastAsia="Times New Roman" w:hAnsi="Times New Roman" w:cs="Times New Roman"/>
          <w:color w:val="FF0000"/>
          <w:sz w:val="24"/>
          <w:szCs w:val="24"/>
          <w:u w:val="single"/>
          <w:rPrChange w:id="2407" w:author="SHAHZAIB KHAN" w:date="2026-10-07T20:45:00Z">
            <w:rPr>
              <w:ins w:id="2408" w:author="SHAHZAIB KHAN" w:date="2026-10-07T20:44:00Z"/>
              <w:rFonts w:ascii="Times New Roman" w:eastAsia="Times New Roman" w:hAnsi="Times New Roman" w:cs="Times New Roman"/>
              <w:b/>
              <w:bCs/>
              <w:sz w:val="36"/>
              <w:szCs w:val="36"/>
              <w:u w:val="single"/>
            </w:rPr>
          </w:rPrChange>
        </w:rPr>
      </w:pPr>
      <w:ins w:id="2409" w:author="SHAHZAIB KHAN" w:date="2026-10-07T20:44:00Z">
        <w:r w:rsidRPr="00DB397A">
          <w:rPr>
            <w:rFonts w:ascii="Times New Roman" w:eastAsia="Times New Roman" w:hAnsi="Times New Roman" w:cs="Times New Roman"/>
            <w:color w:val="FF0000"/>
            <w:sz w:val="24"/>
            <w:szCs w:val="24"/>
            <w:u w:val="single"/>
            <w:rPrChange w:id="2410" w:author="SHAHZAIB KHAN" w:date="2026-10-07T20:45:00Z">
              <w:rPr>
                <w:rFonts w:ascii="Times New Roman" w:eastAsia="Times New Roman" w:hAnsi="Times New Roman" w:cs="Times New Roman"/>
                <w:b/>
                <w:bCs/>
                <w:sz w:val="36"/>
                <w:szCs w:val="36"/>
                <w:u w:val="single"/>
              </w:rPr>
            </w:rPrChange>
          </w:rPr>
          <w:t>Acceptance Criteria:</w:t>
        </w:r>
      </w:ins>
    </w:p>
    <w:p w14:paraId="7D63DE83" w14:textId="77777777" w:rsidR="00C526BA" w:rsidRPr="00DB397A" w:rsidRDefault="00C526BA" w:rsidP="00C526BA">
      <w:pPr>
        <w:numPr>
          <w:ilvl w:val="0"/>
          <w:numId w:val="47"/>
        </w:numPr>
        <w:spacing w:before="100" w:beforeAutospacing="1" w:after="100" w:afterAutospacing="1" w:line="240" w:lineRule="auto"/>
        <w:rPr>
          <w:ins w:id="2411" w:author="SHAHZAIB KHAN" w:date="2026-10-07T20:44:00Z"/>
          <w:rFonts w:ascii="Times New Roman" w:eastAsia="Times New Roman" w:hAnsi="Times New Roman" w:cs="Times New Roman"/>
          <w:color w:val="FF0000"/>
          <w:sz w:val="24"/>
          <w:szCs w:val="24"/>
          <w:u w:val="single"/>
          <w:rPrChange w:id="2412" w:author="SHAHZAIB KHAN" w:date="2026-10-07T20:45:00Z">
            <w:rPr>
              <w:ins w:id="2413" w:author="SHAHZAIB KHAN" w:date="2026-10-07T20:44:00Z"/>
              <w:rFonts w:ascii="Times New Roman" w:eastAsia="Times New Roman" w:hAnsi="Times New Roman" w:cs="Times New Roman"/>
              <w:b/>
              <w:bCs/>
              <w:sz w:val="36"/>
              <w:szCs w:val="36"/>
              <w:u w:val="single"/>
            </w:rPr>
          </w:rPrChange>
        </w:rPr>
      </w:pPr>
      <w:ins w:id="2414" w:author="SHAHZAIB KHAN" w:date="2026-10-07T20:44:00Z">
        <w:r w:rsidRPr="00DB397A">
          <w:rPr>
            <w:rFonts w:ascii="Times New Roman" w:eastAsia="Times New Roman" w:hAnsi="Times New Roman" w:cs="Times New Roman"/>
            <w:color w:val="FF0000"/>
            <w:sz w:val="24"/>
            <w:szCs w:val="24"/>
            <w:u w:val="single"/>
            <w:rPrChange w:id="2415" w:author="SHAHZAIB KHAN" w:date="2026-10-07T20:45:00Z">
              <w:rPr>
                <w:rFonts w:ascii="Times New Roman" w:eastAsia="Times New Roman" w:hAnsi="Times New Roman" w:cs="Times New Roman"/>
                <w:b/>
                <w:bCs/>
                <w:sz w:val="36"/>
                <w:szCs w:val="36"/>
                <w:u w:val="single"/>
              </w:rPr>
            </w:rPrChange>
          </w:rPr>
          <w:t>Scenario: Payment is not successful</w:t>
        </w:r>
      </w:ins>
    </w:p>
    <w:p w14:paraId="7B5C3535" w14:textId="77777777" w:rsidR="00C526BA" w:rsidRPr="00DB397A" w:rsidRDefault="00C526BA" w:rsidP="00C526BA">
      <w:pPr>
        <w:numPr>
          <w:ilvl w:val="0"/>
          <w:numId w:val="47"/>
        </w:numPr>
        <w:spacing w:before="100" w:beforeAutospacing="1" w:after="100" w:afterAutospacing="1" w:line="240" w:lineRule="auto"/>
        <w:rPr>
          <w:ins w:id="2416" w:author="SHAHZAIB KHAN" w:date="2026-10-07T20:44:00Z"/>
          <w:rFonts w:ascii="Times New Roman" w:eastAsia="Times New Roman" w:hAnsi="Times New Roman" w:cs="Times New Roman"/>
          <w:color w:val="FF0000"/>
          <w:sz w:val="24"/>
          <w:szCs w:val="24"/>
          <w:u w:val="single"/>
          <w:rPrChange w:id="2417" w:author="SHAHZAIB KHAN" w:date="2026-10-07T20:45:00Z">
            <w:rPr>
              <w:ins w:id="2418" w:author="SHAHZAIB KHAN" w:date="2026-10-07T20:44:00Z"/>
              <w:rFonts w:ascii="Times New Roman" w:eastAsia="Times New Roman" w:hAnsi="Times New Roman" w:cs="Times New Roman"/>
              <w:b/>
              <w:bCs/>
              <w:sz w:val="36"/>
              <w:szCs w:val="36"/>
              <w:u w:val="single"/>
            </w:rPr>
          </w:rPrChange>
        </w:rPr>
      </w:pPr>
      <w:ins w:id="2419" w:author="SHAHZAIB KHAN" w:date="2026-10-07T20:44:00Z">
        <w:r w:rsidRPr="00DB397A">
          <w:rPr>
            <w:rFonts w:ascii="Times New Roman" w:eastAsia="Times New Roman" w:hAnsi="Times New Roman" w:cs="Times New Roman"/>
            <w:color w:val="FF0000"/>
            <w:sz w:val="24"/>
            <w:szCs w:val="24"/>
            <w:u w:val="single"/>
            <w:rPrChange w:id="2420" w:author="SHAHZAIB KHAN" w:date="2026-10-07T20:45:00Z">
              <w:rPr>
                <w:rFonts w:ascii="Times New Roman" w:eastAsia="Times New Roman" w:hAnsi="Times New Roman" w:cs="Times New Roman"/>
                <w:b/>
                <w:bCs/>
                <w:sz w:val="36"/>
                <w:szCs w:val="36"/>
                <w:u w:val="single"/>
              </w:rPr>
            </w:rPrChange>
          </w:rPr>
          <w:t>Given: The customer is on the payment page with an unpaid order.</w:t>
        </w:r>
      </w:ins>
    </w:p>
    <w:p w14:paraId="1B722891" w14:textId="77777777" w:rsidR="00C526BA" w:rsidRPr="00DB397A" w:rsidRDefault="00C526BA" w:rsidP="00C526BA">
      <w:pPr>
        <w:numPr>
          <w:ilvl w:val="0"/>
          <w:numId w:val="47"/>
        </w:numPr>
        <w:spacing w:before="100" w:beforeAutospacing="1" w:after="100" w:afterAutospacing="1" w:line="240" w:lineRule="auto"/>
        <w:rPr>
          <w:ins w:id="2421" w:author="SHAHZAIB KHAN" w:date="2026-10-07T20:44:00Z"/>
          <w:rFonts w:ascii="Times New Roman" w:eastAsia="Times New Roman" w:hAnsi="Times New Roman" w:cs="Times New Roman"/>
          <w:color w:val="FF0000"/>
          <w:sz w:val="24"/>
          <w:szCs w:val="24"/>
          <w:u w:val="single"/>
          <w:rPrChange w:id="2422" w:author="SHAHZAIB KHAN" w:date="2026-10-07T20:45:00Z">
            <w:rPr>
              <w:ins w:id="2423" w:author="SHAHZAIB KHAN" w:date="2026-10-07T20:44:00Z"/>
              <w:rFonts w:ascii="Times New Roman" w:eastAsia="Times New Roman" w:hAnsi="Times New Roman" w:cs="Times New Roman"/>
              <w:b/>
              <w:bCs/>
              <w:sz w:val="36"/>
              <w:szCs w:val="36"/>
              <w:u w:val="single"/>
            </w:rPr>
          </w:rPrChange>
        </w:rPr>
      </w:pPr>
      <w:ins w:id="2424" w:author="SHAHZAIB KHAN" w:date="2026-10-07T20:44:00Z">
        <w:r w:rsidRPr="00DB397A">
          <w:rPr>
            <w:rFonts w:ascii="Times New Roman" w:eastAsia="Times New Roman" w:hAnsi="Times New Roman" w:cs="Times New Roman"/>
            <w:color w:val="FF0000"/>
            <w:sz w:val="24"/>
            <w:szCs w:val="24"/>
            <w:u w:val="single"/>
            <w:rPrChange w:id="2425" w:author="SHAHZAIB KHAN" w:date="2026-10-07T20:45:00Z">
              <w:rPr>
                <w:rFonts w:ascii="Times New Roman" w:eastAsia="Times New Roman" w:hAnsi="Times New Roman" w:cs="Times New Roman"/>
                <w:b/>
                <w:bCs/>
                <w:sz w:val="36"/>
                <w:szCs w:val="36"/>
                <w:u w:val="single"/>
              </w:rPr>
            </w:rPrChange>
          </w:rPr>
          <w:t>And: The customer enters wrong the details of the payment , or the payment is not accepted by the system.</w:t>
        </w:r>
      </w:ins>
    </w:p>
    <w:p w14:paraId="058B1553" w14:textId="77777777" w:rsidR="00C526BA" w:rsidRPr="00DB397A" w:rsidRDefault="00C526BA" w:rsidP="00C526BA">
      <w:pPr>
        <w:numPr>
          <w:ilvl w:val="0"/>
          <w:numId w:val="47"/>
        </w:numPr>
        <w:spacing w:before="100" w:beforeAutospacing="1" w:after="100" w:afterAutospacing="1" w:line="240" w:lineRule="auto"/>
        <w:rPr>
          <w:ins w:id="2426" w:author="SHAHZAIB KHAN" w:date="2026-10-07T20:44:00Z"/>
          <w:rFonts w:ascii="Times New Roman" w:eastAsia="Times New Roman" w:hAnsi="Times New Roman" w:cs="Times New Roman"/>
          <w:color w:val="FF0000"/>
          <w:sz w:val="24"/>
          <w:szCs w:val="24"/>
          <w:u w:val="single"/>
          <w:rPrChange w:id="2427" w:author="SHAHZAIB KHAN" w:date="2026-10-07T20:45:00Z">
            <w:rPr>
              <w:ins w:id="2428" w:author="SHAHZAIB KHAN" w:date="2026-10-07T20:44:00Z"/>
              <w:rFonts w:ascii="Times New Roman" w:eastAsia="Times New Roman" w:hAnsi="Times New Roman" w:cs="Times New Roman"/>
              <w:b/>
              <w:bCs/>
              <w:sz w:val="36"/>
              <w:szCs w:val="36"/>
              <w:u w:val="single"/>
            </w:rPr>
          </w:rPrChange>
        </w:rPr>
      </w:pPr>
      <w:ins w:id="2429" w:author="SHAHZAIB KHAN" w:date="2026-10-07T20:44:00Z">
        <w:r w:rsidRPr="00DB397A">
          <w:rPr>
            <w:rFonts w:ascii="Times New Roman" w:eastAsia="Times New Roman" w:hAnsi="Times New Roman" w:cs="Times New Roman"/>
            <w:color w:val="FF0000"/>
            <w:sz w:val="24"/>
            <w:szCs w:val="24"/>
            <w:u w:val="single"/>
            <w:rPrChange w:id="2430" w:author="SHAHZAIB KHAN" w:date="2026-10-07T20:45:00Z">
              <w:rPr>
                <w:rFonts w:ascii="Times New Roman" w:eastAsia="Times New Roman" w:hAnsi="Times New Roman" w:cs="Times New Roman"/>
                <w:b/>
                <w:bCs/>
                <w:sz w:val="36"/>
                <w:szCs w:val="36"/>
                <w:u w:val="single"/>
              </w:rPr>
            </w:rPrChange>
          </w:rPr>
          <w:t>When: The customer submits the payment details.</w:t>
        </w:r>
      </w:ins>
    </w:p>
    <w:p w14:paraId="43BDD20A" w14:textId="77777777" w:rsidR="00C526BA" w:rsidRPr="00DB397A" w:rsidRDefault="00C526BA" w:rsidP="00C526BA">
      <w:pPr>
        <w:numPr>
          <w:ilvl w:val="0"/>
          <w:numId w:val="47"/>
        </w:numPr>
        <w:spacing w:before="100" w:beforeAutospacing="1" w:after="100" w:afterAutospacing="1" w:line="240" w:lineRule="auto"/>
        <w:rPr>
          <w:ins w:id="2431" w:author="SHAHZAIB KHAN" w:date="2026-10-07T20:44:00Z"/>
          <w:rFonts w:ascii="Times New Roman" w:eastAsia="Times New Roman" w:hAnsi="Times New Roman" w:cs="Times New Roman"/>
          <w:color w:val="FF0000"/>
          <w:sz w:val="24"/>
          <w:szCs w:val="24"/>
          <w:u w:val="single"/>
          <w:rPrChange w:id="2432" w:author="SHAHZAIB KHAN" w:date="2026-10-07T20:45:00Z">
            <w:rPr>
              <w:ins w:id="2433" w:author="SHAHZAIB KHAN" w:date="2026-10-07T20:44:00Z"/>
              <w:rFonts w:ascii="Times New Roman" w:eastAsia="Times New Roman" w:hAnsi="Times New Roman" w:cs="Times New Roman"/>
              <w:b/>
              <w:bCs/>
              <w:sz w:val="36"/>
              <w:szCs w:val="36"/>
              <w:u w:val="single"/>
            </w:rPr>
          </w:rPrChange>
        </w:rPr>
      </w:pPr>
      <w:ins w:id="2434" w:author="SHAHZAIB KHAN" w:date="2026-10-07T20:44:00Z">
        <w:r w:rsidRPr="00DB397A">
          <w:rPr>
            <w:rFonts w:ascii="Times New Roman" w:eastAsia="Times New Roman" w:hAnsi="Times New Roman" w:cs="Times New Roman"/>
            <w:color w:val="FF0000"/>
            <w:sz w:val="24"/>
            <w:szCs w:val="24"/>
            <w:u w:val="single"/>
            <w:rPrChange w:id="2435" w:author="SHAHZAIB KHAN" w:date="2026-10-07T20:45:00Z">
              <w:rPr>
                <w:rFonts w:ascii="Times New Roman" w:eastAsia="Times New Roman" w:hAnsi="Times New Roman" w:cs="Times New Roman"/>
                <w:b/>
                <w:bCs/>
                <w:sz w:val="36"/>
                <w:szCs w:val="36"/>
                <w:u w:val="single"/>
              </w:rPr>
            </w:rPrChange>
          </w:rPr>
          <w:t>Then: The system shows an error message to the customer , keeps the order as unpaid and does not create a receipt.</w:t>
        </w:r>
      </w:ins>
    </w:p>
    <w:p w14:paraId="642FAF02" w14:textId="77777777" w:rsidR="00C526BA" w:rsidRPr="00DB397A" w:rsidRDefault="00C526BA" w:rsidP="00C526BA">
      <w:pPr>
        <w:numPr>
          <w:ilvl w:val="0"/>
          <w:numId w:val="47"/>
        </w:numPr>
        <w:spacing w:before="100" w:beforeAutospacing="1" w:after="100" w:afterAutospacing="1" w:line="240" w:lineRule="auto"/>
        <w:rPr>
          <w:ins w:id="2436" w:author="SHAHZAIB KHAN" w:date="2026-10-07T20:44:00Z"/>
          <w:rFonts w:ascii="Times New Roman" w:eastAsia="Times New Roman" w:hAnsi="Times New Roman" w:cs="Times New Roman"/>
          <w:color w:val="FF0000"/>
          <w:sz w:val="24"/>
          <w:szCs w:val="24"/>
          <w:u w:val="single"/>
          <w:rPrChange w:id="2437" w:author="SHAHZAIB KHAN" w:date="2026-10-07T20:45:00Z">
            <w:rPr>
              <w:ins w:id="2438" w:author="SHAHZAIB KHAN" w:date="2026-10-07T20:44:00Z"/>
              <w:rFonts w:ascii="Times New Roman" w:eastAsia="Times New Roman" w:hAnsi="Times New Roman" w:cs="Times New Roman"/>
              <w:b/>
              <w:bCs/>
              <w:sz w:val="36"/>
              <w:szCs w:val="36"/>
              <w:u w:val="single"/>
            </w:rPr>
          </w:rPrChange>
        </w:rPr>
      </w:pPr>
      <w:ins w:id="2439" w:author="SHAHZAIB KHAN" w:date="2026-10-07T20:44:00Z">
        <w:r w:rsidRPr="00DB397A">
          <w:rPr>
            <w:rFonts w:ascii="Times New Roman" w:eastAsia="Times New Roman" w:hAnsi="Times New Roman" w:cs="Times New Roman"/>
            <w:color w:val="FF0000"/>
            <w:sz w:val="24"/>
            <w:szCs w:val="24"/>
            <w:u w:val="single"/>
            <w:rPrChange w:id="2440" w:author="SHAHZAIB KHAN" w:date="2026-10-07T20:45:00Z">
              <w:rPr>
                <w:rFonts w:ascii="Times New Roman" w:eastAsia="Times New Roman" w:hAnsi="Times New Roman" w:cs="Times New Roman"/>
                <w:b/>
                <w:bCs/>
                <w:sz w:val="36"/>
                <w:szCs w:val="36"/>
                <w:u w:val="single"/>
              </w:rPr>
            </w:rPrChange>
          </w:rPr>
          <w:t>And: The system lets the customer enter the details again or choose another payment method.</w:t>
        </w:r>
      </w:ins>
    </w:p>
    <w:p w14:paraId="1459D6B7" w14:textId="77777777" w:rsidR="00C526BA" w:rsidRPr="00DB397A" w:rsidRDefault="00C526BA" w:rsidP="00C526BA">
      <w:pPr>
        <w:spacing w:before="100" w:beforeAutospacing="1" w:after="100" w:afterAutospacing="1" w:line="240" w:lineRule="auto"/>
        <w:ind w:left="720"/>
        <w:rPr>
          <w:ins w:id="2441" w:author="SHAHZAIB KHAN" w:date="2026-10-07T20:44:00Z"/>
          <w:rFonts w:ascii="Times New Roman" w:eastAsia="Times New Roman" w:hAnsi="Times New Roman" w:cs="Times New Roman"/>
          <w:b/>
          <w:bCs/>
          <w:color w:val="FF0000"/>
          <w:sz w:val="36"/>
          <w:szCs w:val="36"/>
          <w:u w:val="single"/>
        </w:rPr>
      </w:pPr>
    </w:p>
    <w:p w14:paraId="558EEF0A" w14:textId="19C86DAF" w:rsidR="00C526BA" w:rsidRPr="00DB397A" w:rsidRDefault="00C526BA" w:rsidP="00C526BA">
      <w:pPr>
        <w:spacing w:before="100" w:beforeAutospacing="1" w:after="100" w:afterAutospacing="1" w:line="240" w:lineRule="auto"/>
        <w:ind w:left="720"/>
        <w:rPr>
          <w:ins w:id="2442" w:author="SHAHZAIB KHAN" w:date="2026-10-07T20:46:00Z"/>
          <w:rFonts w:ascii="Times New Roman" w:eastAsia="Times New Roman" w:hAnsi="Times New Roman" w:cs="Times New Roman"/>
          <w:b/>
          <w:bCs/>
          <w:color w:val="FF0000"/>
          <w:sz w:val="36"/>
          <w:szCs w:val="36"/>
          <w:u w:val="single"/>
        </w:rPr>
      </w:pPr>
      <w:ins w:id="2443" w:author="SHAHZAIB KHAN" w:date="2026-10-07T20:46:00Z">
        <w:r w:rsidRPr="00DB397A">
          <w:rPr>
            <w:rFonts w:ascii="Times New Roman" w:eastAsia="Times New Roman" w:hAnsi="Times New Roman" w:cs="Times New Roman"/>
            <w:b/>
            <w:bCs/>
            <w:color w:val="FF0000"/>
            <w:sz w:val="36"/>
            <w:szCs w:val="36"/>
            <w:u w:val="single"/>
          </w:rPr>
          <w:t>Use Case :02</w:t>
        </w:r>
      </w:ins>
    </w:p>
    <w:p w14:paraId="086776DD" w14:textId="77777777" w:rsidR="00C526BA" w:rsidRPr="00DB397A" w:rsidRDefault="00C526BA" w:rsidP="00C526BA">
      <w:pPr>
        <w:spacing w:before="100" w:beforeAutospacing="1" w:after="100" w:afterAutospacing="1" w:line="240" w:lineRule="auto"/>
        <w:ind w:left="720"/>
        <w:rPr>
          <w:ins w:id="2444" w:author="SHAHZAIB KHAN" w:date="2026-10-07T20:47:00Z"/>
          <w:rFonts w:ascii="Times New Roman" w:eastAsia="Times New Roman" w:hAnsi="Times New Roman" w:cs="Times New Roman"/>
          <w:b/>
          <w:bCs/>
          <w:color w:val="FF0000"/>
          <w:sz w:val="24"/>
          <w:szCs w:val="24"/>
          <w:u w:val="single"/>
        </w:rPr>
      </w:pPr>
      <w:ins w:id="2445" w:author="SHAHZAIB KHAN" w:date="2026-10-07T20:47:00Z">
        <w:r w:rsidRPr="00DB397A">
          <w:rPr>
            <w:rFonts w:ascii="Times New Roman" w:eastAsia="Times New Roman" w:hAnsi="Times New Roman" w:cs="Times New Roman"/>
            <w:b/>
            <w:bCs/>
            <w:color w:val="FF0000"/>
            <w:sz w:val="24"/>
            <w:szCs w:val="24"/>
            <w:u w:val="single"/>
          </w:rPr>
          <w:t>USE CASE: Deliver Order</w:t>
        </w:r>
      </w:ins>
    </w:p>
    <w:p w14:paraId="0447AD11" w14:textId="77777777" w:rsidR="00C526BA" w:rsidRPr="00DB397A" w:rsidRDefault="00C526BA" w:rsidP="00C526BA">
      <w:pPr>
        <w:spacing w:before="100" w:beforeAutospacing="1" w:after="100" w:afterAutospacing="1" w:line="240" w:lineRule="auto"/>
        <w:ind w:left="720"/>
        <w:rPr>
          <w:ins w:id="2446" w:author="SHAHZAIB KHAN" w:date="2026-10-07T20:47:00Z"/>
          <w:rFonts w:ascii="Times New Roman" w:eastAsia="Times New Roman" w:hAnsi="Times New Roman" w:cs="Times New Roman"/>
          <w:b/>
          <w:bCs/>
          <w:color w:val="FF0000"/>
          <w:sz w:val="24"/>
          <w:szCs w:val="24"/>
          <w:u w:val="single"/>
        </w:rPr>
      </w:pPr>
      <w:ins w:id="2447" w:author="SHAHZAIB KHAN" w:date="2026-10-07T20:47:00Z">
        <w:r w:rsidRPr="00DB397A">
          <w:rPr>
            <w:rFonts w:ascii="Times New Roman" w:eastAsia="Times New Roman" w:hAnsi="Times New Roman" w:cs="Times New Roman"/>
            <w:b/>
            <w:bCs/>
            <w:color w:val="FF0000"/>
            <w:sz w:val="24"/>
            <w:szCs w:val="24"/>
            <w:u w:val="single"/>
          </w:rPr>
          <w:t xml:space="preserve">Name: Shahzaib Khan </w:t>
        </w:r>
      </w:ins>
    </w:p>
    <w:p w14:paraId="4CC7222B" w14:textId="77777777" w:rsidR="00C526BA" w:rsidRPr="00DB397A" w:rsidRDefault="00C526BA" w:rsidP="00C526BA">
      <w:pPr>
        <w:spacing w:before="100" w:beforeAutospacing="1" w:after="100" w:afterAutospacing="1" w:line="240" w:lineRule="auto"/>
        <w:ind w:left="720"/>
        <w:rPr>
          <w:ins w:id="2448" w:author="SHAHZAIB KHAN" w:date="2026-10-07T20:47:00Z"/>
          <w:rFonts w:ascii="Times New Roman" w:eastAsia="Times New Roman" w:hAnsi="Times New Roman" w:cs="Times New Roman"/>
          <w:b/>
          <w:bCs/>
          <w:color w:val="FF0000"/>
          <w:sz w:val="24"/>
          <w:szCs w:val="24"/>
          <w:u w:val="single"/>
        </w:rPr>
      </w:pPr>
      <w:ins w:id="2449" w:author="SHAHZAIB KHAN" w:date="2026-10-07T20:47:00Z">
        <w:r w:rsidRPr="00DB397A">
          <w:rPr>
            <w:rFonts w:ascii="Times New Roman" w:eastAsia="Times New Roman" w:hAnsi="Times New Roman" w:cs="Times New Roman"/>
            <w:b/>
            <w:bCs/>
            <w:color w:val="FF0000"/>
            <w:sz w:val="24"/>
            <w:szCs w:val="24"/>
            <w:u w:val="single"/>
          </w:rPr>
          <w:t>Scope</w:t>
        </w:r>
      </w:ins>
    </w:p>
    <w:p w14:paraId="0E769FEB" w14:textId="77777777" w:rsidR="00C526BA" w:rsidRPr="00DB397A" w:rsidRDefault="00C526BA" w:rsidP="00C526BA">
      <w:pPr>
        <w:spacing w:before="100" w:beforeAutospacing="1" w:after="100" w:afterAutospacing="1" w:line="240" w:lineRule="auto"/>
        <w:ind w:left="720"/>
        <w:rPr>
          <w:ins w:id="2450" w:author="SHAHZAIB KHAN" w:date="2026-10-07T20:47:00Z"/>
          <w:rFonts w:ascii="Times New Roman" w:eastAsia="Times New Roman" w:hAnsi="Times New Roman" w:cs="Times New Roman"/>
          <w:color w:val="FF0000"/>
          <w:sz w:val="24"/>
          <w:szCs w:val="24"/>
          <w:u w:val="single"/>
        </w:rPr>
      </w:pPr>
      <w:ins w:id="2451" w:author="SHAHZAIB KHAN" w:date="2026-10-07T20:47:00Z">
        <w:r w:rsidRPr="00DB397A">
          <w:rPr>
            <w:rFonts w:ascii="Times New Roman" w:eastAsia="Times New Roman" w:hAnsi="Times New Roman" w:cs="Times New Roman"/>
            <w:color w:val="FF0000"/>
            <w:sz w:val="24"/>
            <w:szCs w:val="24"/>
            <w:u w:val="single"/>
          </w:rPr>
          <w:t>The salesman delivers the booked and paid order to the delivery area provided by the  customer and updates the order status after successful delivery.</w:t>
        </w:r>
      </w:ins>
    </w:p>
    <w:p w14:paraId="77E1BB1B" w14:textId="77777777" w:rsidR="00C526BA" w:rsidRPr="00DB397A" w:rsidRDefault="00C526BA" w:rsidP="00C526BA">
      <w:pPr>
        <w:spacing w:before="100" w:beforeAutospacing="1" w:after="100" w:afterAutospacing="1" w:line="240" w:lineRule="auto"/>
        <w:ind w:left="720"/>
        <w:rPr>
          <w:ins w:id="2452" w:author="SHAHZAIB KHAN" w:date="2026-10-07T20:47:00Z"/>
          <w:rFonts w:ascii="Times New Roman" w:eastAsia="Times New Roman" w:hAnsi="Times New Roman" w:cs="Times New Roman"/>
          <w:b/>
          <w:bCs/>
          <w:color w:val="FF0000"/>
          <w:sz w:val="24"/>
          <w:szCs w:val="24"/>
          <w:u w:val="single"/>
        </w:rPr>
      </w:pPr>
      <w:ins w:id="2453" w:author="SHAHZAIB KHAN" w:date="2026-10-07T20:47:00Z">
        <w:r w:rsidRPr="00DB397A">
          <w:rPr>
            <w:rFonts w:ascii="Times New Roman" w:eastAsia="Times New Roman" w:hAnsi="Times New Roman" w:cs="Times New Roman"/>
            <w:b/>
            <w:bCs/>
            <w:color w:val="FF0000"/>
            <w:sz w:val="24"/>
            <w:szCs w:val="24"/>
            <w:u w:val="single"/>
          </w:rPr>
          <w:lastRenderedPageBreak/>
          <w:t>Inputs</w:t>
        </w:r>
      </w:ins>
    </w:p>
    <w:p w14:paraId="29D3F89D" w14:textId="77777777" w:rsidR="00C526BA" w:rsidRPr="00DB397A" w:rsidRDefault="00C526BA" w:rsidP="00C526BA">
      <w:pPr>
        <w:numPr>
          <w:ilvl w:val="0"/>
          <w:numId w:val="53"/>
        </w:numPr>
        <w:spacing w:before="100" w:beforeAutospacing="1" w:after="100" w:afterAutospacing="1" w:line="240" w:lineRule="auto"/>
        <w:rPr>
          <w:ins w:id="2454" w:author="SHAHZAIB KHAN" w:date="2026-10-07T20:47:00Z"/>
          <w:rFonts w:ascii="Times New Roman" w:eastAsia="Times New Roman" w:hAnsi="Times New Roman" w:cs="Times New Roman"/>
          <w:color w:val="FF0000"/>
          <w:sz w:val="24"/>
          <w:szCs w:val="24"/>
          <w:u w:val="single"/>
        </w:rPr>
      </w:pPr>
      <w:ins w:id="2455" w:author="SHAHZAIB KHAN" w:date="2026-10-07T20:47:00Z">
        <w:r w:rsidRPr="00DB397A">
          <w:rPr>
            <w:rFonts w:ascii="Times New Roman" w:eastAsia="Times New Roman" w:hAnsi="Times New Roman" w:cs="Times New Roman"/>
            <w:color w:val="FF0000"/>
            <w:sz w:val="24"/>
            <w:szCs w:val="24"/>
            <w:u w:val="single"/>
          </w:rPr>
          <w:t>Order ID and order details</w:t>
        </w:r>
      </w:ins>
    </w:p>
    <w:p w14:paraId="43F577FA" w14:textId="77777777" w:rsidR="00C526BA" w:rsidRPr="00DB397A" w:rsidRDefault="00C526BA" w:rsidP="00C526BA">
      <w:pPr>
        <w:numPr>
          <w:ilvl w:val="0"/>
          <w:numId w:val="53"/>
        </w:numPr>
        <w:spacing w:before="100" w:beforeAutospacing="1" w:after="100" w:afterAutospacing="1" w:line="240" w:lineRule="auto"/>
        <w:rPr>
          <w:ins w:id="2456" w:author="SHAHZAIB KHAN" w:date="2026-10-07T20:47:00Z"/>
          <w:rFonts w:ascii="Times New Roman" w:eastAsia="Times New Roman" w:hAnsi="Times New Roman" w:cs="Times New Roman"/>
          <w:color w:val="FF0000"/>
          <w:sz w:val="24"/>
          <w:szCs w:val="24"/>
          <w:u w:val="single"/>
        </w:rPr>
      </w:pPr>
      <w:ins w:id="2457" w:author="SHAHZAIB KHAN" w:date="2026-10-07T20:47:00Z">
        <w:r w:rsidRPr="00DB397A">
          <w:rPr>
            <w:rFonts w:ascii="Times New Roman" w:eastAsia="Times New Roman" w:hAnsi="Times New Roman" w:cs="Times New Roman"/>
            <w:color w:val="FF0000"/>
            <w:sz w:val="24"/>
            <w:szCs w:val="24"/>
            <w:u w:val="single"/>
          </w:rPr>
          <w:t>Payment status</w:t>
        </w:r>
      </w:ins>
    </w:p>
    <w:p w14:paraId="3B087C99" w14:textId="77777777" w:rsidR="00C526BA" w:rsidRPr="00DB397A" w:rsidRDefault="00C526BA" w:rsidP="00C526BA">
      <w:pPr>
        <w:numPr>
          <w:ilvl w:val="0"/>
          <w:numId w:val="53"/>
        </w:numPr>
        <w:spacing w:before="100" w:beforeAutospacing="1" w:after="100" w:afterAutospacing="1" w:line="240" w:lineRule="auto"/>
        <w:rPr>
          <w:ins w:id="2458" w:author="SHAHZAIB KHAN" w:date="2026-10-07T20:47:00Z"/>
          <w:rFonts w:ascii="Times New Roman" w:eastAsia="Times New Roman" w:hAnsi="Times New Roman" w:cs="Times New Roman"/>
          <w:color w:val="FF0000"/>
          <w:sz w:val="24"/>
          <w:szCs w:val="24"/>
          <w:u w:val="single"/>
        </w:rPr>
      </w:pPr>
      <w:ins w:id="2459" w:author="SHAHZAIB KHAN" w:date="2026-10-07T20:47:00Z">
        <w:r w:rsidRPr="00DB397A">
          <w:rPr>
            <w:rFonts w:ascii="Times New Roman" w:eastAsia="Times New Roman" w:hAnsi="Times New Roman" w:cs="Times New Roman"/>
            <w:color w:val="FF0000"/>
            <w:sz w:val="24"/>
            <w:szCs w:val="24"/>
            <w:u w:val="single"/>
          </w:rPr>
          <w:t>Customer delivery address</w:t>
        </w:r>
      </w:ins>
    </w:p>
    <w:p w14:paraId="4FA0DE0F" w14:textId="77777777" w:rsidR="00C526BA" w:rsidRPr="00DB397A" w:rsidRDefault="00C526BA" w:rsidP="00C526BA">
      <w:pPr>
        <w:numPr>
          <w:ilvl w:val="0"/>
          <w:numId w:val="53"/>
        </w:numPr>
        <w:spacing w:before="100" w:beforeAutospacing="1" w:after="100" w:afterAutospacing="1" w:line="240" w:lineRule="auto"/>
        <w:rPr>
          <w:ins w:id="2460" w:author="SHAHZAIB KHAN" w:date="2026-10-07T20:47:00Z"/>
          <w:rFonts w:ascii="Times New Roman" w:eastAsia="Times New Roman" w:hAnsi="Times New Roman" w:cs="Times New Roman"/>
          <w:color w:val="FF0000"/>
          <w:sz w:val="24"/>
          <w:szCs w:val="24"/>
          <w:u w:val="single"/>
        </w:rPr>
      </w:pPr>
      <w:ins w:id="2461" w:author="SHAHZAIB KHAN" w:date="2026-10-07T20:47:00Z">
        <w:r w:rsidRPr="00DB397A">
          <w:rPr>
            <w:rFonts w:ascii="Times New Roman" w:eastAsia="Times New Roman" w:hAnsi="Times New Roman" w:cs="Times New Roman"/>
            <w:color w:val="FF0000"/>
            <w:sz w:val="24"/>
            <w:szCs w:val="24"/>
            <w:u w:val="single"/>
          </w:rPr>
          <w:t>Delivery area</w:t>
        </w:r>
      </w:ins>
    </w:p>
    <w:p w14:paraId="6973D58A" w14:textId="77777777" w:rsidR="00C526BA" w:rsidRPr="00DB397A" w:rsidRDefault="00C526BA" w:rsidP="00C526BA">
      <w:pPr>
        <w:spacing w:before="100" w:beforeAutospacing="1" w:after="100" w:afterAutospacing="1" w:line="240" w:lineRule="auto"/>
        <w:ind w:left="720"/>
        <w:rPr>
          <w:ins w:id="2462" w:author="SHAHZAIB KHAN" w:date="2026-10-07T20:47:00Z"/>
          <w:rFonts w:ascii="Times New Roman" w:eastAsia="Times New Roman" w:hAnsi="Times New Roman" w:cs="Times New Roman"/>
          <w:b/>
          <w:bCs/>
          <w:color w:val="FF0000"/>
          <w:sz w:val="24"/>
          <w:szCs w:val="24"/>
          <w:u w:val="single"/>
        </w:rPr>
      </w:pPr>
      <w:ins w:id="2463" w:author="SHAHZAIB KHAN" w:date="2026-10-07T20:47:00Z">
        <w:r w:rsidRPr="00DB397A">
          <w:rPr>
            <w:rFonts w:ascii="Times New Roman" w:eastAsia="Times New Roman" w:hAnsi="Times New Roman" w:cs="Times New Roman"/>
            <w:b/>
            <w:bCs/>
            <w:color w:val="FF0000"/>
            <w:sz w:val="24"/>
            <w:szCs w:val="24"/>
            <w:u w:val="single"/>
          </w:rPr>
          <w:t>Outputs</w:t>
        </w:r>
      </w:ins>
    </w:p>
    <w:p w14:paraId="1BD40526" w14:textId="77777777" w:rsidR="00C526BA" w:rsidRPr="00DB397A" w:rsidRDefault="00C526BA" w:rsidP="00C526BA">
      <w:pPr>
        <w:numPr>
          <w:ilvl w:val="0"/>
          <w:numId w:val="54"/>
        </w:numPr>
        <w:spacing w:before="100" w:beforeAutospacing="1" w:after="100" w:afterAutospacing="1" w:line="240" w:lineRule="auto"/>
        <w:rPr>
          <w:ins w:id="2464" w:author="SHAHZAIB KHAN" w:date="2026-10-07T20:47:00Z"/>
          <w:rFonts w:ascii="Times New Roman" w:eastAsia="Times New Roman" w:hAnsi="Times New Roman" w:cs="Times New Roman"/>
          <w:color w:val="FF0000"/>
          <w:sz w:val="24"/>
          <w:szCs w:val="24"/>
          <w:u w:val="single"/>
        </w:rPr>
      </w:pPr>
      <w:ins w:id="2465" w:author="SHAHZAIB KHAN" w:date="2026-10-07T20:47:00Z">
        <w:r w:rsidRPr="00DB397A">
          <w:rPr>
            <w:rFonts w:ascii="Times New Roman" w:eastAsia="Times New Roman" w:hAnsi="Times New Roman" w:cs="Times New Roman"/>
            <w:color w:val="FF0000"/>
            <w:sz w:val="24"/>
            <w:szCs w:val="24"/>
            <w:u w:val="single"/>
          </w:rPr>
          <w:t>Delivery confirmation</w:t>
        </w:r>
      </w:ins>
    </w:p>
    <w:p w14:paraId="2FD63981" w14:textId="77777777" w:rsidR="00C526BA" w:rsidRPr="00DB397A" w:rsidRDefault="00C526BA" w:rsidP="00C526BA">
      <w:pPr>
        <w:numPr>
          <w:ilvl w:val="0"/>
          <w:numId w:val="54"/>
        </w:numPr>
        <w:spacing w:before="100" w:beforeAutospacing="1" w:after="100" w:afterAutospacing="1" w:line="240" w:lineRule="auto"/>
        <w:rPr>
          <w:ins w:id="2466" w:author="SHAHZAIB KHAN" w:date="2026-10-07T20:47:00Z"/>
          <w:rFonts w:ascii="Times New Roman" w:eastAsia="Times New Roman" w:hAnsi="Times New Roman" w:cs="Times New Roman"/>
          <w:color w:val="FF0000"/>
          <w:sz w:val="24"/>
          <w:szCs w:val="24"/>
          <w:u w:val="single"/>
        </w:rPr>
      </w:pPr>
      <w:ins w:id="2467" w:author="SHAHZAIB KHAN" w:date="2026-10-07T20:47:00Z">
        <w:r w:rsidRPr="00DB397A">
          <w:rPr>
            <w:rFonts w:ascii="Times New Roman" w:eastAsia="Times New Roman" w:hAnsi="Times New Roman" w:cs="Times New Roman"/>
            <w:color w:val="FF0000"/>
            <w:sz w:val="24"/>
            <w:szCs w:val="24"/>
            <w:u w:val="single"/>
          </w:rPr>
          <w:t>Updated order status</w:t>
        </w:r>
      </w:ins>
    </w:p>
    <w:p w14:paraId="4868D444" w14:textId="77777777" w:rsidR="00C526BA" w:rsidRPr="00DB397A" w:rsidRDefault="00C526BA" w:rsidP="00C526BA">
      <w:pPr>
        <w:numPr>
          <w:ilvl w:val="0"/>
          <w:numId w:val="54"/>
        </w:numPr>
        <w:spacing w:before="100" w:beforeAutospacing="1" w:after="100" w:afterAutospacing="1" w:line="240" w:lineRule="auto"/>
        <w:rPr>
          <w:ins w:id="2468" w:author="SHAHZAIB KHAN" w:date="2026-10-07T20:47:00Z"/>
          <w:rFonts w:ascii="Times New Roman" w:eastAsia="Times New Roman" w:hAnsi="Times New Roman" w:cs="Times New Roman"/>
          <w:color w:val="FF0000"/>
          <w:sz w:val="24"/>
          <w:szCs w:val="24"/>
          <w:u w:val="single"/>
        </w:rPr>
      </w:pPr>
      <w:ins w:id="2469" w:author="SHAHZAIB KHAN" w:date="2026-10-07T20:47:00Z">
        <w:r w:rsidRPr="00DB397A">
          <w:rPr>
            <w:rFonts w:ascii="Times New Roman" w:eastAsia="Times New Roman" w:hAnsi="Times New Roman" w:cs="Times New Roman"/>
            <w:color w:val="FF0000"/>
            <w:sz w:val="24"/>
            <w:szCs w:val="24"/>
            <w:u w:val="single"/>
          </w:rPr>
          <w:t>Delivery completion information</w:t>
        </w:r>
      </w:ins>
    </w:p>
    <w:p w14:paraId="78A41CB3" w14:textId="77777777" w:rsidR="00C526BA" w:rsidRPr="00DB397A" w:rsidRDefault="00C526BA" w:rsidP="00C526BA">
      <w:pPr>
        <w:spacing w:before="100" w:beforeAutospacing="1" w:after="100" w:afterAutospacing="1" w:line="240" w:lineRule="auto"/>
        <w:ind w:left="720"/>
        <w:rPr>
          <w:ins w:id="2470" w:author="SHAHZAIB KHAN" w:date="2026-10-07T20:47:00Z"/>
          <w:rFonts w:ascii="Times New Roman" w:eastAsia="Times New Roman" w:hAnsi="Times New Roman" w:cs="Times New Roman"/>
          <w:b/>
          <w:bCs/>
          <w:color w:val="FF0000"/>
          <w:sz w:val="24"/>
          <w:szCs w:val="24"/>
          <w:u w:val="single"/>
        </w:rPr>
      </w:pPr>
      <w:ins w:id="2471" w:author="SHAHZAIB KHAN" w:date="2026-10-07T20:47:00Z">
        <w:r w:rsidRPr="00DB397A">
          <w:rPr>
            <w:rFonts w:ascii="Times New Roman" w:eastAsia="Times New Roman" w:hAnsi="Times New Roman" w:cs="Times New Roman"/>
            <w:b/>
            <w:bCs/>
            <w:color w:val="FF0000"/>
            <w:sz w:val="24"/>
            <w:szCs w:val="24"/>
            <w:u w:val="single"/>
          </w:rPr>
          <w:t>Description</w:t>
        </w:r>
      </w:ins>
    </w:p>
    <w:p w14:paraId="4AEE03BA" w14:textId="77777777" w:rsidR="00C526BA" w:rsidRPr="00DB397A" w:rsidRDefault="00C526BA" w:rsidP="00C526BA">
      <w:pPr>
        <w:spacing w:before="100" w:beforeAutospacing="1" w:after="100" w:afterAutospacing="1" w:line="240" w:lineRule="auto"/>
        <w:ind w:left="720"/>
        <w:rPr>
          <w:ins w:id="2472" w:author="SHAHZAIB KHAN" w:date="2026-10-07T20:47:00Z"/>
          <w:rFonts w:ascii="Times New Roman" w:eastAsia="Times New Roman" w:hAnsi="Times New Roman" w:cs="Times New Roman"/>
          <w:color w:val="FF0000"/>
          <w:sz w:val="24"/>
          <w:szCs w:val="24"/>
          <w:u w:val="single"/>
        </w:rPr>
      </w:pPr>
      <w:ins w:id="2473" w:author="SHAHZAIB KHAN" w:date="2026-10-07T20:47:00Z">
        <w:r w:rsidRPr="00DB397A">
          <w:rPr>
            <w:rFonts w:ascii="Times New Roman" w:eastAsia="Times New Roman" w:hAnsi="Times New Roman" w:cs="Times New Roman"/>
            <w:color w:val="FF0000"/>
            <w:sz w:val="24"/>
            <w:szCs w:val="24"/>
            <w:u w:val="single"/>
          </w:rPr>
          <w:t xml:space="preserve"> The </w:t>
        </w:r>
        <w:r w:rsidRPr="00DB397A">
          <w:rPr>
            <w:rFonts w:ascii="Times New Roman" w:eastAsia="Times New Roman" w:hAnsi="Times New Roman" w:cs="Times New Roman"/>
            <w:b/>
            <w:bCs/>
            <w:color w:val="FF0000"/>
            <w:sz w:val="24"/>
            <w:szCs w:val="24"/>
            <w:u w:val="single"/>
          </w:rPr>
          <w:t>Deliver Order</w:t>
        </w:r>
        <w:r w:rsidRPr="00DB397A">
          <w:rPr>
            <w:rFonts w:ascii="Times New Roman" w:eastAsia="Times New Roman" w:hAnsi="Times New Roman" w:cs="Times New Roman"/>
            <w:color w:val="FF0000"/>
            <w:sz w:val="24"/>
            <w:szCs w:val="24"/>
            <w:u w:val="single"/>
          </w:rPr>
          <w:t xml:space="preserve"> use case describes how the salesman delivers a booked and paid bakery order to the customer's specified delivery address. The salesman checks the order and payment details before delivering it. After successful delivery, the salesman updates the order status to </w:t>
        </w:r>
        <w:r w:rsidRPr="00DB397A">
          <w:rPr>
            <w:rFonts w:ascii="Times New Roman" w:eastAsia="Times New Roman" w:hAnsi="Times New Roman" w:cs="Times New Roman"/>
            <w:b/>
            <w:bCs/>
            <w:color w:val="FF0000"/>
            <w:sz w:val="24"/>
            <w:szCs w:val="24"/>
            <w:u w:val="single"/>
          </w:rPr>
          <w:t>Delivered</w:t>
        </w:r>
        <w:r w:rsidRPr="00DB397A">
          <w:rPr>
            <w:rFonts w:ascii="Times New Roman" w:eastAsia="Times New Roman" w:hAnsi="Times New Roman" w:cs="Times New Roman"/>
            <w:color w:val="FF0000"/>
            <w:sz w:val="24"/>
            <w:szCs w:val="24"/>
            <w:u w:val="single"/>
          </w:rPr>
          <w:t>. The customer can then view the updated delivery status.</w:t>
        </w:r>
      </w:ins>
    </w:p>
    <w:p w14:paraId="2811C46C" w14:textId="77777777" w:rsidR="00C526BA" w:rsidRPr="00DB397A" w:rsidRDefault="00C526BA" w:rsidP="00C526BA">
      <w:pPr>
        <w:spacing w:before="100" w:beforeAutospacing="1" w:after="100" w:afterAutospacing="1" w:line="240" w:lineRule="auto"/>
        <w:ind w:left="720"/>
        <w:rPr>
          <w:ins w:id="2474" w:author="SHAHZAIB KHAN" w:date="2026-10-07T20:47:00Z"/>
          <w:rFonts w:ascii="Times New Roman" w:eastAsia="Times New Roman" w:hAnsi="Times New Roman" w:cs="Times New Roman"/>
          <w:color w:val="FF0000"/>
          <w:sz w:val="24"/>
          <w:szCs w:val="24"/>
          <w:u w:val="single"/>
        </w:rPr>
      </w:pPr>
    </w:p>
    <w:p w14:paraId="4CA93282" w14:textId="77777777" w:rsidR="00C526BA" w:rsidRPr="00DB397A" w:rsidRDefault="00C526BA" w:rsidP="00C526BA">
      <w:pPr>
        <w:spacing w:before="100" w:beforeAutospacing="1" w:after="100" w:afterAutospacing="1" w:line="240" w:lineRule="auto"/>
        <w:ind w:left="720"/>
        <w:rPr>
          <w:ins w:id="2475" w:author="SHAHZAIB KHAN" w:date="2026-10-07T20:47:00Z"/>
          <w:rFonts w:ascii="Times New Roman" w:eastAsia="Times New Roman" w:hAnsi="Times New Roman" w:cs="Times New Roman"/>
          <w:b/>
          <w:bCs/>
          <w:color w:val="FF0000"/>
          <w:sz w:val="24"/>
          <w:szCs w:val="24"/>
          <w:u w:val="single"/>
        </w:rPr>
      </w:pPr>
      <w:ins w:id="2476" w:author="SHAHZAIB KHAN" w:date="2026-10-07T20:47:00Z">
        <w:r w:rsidRPr="00DB397A">
          <w:rPr>
            <w:rFonts w:ascii="Times New Roman" w:eastAsia="Times New Roman" w:hAnsi="Times New Roman" w:cs="Times New Roman"/>
            <w:b/>
            <w:bCs/>
            <w:color w:val="FF0000"/>
            <w:sz w:val="24"/>
            <w:szCs w:val="24"/>
            <w:u w:val="single"/>
          </w:rPr>
          <w:t xml:space="preserve">1. Primary Actor : </w:t>
        </w:r>
        <w:r w:rsidRPr="00DB397A">
          <w:rPr>
            <w:rFonts w:ascii="Times New Roman" w:eastAsia="Times New Roman" w:hAnsi="Times New Roman" w:cs="Times New Roman"/>
            <w:color w:val="FF0000"/>
            <w:sz w:val="24"/>
            <w:szCs w:val="24"/>
            <w:u w:val="single"/>
          </w:rPr>
          <w:t>Salesman</w:t>
        </w:r>
      </w:ins>
    </w:p>
    <w:p w14:paraId="120385D0" w14:textId="77777777" w:rsidR="00C526BA" w:rsidRPr="00DB397A" w:rsidRDefault="00C526BA" w:rsidP="00C526BA">
      <w:pPr>
        <w:spacing w:before="100" w:beforeAutospacing="1" w:after="100" w:afterAutospacing="1" w:line="240" w:lineRule="auto"/>
        <w:ind w:left="720"/>
        <w:rPr>
          <w:ins w:id="2477" w:author="SHAHZAIB KHAN" w:date="2026-10-07T20:47:00Z"/>
          <w:rFonts w:ascii="Times New Roman" w:eastAsia="Times New Roman" w:hAnsi="Times New Roman" w:cs="Times New Roman"/>
          <w:b/>
          <w:bCs/>
          <w:color w:val="FF0000"/>
          <w:sz w:val="24"/>
          <w:szCs w:val="24"/>
          <w:u w:val="single"/>
        </w:rPr>
      </w:pPr>
      <w:ins w:id="2478" w:author="SHAHZAIB KHAN" w:date="2026-10-07T20:47:00Z">
        <w:r w:rsidRPr="00DB397A">
          <w:rPr>
            <w:rFonts w:ascii="Times New Roman" w:eastAsia="Times New Roman" w:hAnsi="Times New Roman" w:cs="Times New Roman"/>
            <w:b/>
            <w:bCs/>
            <w:color w:val="FF0000"/>
            <w:sz w:val="24"/>
            <w:szCs w:val="24"/>
            <w:u w:val="single"/>
          </w:rPr>
          <w:t>2. Preconditions</w:t>
        </w:r>
      </w:ins>
    </w:p>
    <w:p w14:paraId="2C313536" w14:textId="77777777" w:rsidR="00C526BA" w:rsidRPr="00DB397A" w:rsidRDefault="00C526BA" w:rsidP="00C526BA">
      <w:pPr>
        <w:numPr>
          <w:ilvl w:val="0"/>
          <w:numId w:val="55"/>
        </w:numPr>
        <w:spacing w:before="100" w:beforeAutospacing="1" w:after="100" w:afterAutospacing="1" w:line="240" w:lineRule="auto"/>
        <w:rPr>
          <w:ins w:id="2479" w:author="SHAHZAIB KHAN" w:date="2026-10-07T20:47:00Z"/>
          <w:rFonts w:ascii="Times New Roman" w:eastAsia="Times New Roman" w:hAnsi="Times New Roman" w:cs="Times New Roman"/>
          <w:color w:val="FF0000"/>
          <w:sz w:val="24"/>
          <w:szCs w:val="24"/>
          <w:u w:val="single"/>
        </w:rPr>
      </w:pPr>
      <w:ins w:id="2480" w:author="SHAHZAIB KHAN" w:date="2026-10-07T20:47:00Z">
        <w:r w:rsidRPr="00DB397A">
          <w:rPr>
            <w:rFonts w:ascii="Times New Roman" w:eastAsia="Times New Roman" w:hAnsi="Times New Roman" w:cs="Times New Roman"/>
            <w:color w:val="FF0000"/>
            <w:sz w:val="24"/>
            <w:szCs w:val="24"/>
            <w:u w:val="single"/>
          </w:rPr>
          <w:t>The order has been successfully booked.</w:t>
        </w:r>
      </w:ins>
    </w:p>
    <w:p w14:paraId="76D31861" w14:textId="77777777" w:rsidR="00C526BA" w:rsidRPr="00DB397A" w:rsidRDefault="00C526BA" w:rsidP="00C526BA">
      <w:pPr>
        <w:numPr>
          <w:ilvl w:val="0"/>
          <w:numId w:val="55"/>
        </w:numPr>
        <w:spacing w:before="100" w:beforeAutospacing="1" w:after="100" w:afterAutospacing="1" w:line="240" w:lineRule="auto"/>
        <w:rPr>
          <w:ins w:id="2481" w:author="SHAHZAIB KHAN" w:date="2026-10-07T20:47:00Z"/>
          <w:rFonts w:ascii="Times New Roman" w:eastAsia="Times New Roman" w:hAnsi="Times New Roman" w:cs="Times New Roman"/>
          <w:color w:val="FF0000"/>
          <w:sz w:val="24"/>
          <w:szCs w:val="24"/>
          <w:u w:val="single"/>
        </w:rPr>
      </w:pPr>
      <w:ins w:id="2482" w:author="SHAHZAIB KHAN" w:date="2026-10-07T20:47:00Z">
        <w:r w:rsidRPr="00DB397A">
          <w:rPr>
            <w:rFonts w:ascii="Times New Roman" w:eastAsia="Times New Roman" w:hAnsi="Times New Roman" w:cs="Times New Roman"/>
            <w:color w:val="FF0000"/>
            <w:sz w:val="24"/>
            <w:szCs w:val="24"/>
            <w:u w:val="single"/>
          </w:rPr>
          <w:t>Payment has been completed or verified.</w:t>
        </w:r>
      </w:ins>
    </w:p>
    <w:p w14:paraId="1B5B312F" w14:textId="77777777" w:rsidR="00C526BA" w:rsidRPr="00DB397A" w:rsidRDefault="00C526BA" w:rsidP="00C526BA">
      <w:pPr>
        <w:numPr>
          <w:ilvl w:val="0"/>
          <w:numId w:val="55"/>
        </w:numPr>
        <w:spacing w:before="100" w:beforeAutospacing="1" w:after="100" w:afterAutospacing="1" w:line="240" w:lineRule="auto"/>
        <w:rPr>
          <w:ins w:id="2483" w:author="SHAHZAIB KHAN" w:date="2026-10-07T20:47:00Z"/>
          <w:rFonts w:ascii="Times New Roman" w:eastAsia="Times New Roman" w:hAnsi="Times New Roman" w:cs="Times New Roman"/>
          <w:color w:val="FF0000"/>
          <w:sz w:val="24"/>
          <w:szCs w:val="24"/>
          <w:u w:val="single"/>
        </w:rPr>
      </w:pPr>
      <w:ins w:id="2484" w:author="SHAHZAIB KHAN" w:date="2026-10-07T20:47:00Z">
        <w:r w:rsidRPr="00DB397A">
          <w:rPr>
            <w:rFonts w:ascii="Times New Roman" w:eastAsia="Times New Roman" w:hAnsi="Times New Roman" w:cs="Times New Roman"/>
            <w:color w:val="FF0000"/>
            <w:sz w:val="24"/>
            <w:szCs w:val="24"/>
            <w:u w:val="single"/>
          </w:rPr>
          <w:t>A salesman has been assigned to the order.</w:t>
        </w:r>
      </w:ins>
    </w:p>
    <w:p w14:paraId="147A99F0" w14:textId="77777777" w:rsidR="00C526BA" w:rsidRPr="00DB397A" w:rsidRDefault="00C526BA" w:rsidP="00C526BA">
      <w:pPr>
        <w:numPr>
          <w:ilvl w:val="0"/>
          <w:numId w:val="55"/>
        </w:numPr>
        <w:spacing w:before="100" w:beforeAutospacing="1" w:after="100" w:afterAutospacing="1" w:line="240" w:lineRule="auto"/>
        <w:rPr>
          <w:ins w:id="2485" w:author="SHAHZAIB KHAN" w:date="2026-10-07T20:47:00Z"/>
          <w:rFonts w:ascii="Times New Roman" w:eastAsia="Times New Roman" w:hAnsi="Times New Roman" w:cs="Times New Roman"/>
          <w:color w:val="FF0000"/>
          <w:sz w:val="24"/>
          <w:szCs w:val="24"/>
          <w:u w:val="single"/>
        </w:rPr>
      </w:pPr>
      <w:ins w:id="2486" w:author="SHAHZAIB KHAN" w:date="2026-10-07T20:47:00Z">
        <w:r w:rsidRPr="00DB397A">
          <w:rPr>
            <w:rFonts w:ascii="Times New Roman" w:eastAsia="Times New Roman" w:hAnsi="Times New Roman" w:cs="Times New Roman"/>
            <w:color w:val="FF0000"/>
            <w:sz w:val="24"/>
            <w:szCs w:val="24"/>
            <w:u w:val="single"/>
          </w:rPr>
          <w:t>The customer's delivery address and area are available.</w:t>
        </w:r>
      </w:ins>
    </w:p>
    <w:p w14:paraId="3E705910" w14:textId="77777777" w:rsidR="00C526BA" w:rsidRPr="00DB397A" w:rsidRDefault="00C526BA" w:rsidP="00C526BA">
      <w:pPr>
        <w:numPr>
          <w:ilvl w:val="0"/>
          <w:numId w:val="55"/>
        </w:numPr>
        <w:spacing w:before="100" w:beforeAutospacing="1" w:after="100" w:afterAutospacing="1" w:line="240" w:lineRule="auto"/>
        <w:rPr>
          <w:ins w:id="2487" w:author="SHAHZAIB KHAN" w:date="2026-10-07T20:47:00Z"/>
          <w:rFonts w:ascii="Times New Roman" w:eastAsia="Times New Roman" w:hAnsi="Times New Roman" w:cs="Times New Roman"/>
          <w:color w:val="FF0000"/>
          <w:sz w:val="24"/>
          <w:szCs w:val="24"/>
          <w:u w:val="single"/>
        </w:rPr>
      </w:pPr>
      <w:ins w:id="2488" w:author="SHAHZAIB KHAN" w:date="2026-10-07T20:47:00Z">
        <w:r w:rsidRPr="00DB397A">
          <w:rPr>
            <w:rFonts w:ascii="Times New Roman" w:eastAsia="Times New Roman" w:hAnsi="Times New Roman" w:cs="Times New Roman"/>
            <w:color w:val="FF0000"/>
            <w:sz w:val="24"/>
            <w:szCs w:val="24"/>
            <w:u w:val="single"/>
          </w:rPr>
          <w:t>The order is ready for delivery.</w:t>
        </w:r>
      </w:ins>
    </w:p>
    <w:p w14:paraId="7715A296" w14:textId="77777777" w:rsidR="00C526BA" w:rsidRPr="00DB397A" w:rsidRDefault="00C526BA" w:rsidP="00C526BA">
      <w:pPr>
        <w:spacing w:before="100" w:beforeAutospacing="1" w:after="100" w:afterAutospacing="1" w:line="240" w:lineRule="auto"/>
        <w:ind w:left="720"/>
        <w:rPr>
          <w:ins w:id="2489" w:author="SHAHZAIB KHAN" w:date="2026-10-07T20:47:00Z"/>
          <w:rFonts w:ascii="Times New Roman" w:eastAsia="Times New Roman" w:hAnsi="Times New Roman" w:cs="Times New Roman"/>
          <w:b/>
          <w:bCs/>
          <w:color w:val="FF0000"/>
          <w:sz w:val="24"/>
          <w:szCs w:val="24"/>
          <w:u w:val="single"/>
        </w:rPr>
      </w:pPr>
      <w:ins w:id="2490" w:author="SHAHZAIB KHAN" w:date="2026-10-07T20:47:00Z">
        <w:r w:rsidRPr="00DB397A">
          <w:rPr>
            <w:rFonts w:ascii="Times New Roman" w:eastAsia="Times New Roman" w:hAnsi="Times New Roman" w:cs="Times New Roman"/>
            <w:b/>
            <w:bCs/>
            <w:color w:val="FF0000"/>
            <w:sz w:val="24"/>
            <w:szCs w:val="24"/>
            <w:u w:val="single"/>
          </w:rPr>
          <w:t>3. Success Scenario</w:t>
        </w:r>
      </w:ins>
    </w:p>
    <w:p w14:paraId="140B444A" w14:textId="77777777" w:rsidR="00C526BA" w:rsidRPr="00DB397A" w:rsidRDefault="00C526BA" w:rsidP="00C526BA">
      <w:pPr>
        <w:numPr>
          <w:ilvl w:val="0"/>
          <w:numId w:val="56"/>
        </w:numPr>
        <w:spacing w:before="100" w:beforeAutospacing="1" w:after="100" w:afterAutospacing="1" w:line="240" w:lineRule="auto"/>
        <w:rPr>
          <w:ins w:id="2491" w:author="SHAHZAIB KHAN" w:date="2026-10-07T20:47:00Z"/>
          <w:rFonts w:ascii="Times New Roman" w:eastAsia="Times New Roman" w:hAnsi="Times New Roman" w:cs="Times New Roman"/>
          <w:color w:val="FF0000"/>
          <w:sz w:val="24"/>
          <w:szCs w:val="24"/>
          <w:u w:val="single"/>
        </w:rPr>
      </w:pPr>
      <w:ins w:id="2492" w:author="SHAHZAIB KHAN" w:date="2026-10-07T20:47:00Z">
        <w:r w:rsidRPr="00DB397A">
          <w:rPr>
            <w:rFonts w:ascii="Times New Roman" w:eastAsia="Times New Roman" w:hAnsi="Times New Roman" w:cs="Times New Roman"/>
            <w:color w:val="FF0000"/>
            <w:sz w:val="24"/>
            <w:szCs w:val="24"/>
            <w:u w:val="single"/>
          </w:rPr>
          <w:t>The salesman views the list of orders assigned for delivery.</w:t>
        </w:r>
      </w:ins>
    </w:p>
    <w:p w14:paraId="0F477EA9" w14:textId="77777777" w:rsidR="00C526BA" w:rsidRPr="00DB397A" w:rsidRDefault="00C526BA" w:rsidP="00C526BA">
      <w:pPr>
        <w:numPr>
          <w:ilvl w:val="0"/>
          <w:numId w:val="56"/>
        </w:numPr>
        <w:spacing w:before="100" w:beforeAutospacing="1" w:after="100" w:afterAutospacing="1" w:line="240" w:lineRule="auto"/>
        <w:rPr>
          <w:ins w:id="2493" w:author="SHAHZAIB KHAN" w:date="2026-10-07T20:47:00Z"/>
          <w:rFonts w:ascii="Times New Roman" w:eastAsia="Times New Roman" w:hAnsi="Times New Roman" w:cs="Times New Roman"/>
          <w:color w:val="FF0000"/>
          <w:sz w:val="24"/>
          <w:szCs w:val="24"/>
          <w:u w:val="single"/>
        </w:rPr>
      </w:pPr>
      <w:ins w:id="2494" w:author="SHAHZAIB KHAN" w:date="2026-10-07T20:47:00Z">
        <w:r w:rsidRPr="00DB397A">
          <w:rPr>
            <w:rFonts w:ascii="Times New Roman" w:eastAsia="Times New Roman" w:hAnsi="Times New Roman" w:cs="Times New Roman"/>
            <w:color w:val="FF0000"/>
            <w:sz w:val="24"/>
            <w:szCs w:val="24"/>
            <w:u w:val="single"/>
          </w:rPr>
          <w:t>The system displays the order details and customer delivery address.</w:t>
        </w:r>
      </w:ins>
    </w:p>
    <w:p w14:paraId="44D2E094" w14:textId="77777777" w:rsidR="00C526BA" w:rsidRPr="00DB397A" w:rsidRDefault="00C526BA" w:rsidP="00C526BA">
      <w:pPr>
        <w:numPr>
          <w:ilvl w:val="0"/>
          <w:numId w:val="56"/>
        </w:numPr>
        <w:spacing w:before="100" w:beforeAutospacing="1" w:after="100" w:afterAutospacing="1" w:line="240" w:lineRule="auto"/>
        <w:rPr>
          <w:ins w:id="2495" w:author="SHAHZAIB KHAN" w:date="2026-10-07T20:47:00Z"/>
          <w:rFonts w:ascii="Times New Roman" w:eastAsia="Times New Roman" w:hAnsi="Times New Roman" w:cs="Times New Roman"/>
          <w:color w:val="FF0000"/>
          <w:sz w:val="24"/>
          <w:szCs w:val="24"/>
          <w:u w:val="single"/>
        </w:rPr>
      </w:pPr>
      <w:ins w:id="2496" w:author="SHAHZAIB KHAN" w:date="2026-10-07T20:47:00Z">
        <w:r w:rsidRPr="00DB397A">
          <w:rPr>
            <w:rFonts w:ascii="Times New Roman" w:eastAsia="Times New Roman" w:hAnsi="Times New Roman" w:cs="Times New Roman"/>
            <w:color w:val="FF0000"/>
            <w:sz w:val="24"/>
            <w:szCs w:val="24"/>
            <w:u w:val="single"/>
          </w:rPr>
          <w:t>The salesman verifies the payment status.</w:t>
        </w:r>
      </w:ins>
    </w:p>
    <w:p w14:paraId="68FE56AB" w14:textId="77777777" w:rsidR="00C526BA" w:rsidRPr="00DB397A" w:rsidRDefault="00C526BA" w:rsidP="00C526BA">
      <w:pPr>
        <w:numPr>
          <w:ilvl w:val="0"/>
          <w:numId w:val="56"/>
        </w:numPr>
        <w:spacing w:before="100" w:beforeAutospacing="1" w:after="100" w:afterAutospacing="1" w:line="240" w:lineRule="auto"/>
        <w:rPr>
          <w:ins w:id="2497" w:author="SHAHZAIB KHAN" w:date="2026-10-07T20:47:00Z"/>
          <w:rFonts w:ascii="Times New Roman" w:eastAsia="Times New Roman" w:hAnsi="Times New Roman" w:cs="Times New Roman"/>
          <w:color w:val="FF0000"/>
          <w:sz w:val="24"/>
          <w:szCs w:val="24"/>
          <w:u w:val="single"/>
        </w:rPr>
      </w:pPr>
      <w:ins w:id="2498" w:author="SHAHZAIB KHAN" w:date="2026-10-07T20:47:00Z">
        <w:r w:rsidRPr="00DB397A">
          <w:rPr>
            <w:rFonts w:ascii="Times New Roman" w:eastAsia="Times New Roman" w:hAnsi="Times New Roman" w:cs="Times New Roman"/>
            <w:color w:val="FF0000"/>
            <w:sz w:val="24"/>
            <w:szCs w:val="24"/>
            <w:u w:val="single"/>
          </w:rPr>
          <w:t>The salesman goes to the customer's specified delivery area.</w:t>
        </w:r>
      </w:ins>
    </w:p>
    <w:p w14:paraId="004FD436" w14:textId="77777777" w:rsidR="00C526BA" w:rsidRPr="00DB397A" w:rsidRDefault="00C526BA" w:rsidP="00C526BA">
      <w:pPr>
        <w:numPr>
          <w:ilvl w:val="0"/>
          <w:numId w:val="56"/>
        </w:numPr>
        <w:spacing w:before="100" w:beforeAutospacing="1" w:after="100" w:afterAutospacing="1" w:line="240" w:lineRule="auto"/>
        <w:rPr>
          <w:ins w:id="2499" w:author="SHAHZAIB KHAN" w:date="2026-10-07T20:47:00Z"/>
          <w:rFonts w:ascii="Times New Roman" w:eastAsia="Times New Roman" w:hAnsi="Times New Roman" w:cs="Times New Roman"/>
          <w:color w:val="FF0000"/>
          <w:sz w:val="24"/>
          <w:szCs w:val="24"/>
          <w:u w:val="single"/>
        </w:rPr>
      </w:pPr>
      <w:ins w:id="2500" w:author="SHAHZAIB KHAN" w:date="2026-10-07T20:47:00Z">
        <w:r w:rsidRPr="00DB397A">
          <w:rPr>
            <w:rFonts w:ascii="Times New Roman" w:eastAsia="Times New Roman" w:hAnsi="Times New Roman" w:cs="Times New Roman"/>
            <w:color w:val="FF0000"/>
            <w:sz w:val="24"/>
            <w:szCs w:val="24"/>
            <w:u w:val="single"/>
          </w:rPr>
          <w:t>The salesman delivers the order to the customer.</w:t>
        </w:r>
      </w:ins>
    </w:p>
    <w:p w14:paraId="118CD949" w14:textId="77777777" w:rsidR="00C526BA" w:rsidRPr="00DB397A" w:rsidRDefault="00C526BA" w:rsidP="00C526BA">
      <w:pPr>
        <w:numPr>
          <w:ilvl w:val="0"/>
          <w:numId w:val="56"/>
        </w:numPr>
        <w:spacing w:before="100" w:beforeAutospacing="1" w:after="100" w:afterAutospacing="1" w:line="240" w:lineRule="auto"/>
        <w:rPr>
          <w:ins w:id="2501" w:author="SHAHZAIB KHAN" w:date="2026-10-07T20:47:00Z"/>
          <w:rFonts w:ascii="Times New Roman" w:eastAsia="Times New Roman" w:hAnsi="Times New Roman" w:cs="Times New Roman"/>
          <w:color w:val="FF0000"/>
          <w:sz w:val="24"/>
          <w:szCs w:val="24"/>
          <w:u w:val="single"/>
        </w:rPr>
      </w:pPr>
      <w:ins w:id="2502" w:author="SHAHZAIB KHAN" w:date="2026-10-07T20:47:00Z">
        <w:r w:rsidRPr="00DB397A">
          <w:rPr>
            <w:rFonts w:ascii="Times New Roman" w:eastAsia="Times New Roman" w:hAnsi="Times New Roman" w:cs="Times New Roman"/>
            <w:color w:val="FF0000"/>
            <w:sz w:val="24"/>
            <w:szCs w:val="24"/>
            <w:u w:val="single"/>
          </w:rPr>
          <w:t>The salesman confirms that the order has been delivered.</w:t>
        </w:r>
      </w:ins>
    </w:p>
    <w:p w14:paraId="63788BCD" w14:textId="77777777" w:rsidR="00C526BA" w:rsidRPr="00DB397A" w:rsidRDefault="00C526BA" w:rsidP="00C526BA">
      <w:pPr>
        <w:numPr>
          <w:ilvl w:val="0"/>
          <w:numId w:val="56"/>
        </w:numPr>
        <w:spacing w:before="100" w:beforeAutospacing="1" w:after="100" w:afterAutospacing="1" w:line="240" w:lineRule="auto"/>
        <w:rPr>
          <w:ins w:id="2503" w:author="SHAHZAIB KHAN" w:date="2026-10-07T20:47:00Z"/>
          <w:rFonts w:ascii="Times New Roman" w:eastAsia="Times New Roman" w:hAnsi="Times New Roman" w:cs="Times New Roman"/>
          <w:color w:val="FF0000"/>
          <w:sz w:val="24"/>
          <w:szCs w:val="24"/>
          <w:u w:val="single"/>
        </w:rPr>
      </w:pPr>
      <w:ins w:id="2504" w:author="SHAHZAIB KHAN" w:date="2026-10-07T20:47:00Z">
        <w:r w:rsidRPr="00DB397A">
          <w:rPr>
            <w:rFonts w:ascii="Times New Roman" w:eastAsia="Times New Roman" w:hAnsi="Times New Roman" w:cs="Times New Roman"/>
            <w:color w:val="FF0000"/>
            <w:sz w:val="24"/>
            <w:szCs w:val="24"/>
            <w:u w:val="single"/>
          </w:rPr>
          <w:t>The system updates the order status to Delivered.</w:t>
        </w:r>
      </w:ins>
    </w:p>
    <w:p w14:paraId="22982E38" w14:textId="77777777" w:rsidR="00C526BA" w:rsidRPr="00DB397A" w:rsidRDefault="00C526BA" w:rsidP="00C526BA">
      <w:pPr>
        <w:numPr>
          <w:ilvl w:val="0"/>
          <w:numId w:val="56"/>
        </w:numPr>
        <w:spacing w:before="100" w:beforeAutospacing="1" w:after="100" w:afterAutospacing="1" w:line="240" w:lineRule="auto"/>
        <w:rPr>
          <w:ins w:id="2505" w:author="SHAHZAIB KHAN" w:date="2026-10-07T20:47:00Z"/>
          <w:rFonts w:ascii="Times New Roman" w:eastAsia="Times New Roman" w:hAnsi="Times New Roman" w:cs="Times New Roman"/>
          <w:color w:val="FF0000"/>
          <w:sz w:val="24"/>
          <w:szCs w:val="24"/>
          <w:u w:val="single"/>
        </w:rPr>
      </w:pPr>
      <w:ins w:id="2506" w:author="SHAHZAIB KHAN" w:date="2026-10-07T20:47:00Z">
        <w:r w:rsidRPr="00DB397A">
          <w:rPr>
            <w:rFonts w:ascii="Times New Roman" w:eastAsia="Times New Roman" w:hAnsi="Times New Roman" w:cs="Times New Roman"/>
            <w:color w:val="FF0000"/>
            <w:sz w:val="24"/>
            <w:szCs w:val="24"/>
            <w:u w:val="single"/>
          </w:rPr>
          <w:t>The system records the delivery information.</w:t>
        </w:r>
      </w:ins>
    </w:p>
    <w:p w14:paraId="4331D1DE" w14:textId="77777777" w:rsidR="00C526BA" w:rsidRPr="00DB397A" w:rsidRDefault="00C526BA" w:rsidP="00C526BA">
      <w:pPr>
        <w:numPr>
          <w:ilvl w:val="0"/>
          <w:numId w:val="56"/>
        </w:numPr>
        <w:spacing w:before="100" w:beforeAutospacing="1" w:after="100" w:afterAutospacing="1" w:line="240" w:lineRule="auto"/>
        <w:rPr>
          <w:ins w:id="2507" w:author="SHAHZAIB KHAN" w:date="2026-10-07T20:47:00Z"/>
          <w:rFonts w:ascii="Times New Roman" w:eastAsia="Times New Roman" w:hAnsi="Times New Roman" w:cs="Times New Roman"/>
          <w:color w:val="FF0000"/>
          <w:sz w:val="24"/>
          <w:szCs w:val="24"/>
          <w:u w:val="single"/>
        </w:rPr>
      </w:pPr>
      <w:ins w:id="2508" w:author="SHAHZAIB KHAN" w:date="2026-10-07T20:47:00Z">
        <w:r w:rsidRPr="00DB397A">
          <w:rPr>
            <w:rFonts w:ascii="Times New Roman" w:eastAsia="Times New Roman" w:hAnsi="Times New Roman" w:cs="Times New Roman"/>
            <w:color w:val="FF0000"/>
            <w:sz w:val="24"/>
            <w:szCs w:val="24"/>
            <w:u w:val="single"/>
          </w:rPr>
          <w:t>The customer can view the updated order status.</w:t>
        </w:r>
      </w:ins>
    </w:p>
    <w:p w14:paraId="694CFBFA" w14:textId="77777777" w:rsidR="00C526BA" w:rsidRPr="00DB397A" w:rsidRDefault="00C526BA" w:rsidP="00C526BA">
      <w:pPr>
        <w:spacing w:before="100" w:beforeAutospacing="1" w:after="100" w:afterAutospacing="1" w:line="240" w:lineRule="auto"/>
        <w:ind w:left="720"/>
        <w:rPr>
          <w:ins w:id="2509" w:author="SHAHZAIB KHAN" w:date="2026-10-07T20:47:00Z"/>
          <w:rFonts w:ascii="Times New Roman" w:eastAsia="Times New Roman" w:hAnsi="Times New Roman" w:cs="Times New Roman"/>
          <w:b/>
          <w:bCs/>
          <w:color w:val="FF0000"/>
          <w:sz w:val="24"/>
          <w:szCs w:val="24"/>
          <w:u w:val="single"/>
        </w:rPr>
      </w:pPr>
      <w:ins w:id="2510" w:author="SHAHZAIB KHAN" w:date="2026-10-07T20:47:00Z">
        <w:r w:rsidRPr="00DB397A">
          <w:rPr>
            <w:rFonts w:ascii="Times New Roman" w:eastAsia="Times New Roman" w:hAnsi="Times New Roman" w:cs="Times New Roman"/>
            <w:b/>
            <w:bCs/>
            <w:color w:val="FF0000"/>
            <w:sz w:val="24"/>
            <w:szCs w:val="24"/>
            <w:u w:val="single"/>
          </w:rPr>
          <w:t>4. Alternative Flows</w:t>
        </w:r>
      </w:ins>
    </w:p>
    <w:p w14:paraId="496B86DA" w14:textId="77777777" w:rsidR="00C526BA" w:rsidRPr="00DB397A" w:rsidRDefault="00C526BA" w:rsidP="00C526BA">
      <w:pPr>
        <w:spacing w:before="100" w:beforeAutospacing="1" w:after="100" w:afterAutospacing="1" w:line="240" w:lineRule="auto"/>
        <w:ind w:left="720"/>
        <w:rPr>
          <w:ins w:id="2511" w:author="SHAHZAIB KHAN" w:date="2026-10-07T20:47:00Z"/>
          <w:rFonts w:ascii="Times New Roman" w:eastAsia="Times New Roman" w:hAnsi="Times New Roman" w:cs="Times New Roman"/>
          <w:b/>
          <w:bCs/>
          <w:color w:val="FF0000"/>
          <w:sz w:val="24"/>
          <w:szCs w:val="24"/>
          <w:u w:val="single"/>
        </w:rPr>
      </w:pPr>
      <w:ins w:id="2512" w:author="SHAHZAIB KHAN" w:date="2026-10-07T20:47:00Z">
        <w:r w:rsidRPr="00DB397A">
          <w:rPr>
            <w:rFonts w:ascii="Times New Roman" w:eastAsia="Times New Roman" w:hAnsi="Times New Roman" w:cs="Times New Roman"/>
            <w:b/>
            <w:bCs/>
            <w:color w:val="FF0000"/>
            <w:sz w:val="24"/>
            <w:szCs w:val="24"/>
            <w:u w:val="single"/>
          </w:rPr>
          <w:lastRenderedPageBreak/>
          <w:t>4.1 Customer Cancels Order Before Delivery</w:t>
        </w:r>
      </w:ins>
    </w:p>
    <w:p w14:paraId="3D213BA7" w14:textId="77777777" w:rsidR="00C526BA" w:rsidRPr="00DB397A" w:rsidRDefault="00C526BA" w:rsidP="00C526BA">
      <w:pPr>
        <w:numPr>
          <w:ilvl w:val="0"/>
          <w:numId w:val="57"/>
        </w:numPr>
        <w:spacing w:before="100" w:beforeAutospacing="1" w:after="100" w:afterAutospacing="1" w:line="240" w:lineRule="auto"/>
        <w:rPr>
          <w:ins w:id="2513" w:author="SHAHZAIB KHAN" w:date="2026-10-07T20:47:00Z"/>
          <w:rFonts w:ascii="Times New Roman" w:eastAsia="Times New Roman" w:hAnsi="Times New Roman" w:cs="Times New Roman"/>
          <w:color w:val="FF0000"/>
          <w:sz w:val="24"/>
          <w:szCs w:val="24"/>
          <w:u w:val="single"/>
        </w:rPr>
      </w:pPr>
      <w:ins w:id="2514" w:author="SHAHZAIB KHAN" w:date="2026-10-07T20:47:00Z">
        <w:r w:rsidRPr="00DB397A">
          <w:rPr>
            <w:rFonts w:ascii="Times New Roman" w:eastAsia="Times New Roman" w:hAnsi="Times New Roman" w:cs="Times New Roman"/>
            <w:color w:val="FF0000"/>
            <w:sz w:val="24"/>
            <w:szCs w:val="24"/>
            <w:u w:val="single"/>
          </w:rPr>
          <w:t>The customer requests cancellation before delivery.</w:t>
        </w:r>
      </w:ins>
    </w:p>
    <w:p w14:paraId="3EFA4312" w14:textId="77777777" w:rsidR="00C526BA" w:rsidRPr="00DB397A" w:rsidRDefault="00C526BA" w:rsidP="00C526BA">
      <w:pPr>
        <w:numPr>
          <w:ilvl w:val="0"/>
          <w:numId w:val="57"/>
        </w:numPr>
        <w:spacing w:before="100" w:beforeAutospacing="1" w:after="100" w:afterAutospacing="1" w:line="240" w:lineRule="auto"/>
        <w:rPr>
          <w:ins w:id="2515" w:author="SHAHZAIB KHAN" w:date="2026-10-07T20:47:00Z"/>
          <w:rFonts w:ascii="Times New Roman" w:eastAsia="Times New Roman" w:hAnsi="Times New Roman" w:cs="Times New Roman"/>
          <w:color w:val="FF0000"/>
          <w:sz w:val="24"/>
          <w:szCs w:val="24"/>
          <w:u w:val="single"/>
        </w:rPr>
      </w:pPr>
      <w:ins w:id="2516" w:author="SHAHZAIB KHAN" w:date="2026-10-07T20:47:00Z">
        <w:r w:rsidRPr="00DB397A">
          <w:rPr>
            <w:rFonts w:ascii="Times New Roman" w:eastAsia="Times New Roman" w:hAnsi="Times New Roman" w:cs="Times New Roman"/>
            <w:color w:val="FF0000"/>
            <w:sz w:val="24"/>
            <w:szCs w:val="24"/>
            <w:u w:val="single"/>
          </w:rPr>
          <w:t>The system asks the customer to confirm the cancellation.</w:t>
        </w:r>
      </w:ins>
    </w:p>
    <w:p w14:paraId="21EBD55E" w14:textId="77777777" w:rsidR="00C526BA" w:rsidRPr="00DB397A" w:rsidRDefault="00C526BA" w:rsidP="00C526BA">
      <w:pPr>
        <w:numPr>
          <w:ilvl w:val="0"/>
          <w:numId w:val="57"/>
        </w:numPr>
        <w:spacing w:before="100" w:beforeAutospacing="1" w:after="100" w:afterAutospacing="1" w:line="240" w:lineRule="auto"/>
        <w:rPr>
          <w:ins w:id="2517" w:author="SHAHZAIB KHAN" w:date="2026-10-07T20:47:00Z"/>
          <w:rFonts w:ascii="Times New Roman" w:eastAsia="Times New Roman" w:hAnsi="Times New Roman" w:cs="Times New Roman"/>
          <w:color w:val="FF0000"/>
          <w:sz w:val="24"/>
          <w:szCs w:val="24"/>
          <w:u w:val="single"/>
        </w:rPr>
      </w:pPr>
      <w:ins w:id="2518" w:author="SHAHZAIB KHAN" w:date="2026-10-07T20:47:00Z">
        <w:r w:rsidRPr="00DB397A">
          <w:rPr>
            <w:rFonts w:ascii="Times New Roman" w:eastAsia="Times New Roman" w:hAnsi="Times New Roman" w:cs="Times New Roman"/>
            <w:color w:val="FF0000"/>
            <w:sz w:val="24"/>
            <w:szCs w:val="24"/>
            <w:u w:val="single"/>
          </w:rPr>
          <w:t>The customer confirms the cancellation.</w:t>
        </w:r>
      </w:ins>
    </w:p>
    <w:p w14:paraId="6F654A17" w14:textId="77777777" w:rsidR="00C526BA" w:rsidRPr="00DB397A" w:rsidRDefault="00C526BA" w:rsidP="00C526BA">
      <w:pPr>
        <w:numPr>
          <w:ilvl w:val="0"/>
          <w:numId w:val="57"/>
        </w:numPr>
        <w:spacing w:before="100" w:beforeAutospacing="1" w:after="100" w:afterAutospacing="1" w:line="240" w:lineRule="auto"/>
        <w:rPr>
          <w:ins w:id="2519" w:author="SHAHZAIB KHAN" w:date="2026-10-07T20:47:00Z"/>
          <w:rFonts w:ascii="Times New Roman" w:eastAsia="Times New Roman" w:hAnsi="Times New Roman" w:cs="Times New Roman"/>
          <w:color w:val="FF0000"/>
          <w:sz w:val="24"/>
          <w:szCs w:val="24"/>
          <w:u w:val="single"/>
        </w:rPr>
      </w:pPr>
      <w:ins w:id="2520" w:author="SHAHZAIB KHAN" w:date="2026-10-07T20:47:00Z">
        <w:r w:rsidRPr="00DB397A">
          <w:rPr>
            <w:rFonts w:ascii="Times New Roman" w:eastAsia="Times New Roman" w:hAnsi="Times New Roman" w:cs="Times New Roman"/>
            <w:color w:val="FF0000"/>
            <w:sz w:val="24"/>
            <w:szCs w:val="24"/>
            <w:u w:val="single"/>
          </w:rPr>
          <w:t>The system changes the order status to Cancelled.</w:t>
        </w:r>
      </w:ins>
    </w:p>
    <w:p w14:paraId="1BD8577C" w14:textId="77777777" w:rsidR="00C526BA" w:rsidRPr="00DB397A" w:rsidRDefault="00C526BA" w:rsidP="00C526BA">
      <w:pPr>
        <w:numPr>
          <w:ilvl w:val="0"/>
          <w:numId w:val="57"/>
        </w:numPr>
        <w:spacing w:before="100" w:beforeAutospacing="1" w:after="100" w:afterAutospacing="1" w:line="240" w:lineRule="auto"/>
        <w:rPr>
          <w:ins w:id="2521" w:author="SHAHZAIB KHAN" w:date="2026-10-07T20:47:00Z"/>
          <w:rFonts w:ascii="Times New Roman" w:eastAsia="Times New Roman" w:hAnsi="Times New Roman" w:cs="Times New Roman"/>
          <w:color w:val="FF0000"/>
          <w:sz w:val="24"/>
          <w:szCs w:val="24"/>
          <w:u w:val="single"/>
        </w:rPr>
      </w:pPr>
      <w:ins w:id="2522" w:author="SHAHZAIB KHAN" w:date="2026-10-07T20:47:00Z">
        <w:r w:rsidRPr="00DB397A">
          <w:rPr>
            <w:rFonts w:ascii="Times New Roman" w:eastAsia="Times New Roman" w:hAnsi="Times New Roman" w:cs="Times New Roman"/>
            <w:color w:val="FF0000"/>
            <w:sz w:val="24"/>
            <w:szCs w:val="24"/>
            <w:u w:val="single"/>
          </w:rPr>
          <w:t>The system informs the salesman not to deliver the order.</w:t>
        </w:r>
      </w:ins>
    </w:p>
    <w:p w14:paraId="55A0DEBA" w14:textId="77777777" w:rsidR="00C526BA" w:rsidRPr="00DB397A" w:rsidRDefault="00C526BA" w:rsidP="00C526BA">
      <w:pPr>
        <w:spacing w:before="100" w:beforeAutospacing="1" w:after="100" w:afterAutospacing="1" w:line="240" w:lineRule="auto"/>
        <w:ind w:left="720"/>
        <w:rPr>
          <w:ins w:id="2523" w:author="SHAHZAIB KHAN" w:date="2026-10-07T20:47:00Z"/>
          <w:rFonts w:ascii="Times New Roman" w:eastAsia="Times New Roman" w:hAnsi="Times New Roman" w:cs="Times New Roman"/>
          <w:b/>
          <w:bCs/>
          <w:color w:val="FF0000"/>
          <w:sz w:val="24"/>
          <w:szCs w:val="24"/>
          <w:u w:val="single"/>
        </w:rPr>
      </w:pPr>
      <w:ins w:id="2524" w:author="SHAHZAIB KHAN" w:date="2026-10-07T20:47:00Z">
        <w:r w:rsidRPr="00DB397A">
          <w:rPr>
            <w:rFonts w:ascii="Times New Roman" w:eastAsia="Times New Roman" w:hAnsi="Times New Roman" w:cs="Times New Roman"/>
            <w:b/>
            <w:bCs/>
            <w:color w:val="FF0000"/>
            <w:sz w:val="24"/>
            <w:szCs w:val="24"/>
            <w:u w:val="single"/>
          </w:rPr>
          <w:t>4.2 Customer Is Not Available</w:t>
        </w:r>
      </w:ins>
    </w:p>
    <w:p w14:paraId="178D65A2" w14:textId="77777777" w:rsidR="00C526BA" w:rsidRPr="00DB397A" w:rsidRDefault="00C526BA" w:rsidP="00C526BA">
      <w:pPr>
        <w:numPr>
          <w:ilvl w:val="0"/>
          <w:numId w:val="58"/>
        </w:numPr>
        <w:spacing w:before="100" w:beforeAutospacing="1" w:after="100" w:afterAutospacing="1" w:line="240" w:lineRule="auto"/>
        <w:rPr>
          <w:ins w:id="2525" w:author="SHAHZAIB KHAN" w:date="2026-10-07T20:47:00Z"/>
          <w:rFonts w:ascii="Times New Roman" w:eastAsia="Times New Roman" w:hAnsi="Times New Roman" w:cs="Times New Roman"/>
          <w:color w:val="FF0000"/>
          <w:sz w:val="24"/>
          <w:szCs w:val="24"/>
          <w:u w:val="single"/>
        </w:rPr>
      </w:pPr>
      <w:ins w:id="2526" w:author="SHAHZAIB KHAN" w:date="2026-10-07T20:47:00Z">
        <w:r w:rsidRPr="00DB397A">
          <w:rPr>
            <w:rFonts w:ascii="Times New Roman" w:eastAsia="Times New Roman" w:hAnsi="Times New Roman" w:cs="Times New Roman"/>
            <w:color w:val="FF0000"/>
            <w:sz w:val="24"/>
            <w:szCs w:val="24"/>
            <w:u w:val="single"/>
          </w:rPr>
          <w:t>The salesman reaches the delivery location.</w:t>
        </w:r>
      </w:ins>
    </w:p>
    <w:p w14:paraId="2680A616" w14:textId="77777777" w:rsidR="00C526BA" w:rsidRPr="00DB397A" w:rsidRDefault="00C526BA" w:rsidP="00C526BA">
      <w:pPr>
        <w:numPr>
          <w:ilvl w:val="0"/>
          <w:numId w:val="58"/>
        </w:numPr>
        <w:spacing w:before="100" w:beforeAutospacing="1" w:after="100" w:afterAutospacing="1" w:line="240" w:lineRule="auto"/>
        <w:rPr>
          <w:ins w:id="2527" w:author="SHAHZAIB KHAN" w:date="2026-10-07T20:47:00Z"/>
          <w:rFonts w:ascii="Times New Roman" w:eastAsia="Times New Roman" w:hAnsi="Times New Roman" w:cs="Times New Roman"/>
          <w:color w:val="FF0000"/>
          <w:sz w:val="24"/>
          <w:szCs w:val="24"/>
          <w:u w:val="single"/>
        </w:rPr>
      </w:pPr>
      <w:ins w:id="2528" w:author="SHAHZAIB KHAN" w:date="2026-10-07T20:47:00Z">
        <w:r w:rsidRPr="00DB397A">
          <w:rPr>
            <w:rFonts w:ascii="Times New Roman" w:eastAsia="Times New Roman" w:hAnsi="Times New Roman" w:cs="Times New Roman"/>
            <w:color w:val="FF0000"/>
            <w:sz w:val="24"/>
            <w:szCs w:val="24"/>
            <w:u w:val="single"/>
          </w:rPr>
          <w:t>The customer is not available to receive the order.</w:t>
        </w:r>
      </w:ins>
    </w:p>
    <w:p w14:paraId="3070503E" w14:textId="77777777" w:rsidR="00C526BA" w:rsidRPr="00DB397A" w:rsidRDefault="00C526BA" w:rsidP="00C526BA">
      <w:pPr>
        <w:numPr>
          <w:ilvl w:val="0"/>
          <w:numId w:val="58"/>
        </w:numPr>
        <w:spacing w:before="100" w:beforeAutospacing="1" w:after="100" w:afterAutospacing="1" w:line="240" w:lineRule="auto"/>
        <w:rPr>
          <w:ins w:id="2529" w:author="SHAHZAIB KHAN" w:date="2026-10-07T20:47:00Z"/>
          <w:rFonts w:ascii="Times New Roman" w:eastAsia="Times New Roman" w:hAnsi="Times New Roman" w:cs="Times New Roman"/>
          <w:color w:val="FF0000"/>
          <w:sz w:val="24"/>
          <w:szCs w:val="24"/>
          <w:u w:val="single"/>
        </w:rPr>
      </w:pPr>
      <w:ins w:id="2530" w:author="SHAHZAIB KHAN" w:date="2026-10-07T20:47:00Z">
        <w:r w:rsidRPr="00DB397A">
          <w:rPr>
            <w:rFonts w:ascii="Times New Roman" w:eastAsia="Times New Roman" w:hAnsi="Times New Roman" w:cs="Times New Roman"/>
            <w:color w:val="FF0000"/>
            <w:sz w:val="24"/>
            <w:szCs w:val="24"/>
            <w:u w:val="single"/>
          </w:rPr>
          <w:t>The salesman informs the system about the unsuccessful delivery attempt.</w:t>
        </w:r>
      </w:ins>
    </w:p>
    <w:p w14:paraId="5FC3217B" w14:textId="77777777" w:rsidR="00C526BA" w:rsidRPr="00DB397A" w:rsidRDefault="00C526BA" w:rsidP="00C526BA">
      <w:pPr>
        <w:numPr>
          <w:ilvl w:val="0"/>
          <w:numId w:val="58"/>
        </w:numPr>
        <w:spacing w:before="100" w:beforeAutospacing="1" w:after="100" w:afterAutospacing="1" w:line="240" w:lineRule="auto"/>
        <w:rPr>
          <w:ins w:id="2531" w:author="SHAHZAIB KHAN" w:date="2026-10-07T20:47:00Z"/>
          <w:rFonts w:ascii="Times New Roman" w:eastAsia="Times New Roman" w:hAnsi="Times New Roman" w:cs="Times New Roman"/>
          <w:color w:val="FF0000"/>
          <w:sz w:val="24"/>
          <w:szCs w:val="24"/>
          <w:u w:val="single"/>
        </w:rPr>
      </w:pPr>
      <w:ins w:id="2532" w:author="SHAHZAIB KHAN" w:date="2026-10-07T20:47:00Z">
        <w:r w:rsidRPr="00DB397A">
          <w:rPr>
            <w:rFonts w:ascii="Times New Roman" w:eastAsia="Times New Roman" w:hAnsi="Times New Roman" w:cs="Times New Roman"/>
            <w:color w:val="FF0000"/>
            <w:sz w:val="24"/>
            <w:szCs w:val="24"/>
            <w:u w:val="single"/>
          </w:rPr>
          <w:t>The system keeps the order status as Pending Delivery.</w:t>
        </w:r>
      </w:ins>
    </w:p>
    <w:p w14:paraId="5BE8460C" w14:textId="77777777" w:rsidR="00C526BA" w:rsidRPr="00DB397A" w:rsidRDefault="00C526BA" w:rsidP="00C526BA">
      <w:pPr>
        <w:numPr>
          <w:ilvl w:val="0"/>
          <w:numId w:val="58"/>
        </w:numPr>
        <w:spacing w:before="100" w:beforeAutospacing="1" w:after="100" w:afterAutospacing="1" w:line="240" w:lineRule="auto"/>
        <w:rPr>
          <w:ins w:id="2533" w:author="SHAHZAIB KHAN" w:date="2026-10-07T20:47:00Z"/>
          <w:rFonts w:ascii="Times New Roman" w:eastAsia="Times New Roman" w:hAnsi="Times New Roman" w:cs="Times New Roman"/>
          <w:color w:val="FF0000"/>
          <w:sz w:val="24"/>
          <w:szCs w:val="24"/>
          <w:u w:val="single"/>
        </w:rPr>
      </w:pPr>
      <w:ins w:id="2534" w:author="SHAHZAIB KHAN" w:date="2026-10-07T20:47:00Z">
        <w:r w:rsidRPr="00DB397A">
          <w:rPr>
            <w:rFonts w:ascii="Times New Roman" w:eastAsia="Times New Roman" w:hAnsi="Times New Roman" w:cs="Times New Roman"/>
            <w:color w:val="FF0000"/>
            <w:sz w:val="24"/>
            <w:szCs w:val="24"/>
            <w:u w:val="single"/>
          </w:rPr>
          <w:t>The delivery can be attempted again.</w:t>
        </w:r>
      </w:ins>
    </w:p>
    <w:p w14:paraId="78D41671" w14:textId="77777777" w:rsidR="00C526BA" w:rsidRPr="00DB397A" w:rsidRDefault="00C526BA" w:rsidP="00C526BA">
      <w:pPr>
        <w:spacing w:before="100" w:beforeAutospacing="1" w:after="100" w:afterAutospacing="1" w:line="240" w:lineRule="auto"/>
        <w:ind w:left="720"/>
        <w:rPr>
          <w:ins w:id="2535" w:author="SHAHZAIB KHAN" w:date="2026-10-07T20:47:00Z"/>
          <w:rFonts w:ascii="Times New Roman" w:eastAsia="Times New Roman" w:hAnsi="Times New Roman" w:cs="Times New Roman"/>
          <w:b/>
          <w:bCs/>
          <w:color w:val="FF0000"/>
          <w:sz w:val="24"/>
          <w:szCs w:val="24"/>
          <w:u w:val="single"/>
        </w:rPr>
      </w:pPr>
      <w:ins w:id="2536" w:author="SHAHZAIB KHAN" w:date="2026-10-07T20:47:00Z">
        <w:r w:rsidRPr="00DB397A">
          <w:rPr>
            <w:rFonts w:ascii="Times New Roman" w:eastAsia="Times New Roman" w:hAnsi="Times New Roman" w:cs="Times New Roman"/>
            <w:b/>
            <w:bCs/>
            <w:color w:val="FF0000"/>
            <w:sz w:val="24"/>
            <w:szCs w:val="24"/>
            <w:u w:val="single"/>
          </w:rPr>
          <w:t>5. Exception Flows</w:t>
        </w:r>
      </w:ins>
    </w:p>
    <w:p w14:paraId="7B6DF651" w14:textId="77777777" w:rsidR="00C526BA" w:rsidRPr="00DB397A" w:rsidRDefault="00C526BA" w:rsidP="00C526BA">
      <w:pPr>
        <w:spacing w:before="100" w:beforeAutospacing="1" w:after="100" w:afterAutospacing="1" w:line="240" w:lineRule="auto"/>
        <w:ind w:left="720"/>
        <w:rPr>
          <w:ins w:id="2537" w:author="SHAHZAIB KHAN" w:date="2026-10-07T20:47:00Z"/>
          <w:rFonts w:ascii="Times New Roman" w:eastAsia="Times New Roman" w:hAnsi="Times New Roman" w:cs="Times New Roman"/>
          <w:b/>
          <w:bCs/>
          <w:color w:val="FF0000"/>
          <w:sz w:val="24"/>
          <w:szCs w:val="24"/>
          <w:u w:val="single"/>
        </w:rPr>
      </w:pPr>
      <w:ins w:id="2538" w:author="SHAHZAIB KHAN" w:date="2026-10-07T20:47:00Z">
        <w:r w:rsidRPr="00DB397A">
          <w:rPr>
            <w:rFonts w:ascii="Times New Roman" w:eastAsia="Times New Roman" w:hAnsi="Times New Roman" w:cs="Times New Roman"/>
            <w:b/>
            <w:bCs/>
            <w:color w:val="FF0000"/>
            <w:sz w:val="24"/>
            <w:szCs w:val="24"/>
            <w:u w:val="single"/>
          </w:rPr>
          <w:t>5.1 Invalid Delivery Details</w:t>
        </w:r>
      </w:ins>
    </w:p>
    <w:p w14:paraId="448F78A3" w14:textId="77777777" w:rsidR="00C526BA" w:rsidRPr="00DB397A" w:rsidRDefault="00C526BA" w:rsidP="00C526BA">
      <w:pPr>
        <w:numPr>
          <w:ilvl w:val="0"/>
          <w:numId w:val="59"/>
        </w:numPr>
        <w:spacing w:before="100" w:beforeAutospacing="1" w:after="100" w:afterAutospacing="1" w:line="240" w:lineRule="auto"/>
        <w:rPr>
          <w:ins w:id="2539" w:author="SHAHZAIB KHAN" w:date="2026-10-07T20:47:00Z"/>
          <w:rFonts w:ascii="Times New Roman" w:eastAsia="Times New Roman" w:hAnsi="Times New Roman" w:cs="Times New Roman"/>
          <w:color w:val="FF0000"/>
          <w:sz w:val="24"/>
          <w:szCs w:val="24"/>
          <w:u w:val="single"/>
        </w:rPr>
      </w:pPr>
      <w:ins w:id="2540" w:author="SHAHZAIB KHAN" w:date="2026-10-07T20:47:00Z">
        <w:r w:rsidRPr="00DB397A">
          <w:rPr>
            <w:rFonts w:ascii="Times New Roman" w:eastAsia="Times New Roman" w:hAnsi="Times New Roman" w:cs="Times New Roman"/>
            <w:color w:val="FF0000"/>
            <w:sz w:val="24"/>
            <w:szCs w:val="24"/>
            <w:u w:val="single"/>
          </w:rPr>
          <w:t>The system detects incorrect or incomplete delivery details.</w:t>
        </w:r>
      </w:ins>
    </w:p>
    <w:p w14:paraId="4F13DEC1" w14:textId="77777777" w:rsidR="00C526BA" w:rsidRPr="00DB397A" w:rsidRDefault="00C526BA" w:rsidP="00C526BA">
      <w:pPr>
        <w:numPr>
          <w:ilvl w:val="0"/>
          <w:numId w:val="59"/>
        </w:numPr>
        <w:spacing w:before="100" w:beforeAutospacing="1" w:after="100" w:afterAutospacing="1" w:line="240" w:lineRule="auto"/>
        <w:rPr>
          <w:ins w:id="2541" w:author="SHAHZAIB KHAN" w:date="2026-10-07T20:47:00Z"/>
          <w:rFonts w:ascii="Times New Roman" w:eastAsia="Times New Roman" w:hAnsi="Times New Roman" w:cs="Times New Roman"/>
          <w:color w:val="FF0000"/>
          <w:sz w:val="24"/>
          <w:szCs w:val="24"/>
          <w:u w:val="single"/>
        </w:rPr>
      </w:pPr>
      <w:ins w:id="2542" w:author="SHAHZAIB KHAN" w:date="2026-10-07T20:47:00Z">
        <w:r w:rsidRPr="00DB397A">
          <w:rPr>
            <w:rFonts w:ascii="Times New Roman" w:eastAsia="Times New Roman" w:hAnsi="Times New Roman" w:cs="Times New Roman"/>
            <w:color w:val="FF0000"/>
            <w:sz w:val="24"/>
            <w:szCs w:val="24"/>
            <w:u w:val="single"/>
          </w:rPr>
          <w:t>The system displays an error message.</w:t>
        </w:r>
      </w:ins>
    </w:p>
    <w:p w14:paraId="48556E46" w14:textId="77777777" w:rsidR="00C526BA" w:rsidRPr="00DB397A" w:rsidRDefault="00C526BA" w:rsidP="00C526BA">
      <w:pPr>
        <w:numPr>
          <w:ilvl w:val="0"/>
          <w:numId w:val="59"/>
        </w:numPr>
        <w:spacing w:before="100" w:beforeAutospacing="1" w:after="100" w:afterAutospacing="1" w:line="240" w:lineRule="auto"/>
        <w:rPr>
          <w:ins w:id="2543" w:author="SHAHZAIB KHAN" w:date="2026-10-07T20:47:00Z"/>
          <w:rFonts w:ascii="Times New Roman" w:eastAsia="Times New Roman" w:hAnsi="Times New Roman" w:cs="Times New Roman"/>
          <w:color w:val="FF0000"/>
          <w:sz w:val="24"/>
          <w:szCs w:val="24"/>
          <w:u w:val="single"/>
        </w:rPr>
      </w:pPr>
      <w:ins w:id="2544" w:author="SHAHZAIB KHAN" w:date="2026-10-07T20:47:00Z">
        <w:r w:rsidRPr="00DB397A">
          <w:rPr>
            <w:rFonts w:ascii="Times New Roman" w:eastAsia="Times New Roman" w:hAnsi="Times New Roman" w:cs="Times New Roman"/>
            <w:color w:val="FF0000"/>
            <w:sz w:val="24"/>
            <w:szCs w:val="24"/>
            <w:u w:val="single"/>
          </w:rPr>
          <w:t>The customer provides the correct delivery details.</w:t>
        </w:r>
      </w:ins>
    </w:p>
    <w:p w14:paraId="10745D4E" w14:textId="77777777" w:rsidR="00C526BA" w:rsidRPr="00DB397A" w:rsidRDefault="00C526BA" w:rsidP="00C526BA">
      <w:pPr>
        <w:numPr>
          <w:ilvl w:val="0"/>
          <w:numId w:val="59"/>
        </w:numPr>
        <w:spacing w:before="100" w:beforeAutospacing="1" w:after="100" w:afterAutospacing="1" w:line="240" w:lineRule="auto"/>
        <w:rPr>
          <w:ins w:id="2545" w:author="SHAHZAIB KHAN" w:date="2026-10-07T20:47:00Z"/>
          <w:rFonts w:ascii="Times New Roman" w:eastAsia="Times New Roman" w:hAnsi="Times New Roman" w:cs="Times New Roman"/>
          <w:color w:val="FF0000"/>
          <w:sz w:val="24"/>
          <w:szCs w:val="24"/>
          <w:u w:val="single"/>
        </w:rPr>
      </w:pPr>
      <w:ins w:id="2546" w:author="SHAHZAIB KHAN" w:date="2026-10-07T20:47:00Z">
        <w:r w:rsidRPr="00DB397A">
          <w:rPr>
            <w:rFonts w:ascii="Times New Roman" w:eastAsia="Times New Roman" w:hAnsi="Times New Roman" w:cs="Times New Roman"/>
            <w:color w:val="FF0000"/>
            <w:sz w:val="24"/>
            <w:szCs w:val="24"/>
            <w:u w:val="single"/>
          </w:rPr>
          <w:t>The system updates the delivery information.</w:t>
        </w:r>
      </w:ins>
    </w:p>
    <w:p w14:paraId="5B2C4610" w14:textId="77777777" w:rsidR="00C526BA" w:rsidRPr="00DB397A" w:rsidRDefault="00C526BA" w:rsidP="00C526BA">
      <w:pPr>
        <w:spacing w:before="100" w:beforeAutospacing="1" w:after="100" w:afterAutospacing="1" w:line="240" w:lineRule="auto"/>
        <w:ind w:left="720"/>
        <w:rPr>
          <w:ins w:id="2547" w:author="SHAHZAIB KHAN" w:date="2026-10-07T20:47:00Z"/>
          <w:rFonts w:ascii="Times New Roman" w:eastAsia="Times New Roman" w:hAnsi="Times New Roman" w:cs="Times New Roman"/>
          <w:b/>
          <w:bCs/>
          <w:color w:val="FF0000"/>
          <w:sz w:val="24"/>
          <w:szCs w:val="24"/>
          <w:u w:val="single"/>
        </w:rPr>
      </w:pPr>
      <w:ins w:id="2548" w:author="SHAHZAIB KHAN" w:date="2026-10-07T20:47:00Z">
        <w:r w:rsidRPr="00DB397A">
          <w:rPr>
            <w:rFonts w:ascii="Times New Roman" w:eastAsia="Times New Roman" w:hAnsi="Times New Roman" w:cs="Times New Roman"/>
            <w:b/>
            <w:bCs/>
            <w:color w:val="FF0000"/>
            <w:sz w:val="24"/>
            <w:szCs w:val="24"/>
            <w:u w:val="single"/>
          </w:rPr>
          <w:t>5.2 Payment Not Verified</w:t>
        </w:r>
      </w:ins>
    </w:p>
    <w:p w14:paraId="4C88ADA7" w14:textId="77777777" w:rsidR="00C526BA" w:rsidRPr="00DB397A" w:rsidRDefault="00C526BA" w:rsidP="00C526BA">
      <w:pPr>
        <w:numPr>
          <w:ilvl w:val="0"/>
          <w:numId w:val="60"/>
        </w:numPr>
        <w:spacing w:before="100" w:beforeAutospacing="1" w:after="100" w:afterAutospacing="1" w:line="240" w:lineRule="auto"/>
        <w:rPr>
          <w:ins w:id="2549" w:author="SHAHZAIB KHAN" w:date="2026-10-07T20:47:00Z"/>
          <w:rFonts w:ascii="Times New Roman" w:eastAsia="Times New Roman" w:hAnsi="Times New Roman" w:cs="Times New Roman"/>
          <w:color w:val="FF0000"/>
          <w:sz w:val="24"/>
          <w:szCs w:val="24"/>
          <w:u w:val="single"/>
        </w:rPr>
      </w:pPr>
      <w:ins w:id="2550" w:author="SHAHZAIB KHAN" w:date="2026-10-07T20:47:00Z">
        <w:r w:rsidRPr="00DB397A">
          <w:rPr>
            <w:rFonts w:ascii="Times New Roman" w:eastAsia="Times New Roman" w:hAnsi="Times New Roman" w:cs="Times New Roman"/>
            <w:color w:val="FF0000"/>
            <w:sz w:val="24"/>
            <w:szCs w:val="24"/>
            <w:u w:val="single"/>
          </w:rPr>
          <w:t>The salesman checks the payment status.</w:t>
        </w:r>
      </w:ins>
    </w:p>
    <w:p w14:paraId="327AB157" w14:textId="77777777" w:rsidR="00C526BA" w:rsidRPr="00DB397A" w:rsidRDefault="00C526BA" w:rsidP="00C526BA">
      <w:pPr>
        <w:numPr>
          <w:ilvl w:val="0"/>
          <w:numId w:val="60"/>
        </w:numPr>
        <w:spacing w:before="100" w:beforeAutospacing="1" w:after="100" w:afterAutospacing="1" w:line="240" w:lineRule="auto"/>
        <w:rPr>
          <w:ins w:id="2551" w:author="SHAHZAIB KHAN" w:date="2026-10-07T20:47:00Z"/>
          <w:rFonts w:ascii="Times New Roman" w:eastAsia="Times New Roman" w:hAnsi="Times New Roman" w:cs="Times New Roman"/>
          <w:color w:val="FF0000"/>
          <w:sz w:val="24"/>
          <w:szCs w:val="24"/>
          <w:u w:val="single"/>
        </w:rPr>
      </w:pPr>
      <w:ins w:id="2552" w:author="SHAHZAIB KHAN" w:date="2026-10-07T20:47:00Z">
        <w:r w:rsidRPr="00DB397A">
          <w:rPr>
            <w:rFonts w:ascii="Times New Roman" w:eastAsia="Times New Roman" w:hAnsi="Times New Roman" w:cs="Times New Roman"/>
            <w:color w:val="FF0000"/>
            <w:sz w:val="24"/>
            <w:szCs w:val="24"/>
            <w:u w:val="single"/>
          </w:rPr>
          <w:t>The system shows that payment has not been completed or verified.</w:t>
        </w:r>
      </w:ins>
    </w:p>
    <w:p w14:paraId="27F22FFF" w14:textId="77777777" w:rsidR="00C526BA" w:rsidRPr="00DB397A" w:rsidRDefault="00C526BA" w:rsidP="00C526BA">
      <w:pPr>
        <w:numPr>
          <w:ilvl w:val="0"/>
          <w:numId w:val="60"/>
        </w:numPr>
        <w:spacing w:before="100" w:beforeAutospacing="1" w:after="100" w:afterAutospacing="1" w:line="240" w:lineRule="auto"/>
        <w:rPr>
          <w:ins w:id="2553" w:author="SHAHZAIB KHAN" w:date="2026-10-07T20:47:00Z"/>
          <w:rFonts w:ascii="Times New Roman" w:eastAsia="Times New Roman" w:hAnsi="Times New Roman" w:cs="Times New Roman"/>
          <w:color w:val="FF0000"/>
          <w:sz w:val="24"/>
          <w:szCs w:val="24"/>
          <w:u w:val="single"/>
        </w:rPr>
      </w:pPr>
      <w:ins w:id="2554" w:author="SHAHZAIB KHAN" w:date="2026-10-07T20:47:00Z">
        <w:r w:rsidRPr="00DB397A">
          <w:rPr>
            <w:rFonts w:ascii="Times New Roman" w:eastAsia="Times New Roman" w:hAnsi="Times New Roman" w:cs="Times New Roman"/>
            <w:color w:val="FF0000"/>
            <w:sz w:val="24"/>
            <w:szCs w:val="24"/>
            <w:u w:val="single"/>
          </w:rPr>
          <w:t>The salesman does not deliver the order.</w:t>
        </w:r>
      </w:ins>
    </w:p>
    <w:p w14:paraId="112817DD" w14:textId="77777777" w:rsidR="00C526BA" w:rsidRPr="00DB397A" w:rsidRDefault="00C526BA" w:rsidP="00C526BA">
      <w:pPr>
        <w:numPr>
          <w:ilvl w:val="0"/>
          <w:numId w:val="60"/>
        </w:numPr>
        <w:spacing w:before="100" w:beforeAutospacing="1" w:after="100" w:afterAutospacing="1" w:line="240" w:lineRule="auto"/>
        <w:rPr>
          <w:ins w:id="2555" w:author="SHAHZAIB KHAN" w:date="2026-10-07T20:47:00Z"/>
          <w:rFonts w:ascii="Times New Roman" w:eastAsia="Times New Roman" w:hAnsi="Times New Roman" w:cs="Times New Roman"/>
          <w:color w:val="FF0000"/>
          <w:sz w:val="24"/>
          <w:szCs w:val="24"/>
          <w:u w:val="single"/>
        </w:rPr>
      </w:pPr>
      <w:ins w:id="2556" w:author="SHAHZAIB KHAN" w:date="2026-10-07T20:47:00Z">
        <w:r w:rsidRPr="00DB397A">
          <w:rPr>
            <w:rFonts w:ascii="Times New Roman" w:eastAsia="Times New Roman" w:hAnsi="Times New Roman" w:cs="Times New Roman"/>
            <w:color w:val="FF0000"/>
            <w:sz w:val="24"/>
            <w:szCs w:val="24"/>
            <w:u w:val="single"/>
          </w:rPr>
          <w:t>The system keeps the order status as Payment Pending.</w:t>
        </w:r>
      </w:ins>
    </w:p>
    <w:p w14:paraId="4A28450A" w14:textId="77777777" w:rsidR="00C526BA" w:rsidRPr="00DB397A" w:rsidRDefault="00C526BA" w:rsidP="00C526BA">
      <w:pPr>
        <w:spacing w:before="100" w:beforeAutospacing="1" w:after="100" w:afterAutospacing="1" w:line="240" w:lineRule="auto"/>
        <w:ind w:left="720"/>
        <w:rPr>
          <w:ins w:id="2557" w:author="SHAHZAIB KHAN" w:date="2026-10-07T20:47:00Z"/>
          <w:rFonts w:ascii="Times New Roman" w:eastAsia="Times New Roman" w:hAnsi="Times New Roman" w:cs="Times New Roman"/>
          <w:b/>
          <w:bCs/>
          <w:color w:val="FF0000"/>
          <w:sz w:val="24"/>
          <w:szCs w:val="24"/>
          <w:u w:val="single"/>
        </w:rPr>
      </w:pPr>
      <w:ins w:id="2558" w:author="SHAHZAIB KHAN" w:date="2026-10-07T20:47:00Z">
        <w:r w:rsidRPr="00DB397A">
          <w:rPr>
            <w:rFonts w:ascii="Times New Roman" w:eastAsia="Times New Roman" w:hAnsi="Times New Roman" w:cs="Times New Roman"/>
            <w:b/>
            <w:bCs/>
            <w:color w:val="FF0000"/>
            <w:sz w:val="24"/>
            <w:szCs w:val="24"/>
            <w:u w:val="single"/>
          </w:rPr>
          <w:t>5.3 Delivery Area Not Supported</w:t>
        </w:r>
      </w:ins>
    </w:p>
    <w:p w14:paraId="05ED5C9D" w14:textId="77777777" w:rsidR="00C526BA" w:rsidRPr="00DB397A" w:rsidRDefault="00C526BA" w:rsidP="00C526BA">
      <w:pPr>
        <w:numPr>
          <w:ilvl w:val="0"/>
          <w:numId w:val="61"/>
        </w:numPr>
        <w:spacing w:before="100" w:beforeAutospacing="1" w:after="100" w:afterAutospacing="1" w:line="240" w:lineRule="auto"/>
        <w:rPr>
          <w:ins w:id="2559" w:author="SHAHZAIB KHAN" w:date="2026-10-07T20:47:00Z"/>
          <w:rFonts w:ascii="Times New Roman" w:eastAsia="Times New Roman" w:hAnsi="Times New Roman" w:cs="Times New Roman"/>
          <w:color w:val="FF0000"/>
          <w:sz w:val="24"/>
          <w:szCs w:val="24"/>
          <w:u w:val="single"/>
        </w:rPr>
      </w:pPr>
      <w:ins w:id="2560" w:author="SHAHZAIB KHAN" w:date="2026-10-07T20:47:00Z">
        <w:r w:rsidRPr="00DB397A">
          <w:rPr>
            <w:rFonts w:ascii="Times New Roman" w:eastAsia="Times New Roman" w:hAnsi="Times New Roman" w:cs="Times New Roman"/>
            <w:color w:val="FF0000"/>
            <w:sz w:val="24"/>
            <w:szCs w:val="24"/>
            <w:u w:val="single"/>
          </w:rPr>
          <w:t>The system finds that the specified area is not included in the allowed delivery areas.</w:t>
        </w:r>
      </w:ins>
    </w:p>
    <w:p w14:paraId="7E06AD8D" w14:textId="77777777" w:rsidR="00C526BA" w:rsidRPr="00DB397A" w:rsidRDefault="00C526BA" w:rsidP="00C526BA">
      <w:pPr>
        <w:numPr>
          <w:ilvl w:val="0"/>
          <w:numId w:val="61"/>
        </w:numPr>
        <w:spacing w:before="100" w:beforeAutospacing="1" w:after="100" w:afterAutospacing="1" w:line="240" w:lineRule="auto"/>
        <w:rPr>
          <w:ins w:id="2561" w:author="SHAHZAIB KHAN" w:date="2026-10-07T20:47:00Z"/>
          <w:rFonts w:ascii="Times New Roman" w:eastAsia="Times New Roman" w:hAnsi="Times New Roman" w:cs="Times New Roman"/>
          <w:color w:val="FF0000"/>
          <w:sz w:val="24"/>
          <w:szCs w:val="24"/>
          <w:u w:val="single"/>
        </w:rPr>
      </w:pPr>
      <w:ins w:id="2562" w:author="SHAHZAIB KHAN" w:date="2026-10-07T20:47:00Z">
        <w:r w:rsidRPr="00DB397A">
          <w:rPr>
            <w:rFonts w:ascii="Times New Roman" w:eastAsia="Times New Roman" w:hAnsi="Times New Roman" w:cs="Times New Roman"/>
            <w:color w:val="FF0000"/>
            <w:sz w:val="24"/>
            <w:szCs w:val="24"/>
            <w:u w:val="single"/>
          </w:rPr>
          <w:t>The system informs the customer and salesman.</w:t>
        </w:r>
      </w:ins>
    </w:p>
    <w:p w14:paraId="613CF51A" w14:textId="77777777" w:rsidR="00C526BA" w:rsidRPr="00DB397A" w:rsidRDefault="00C526BA" w:rsidP="00C526BA">
      <w:pPr>
        <w:numPr>
          <w:ilvl w:val="0"/>
          <w:numId w:val="61"/>
        </w:numPr>
        <w:spacing w:before="100" w:beforeAutospacing="1" w:after="100" w:afterAutospacing="1" w:line="240" w:lineRule="auto"/>
        <w:rPr>
          <w:ins w:id="2563" w:author="SHAHZAIB KHAN" w:date="2026-10-07T20:47:00Z"/>
          <w:rFonts w:ascii="Times New Roman" w:eastAsia="Times New Roman" w:hAnsi="Times New Roman" w:cs="Times New Roman"/>
          <w:color w:val="FF0000"/>
          <w:sz w:val="24"/>
          <w:szCs w:val="24"/>
          <w:u w:val="single"/>
        </w:rPr>
      </w:pPr>
      <w:ins w:id="2564" w:author="SHAHZAIB KHAN" w:date="2026-10-07T20:47:00Z">
        <w:r w:rsidRPr="00DB397A">
          <w:rPr>
            <w:rFonts w:ascii="Times New Roman" w:eastAsia="Times New Roman" w:hAnsi="Times New Roman" w:cs="Times New Roman"/>
            <w:color w:val="FF0000"/>
            <w:sz w:val="24"/>
            <w:szCs w:val="24"/>
            <w:u w:val="single"/>
          </w:rPr>
          <w:t>The order is not sent for delivery until a valid delivery area is provided.</w:t>
        </w:r>
      </w:ins>
    </w:p>
    <w:p w14:paraId="7A93E273" w14:textId="77777777" w:rsidR="00C526BA" w:rsidRPr="00DB397A" w:rsidRDefault="00C526BA" w:rsidP="00C526BA">
      <w:pPr>
        <w:spacing w:before="100" w:beforeAutospacing="1" w:after="100" w:afterAutospacing="1" w:line="240" w:lineRule="auto"/>
        <w:ind w:left="720"/>
        <w:rPr>
          <w:ins w:id="2565" w:author="SHAHZAIB KHAN" w:date="2026-10-07T20:47:00Z"/>
          <w:rFonts w:ascii="Times New Roman" w:eastAsia="Times New Roman" w:hAnsi="Times New Roman" w:cs="Times New Roman"/>
          <w:b/>
          <w:bCs/>
          <w:color w:val="FF0000"/>
          <w:sz w:val="24"/>
          <w:szCs w:val="24"/>
          <w:u w:val="single"/>
        </w:rPr>
      </w:pPr>
      <w:ins w:id="2566" w:author="SHAHZAIB KHAN" w:date="2026-10-07T20:47:00Z">
        <w:r w:rsidRPr="00DB397A">
          <w:rPr>
            <w:rFonts w:ascii="Times New Roman" w:eastAsia="Times New Roman" w:hAnsi="Times New Roman" w:cs="Times New Roman"/>
            <w:b/>
            <w:bCs/>
            <w:color w:val="FF0000"/>
            <w:sz w:val="24"/>
            <w:szCs w:val="24"/>
            <w:u w:val="single"/>
          </w:rPr>
          <w:t>5.4 Order Already Cancelled</w:t>
        </w:r>
      </w:ins>
    </w:p>
    <w:p w14:paraId="16634739" w14:textId="77777777" w:rsidR="00C526BA" w:rsidRPr="00DB397A" w:rsidRDefault="00C526BA" w:rsidP="00C526BA">
      <w:pPr>
        <w:numPr>
          <w:ilvl w:val="0"/>
          <w:numId w:val="62"/>
        </w:numPr>
        <w:spacing w:before="100" w:beforeAutospacing="1" w:after="100" w:afterAutospacing="1" w:line="240" w:lineRule="auto"/>
        <w:rPr>
          <w:ins w:id="2567" w:author="SHAHZAIB KHAN" w:date="2026-10-07T20:47:00Z"/>
          <w:rFonts w:ascii="Times New Roman" w:eastAsia="Times New Roman" w:hAnsi="Times New Roman" w:cs="Times New Roman"/>
          <w:color w:val="FF0000"/>
          <w:sz w:val="24"/>
          <w:szCs w:val="24"/>
          <w:u w:val="single"/>
        </w:rPr>
      </w:pPr>
      <w:ins w:id="2568" w:author="SHAHZAIB KHAN" w:date="2026-10-07T20:47:00Z">
        <w:r w:rsidRPr="00DB397A">
          <w:rPr>
            <w:rFonts w:ascii="Times New Roman" w:eastAsia="Times New Roman" w:hAnsi="Times New Roman" w:cs="Times New Roman"/>
            <w:color w:val="FF0000"/>
            <w:sz w:val="24"/>
            <w:szCs w:val="24"/>
            <w:u w:val="single"/>
          </w:rPr>
          <w:t>The salesman checks the order status.</w:t>
        </w:r>
      </w:ins>
    </w:p>
    <w:p w14:paraId="79B0097B" w14:textId="77777777" w:rsidR="00C526BA" w:rsidRPr="00DB397A" w:rsidRDefault="00C526BA" w:rsidP="00C526BA">
      <w:pPr>
        <w:numPr>
          <w:ilvl w:val="0"/>
          <w:numId w:val="62"/>
        </w:numPr>
        <w:spacing w:before="100" w:beforeAutospacing="1" w:after="100" w:afterAutospacing="1" w:line="240" w:lineRule="auto"/>
        <w:rPr>
          <w:ins w:id="2569" w:author="SHAHZAIB KHAN" w:date="2026-10-07T20:47:00Z"/>
          <w:rFonts w:ascii="Times New Roman" w:eastAsia="Times New Roman" w:hAnsi="Times New Roman" w:cs="Times New Roman"/>
          <w:color w:val="FF0000"/>
          <w:sz w:val="24"/>
          <w:szCs w:val="24"/>
          <w:u w:val="single"/>
        </w:rPr>
      </w:pPr>
      <w:ins w:id="2570" w:author="SHAHZAIB KHAN" w:date="2026-10-07T20:47:00Z">
        <w:r w:rsidRPr="00DB397A">
          <w:rPr>
            <w:rFonts w:ascii="Times New Roman" w:eastAsia="Times New Roman" w:hAnsi="Times New Roman" w:cs="Times New Roman"/>
            <w:color w:val="FF0000"/>
            <w:sz w:val="24"/>
            <w:szCs w:val="24"/>
            <w:u w:val="single"/>
          </w:rPr>
          <w:t>The system shows that the order has already been cancelled.</w:t>
        </w:r>
      </w:ins>
    </w:p>
    <w:p w14:paraId="7168A13A" w14:textId="77777777" w:rsidR="00C526BA" w:rsidRPr="00DB397A" w:rsidRDefault="00C526BA" w:rsidP="00C526BA">
      <w:pPr>
        <w:numPr>
          <w:ilvl w:val="0"/>
          <w:numId w:val="62"/>
        </w:numPr>
        <w:spacing w:before="100" w:beforeAutospacing="1" w:after="100" w:afterAutospacing="1" w:line="240" w:lineRule="auto"/>
        <w:rPr>
          <w:ins w:id="2571" w:author="SHAHZAIB KHAN" w:date="2026-10-07T20:47:00Z"/>
          <w:rFonts w:ascii="Times New Roman" w:eastAsia="Times New Roman" w:hAnsi="Times New Roman" w:cs="Times New Roman"/>
          <w:color w:val="FF0000"/>
          <w:sz w:val="24"/>
          <w:szCs w:val="24"/>
          <w:u w:val="single"/>
        </w:rPr>
      </w:pPr>
      <w:ins w:id="2572" w:author="SHAHZAIB KHAN" w:date="2026-10-07T20:47:00Z">
        <w:r w:rsidRPr="00DB397A">
          <w:rPr>
            <w:rFonts w:ascii="Times New Roman" w:eastAsia="Times New Roman" w:hAnsi="Times New Roman" w:cs="Times New Roman"/>
            <w:color w:val="FF0000"/>
            <w:sz w:val="24"/>
            <w:szCs w:val="24"/>
            <w:u w:val="single"/>
          </w:rPr>
          <w:t>The salesman does not deliver the order.</w:t>
        </w:r>
      </w:ins>
    </w:p>
    <w:p w14:paraId="55FE1D7D" w14:textId="77777777" w:rsidR="00C526BA" w:rsidRPr="00DB397A" w:rsidRDefault="00C526BA" w:rsidP="00C526BA">
      <w:pPr>
        <w:numPr>
          <w:ilvl w:val="0"/>
          <w:numId w:val="62"/>
        </w:numPr>
        <w:spacing w:before="100" w:beforeAutospacing="1" w:after="100" w:afterAutospacing="1" w:line="240" w:lineRule="auto"/>
        <w:rPr>
          <w:ins w:id="2573" w:author="SHAHZAIB KHAN" w:date="2026-10-07T20:47:00Z"/>
          <w:rFonts w:ascii="Times New Roman" w:eastAsia="Times New Roman" w:hAnsi="Times New Roman" w:cs="Times New Roman"/>
          <w:color w:val="FF0000"/>
          <w:sz w:val="24"/>
          <w:szCs w:val="24"/>
          <w:u w:val="single"/>
        </w:rPr>
      </w:pPr>
      <w:ins w:id="2574" w:author="SHAHZAIB KHAN" w:date="2026-10-07T20:47:00Z">
        <w:r w:rsidRPr="00DB397A">
          <w:rPr>
            <w:rFonts w:ascii="Times New Roman" w:eastAsia="Times New Roman" w:hAnsi="Times New Roman" w:cs="Times New Roman"/>
            <w:color w:val="FF0000"/>
            <w:sz w:val="24"/>
            <w:szCs w:val="24"/>
            <w:u w:val="single"/>
          </w:rPr>
          <w:t>The system keeps the status as Cancelled.</w:t>
        </w:r>
      </w:ins>
    </w:p>
    <w:p w14:paraId="10BE2226" w14:textId="77777777" w:rsidR="00C526BA" w:rsidRPr="00DB397A" w:rsidRDefault="00C526BA" w:rsidP="00C526BA">
      <w:pPr>
        <w:spacing w:before="100" w:beforeAutospacing="1" w:after="100" w:afterAutospacing="1" w:line="240" w:lineRule="auto"/>
        <w:ind w:left="720"/>
        <w:rPr>
          <w:ins w:id="2575" w:author="SHAHZAIB KHAN" w:date="2026-10-07T20:47:00Z"/>
          <w:rFonts w:ascii="Times New Roman" w:eastAsia="Times New Roman" w:hAnsi="Times New Roman" w:cs="Times New Roman"/>
          <w:b/>
          <w:bCs/>
          <w:color w:val="FF0000"/>
          <w:sz w:val="24"/>
          <w:szCs w:val="24"/>
          <w:u w:val="single"/>
        </w:rPr>
      </w:pPr>
      <w:ins w:id="2576" w:author="SHAHZAIB KHAN" w:date="2026-10-07T20:47:00Z">
        <w:r w:rsidRPr="00DB397A">
          <w:rPr>
            <w:rFonts w:ascii="Times New Roman" w:eastAsia="Times New Roman" w:hAnsi="Times New Roman" w:cs="Times New Roman"/>
            <w:b/>
            <w:bCs/>
            <w:color w:val="FF0000"/>
            <w:sz w:val="24"/>
            <w:szCs w:val="24"/>
            <w:u w:val="single"/>
          </w:rPr>
          <w:t>6. Postconditions</w:t>
        </w:r>
      </w:ins>
    </w:p>
    <w:p w14:paraId="6930C832" w14:textId="77777777" w:rsidR="00C526BA" w:rsidRPr="00DB397A" w:rsidRDefault="00C526BA" w:rsidP="00C526BA">
      <w:pPr>
        <w:numPr>
          <w:ilvl w:val="0"/>
          <w:numId w:val="63"/>
        </w:numPr>
        <w:spacing w:before="100" w:beforeAutospacing="1" w:after="100" w:afterAutospacing="1" w:line="240" w:lineRule="auto"/>
        <w:rPr>
          <w:ins w:id="2577" w:author="SHAHZAIB KHAN" w:date="2026-10-07T20:47:00Z"/>
          <w:rFonts w:ascii="Times New Roman" w:eastAsia="Times New Roman" w:hAnsi="Times New Roman" w:cs="Times New Roman"/>
          <w:color w:val="FF0000"/>
          <w:sz w:val="24"/>
          <w:szCs w:val="24"/>
          <w:u w:val="single"/>
        </w:rPr>
      </w:pPr>
      <w:ins w:id="2578" w:author="SHAHZAIB KHAN" w:date="2026-10-07T20:47:00Z">
        <w:r w:rsidRPr="00DB397A">
          <w:rPr>
            <w:rFonts w:ascii="Times New Roman" w:eastAsia="Times New Roman" w:hAnsi="Times New Roman" w:cs="Times New Roman"/>
            <w:color w:val="FF0000"/>
            <w:sz w:val="24"/>
            <w:szCs w:val="24"/>
            <w:u w:val="single"/>
          </w:rPr>
          <w:lastRenderedPageBreak/>
          <w:t>The order is delivered to the customer's specified location.</w:t>
        </w:r>
      </w:ins>
    </w:p>
    <w:p w14:paraId="0F7D0F71" w14:textId="77777777" w:rsidR="00C526BA" w:rsidRPr="00DB397A" w:rsidRDefault="00C526BA" w:rsidP="00C526BA">
      <w:pPr>
        <w:numPr>
          <w:ilvl w:val="0"/>
          <w:numId w:val="63"/>
        </w:numPr>
        <w:spacing w:before="100" w:beforeAutospacing="1" w:after="100" w:afterAutospacing="1" w:line="240" w:lineRule="auto"/>
        <w:rPr>
          <w:ins w:id="2579" w:author="SHAHZAIB KHAN" w:date="2026-10-07T20:47:00Z"/>
          <w:rFonts w:ascii="Times New Roman" w:eastAsia="Times New Roman" w:hAnsi="Times New Roman" w:cs="Times New Roman"/>
          <w:color w:val="FF0000"/>
          <w:sz w:val="24"/>
          <w:szCs w:val="24"/>
          <w:u w:val="single"/>
        </w:rPr>
      </w:pPr>
      <w:ins w:id="2580" w:author="SHAHZAIB KHAN" w:date="2026-10-07T20:47:00Z">
        <w:r w:rsidRPr="00DB397A">
          <w:rPr>
            <w:rFonts w:ascii="Times New Roman" w:eastAsia="Times New Roman" w:hAnsi="Times New Roman" w:cs="Times New Roman"/>
            <w:color w:val="FF0000"/>
            <w:sz w:val="24"/>
            <w:szCs w:val="24"/>
            <w:u w:val="single"/>
          </w:rPr>
          <w:t>The order status is updated to Delivered.</w:t>
        </w:r>
      </w:ins>
    </w:p>
    <w:p w14:paraId="4BC61D65" w14:textId="77777777" w:rsidR="00C526BA" w:rsidRPr="00DB397A" w:rsidRDefault="00C526BA" w:rsidP="00C526BA">
      <w:pPr>
        <w:numPr>
          <w:ilvl w:val="0"/>
          <w:numId w:val="63"/>
        </w:numPr>
        <w:spacing w:before="100" w:beforeAutospacing="1" w:after="100" w:afterAutospacing="1" w:line="240" w:lineRule="auto"/>
        <w:rPr>
          <w:ins w:id="2581" w:author="SHAHZAIB KHAN" w:date="2026-10-07T20:47:00Z"/>
          <w:rFonts w:ascii="Times New Roman" w:eastAsia="Times New Roman" w:hAnsi="Times New Roman" w:cs="Times New Roman"/>
          <w:color w:val="FF0000"/>
          <w:sz w:val="24"/>
          <w:szCs w:val="24"/>
          <w:u w:val="single"/>
        </w:rPr>
      </w:pPr>
      <w:ins w:id="2582" w:author="SHAHZAIB KHAN" w:date="2026-10-07T20:47:00Z">
        <w:r w:rsidRPr="00DB397A">
          <w:rPr>
            <w:rFonts w:ascii="Times New Roman" w:eastAsia="Times New Roman" w:hAnsi="Times New Roman" w:cs="Times New Roman"/>
            <w:color w:val="FF0000"/>
            <w:sz w:val="24"/>
            <w:szCs w:val="24"/>
            <w:u w:val="single"/>
          </w:rPr>
          <w:t>The delivery information is recorded in the system.</w:t>
        </w:r>
      </w:ins>
    </w:p>
    <w:p w14:paraId="0A628024" w14:textId="77777777" w:rsidR="00C526BA" w:rsidRPr="00DB397A" w:rsidRDefault="00C526BA" w:rsidP="00C526BA">
      <w:pPr>
        <w:numPr>
          <w:ilvl w:val="0"/>
          <w:numId w:val="63"/>
        </w:numPr>
        <w:spacing w:before="100" w:beforeAutospacing="1" w:after="100" w:afterAutospacing="1" w:line="240" w:lineRule="auto"/>
        <w:rPr>
          <w:ins w:id="2583" w:author="SHAHZAIB KHAN" w:date="2026-10-07T20:47:00Z"/>
          <w:rFonts w:ascii="Times New Roman" w:eastAsia="Times New Roman" w:hAnsi="Times New Roman" w:cs="Times New Roman"/>
          <w:color w:val="FF0000"/>
          <w:sz w:val="24"/>
          <w:szCs w:val="24"/>
          <w:u w:val="single"/>
        </w:rPr>
      </w:pPr>
      <w:ins w:id="2584" w:author="SHAHZAIB KHAN" w:date="2026-10-07T20:47:00Z">
        <w:r w:rsidRPr="00DB397A">
          <w:rPr>
            <w:rFonts w:ascii="Times New Roman" w:eastAsia="Times New Roman" w:hAnsi="Times New Roman" w:cs="Times New Roman"/>
            <w:color w:val="FF0000"/>
            <w:sz w:val="24"/>
            <w:szCs w:val="24"/>
            <w:u w:val="single"/>
          </w:rPr>
          <w:t>The customer can view the updated delivery status.</w:t>
        </w:r>
      </w:ins>
    </w:p>
    <w:p w14:paraId="7FDA8D63" w14:textId="77777777" w:rsidR="00C526BA" w:rsidRPr="00DB397A" w:rsidRDefault="00C526BA" w:rsidP="00C526BA">
      <w:pPr>
        <w:spacing w:before="100" w:beforeAutospacing="1" w:after="100" w:afterAutospacing="1" w:line="240" w:lineRule="auto"/>
        <w:ind w:left="720"/>
        <w:rPr>
          <w:ins w:id="2585" w:author="SHAHZAIB KHAN" w:date="2026-10-07T20:48:00Z"/>
          <w:rFonts w:ascii="Times New Roman" w:eastAsia="Times New Roman" w:hAnsi="Times New Roman" w:cs="Times New Roman"/>
          <w:color w:val="FF0000"/>
          <w:sz w:val="24"/>
          <w:szCs w:val="24"/>
          <w:u w:val="single"/>
        </w:rPr>
      </w:pPr>
    </w:p>
    <w:p w14:paraId="1E224F6A" w14:textId="0D8997CA" w:rsidR="00C526BA" w:rsidRPr="00DB397A" w:rsidRDefault="00C526BA" w:rsidP="00C526BA">
      <w:pPr>
        <w:spacing w:before="100" w:beforeAutospacing="1" w:after="100" w:afterAutospacing="1" w:line="240" w:lineRule="auto"/>
        <w:ind w:left="720"/>
        <w:rPr>
          <w:ins w:id="2586" w:author="SHAHZAIB KHAN" w:date="2026-10-07T20:48:00Z"/>
          <w:rFonts w:ascii="Times New Roman" w:eastAsia="Times New Roman" w:hAnsi="Times New Roman" w:cs="Times New Roman"/>
          <w:color w:val="FF0000"/>
          <w:sz w:val="24"/>
          <w:szCs w:val="24"/>
          <w:u w:val="single"/>
          <w:rPrChange w:id="2587" w:author="SHAHZAIB KHAN" w:date="2026-10-07T21:11:00Z">
            <w:rPr>
              <w:ins w:id="2588" w:author="SHAHZAIB KHAN" w:date="2026-10-07T20:48:00Z"/>
              <w:rFonts w:ascii="Times New Roman" w:eastAsia="Times New Roman" w:hAnsi="Times New Roman" w:cs="Times New Roman"/>
              <w:b/>
              <w:bCs/>
              <w:sz w:val="24"/>
              <w:szCs w:val="24"/>
              <w:u w:val="single"/>
            </w:rPr>
          </w:rPrChange>
        </w:rPr>
      </w:pPr>
      <w:ins w:id="2589" w:author="SHAHZAIB KHAN" w:date="2026-10-07T20:48:00Z">
        <w:r w:rsidRPr="00DB397A">
          <w:rPr>
            <w:rFonts w:ascii="Times New Roman" w:eastAsia="Times New Roman" w:hAnsi="Times New Roman" w:cs="Times New Roman"/>
            <w:color w:val="FF0000"/>
            <w:sz w:val="24"/>
            <w:szCs w:val="24"/>
            <w:u w:val="single"/>
            <w:rPrChange w:id="2590" w:author="SHAHZAIB KHAN" w:date="2026-10-07T21:11:00Z">
              <w:rPr>
                <w:rFonts w:ascii="Times New Roman" w:eastAsia="Times New Roman" w:hAnsi="Times New Roman" w:cs="Times New Roman"/>
                <w:b/>
                <w:bCs/>
                <w:sz w:val="24"/>
                <w:szCs w:val="24"/>
                <w:u w:val="single"/>
              </w:rPr>
            </w:rPrChange>
          </w:rPr>
          <w:t>Use Case : 03</w:t>
        </w:r>
      </w:ins>
    </w:p>
    <w:p w14:paraId="35A77A5C" w14:textId="77777777" w:rsidR="00C526BA" w:rsidRPr="00DB397A" w:rsidRDefault="00C526BA" w:rsidP="00C526BA">
      <w:pPr>
        <w:spacing w:before="100" w:beforeAutospacing="1" w:after="100" w:afterAutospacing="1" w:line="240" w:lineRule="auto"/>
        <w:ind w:left="720"/>
        <w:rPr>
          <w:ins w:id="2591" w:author="SHAHZAIB KHAN" w:date="2026-10-07T20:48:00Z"/>
          <w:rFonts w:ascii="Times New Roman" w:eastAsia="Times New Roman" w:hAnsi="Times New Roman" w:cs="Times New Roman"/>
          <w:color w:val="FF0000"/>
          <w:sz w:val="24"/>
          <w:szCs w:val="24"/>
          <w:u w:val="single"/>
          <w:rPrChange w:id="2592" w:author="SHAHZAIB KHAN" w:date="2026-10-07T21:11:00Z">
            <w:rPr>
              <w:ins w:id="2593" w:author="SHAHZAIB KHAN" w:date="2026-10-07T20:48:00Z"/>
              <w:rFonts w:ascii="Times New Roman" w:eastAsia="Times New Roman" w:hAnsi="Times New Roman" w:cs="Times New Roman"/>
              <w:b/>
              <w:bCs/>
              <w:sz w:val="24"/>
              <w:szCs w:val="24"/>
              <w:u w:val="single"/>
            </w:rPr>
          </w:rPrChange>
        </w:rPr>
      </w:pPr>
    </w:p>
    <w:p w14:paraId="750DEB25" w14:textId="77777777" w:rsidR="00C526BA" w:rsidRPr="00DB397A" w:rsidRDefault="00C526BA" w:rsidP="00C526BA">
      <w:pPr>
        <w:spacing w:before="100" w:beforeAutospacing="1" w:after="100" w:afterAutospacing="1" w:line="240" w:lineRule="auto"/>
        <w:ind w:left="720"/>
        <w:rPr>
          <w:ins w:id="2594" w:author="SHAHZAIB KHAN" w:date="2026-10-07T20:48:00Z"/>
          <w:rFonts w:ascii="Times New Roman" w:eastAsia="Times New Roman" w:hAnsi="Times New Roman" w:cs="Times New Roman"/>
          <w:color w:val="FF0000"/>
          <w:sz w:val="24"/>
          <w:szCs w:val="24"/>
          <w:u w:val="single"/>
          <w:rPrChange w:id="2595" w:author="SHAHZAIB KHAN" w:date="2026-10-07T21:11:00Z">
            <w:rPr>
              <w:ins w:id="2596" w:author="SHAHZAIB KHAN" w:date="2026-10-07T20:48:00Z"/>
              <w:rFonts w:ascii="Times New Roman" w:eastAsia="Times New Roman" w:hAnsi="Times New Roman" w:cs="Times New Roman"/>
              <w:b/>
              <w:bCs/>
              <w:sz w:val="24"/>
              <w:szCs w:val="24"/>
              <w:u w:val="single"/>
            </w:rPr>
          </w:rPrChange>
        </w:rPr>
      </w:pPr>
      <w:ins w:id="2597" w:author="SHAHZAIB KHAN" w:date="2026-10-07T20:48:00Z">
        <w:r w:rsidRPr="00DB397A">
          <w:rPr>
            <w:rFonts w:ascii="Times New Roman" w:eastAsia="Times New Roman" w:hAnsi="Times New Roman" w:cs="Times New Roman"/>
            <w:color w:val="FF0000"/>
            <w:sz w:val="24"/>
            <w:szCs w:val="24"/>
            <w:u w:val="single"/>
            <w:rPrChange w:id="2598" w:author="SHAHZAIB KHAN" w:date="2026-10-07T21:11:00Z">
              <w:rPr>
                <w:rFonts w:ascii="Times New Roman" w:eastAsia="Times New Roman" w:hAnsi="Times New Roman" w:cs="Times New Roman"/>
                <w:b/>
                <w:bCs/>
                <w:sz w:val="24"/>
                <w:szCs w:val="24"/>
                <w:u w:val="single"/>
              </w:rPr>
            </w:rPrChange>
          </w:rPr>
          <w:t>USE CASE: Book Order</w:t>
        </w:r>
      </w:ins>
    </w:p>
    <w:p w14:paraId="3202CE79" w14:textId="77777777" w:rsidR="00C526BA" w:rsidRPr="00DB397A" w:rsidRDefault="00C526BA" w:rsidP="00C526BA">
      <w:pPr>
        <w:spacing w:before="100" w:beforeAutospacing="1" w:after="100" w:afterAutospacing="1" w:line="240" w:lineRule="auto"/>
        <w:ind w:left="720"/>
        <w:rPr>
          <w:ins w:id="2599" w:author="SHAHZAIB KHAN" w:date="2026-10-07T20:48:00Z"/>
          <w:rFonts w:ascii="Times New Roman" w:eastAsia="Times New Roman" w:hAnsi="Times New Roman" w:cs="Times New Roman"/>
          <w:color w:val="FF0000"/>
          <w:sz w:val="24"/>
          <w:szCs w:val="24"/>
          <w:u w:val="single"/>
          <w:rPrChange w:id="2600" w:author="SHAHZAIB KHAN" w:date="2026-10-07T21:11:00Z">
            <w:rPr>
              <w:ins w:id="2601" w:author="SHAHZAIB KHAN" w:date="2026-10-07T20:48:00Z"/>
              <w:rFonts w:ascii="Times New Roman" w:eastAsia="Times New Roman" w:hAnsi="Times New Roman" w:cs="Times New Roman"/>
              <w:b/>
              <w:bCs/>
              <w:sz w:val="24"/>
              <w:szCs w:val="24"/>
              <w:u w:val="single"/>
            </w:rPr>
          </w:rPrChange>
        </w:rPr>
      </w:pPr>
      <w:ins w:id="2602" w:author="SHAHZAIB KHAN" w:date="2026-10-07T20:48:00Z">
        <w:r w:rsidRPr="00DB397A">
          <w:rPr>
            <w:rFonts w:ascii="Times New Roman" w:eastAsia="Times New Roman" w:hAnsi="Times New Roman" w:cs="Times New Roman"/>
            <w:color w:val="FF0000"/>
            <w:sz w:val="24"/>
            <w:szCs w:val="24"/>
            <w:u w:val="single"/>
            <w:rPrChange w:id="2603" w:author="SHAHZAIB KHAN" w:date="2026-10-07T21:11:00Z">
              <w:rPr>
                <w:rFonts w:ascii="Times New Roman" w:eastAsia="Times New Roman" w:hAnsi="Times New Roman" w:cs="Times New Roman"/>
                <w:b/>
                <w:bCs/>
                <w:sz w:val="24"/>
                <w:szCs w:val="24"/>
                <w:u w:val="single"/>
              </w:rPr>
            </w:rPrChange>
          </w:rPr>
          <w:t>Name: Shahzaib Khan</w:t>
        </w:r>
      </w:ins>
    </w:p>
    <w:p w14:paraId="30B7BE51" w14:textId="77777777" w:rsidR="00C526BA" w:rsidRPr="00DB397A" w:rsidRDefault="00C526BA" w:rsidP="00C526BA">
      <w:pPr>
        <w:spacing w:before="100" w:beforeAutospacing="1" w:after="100" w:afterAutospacing="1" w:line="240" w:lineRule="auto"/>
        <w:ind w:left="720"/>
        <w:rPr>
          <w:ins w:id="2604" w:author="SHAHZAIB KHAN" w:date="2026-10-07T20:48:00Z"/>
          <w:rFonts w:ascii="Times New Roman" w:eastAsia="Times New Roman" w:hAnsi="Times New Roman" w:cs="Times New Roman"/>
          <w:color w:val="FF0000"/>
          <w:sz w:val="24"/>
          <w:szCs w:val="24"/>
          <w:u w:val="single"/>
          <w:rPrChange w:id="2605" w:author="SHAHZAIB KHAN" w:date="2026-10-07T21:11:00Z">
            <w:rPr>
              <w:ins w:id="2606" w:author="SHAHZAIB KHAN" w:date="2026-10-07T20:48:00Z"/>
              <w:rFonts w:ascii="Times New Roman" w:eastAsia="Times New Roman" w:hAnsi="Times New Roman" w:cs="Times New Roman"/>
              <w:b/>
              <w:bCs/>
              <w:sz w:val="24"/>
              <w:szCs w:val="24"/>
              <w:u w:val="single"/>
            </w:rPr>
          </w:rPrChange>
        </w:rPr>
      </w:pPr>
      <w:ins w:id="2607" w:author="SHAHZAIB KHAN" w:date="2026-10-07T20:48:00Z">
        <w:r w:rsidRPr="00DB397A">
          <w:rPr>
            <w:rFonts w:ascii="Times New Roman" w:eastAsia="Times New Roman" w:hAnsi="Times New Roman" w:cs="Times New Roman"/>
            <w:color w:val="FF0000"/>
            <w:sz w:val="24"/>
            <w:szCs w:val="24"/>
            <w:u w:val="single"/>
            <w:rPrChange w:id="2608" w:author="SHAHZAIB KHAN" w:date="2026-10-07T21:11:00Z">
              <w:rPr>
                <w:rFonts w:ascii="Times New Roman" w:eastAsia="Times New Roman" w:hAnsi="Times New Roman" w:cs="Times New Roman"/>
                <w:b/>
                <w:bCs/>
                <w:sz w:val="24"/>
                <w:szCs w:val="24"/>
                <w:u w:val="single"/>
              </w:rPr>
            </w:rPrChange>
          </w:rPr>
          <w:t>Inputs</w:t>
        </w:r>
      </w:ins>
    </w:p>
    <w:p w14:paraId="140CF269" w14:textId="77777777" w:rsidR="00C526BA" w:rsidRPr="00DB397A" w:rsidRDefault="00C526BA" w:rsidP="00C526BA">
      <w:pPr>
        <w:numPr>
          <w:ilvl w:val="0"/>
          <w:numId w:val="64"/>
        </w:numPr>
        <w:spacing w:before="100" w:beforeAutospacing="1" w:after="100" w:afterAutospacing="1" w:line="240" w:lineRule="auto"/>
        <w:rPr>
          <w:ins w:id="2609" w:author="SHAHZAIB KHAN" w:date="2026-10-07T20:48:00Z"/>
          <w:rFonts w:ascii="Times New Roman" w:eastAsia="Times New Roman" w:hAnsi="Times New Roman" w:cs="Times New Roman"/>
          <w:color w:val="FF0000"/>
          <w:sz w:val="24"/>
          <w:szCs w:val="24"/>
          <w:u w:val="single"/>
          <w:rPrChange w:id="2610" w:author="SHAHZAIB KHAN" w:date="2026-10-07T21:11:00Z">
            <w:rPr>
              <w:ins w:id="2611" w:author="SHAHZAIB KHAN" w:date="2026-10-07T20:48:00Z"/>
              <w:rFonts w:ascii="Times New Roman" w:eastAsia="Times New Roman" w:hAnsi="Times New Roman" w:cs="Times New Roman"/>
              <w:b/>
              <w:bCs/>
              <w:sz w:val="24"/>
              <w:szCs w:val="24"/>
              <w:u w:val="single"/>
            </w:rPr>
          </w:rPrChange>
        </w:rPr>
      </w:pPr>
      <w:ins w:id="2612" w:author="SHAHZAIB KHAN" w:date="2026-10-07T20:48:00Z">
        <w:r w:rsidRPr="00DB397A">
          <w:rPr>
            <w:rFonts w:ascii="Times New Roman" w:eastAsia="Times New Roman" w:hAnsi="Times New Roman" w:cs="Times New Roman"/>
            <w:color w:val="FF0000"/>
            <w:sz w:val="24"/>
            <w:szCs w:val="24"/>
            <w:u w:val="single"/>
            <w:rPrChange w:id="2613" w:author="SHAHZAIB KHAN" w:date="2026-10-07T21:11:00Z">
              <w:rPr>
                <w:rFonts w:ascii="Times New Roman" w:eastAsia="Times New Roman" w:hAnsi="Times New Roman" w:cs="Times New Roman"/>
                <w:b/>
                <w:bCs/>
                <w:sz w:val="24"/>
                <w:szCs w:val="24"/>
                <w:u w:val="single"/>
              </w:rPr>
            </w:rPrChange>
          </w:rPr>
          <w:t>Order details</w:t>
        </w:r>
      </w:ins>
    </w:p>
    <w:p w14:paraId="4FBC5679" w14:textId="77777777" w:rsidR="00C526BA" w:rsidRPr="00DB397A" w:rsidRDefault="00C526BA" w:rsidP="00C526BA">
      <w:pPr>
        <w:numPr>
          <w:ilvl w:val="0"/>
          <w:numId w:val="64"/>
        </w:numPr>
        <w:spacing w:before="100" w:beforeAutospacing="1" w:after="100" w:afterAutospacing="1" w:line="240" w:lineRule="auto"/>
        <w:rPr>
          <w:ins w:id="2614" w:author="SHAHZAIB KHAN" w:date="2026-10-07T20:48:00Z"/>
          <w:rFonts w:ascii="Times New Roman" w:eastAsia="Times New Roman" w:hAnsi="Times New Roman" w:cs="Times New Roman"/>
          <w:color w:val="FF0000"/>
          <w:sz w:val="24"/>
          <w:szCs w:val="24"/>
          <w:u w:val="single"/>
          <w:rPrChange w:id="2615" w:author="SHAHZAIB KHAN" w:date="2026-10-07T21:11:00Z">
            <w:rPr>
              <w:ins w:id="2616" w:author="SHAHZAIB KHAN" w:date="2026-10-07T20:48:00Z"/>
              <w:rFonts w:ascii="Times New Roman" w:eastAsia="Times New Roman" w:hAnsi="Times New Roman" w:cs="Times New Roman"/>
              <w:b/>
              <w:bCs/>
              <w:sz w:val="24"/>
              <w:szCs w:val="24"/>
              <w:u w:val="single"/>
            </w:rPr>
          </w:rPrChange>
        </w:rPr>
      </w:pPr>
      <w:ins w:id="2617" w:author="SHAHZAIB KHAN" w:date="2026-10-07T20:48:00Z">
        <w:r w:rsidRPr="00DB397A">
          <w:rPr>
            <w:rFonts w:ascii="Times New Roman" w:eastAsia="Times New Roman" w:hAnsi="Times New Roman" w:cs="Times New Roman"/>
            <w:color w:val="FF0000"/>
            <w:sz w:val="24"/>
            <w:szCs w:val="24"/>
            <w:u w:val="single"/>
            <w:rPrChange w:id="2618" w:author="SHAHZAIB KHAN" w:date="2026-10-07T21:11:00Z">
              <w:rPr>
                <w:rFonts w:ascii="Times New Roman" w:eastAsia="Times New Roman" w:hAnsi="Times New Roman" w:cs="Times New Roman"/>
                <w:b/>
                <w:bCs/>
                <w:sz w:val="24"/>
                <w:szCs w:val="24"/>
                <w:u w:val="single"/>
              </w:rPr>
            </w:rPrChange>
          </w:rPr>
          <w:t>Selected bakery items</w:t>
        </w:r>
      </w:ins>
    </w:p>
    <w:p w14:paraId="074E3FDE" w14:textId="77777777" w:rsidR="00C526BA" w:rsidRPr="00DB397A" w:rsidRDefault="00C526BA" w:rsidP="00C526BA">
      <w:pPr>
        <w:numPr>
          <w:ilvl w:val="0"/>
          <w:numId w:val="64"/>
        </w:numPr>
        <w:spacing w:before="100" w:beforeAutospacing="1" w:after="100" w:afterAutospacing="1" w:line="240" w:lineRule="auto"/>
        <w:rPr>
          <w:ins w:id="2619" w:author="SHAHZAIB KHAN" w:date="2026-10-07T20:48:00Z"/>
          <w:rFonts w:ascii="Times New Roman" w:eastAsia="Times New Roman" w:hAnsi="Times New Roman" w:cs="Times New Roman"/>
          <w:color w:val="FF0000"/>
          <w:sz w:val="24"/>
          <w:szCs w:val="24"/>
          <w:u w:val="single"/>
          <w:rPrChange w:id="2620" w:author="SHAHZAIB KHAN" w:date="2026-10-07T21:11:00Z">
            <w:rPr>
              <w:ins w:id="2621" w:author="SHAHZAIB KHAN" w:date="2026-10-07T20:48:00Z"/>
              <w:rFonts w:ascii="Times New Roman" w:eastAsia="Times New Roman" w:hAnsi="Times New Roman" w:cs="Times New Roman"/>
              <w:b/>
              <w:bCs/>
              <w:sz w:val="24"/>
              <w:szCs w:val="24"/>
              <w:u w:val="single"/>
            </w:rPr>
          </w:rPrChange>
        </w:rPr>
      </w:pPr>
      <w:ins w:id="2622" w:author="SHAHZAIB KHAN" w:date="2026-10-07T20:48:00Z">
        <w:r w:rsidRPr="00DB397A">
          <w:rPr>
            <w:rFonts w:ascii="Times New Roman" w:eastAsia="Times New Roman" w:hAnsi="Times New Roman" w:cs="Times New Roman"/>
            <w:color w:val="FF0000"/>
            <w:sz w:val="24"/>
            <w:szCs w:val="24"/>
            <w:u w:val="single"/>
            <w:rPrChange w:id="2623" w:author="SHAHZAIB KHAN" w:date="2026-10-07T21:11:00Z">
              <w:rPr>
                <w:rFonts w:ascii="Times New Roman" w:eastAsia="Times New Roman" w:hAnsi="Times New Roman" w:cs="Times New Roman"/>
                <w:b/>
                <w:bCs/>
                <w:sz w:val="24"/>
                <w:szCs w:val="24"/>
                <w:u w:val="single"/>
              </w:rPr>
            </w:rPrChange>
          </w:rPr>
          <w:t>Customer delivery details</w:t>
        </w:r>
      </w:ins>
    </w:p>
    <w:p w14:paraId="5FF4EE4E" w14:textId="77777777" w:rsidR="00C526BA" w:rsidRPr="00DB397A" w:rsidRDefault="00C526BA" w:rsidP="00C526BA">
      <w:pPr>
        <w:numPr>
          <w:ilvl w:val="0"/>
          <w:numId w:val="64"/>
        </w:numPr>
        <w:spacing w:before="100" w:beforeAutospacing="1" w:after="100" w:afterAutospacing="1" w:line="240" w:lineRule="auto"/>
        <w:rPr>
          <w:ins w:id="2624" w:author="SHAHZAIB KHAN" w:date="2026-10-07T20:48:00Z"/>
          <w:rFonts w:ascii="Times New Roman" w:eastAsia="Times New Roman" w:hAnsi="Times New Roman" w:cs="Times New Roman"/>
          <w:color w:val="FF0000"/>
          <w:sz w:val="24"/>
          <w:szCs w:val="24"/>
          <w:u w:val="single"/>
          <w:rPrChange w:id="2625" w:author="SHAHZAIB KHAN" w:date="2026-10-07T21:11:00Z">
            <w:rPr>
              <w:ins w:id="2626" w:author="SHAHZAIB KHAN" w:date="2026-10-07T20:48:00Z"/>
              <w:rFonts w:ascii="Times New Roman" w:eastAsia="Times New Roman" w:hAnsi="Times New Roman" w:cs="Times New Roman"/>
              <w:b/>
              <w:bCs/>
              <w:sz w:val="24"/>
              <w:szCs w:val="24"/>
              <w:u w:val="single"/>
            </w:rPr>
          </w:rPrChange>
        </w:rPr>
      </w:pPr>
      <w:ins w:id="2627" w:author="SHAHZAIB KHAN" w:date="2026-10-07T20:48:00Z">
        <w:r w:rsidRPr="00DB397A">
          <w:rPr>
            <w:rFonts w:ascii="Times New Roman" w:eastAsia="Times New Roman" w:hAnsi="Times New Roman" w:cs="Times New Roman"/>
            <w:color w:val="FF0000"/>
            <w:sz w:val="24"/>
            <w:szCs w:val="24"/>
            <w:u w:val="single"/>
            <w:rPrChange w:id="2628" w:author="SHAHZAIB KHAN" w:date="2026-10-07T21:11:00Z">
              <w:rPr>
                <w:rFonts w:ascii="Times New Roman" w:eastAsia="Times New Roman" w:hAnsi="Times New Roman" w:cs="Times New Roman"/>
                <w:b/>
                <w:bCs/>
                <w:sz w:val="24"/>
                <w:szCs w:val="24"/>
                <w:u w:val="single"/>
              </w:rPr>
            </w:rPrChange>
          </w:rPr>
          <w:t>Order deadline</w:t>
        </w:r>
      </w:ins>
    </w:p>
    <w:p w14:paraId="52670B30" w14:textId="77777777" w:rsidR="00C526BA" w:rsidRPr="00DB397A" w:rsidRDefault="00C526BA" w:rsidP="00C526BA">
      <w:pPr>
        <w:spacing w:before="100" w:beforeAutospacing="1" w:after="100" w:afterAutospacing="1" w:line="240" w:lineRule="auto"/>
        <w:ind w:left="720"/>
        <w:rPr>
          <w:ins w:id="2629" w:author="SHAHZAIB KHAN" w:date="2026-10-07T20:48:00Z"/>
          <w:rFonts w:ascii="Times New Roman" w:eastAsia="Times New Roman" w:hAnsi="Times New Roman" w:cs="Times New Roman"/>
          <w:color w:val="FF0000"/>
          <w:sz w:val="24"/>
          <w:szCs w:val="24"/>
          <w:u w:val="single"/>
          <w:rPrChange w:id="2630" w:author="SHAHZAIB KHAN" w:date="2026-10-07T21:11:00Z">
            <w:rPr>
              <w:ins w:id="2631" w:author="SHAHZAIB KHAN" w:date="2026-10-07T20:48:00Z"/>
              <w:rFonts w:ascii="Times New Roman" w:eastAsia="Times New Roman" w:hAnsi="Times New Roman" w:cs="Times New Roman"/>
              <w:b/>
              <w:bCs/>
              <w:sz w:val="24"/>
              <w:szCs w:val="24"/>
              <w:u w:val="single"/>
            </w:rPr>
          </w:rPrChange>
        </w:rPr>
      </w:pPr>
      <w:ins w:id="2632" w:author="SHAHZAIB KHAN" w:date="2026-10-07T20:48:00Z">
        <w:r w:rsidRPr="00DB397A">
          <w:rPr>
            <w:rFonts w:ascii="Times New Roman" w:eastAsia="Times New Roman" w:hAnsi="Times New Roman" w:cs="Times New Roman"/>
            <w:color w:val="FF0000"/>
            <w:sz w:val="24"/>
            <w:szCs w:val="24"/>
            <w:u w:val="single"/>
            <w:rPrChange w:id="2633" w:author="SHAHZAIB KHAN" w:date="2026-10-07T21:11:00Z">
              <w:rPr>
                <w:rFonts w:ascii="Times New Roman" w:eastAsia="Times New Roman" w:hAnsi="Times New Roman" w:cs="Times New Roman"/>
                <w:b/>
                <w:bCs/>
                <w:sz w:val="24"/>
                <w:szCs w:val="24"/>
                <w:u w:val="single"/>
              </w:rPr>
            </w:rPrChange>
          </w:rPr>
          <w:t>Outputs</w:t>
        </w:r>
      </w:ins>
    </w:p>
    <w:p w14:paraId="56251D02" w14:textId="77777777" w:rsidR="00C526BA" w:rsidRPr="00DB397A" w:rsidRDefault="00C526BA" w:rsidP="00C526BA">
      <w:pPr>
        <w:numPr>
          <w:ilvl w:val="0"/>
          <w:numId w:val="65"/>
        </w:numPr>
        <w:spacing w:before="100" w:beforeAutospacing="1" w:after="100" w:afterAutospacing="1" w:line="240" w:lineRule="auto"/>
        <w:rPr>
          <w:ins w:id="2634" w:author="SHAHZAIB KHAN" w:date="2026-10-07T20:48:00Z"/>
          <w:rFonts w:ascii="Times New Roman" w:eastAsia="Times New Roman" w:hAnsi="Times New Roman" w:cs="Times New Roman"/>
          <w:color w:val="FF0000"/>
          <w:sz w:val="24"/>
          <w:szCs w:val="24"/>
          <w:u w:val="single"/>
          <w:rPrChange w:id="2635" w:author="SHAHZAIB KHAN" w:date="2026-10-07T21:11:00Z">
            <w:rPr>
              <w:ins w:id="2636" w:author="SHAHZAIB KHAN" w:date="2026-10-07T20:48:00Z"/>
              <w:rFonts w:ascii="Times New Roman" w:eastAsia="Times New Roman" w:hAnsi="Times New Roman" w:cs="Times New Roman"/>
              <w:b/>
              <w:bCs/>
              <w:sz w:val="24"/>
              <w:szCs w:val="24"/>
              <w:u w:val="single"/>
            </w:rPr>
          </w:rPrChange>
        </w:rPr>
      </w:pPr>
      <w:ins w:id="2637" w:author="SHAHZAIB KHAN" w:date="2026-10-07T20:48:00Z">
        <w:r w:rsidRPr="00DB397A">
          <w:rPr>
            <w:rFonts w:ascii="Times New Roman" w:eastAsia="Times New Roman" w:hAnsi="Times New Roman" w:cs="Times New Roman"/>
            <w:color w:val="FF0000"/>
            <w:sz w:val="24"/>
            <w:szCs w:val="24"/>
            <w:u w:val="single"/>
            <w:rPrChange w:id="2638" w:author="SHAHZAIB KHAN" w:date="2026-10-07T21:11:00Z">
              <w:rPr>
                <w:rFonts w:ascii="Times New Roman" w:eastAsia="Times New Roman" w:hAnsi="Times New Roman" w:cs="Times New Roman"/>
                <w:b/>
                <w:bCs/>
                <w:sz w:val="24"/>
                <w:szCs w:val="24"/>
                <w:u w:val="single"/>
              </w:rPr>
            </w:rPrChange>
          </w:rPr>
          <w:t>Order ID</w:t>
        </w:r>
      </w:ins>
    </w:p>
    <w:p w14:paraId="68D6B722" w14:textId="77777777" w:rsidR="00C526BA" w:rsidRPr="00DB397A" w:rsidRDefault="00C526BA" w:rsidP="00C526BA">
      <w:pPr>
        <w:numPr>
          <w:ilvl w:val="0"/>
          <w:numId w:val="65"/>
        </w:numPr>
        <w:spacing w:before="100" w:beforeAutospacing="1" w:after="100" w:afterAutospacing="1" w:line="240" w:lineRule="auto"/>
        <w:rPr>
          <w:ins w:id="2639" w:author="SHAHZAIB KHAN" w:date="2026-10-07T20:48:00Z"/>
          <w:rFonts w:ascii="Times New Roman" w:eastAsia="Times New Roman" w:hAnsi="Times New Roman" w:cs="Times New Roman"/>
          <w:color w:val="FF0000"/>
          <w:sz w:val="24"/>
          <w:szCs w:val="24"/>
          <w:u w:val="single"/>
          <w:rPrChange w:id="2640" w:author="SHAHZAIB KHAN" w:date="2026-10-07T21:11:00Z">
            <w:rPr>
              <w:ins w:id="2641" w:author="SHAHZAIB KHAN" w:date="2026-10-07T20:48:00Z"/>
              <w:rFonts w:ascii="Times New Roman" w:eastAsia="Times New Roman" w:hAnsi="Times New Roman" w:cs="Times New Roman"/>
              <w:b/>
              <w:bCs/>
              <w:sz w:val="24"/>
              <w:szCs w:val="24"/>
              <w:u w:val="single"/>
            </w:rPr>
          </w:rPrChange>
        </w:rPr>
      </w:pPr>
      <w:ins w:id="2642" w:author="SHAHZAIB KHAN" w:date="2026-10-07T20:48:00Z">
        <w:r w:rsidRPr="00DB397A">
          <w:rPr>
            <w:rFonts w:ascii="Times New Roman" w:eastAsia="Times New Roman" w:hAnsi="Times New Roman" w:cs="Times New Roman"/>
            <w:color w:val="FF0000"/>
            <w:sz w:val="24"/>
            <w:szCs w:val="24"/>
            <w:u w:val="single"/>
            <w:rPrChange w:id="2643" w:author="SHAHZAIB KHAN" w:date="2026-10-07T21:11:00Z">
              <w:rPr>
                <w:rFonts w:ascii="Times New Roman" w:eastAsia="Times New Roman" w:hAnsi="Times New Roman" w:cs="Times New Roman"/>
                <w:b/>
                <w:bCs/>
                <w:sz w:val="24"/>
                <w:szCs w:val="24"/>
                <w:u w:val="single"/>
              </w:rPr>
            </w:rPrChange>
          </w:rPr>
          <w:t>Booking confirmation</w:t>
        </w:r>
      </w:ins>
    </w:p>
    <w:p w14:paraId="103C724A" w14:textId="77777777" w:rsidR="00C526BA" w:rsidRPr="00DB397A" w:rsidRDefault="00C526BA" w:rsidP="00C526BA">
      <w:pPr>
        <w:numPr>
          <w:ilvl w:val="0"/>
          <w:numId w:val="65"/>
        </w:numPr>
        <w:spacing w:before="100" w:beforeAutospacing="1" w:after="100" w:afterAutospacing="1" w:line="240" w:lineRule="auto"/>
        <w:rPr>
          <w:ins w:id="2644" w:author="SHAHZAIB KHAN" w:date="2026-10-07T20:48:00Z"/>
          <w:rFonts w:ascii="Times New Roman" w:eastAsia="Times New Roman" w:hAnsi="Times New Roman" w:cs="Times New Roman"/>
          <w:color w:val="FF0000"/>
          <w:sz w:val="24"/>
          <w:szCs w:val="24"/>
          <w:u w:val="single"/>
          <w:rPrChange w:id="2645" w:author="SHAHZAIB KHAN" w:date="2026-10-07T21:11:00Z">
            <w:rPr>
              <w:ins w:id="2646" w:author="SHAHZAIB KHAN" w:date="2026-10-07T20:48:00Z"/>
              <w:rFonts w:ascii="Times New Roman" w:eastAsia="Times New Roman" w:hAnsi="Times New Roman" w:cs="Times New Roman"/>
              <w:b/>
              <w:bCs/>
              <w:sz w:val="24"/>
              <w:szCs w:val="24"/>
              <w:u w:val="single"/>
            </w:rPr>
          </w:rPrChange>
        </w:rPr>
      </w:pPr>
      <w:ins w:id="2647" w:author="SHAHZAIB KHAN" w:date="2026-10-07T20:48:00Z">
        <w:r w:rsidRPr="00DB397A">
          <w:rPr>
            <w:rFonts w:ascii="Times New Roman" w:eastAsia="Times New Roman" w:hAnsi="Times New Roman" w:cs="Times New Roman"/>
            <w:color w:val="FF0000"/>
            <w:sz w:val="24"/>
            <w:szCs w:val="24"/>
            <w:u w:val="single"/>
            <w:rPrChange w:id="2648" w:author="SHAHZAIB KHAN" w:date="2026-10-07T21:11:00Z">
              <w:rPr>
                <w:rFonts w:ascii="Times New Roman" w:eastAsia="Times New Roman" w:hAnsi="Times New Roman" w:cs="Times New Roman"/>
                <w:b/>
                <w:bCs/>
                <w:sz w:val="24"/>
                <w:szCs w:val="24"/>
                <w:u w:val="single"/>
              </w:rPr>
            </w:rPrChange>
          </w:rPr>
          <w:t>Order status</w:t>
        </w:r>
      </w:ins>
    </w:p>
    <w:p w14:paraId="79F939AD" w14:textId="77777777" w:rsidR="00C526BA" w:rsidRPr="00DB397A" w:rsidRDefault="00C526BA" w:rsidP="00C526BA">
      <w:pPr>
        <w:numPr>
          <w:ilvl w:val="0"/>
          <w:numId w:val="65"/>
        </w:numPr>
        <w:spacing w:before="100" w:beforeAutospacing="1" w:after="100" w:afterAutospacing="1" w:line="240" w:lineRule="auto"/>
        <w:rPr>
          <w:ins w:id="2649" w:author="SHAHZAIB KHAN" w:date="2026-10-07T20:48:00Z"/>
          <w:rFonts w:ascii="Times New Roman" w:eastAsia="Times New Roman" w:hAnsi="Times New Roman" w:cs="Times New Roman"/>
          <w:color w:val="FF0000"/>
          <w:sz w:val="24"/>
          <w:szCs w:val="24"/>
          <w:u w:val="single"/>
          <w:rPrChange w:id="2650" w:author="SHAHZAIB KHAN" w:date="2026-10-07T21:11:00Z">
            <w:rPr>
              <w:ins w:id="2651" w:author="SHAHZAIB KHAN" w:date="2026-10-07T20:48:00Z"/>
              <w:rFonts w:ascii="Times New Roman" w:eastAsia="Times New Roman" w:hAnsi="Times New Roman" w:cs="Times New Roman"/>
              <w:b/>
              <w:bCs/>
              <w:sz w:val="24"/>
              <w:szCs w:val="24"/>
              <w:u w:val="single"/>
            </w:rPr>
          </w:rPrChange>
        </w:rPr>
      </w:pPr>
      <w:ins w:id="2652" w:author="SHAHZAIB KHAN" w:date="2026-10-07T20:48:00Z">
        <w:r w:rsidRPr="00DB397A">
          <w:rPr>
            <w:rFonts w:ascii="Times New Roman" w:eastAsia="Times New Roman" w:hAnsi="Times New Roman" w:cs="Times New Roman"/>
            <w:color w:val="FF0000"/>
            <w:sz w:val="24"/>
            <w:szCs w:val="24"/>
            <w:u w:val="single"/>
            <w:rPrChange w:id="2653" w:author="SHAHZAIB KHAN" w:date="2026-10-07T21:11:00Z">
              <w:rPr>
                <w:rFonts w:ascii="Times New Roman" w:eastAsia="Times New Roman" w:hAnsi="Times New Roman" w:cs="Times New Roman"/>
                <w:b/>
                <w:bCs/>
                <w:sz w:val="24"/>
                <w:szCs w:val="24"/>
                <w:u w:val="single"/>
              </w:rPr>
            </w:rPrChange>
          </w:rPr>
          <w:t>Order deadline</w:t>
        </w:r>
      </w:ins>
    </w:p>
    <w:p w14:paraId="692695E9" w14:textId="77777777" w:rsidR="00C526BA" w:rsidRPr="00DB397A" w:rsidRDefault="00C526BA" w:rsidP="00C526BA">
      <w:pPr>
        <w:numPr>
          <w:ilvl w:val="0"/>
          <w:numId w:val="66"/>
        </w:numPr>
        <w:spacing w:before="100" w:beforeAutospacing="1" w:after="100" w:afterAutospacing="1" w:line="240" w:lineRule="auto"/>
        <w:rPr>
          <w:ins w:id="2654" w:author="SHAHZAIB KHAN" w:date="2026-10-07T20:48:00Z"/>
          <w:rFonts w:ascii="Times New Roman" w:eastAsia="Times New Roman" w:hAnsi="Times New Roman" w:cs="Times New Roman"/>
          <w:color w:val="FF0000"/>
          <w:sz w:val="24"/>
          <w:szCs w:val="24"/>
          <w:u w:val="single"/>
          <w:rPrChange w:id="2655" w:author="SHAHZAIB KHAN" w:date="2026-10-07T21:11:00Z">
            <w:rPr>
              <w:ins w:id="2656" w:author="SHAHZAIB KHAN" w:date="2026-10-07T20:48:00Z"/>
              <w:rFonts w:ascii="Times New Roman" w:eastAsia="Times New Roman" w:hAnsi="Times New Roman" w:cs="Times New Roman"/>
              <w:b/>
              <w:bCs/>
              <w:sz w:val="24"/>
              <w:szCs w:val="24"/>
              <w:u w:val="single"/>
            </w:rPr>
          </w:rPrChange>
        </w:rPr>
      </w:pPr>
      <w:ins w:id="2657" w:author="SHAHZAIB KHAN" w:date="2026-10-07T20:48:00Z">
        <w:r w:rsidRPr="00DB397A">
          <w:rPr>
            <w:rFonts w:ascii="Times New Roman" w:eastAsia="Times New Roman" w:hAnsi="Times New Roman" w:cs="Times New Roman"/>
            <w:color w:val="FF0000"/>
            <w:sz w:val="24"/>
            <w:szCs w:val="24"/>
            <w:u w:val="single"/>
            <w:rPrChange w:id="2658" w:author="SHAHZAIB KHAN" w:date="2026-10-07T21:11:00Z">
              <w:rPr>
                <w:rFonts w:ascii="Times New Roman" w:eastAsia="Times New Roman" w:hAnsi="Times New Roman" w:cs="Times New Roman"/>
                <w:b/>
                <w:bCs/>
                <w:sz w:val="24"/>
                <w:szCs w:val="24"/>
                <w:u w:val="single"/>
              </w:rPr>
            </w:rPrChange>
          </w:rPr>
          <w:t>Primary Actor : Customer</w:t>
        </w:r>
      </w:ins>
    </w:p>
    <w:p w14:paraId="0851F36D" w14:textId="77777777" w:rsidR="00C526BA" w:rsidRPr="00DB397A" w:rsidRDefault="00C526BA" w:rsidP="00C526BA">
      <w:pPr>
        <w:spacing w:before="100" w:beforeAutospacing="1" w:after="100" w:afterAutospacing="1" w:line="240" w:lineRule="auto"/>
        <w:ind w:left="720"/>
        <w:rPr>
          <w:ins w:id="2659" w:author="SHAHZAIB KHAN" w:date="2026-10-07T20:48:00Z"/>
          <w:rFonts w:ascii="Times New Roman" w:eastAsia="Times New Roman" w:hAnsi="Times New Roman" w:cs="Times New Roman"/>
          <w:color w:val="FF0000"/>
          <w:sz w:val="24"/>
          <w:szCs w:val="24"/>
          <w:u w:val="single"/>
          <w:rPrChange w:id="2660" w:author="SHAHZAIB KHAN" w:date="2026-10-07T21:11:00Z">
            <w:rPr>
              <w:ins w:id="2661" w:author="SHAHZAIB KHAN" w:date="2026-10-07T20:48:00Z"/>
              <w:rFonts w:ascii="Times New Roman" w:eastAsia="Times New Roman" w:hAnsi="Times New Roman" w:cs="Times New Roman"/>
              <w:b/>
              <w:bCs/>
              <w:sz w:val="24"/>
              <w:szCs w:val="24"/>
              <w:u w:val="single"/>
            </w:rPr>
          </w:rPrChange>
        </w:rPr>
      </w:pPr>
    </w:p>
    <w:p w14:paraId="4AF43FAA" w14:textId="77777777" w:rsidR="00C526BA" w:rsidRPr="00DB397A" w:rsidRDefault="00C526BA" w:rsidP="00C526BA">
      <w:pPr>
        <w:spacing w:before="100" w:beforeAutospacing="1" w:after="100" w:afterAutospacing="1" w:line="240" w:lineRule="auto"/>
        <w:ind w:left="720"/>
        <w:rPr>
          <w:ins w:id="2662" w:author="SHAHZAIB KHAN" w:date="2026-10-07T20:48:00Z"/>
          <w:rFonts w:ascii="Times New Roman" w:eastAsia="Times New Roman" w:hAnsi="Times New Roman" w:cs="Times New Roman"/>
          <w:color w:val="FF0000"/>
          <w:sz w:val="24"/>
          <w:szCs w:val="24"/>
          <w:u w:val="single"/>
          <w:rPrChange w:id="2663" w:author="SHAHZAIB KHAN" w:date="2026-10-07T21:11:00Z">
            <w:rPr>
              <w:ins w:id="2664" w:author="SHAHZAIB KHAN" w:date="2026-10-07T20:48:00Z"/>
              <w:rFonts w:ascii="Times New Roman" w:eastAsia="Times New Roman" w:hAnsi="Times New Roman" w:cs="Times New Roman"/>
              <w:b/>
              <w:bCs/>
              <w:sz w:val="24"/>
              <w:szCs w:val="24"/>
              <w:u w:val="single"/>
            </w:rPr>
          </w:rPrChange>
        </w:rPr>
      </w:pPr>
      <w:ins w:id="2665" w:author="SHAHZAIB KHAN" w:date="2026-10-07T20:48:00Z">
        <w:r w:rsidRPr="00DB397A">
          <w:rPr>
            <w:rFonts w:ascii="Times New Roman" w:eastAsia="Times New Roman" w:hAnsi="Times New Roman" w:cs="Times New Roman"/>
            <w:color w:val="FF0000"/>
            <w:sz w:val="24"/>
            <w:szCs w:val="24"/>
            <w:u w:val="single"/>
            <w:rPrChange w:id="2666" w:author="SHAHZAIB KHAN" w:date="2026-10-07T21:11:00Z">
              <w:rPr>
                <w:rFonts w:ascii="Times New Roman" w:eastAsia="Times New Roman" w:hAnsi="Times New Roman" w:cs="Times New Roman"/>
                <w:b/>
                <w:bCs/>
                <w:sz w:val="24"/>
                <w:szCs w:val="24"/>
                <w:u w:val="single"/>
              </w:rPr>
            </w:rPrChange>
          </w:rPr>
          <w:t xml:space="preserve">Description </w:t>
        </w:r>
      </w:ins>
    </w:p>
    <w:p w14:paraId="173B36E6" w14:textId="77777777" w:rsidR="00C526BA" w:rsidRPr="00DB397A" w:rsidRDefault="00C526BA" w:rsidP="00C526BA">
      <w:pPr>
        <w:spacing w:before="100" w:beforeAutospacing="1" w:after="100" w:afterAutospacing="1" w:line="240" w:lineRule="auto"/>
        <w:ind w:left="720"/>
        <w:rPr>
          <w:ins w:id="2667" w:author="SHAHZAIB KHAN" w:date="2026-10-07T20:48:00Z"/>
          <w:rFonts w:ascii="Times New Roman" w:eastAsia="Times New Roman" w:hAnsi="Times New Roman" w:cs="Times New Roman"/>
          <w:color w:val="FF0000"/>
          <w:sz w:val="24"/>
          <w:szCs w:val="24"/>
          <w:u w:val="single"/>
          <w:rPrChange w:id="2668" w:author="SHAHZAIB KHAN" w:date="2026-10-07T21:11:00Z">
            <w:rPr>
              <w:ins w:id="2669" w:author="SHAHZAIB KHAN" w:date="2026-10-07T20:48:00Z"/>
              <w:rFonts w:ascii="Times New Roman" w:eastAsia="Times New Roman" w:hAnsi="Times New Roman" w:cs="Times New Roman"/>
              <w:b/>
              <w:bCs/>
              <w:sz w:val="24"/>
              <w:szCs w:val="24"/>
              <w:u w:val="single"/>
            </w:rPr>
          </w:rPrChange>
        </w:rPr>
      </w:pPr>
      <w:ins w:id="2670" w:author="SHAHZAIB KHAN" w:date="2026-10-07T20:48:00Z">
        <w:r w:rsidRPr="00DB397A">
          <w:rPr>
            <w:rFonts w:ascii="Times New Roman" w:eastAsia="Times New Roman" w:hAnsi="Times New Roman" w:cs="Times New Roman"/>
            <w:color w:val="FF0000"/>
            <w:sz w:val="24"/>
            <w:szCs w:val="24"/>
            <w:u w:val="single"/>
            <w:rPrChange w:id="2671" w:author="SHAHZAIB KHAN" w:date="2026-10-07T21:11:00Z">
              <w:rPr>
                <w:rFonts w:ascii="Times New Roman" w:eastAsia="Times New Roman" w:hAnsi="Times New Roman" w:cs="Times New Roman"/>
                <w:b/>
                <w:bCs/>
                <w:sz w:val="24"/>
                <w:szCs w:val="24"/>
                <w:u w:val="single"/>
              </w:rPr>
            </w:rPrChange>
          </w:rPr>
          <w:t>The Book Order use case describes how a customer books a bakery order after selecting the required items and providing delivery details. The customer reviews the order and provides the required order deadline. The system validates the information, generates an Order ID, and saves the order. Finally, the order status is set to Booked, and the customer can proceed to payment.</w:t>
        </w:r>
      </w:ins>
    </w:p>
    <w:p w14:paraId="55B5DCBC" w14:textId="77777777" w:rsidR="00C526BA" w:rsidRPr="00DB397A" w:rsidRDefault="00C526BA" w:rsidP="00C526BA">
      <w:pPr>
        <w:spacing w:before="100" w:beforeAutospacing="1" w:after="100" w:afterAutospacing="1" w:line="240" w:lineRule="auto"/>
        <w:ind w:left="720"/>
        <w:rPr>
          <w:ins w:id="2672" w:author="SHAHZAIB KHAN" w:date="2026-10-07T20:48:00Z"/>
          <w:rFonts w:ascii="Times New Roman" w:eastAsia="Times New Roman" w:hAnsi="Times New Roman" w:cs="Times New Roman"/>
          <w:color w:val="FF0000"/>
          <w:sz w:val="24"/>
          <w:szCs w:val="24"/>
          <w:u w:val="single"/>
          <w:rPrChange w:id="2673" w:author="SHAHZAIB KHAN" w:date="2026-10-07T21:11:00Z">
            <w:rPr>
              <w:ins w:id="2674" w:author="SHAHZAIB KHAN" w:date="2026-10-07T20:48:00Z"/>
              <w:rFonts w:ascii="Times New Roman" w:eastAsia="Times New Roman" w:hAnsi="Times New Roman" w:cs="Times New Roman"/>
              <w:b/>
              <w:bCs/>
              <w:sz w:val="24"/>
              <w:szCs w:val="24"/>
              <w:u w:val="single"/>
            </w:rPr>
          </w:rPrChange>
        </w:rPr>
      </w:pPr>
    </w:p>
    <w:p w14:paraId="3CE20791" w14:textId="77777777" w:rsidR="00C526BA" w:rsidRPr="00DB397A" w:rsidRDefault="00C526BA" w:rsidP="00C526BA">
      <w:pPr>
        <w:spacing w:before="100" w:beforeAutospacing="1" w:after="100" w:afterAutospacing="1" w:line="240" w:lineRule="auto"/>
        <w:ind w:left="720"/>
        <w:rPr>
          <w:ins w:id="2675" w:author="SHAHZAIB KHAN" w:date="2026-10-07T20:48:00Z"/>
          <w:rFonts w:ascii="Times New Roman" w:eastAsia="Times New Roman" w:hAnsi="Times New Roman" w:cs="Times New Roman"/>
          <w:color w:val="FF0000"/>
          <w:sz w:val="24"/>
          <w:szCs w:val="24"/>
          <w:u w:val="single"/>
          <w:rPrChange w:id="2676" w:author="SHAHZAIB KHAN" w:date="2026-10-07T21:11:00Z">
            <w:rPr>
              <w:ins w:id="2677" w:author="SHAHZAIB KHAN" w:date="2026-10-07T20:48:00Z"/>
              <w:rFonts w:ascii="Times New Roman" w:eastAsia="Times New Roman" w:hAnsi="Times New Roman" w:cs="Times New Roman"/>
              <w:b/>
              <w:bCs/>
              <w:sz w:val="24"/>
              <w:szCs w:val="24"/>
              <w:u w:val="single"/>
            </w:rPr>
          </w:rPrChange>
        </w:rPr>
      </w:pPr>
      <w:ins w:id="2678" w:author="SHAHZAIB KHAN" w:date="2026-10-07T20:48:00Z">
        <w:r w:rsidRPr="00DB397A">
          <w:rPr>
            <w:rFonts w:ascii="Times New Roman" w:eastAsia="Times New Roman" w:hAnsi="Times New Roman" w:cs="Times New Roman"/>
            <w:color w:val="FF0000"/>
            <w:sz w:val="24"/>
            <w:szCs w:val="24"/>
            <w:u w:val="single"/>
            <w:rPrChange w:id="2679" w:author="SHAHZAIB KHAN" w:date="2026-10-07T21:11:00Z">
              <w:rPr>
                <w:rFonts w:ascii="Times New Roman" w:eastAsia="Times New Roman" w:hAnsi="Times New Roman" w:cs="Times New Roman"/>
                <w:b/>
                <w:bCs/>
                <w:sz w:val="24"/>
                <w:szCs w:val="24"/>
                <w:u w:val="single"/>
              </w:rPr>
            </w:rPrChange>
          </w:rPr>
          <w:t>2. Preconditions</w:t>
        </w:r>
      </w:ins>
    </w:p>
    <w:p w14:paraId="46491566" w14:textId="77777777" w:rsidR="00C526BA" w:rsidRPr="00DB397A" w:rsidRDefault="00C526BA" w:rsidP="00C526BA">
      <w:pPr>
        <w:numPr>
          <w:ilvl w:val="0"/>
          <w:numId w:val="67"/>
        </w:numPr>
        <w:spacing w:before="100" w:beforeAutospacing="1" w:after="100" w:afterAutospacing="1" w:line="240" w:lineRule="auto"/>
        <w:rPr>
          <w:ins w:id="2680" w:author="SHAHZAIB KHAN" w:date="2026-10-07T20:48:00Z"/>
          <w:rFonts w:ascii="Times New Roman" w:eastAsia="Times New Roman" w:hAnsi="Times New Roman" w:cs="Times New Roman"/>
          <w:color w:val="FF0000"/>
          <w:sz w:val="24"/>
          <w:szCs w:val="24"/>
          <w:u w:val="single"/>
          <w:rPrChange w:id="2681" w:author="SHAHZAIB KHAN" w:date="2026-10-07T21:11:00Z">
            <w:rPr>
              <w:ins w:id="2682" w:author="SHAHZAIB KHAN" w:date="2026-10-07T20:48:00Z"/>
              <w:rFonts w:ascii="Times New Roman" w:eastAsia="Times New Roman" w:hAnsi="Times New Roman" w:cs="Times New Roman"/>
              <w:b/>
              <w:bCs/>
              <w:sz w:val="24"/>
              <w:szCs w:val="24"/>
              <w:u w:val="single"/>
            </w:rPr>
          </w:rPrChange>
        </w:rPr>
      </w:pPr>
      <w:ins w:id="2683" w:author="SHAHZAIB KHAN" w:date="2026-10-07T20:48:00Z">
        <w:r w:rsidRPr="00DB397A">
          <w:rPr>
            <w:rFonts w:ascii="Times New Roman" w:eastAsia="Times New Roman" w:hAnsi="Times New Roman" w:cs="Times New Roman"/>
            <w:color w:val="FF0000"/>
            <w:sz w:val="24"/>
            <w:szCs w:val="24"/>
            <w:u w:val="single"/>
            <w:rPrChange w:id="2684" w:author="SHAHZAIB KHAN" w:date="2026-10-07T21:11:00Z">
              <w:rPr>
                <w:rFonts w:ascii="Times New Roman" w:eastAsia="Times New Roman" w:hAnsi="Times New Roman" w:cs="Times New Roman"/>
                <w:b/>
                <w:bCs/>
                <w:sz w:val="24"/>
                <w:szCs w:val="24"/>
                <w:u w:val="single"/>
              </w:rPr>
            </w:rPrChange>
          </w:rPr>
          <w:t>The customer has selected the required bakery items.</w:t>
        </w:r>
      </w:ins>
    </w:p>
    <w:p w14:paraId="7CC6CE15" w14:textId="77777777" w:rsidR="00C526BA" w:rsidRPr="00DB397A" w:rsidRDefault="00C526BA" w:rsidP="00C526BA">
      <w:pPr>
        <w:numPr>
          <w:ilvl w:val="0"/>
          <w:numId w:val="67"/>
        </w:numPr>
        <w:spacing w:before="100" w:beforeAutospacing="1" w:after="100" w:afterAutospacing="1" w:line="240" w:lineRule="auto"/>
        <w:rPr>
          <w:ins w:id="2685" w:author="SHAHZAIB KHAN" w:date="2026-10-07T20:48:00Z"/>
          <w:rFonts w:ascii="Times New Roman" w:eastAsia="Times New Roman" w:hAnsi="Times New Roman" w:cs="Times New Roman"/>
          <w:color w:val="FF0000"/>
          <w:sz w:val="24"/>
          <w:szCs w:val="24"/>
          <w:u w:val="single"/>
          <w:rPrChange w:id="2686" w:author="SHAHZAIB KHAN" w:date="2026-10-07T21:11:00Z">
            <w:rPr>
              <w:ins w:id="2687" w:author="SHAHZAIB KHAN" w:date="2026-10-07T20:48:00Z"/>
              <w:rFonts w:ascii="Times New Roman" w:eastAsia="Times New Roman" w:hAnsi="Times New Roman" w:cs="Times New Roman"/>
              <w:b/>
              <w:bCs/>
              <w:sz w:val="24"/>
              <w:szCs w:val="24"/>
              <w:u w:val="single"/>
            </w:rPr>
          </w:rPrChange>
        </w:rPr>
      </w:pPr>
      <w:ins w:id="2688" w:author="SHAHZAIB KHAN" w:date="2026-10-07T20:48:00Z">
        <w:r w:rsidRPr="00DB397A">
          <w:rPr>
            <w:rFonts w:ascii="Times New Roman" w:eastAsia="Times New Roman" w:hAnsi="Times New Roman" w:cs="Times New Roman"/>
            <w:color w:val="FF0000"/>
            <w:sz w:val="24"/>
            <w:szCs w:val="24"/>
            <w:u w:val="single"/>
            <w:rPrChange w:id="2689" w:author="SHAHZAIB KHAN" w:date="2026-10-07T21:11:00Z">
              <w:rPr>
                <w:rFonts w:ascii="Times New Roman" w:eastAsia="Times New Roman" w:hAnsi="Times New Roman" w:cs="Times New Roman"/>
                <w:b/>
                <w:bCs/>
                <w:sz w:val="24"/>
                <w:szCs w:val="24"/>
                <w:u w:val="single"/>
              </w:rPr>
            </w:rPrChange>
          </w:rPr>
          <w:lastRenderedPageBreak/>
          <w:t>The customer has entered the required delivery details.</w:t>
        </w:r>
      </w:ins>
    </w:p>
    <w:p w14:paraId="71DCE846" w14:textId="77777777" w:rsidR="00C526BA" w:rsidRPr="00DB397A" w:rsidRDefault="00C526BA" w:rsidP="00C526BA">
      <w:pPr>
        <w:numPr>
          <w:ilvl w:val="0"/>
          <w:numId w:val="67"/>
        </w:numPr>
        <w:spacing w:before="100" w:beforeAutospacing="1" w:after="100" w:afterAutospacing="1" w:line="240" w:lineRule="auto"/>
        <w:rPr>
          <w:ins w:id="2690" w:author="SHAHZAIB KHAN" w:date="2026-10-07T20:48:00Z"/>
          <w:rFonts w:ascii="Times New Roman" w:eastAsia="Times New Roman" w:hAnsi="Times New Roman" w:cs="Times New Roman"/>
          <w:color w:val="FF0000"/>
          <w:sz w:val="24"/>
          <w:szCs w:val="24"/>
          <w:u w:val="single"/>
          <w:rPrChange w:id="2691" w:author="SHAHZAIB KHAN" w:date="2026-10-07T21:11:00Z">
            <w:rPr>
              <w:ins w:id="2692" w:author="SHAHZAIB KHAN" w:date="2026-10-07T20:48:00Z"/>
              <w:rFonts w:ascii="Times New Roman" w:eastAsia="Times New Roman" w:hAnsi="Times New Roman" w:cs="Times New Roman"/>
              <w:b/>
              <w:bCs/>
              <w:sz w:val="24"/>
              <w:szCs w:val="24"/>
              <w:u w:val="single"/>
            </w:rPr>
          </w:rPrChange>
        </w:rPr>
      </w:pPr>
      <w:ins w:id="2693" w:author="SHAHZAIB KHAN" w:date="2026-10-07T20:48:00Z">
        <w:r w:rsidRPr="00DB397A">
          <w:rPr>
            <w:rFonts w:ascii="Times New Roman" w:eastAsia="Times New Roman" w:hAnsi="Times New Roman" w:cs="Times New Roman"/>
            <w:color w:val="FF0000"/>
            <w:sz w:val="24"/>
            <w:szCs w:val="24"/>
            <w:u w:val="single"/>
            <w:rPrChange w:id="2694" w:author="SHAHZAIB KHAN" w:date="2026-10-07T21:11:00Z">
              <w:rPr>
                <w:rFonts w:ascii="Times New Roman" w:eastAsia="Times New Roman" w:hAnsi="Times New Roman" w:cs="Times New Roman"/>
                <w:b/>
                <w:bCs/>
                <w:sz w:val="24"/>
                <w:szCs w:val="24"/>
                <w:u w:val="single"/>
              </w:rPr>
            </w:rPrChange>
          </w:rPr>
          <w:t>The delivery area has been validated.</w:t>
        </w:r>
      </w:ins>
    </w:p>
    <w:p w14:paraId="42C7ADF4" w14:textId="77777777" w:rsidR="00C526BA" w:rsidRPr="00DB397A" w:rsidRDefault="00C526BA" w:rsidP="00C526BA">
      <w:pPr>
        <w:numPr>
          <w:ilvl w:val="0"/>
          <w:numId w:val="67"/>
        </w:numPr>
        <w:spacing w:before="100" w:beforeAutospacing="1" w:after="100" w:afterAutospacing="1" w:line="240" w:lineRule="auto"/>
        <w:rPr>
          <w:ins w:id="2695" w:author="SHAHZAIB KHAN" w:date="2026-10-07T20:48:00Z"/>
          <w:rFonts w:ascii="Times New Roman" w:eastAsia="Times New Roman" w:hAnsi="Times New Roman" w:cs="Times New Roman"/>
          <w:color w:val="FF0000"/>
          <w:sz w:val="24"/>
          <w:szCs w:val="24"/>
          <w:u w:val="single"/>
          <w:rPrChange w:id="2696" w:author="SHAHZAIB KHAN" w:date="2026-10-07T21:11:00Z">
            <w:rPr>
              <w:ins w:id="2697" w:author="SHAHZAIB KHAN" w:date="2026-10-07T20:48:00Z"/>
              <w:rFonts w:ascii="Times New Roman" w:eastAsia="Times New Roman" w:hAnsi="Times New Roman" w:cs="Times New Roman"/>
              <w:b/>
              <w:bCs/>
              <w:sz w:val="24"/>
              <w:szCs w:val="24"/>
              <w:u w:val="single"/>
            </w:rPr>
          </w:rPrChange>
        </w:rPr>
      </w:pPr>
      <w:ins w:id="2698" w:author="SHAHZAIB KHAN" w:date="2026-10-07T20:48:00Z">
        <w:r w:rsidRPr="00DB397A">
          <w:rPr>
            <w:rFonts w:ascii="Times New Roman" w:eastAsia="Times New Roman" w:hAnsi="Times New Roman" w:cs="Times New Roman"/>
            <w:color w:val="FF0000"/>
            <w:sz w:val="24"/>
            <w:szCs w:val="24"/>
            <w:u w:val="single"/>
            <w:rPrChange w:id="2699" w:author="SHAHZAIB KHAN" w:date="2026-10-07T21:11:00Z">
              <w:rPr>
                <w:rFonts w:ascii="Times New Roman" w:eastAsia="Times New Roman" w:hAnsi="Times New Roman" w:cs="Times New Roman"/>
                <w:b/>
                <w:bCs/>
                <w:sz w:val="24"/>
                <w:szCs w:val="24"/>
                <w:u w:val="single"/>
              </w:rPr>
            </w:rPrChange>
          </w:rPr>
          <w:t>The order information is available in the system.</w:t>
        </w:r>
      </w:ins>
    </w:p>
    <w:p w14:paraId="01695278" w14:textId="77777777" w:rsidR="00C526BA" w:rsidRPr="00DB397A" w:rsidRDefault="00C526BA" w:rsidP="00C526BA">
      <w:pPr>
        <w:numPr>
          <w:ilvl w:val="0"/>
          <w:numId w:val="67"/>
        </w:numPr>
        <w:spacing w:before="100" w:beforeAutospacing="1" w:after="100" w:afterAutospacing="1" w:line="240" w:lineRule="auto"/>
        <w:rPr>
          <w:ins w:id="2700" w:author="SHAHZAIB KHAN" w:date="2026-10-07T20:48:00Z"/>
          <w:rFonts w:ascii="Times New Roman" w:eastAsia="Times New Roman" w:hAnsi="Times New Roman" w:cs="Times New Roman"/>
          <w:color w:val="FF0000"/>
          <w:sz w:val="24"/>
          <w:szCs w:val="24"/>
          <w:u w:val="single"/>
          <w:rPrChange w:id="2701" w:author="SHAHZAIB KHAN" w:date="2026-10-07T21:11:00Z">
            <w:rPr>
              <w:ins w:id="2702" w:author="SHAHZAIB KHAN" w:date="2026-10-07T20:48:00Z"/>
              <w:rFonts w:ascii="Times New Roman" w:eastAsia="Times New Roman" w:hAnsi="Times New Roman" w:cs="Times New Roman"/>
              <w:b/>
              <w:bCs/>
              <w:sz w:val="24"/>
              <w:szCs w:val="24"/>
              <w:u w:val="single"/>
            </w:rPr>
          </w:rPrChange>
        </w:rPr>
      </w:pPr>
      <w:ins w:id="2703" w:author="SHAHZAIB KHAN" w:date="2026-10-07T20:48:00Z">
        <w:r w:rsidRPr="00DB397A">
          <w:rPr>
            <w:rFonts w:ascii="Times New Roman" w:eastAsia="Times New Roman" w:hAnsi="Times New Roman" w:cs="Times New Roman"/>
            <w:color w:val="FF0000"/>
            <w:sz w:val="24"/>
            <w:szCs w:val="24"/>
            <w:u w:val="single"/>
            <w:rPrChange w:id="2704" w:author="SHAHZAIB KHAN" w:date="2026-10-07T21:11:00Z">
              <w:rPr>
                <w:rFonts w:ascii="Times New Roman" w:eastAsia="Times New Roman" w:hAnsi="Times New Roman" w:cs="Times New Roman"/>
                <w:b/>
                <w:bCs/>
                <w:sz w:val="24"/>
                <w:szCs w:val="24"/>
                <w:u w:val="single"/>
              </w:rPr>
            </w:rPrChange>
          </w:rPr>
          <w:t>The customer has selected the Book Order option.</w:t>
        </w:r>
      </w:ins>
    </w:p>
    <w:p w14:paraId="408D7D7E" w14:textId="77777777" w:rsidR="00C526BA" w:rsidRPr="00DB397A" w:rsidRDefault="00C526BA" w:rsidP="00C526BA">
      <w:pPr>
        <w:spacing w:before="100" w:beforeAutospacing="1" w:after="100" w:afterAutospacing="1" w:line="240" w:lineRule="auto"/>
        <w:ind w:left="720"/>
        <w:rPr>
          <w:ins w:id="2705" w:author="SHAHZAIB KHAN" w:date="2026-10-07T20:48:00Z"/>
          <w:rFonts w:ascii="Times New Roman" w:eastAsia="Times New Roman" w:hAnsi="Times New Roman" w:cs="Times New Roman"/>
          <w:color w:val="FF0000"/>
          <w:sz w:val="24"/>
          <w:szCs w:val="24"/>
          <w:u w:val="single"/>
          <w:rPrChange w:id="2706" w:author="SHAHZAIB KHAN" w:date="2026-10-07T21:11:00Z">
            <w:rPr>
              <w:ins w:id="2707" w:author="SHAHZAIB KHAN" w:date="2026-10-07T20:48:00Z"/>
              <w:rFonts w:ascii="Times New Roman" w:eastAsia="Times New Roman" w:hAnsi="Times New Roman" w:cs="Times New Roman"/>
              <w:b/>
              <w:bCs/>
              <w:sz w:val="24"/>
              <w:szCs w:val="24"/>
              <w:u w:val="single"/>
            </w:rPr>
          </w:rPrChange>
        </w:rPr>
      </w:pPr>
      <w:ins w:id="2708" w:author="SHAHZAIB KHAN" w:date="2026-10-07T20:48:00Z">
        <w:r w:rsidRPr="00DB397A">
          <w:rPr>
            <w:rFonts w:ascii="Times New Roman" w:eastAsia="Times New Roman" w:hAnsi="Times New Roman" w:cs="Times New Roman"/>
            <w:color w:val="FF0000"/>
            <w:sz w:val="24"/>
            <w:szCs w:val="24"/>
            <w:u w:val="single"/>
            <w:rPrChange w:id="2709" w:author="SHAHZAIB KHAN" w:date="2026-10-07T21:11:00Z">
              <w:rPr>
                <w:rFonts w:ascii="Times New Roman" w:eastAsia="Times New Roman" w:hAnsi="Times New Roman" w:cs="Times New Roman"/>
                <w:b/>
                <w:bCs/>
                <w:sz w:val="24"/>
                <w:szCs w:val="24"/>
                <w:u w:val="single"/>
              </w:rPr>
            </w:rPrChange>
          </w:rPr>
          <w:t>3. Success Scenario</w:t>
        </w:r>
      </w:ins>
    </w:p>
    <w:p w14:paraId="0F141196" w14:textId="77777777" w:rsidR="00C526BA" w:rsidRPr="00DB397A" w:rsidRDefault="00C526BA" w:rsidP="00C526BA">
      <w:pPr>
        <w:numPr>
          <w:ilvl w:val="0"/>
          <w:numId w:val="68"/>
        </w:numPr>
        <w:spacing w:before="100" w:beforeAutospacing="1" w:after="100" w:afterAutospacing="1" w:line="240" w:lineRule="auto"/>
        <w:rPr>
          <w:ins w:id="2710" w:author="SHAHZAIB KHAN" w:date="2026-10-07T20:48:00Z"/>
          <w:rFonts w:ascii="Times New Roman" w:eastAsia="Times New Roman" w:hAnsi="Times New Roman" w:cs="Times New Roman"/>
          <w:color w:val="FF0000"/>
          <w:sz w:val="24"/>
          <w:szCs w:val="24"/>
          <w:u w:val="single"/>
          <w:rPrChange w:id="2711" w:author="SHAHZAIB KHAN" w:date="2026-10-07T21:11:00Z">
            <w:rPr>
              <w:ins w:id="2712" w:author="SHAHZAIB KHAN" w:date="2026-10-07T20:48:00Z"/>
              <w:rFonts w:ascii="Times New Roman" w:eastAsia="Times New Roman" w:hAnsi="Times New Roman" w:cs="Times New Roman"/>
              <w:b/>
              <w:bCs/>
              <w:sz w:val="24"/>
              <w:szCs w:val="24"/>
              <w:u w:val="single"/>
            </w:rPr>
          </w:rPrChange>
        </w:rPr>
      </w:pPr>
      <w:ins w:id="2713" w:author="SHAHZAIB KHAN" w:date="2026-10-07T20:48:00Z">
        <w:r w:rsidRPr="00DB397A">
          <w:rPr>
            <w:rFonts w:ascii="Times New Roman" w:eastAsia="Times New Roman" w:hAnsi="Times New Roman" w:cs="Times New Roman"/>
            <w:color w:val="FF0000"/>
            <w:sz w:val="24"/>
            <w:szCs w:val="24"/>
            <w:u w:val="single"/>
            <w:rPrChange w:id="2714" w:author="SHAHZAIB KHAN" w:date="2026-10-07T21:11:00Z">
              <w:rPr>
                <w:rFonts w:ascii="Times New Roman" w:eastAsia="Times New Roman" w:hAnsi="Times New Roman" w:cs="Times New Roman"/>
                <w:b/>
                <w:bCs/>
                <w:sz w:val="24"/>
                <w:szCs w:val="24"/>
                <w:u w:val="single"/>
              </w:rPr>
            </w:rPrChange>
          </w:rPr>
          <w:t>The customer selects the Book Order option.</w:t>
        </w:r>
      </w:ins>
    </w:p>
    <w:p w14:paraId="0FF35906" w14:textId="77777777" w:rsidR="00C526BA" w:rsidRPr="00DB397A" w:rsidRDefault="00C526BA" w:rsidP="00C526BA">
      <w:pPr>
        <w:numPr>
          <w:ilvl w:val="0"/>
          <w:numId w:val="68"/>
        </w:numPr>
        <w:spacing w:before="100" w:beforeAutospacing="1" w:after="100" w:afterAutospacing="1" w:line="240" w:lineRule="auto"/>
        <w:rPr>
          <w:ins w:id="2715" w:author="SHAHZAIB KHAN" w:date="2026-10-07T20:48:00Z"/>
          <w:rFonts w:ascii="Times New Roman" w:eastAsia="Times New Roman" w:hAnsi="Times New Roman" w:cs="Times New Roman"/>
          <w:color w:val="FF0000"/>
          <w:sz w:val="24"/>
          <w:szCs w:val="24"/>
          <w:u w:val="single"/>
          <w:rPrChange w:id="2716" w:author="SHAHZAIB KHAN" w:date="2026-10-07T21:11:00Z">
            <w:rPr>
              <w:ins w:id="2717" w:author="SHAHZAIB KHAN" w:date="2026-10-07T20:48:00Z"/>
              <w:rFonts w:ascii="Times New Roman" w:eastAsia="Times New Roman" w:hAnsi="Times New Roman" w:cs="Times New Roman"/>
              <w:b/>
              <w:bCs/>
              <w:sz w:val="24"/>
              <w:szCs w:val="24"/>
              <w:u w:val="single"/>
            </w:rPr>
          </w:rPrChange>
        </w:rPr>
      </w:pPr>
      <w:ins w:id="2718" w:author="SHAHZAIB KHAN" w:date="2026-10-07T20:48:00Z">
        <w:r w:rsidRPr="00DB397A">
          <w:rPr>
            <w:rFonts w:ascii="Times New Roman" w:eastAsia="Times New Roman" w:hAnsi="Times New Roman" w:cs="Times New Roman"/>
            <w:color w:val="FF0000"/>
            <w:sz w:val="24"/>
            <w:szCs w:val="24"/>
            <w:u w:val="single"/>
            <w:rPrChange w:id="2719" w:author="SHAHZAIB KHAN" w:date="2026-10-07T21:11:00Z">
              <w:rPr>
                <w:rFonts w:ascii="Times New Roman" w:eastAsia="Times New Roman" w:hAnsi="Times New Roman" w:cs="Times New Roman"/>
                <w:b/>
                <w:bCs/>
                <w:sz w:val="24"/>
                <w:szCs w:val="24"/>
                <w:u w:val="single"/>
              </w:rPr>
            </w:rPrChange>
          </w:rPr>
          <w:t>The system displays the order details, selected items, quantities, delivery details, and total amount.</w:t>
        </w:r>
      </w:ins>
    </w:p>
    <w:p w14:paraId="05AAF122" w14:textId="77777777" w:rsidR="00C526BA" w:rsidRPr="00DB397A" w:rsidRDefault="00C526BA" w:rsidP="00C526BA">
      <w:pPr>
        <w:numPr>
          <w:ilvl w:val="0"/>
          <w:numId w:val="68"/>
        </w:numPr>
        <w:spacing w:before="100" w:beforeAutospacing="1" w:after="100" w:afterAutospacing="1" w:line="240" w:lineRule="auto"/>
        <w:rPr>
          <w:ins w:id="2720" w:author="SHAHZAIB KHAN" w:date="2026-10-07T20:48:00Z"/>
          <w:rFonts w:ascii="Times New Roman" w:eastAsia="Times New Roman" w:hAnsi="Times New Roman" w:cs="Times New Roman"/>
          <w:color w:val="FF0000"/>
          <w:sz w:val="24"/>
          <w:szCs w:val="24"/>
          <w:u w:val="single"/>
          <w:rPrChange w:id="2721" w:author="SHAHZAIB KHAN" w:date="2026-10-07T21:11:00Z">
            <w:rPr>
              <w:ins w:id="2722" w:author="SHAHZAIB KHAN" w:date="2026-10-07T20:48:00Z"/>
              <w:rFonts w:ascii="Times New Roman" w:eastAsia="Times New Roman" w:hAnsi="Times New Roman" w:cs="Times New Roman"/>
              <w:b/>
              <w:bCs/>
              <w:sz w:val="24"/>
              <w:szCs w:val="24"/>
              <w:u w:val="single"/>
            </w:rPr>
          </w:rPrChange>
        </w:rPr>
      </w:pPr>
      <w:ins w:id="2723" w:author="SHAHZAIB KHAN" w:date="2026-10-07T20:48:00Z">
        <w:r w:rsidRPr="00DB397A">
          <w:rPr>
            <w:rFonts w:ascii="Times New Roman" w:eastAsia="Times New Roman" w:hAnsi="Times New Roman" w:cs="Times New Roman"/>
            <w:color w:val="FF0000"/>
            <w:sz w:val="24"/>
            <w:szCs w:val="24"/>
            <w:u w:val="single"/>
            <w:rPrChange w:id="2724" w:author="SHAHZAIB KHAN" w:date="2026-10-07T21:11:00Z">
              <w:rPr>
                <w:rFonts w:ascii="Times New Roman" w:eastAsia="Times New Roman" w:hAnsi="Times New Roman" w:cs="Times New Roman"/>
                <w:b/>
                <w:bCs/>
                <w:sz w:val="24"/>
                <w:szCs w:val="24"/>
                <w:u w:val="single"/>
              </w:rPr>
            </w:rPrChange>
          </w:rPr>
          <w:t>The customer reviews the order information.</w:t>
        </w:r>
      </w:ins>
    </w:p>
    <w:p w14:paraId="09F15070" w14:textId="77777777" w:rsidR="00C526BA" w:rsidRPr="00DB397A" w:rsidRDefault="00C526BA" w:rsidP="00C526BA">
      <w:pPr>
        <w:numPr>
          <w:ilvl w:val="0"/>
          <w:numId w:val="68"/>
        </w:numPr>
        <w:spacing w:before="100" w:beforeAutospacing="1" w:after="100" w:afterAutospacing="1" w:line="240" w:lineRule="auto"/>
        <w:rPr>
          <w:ins w:id="2725" w:author="SHAHZAIB KHAN" w:date="2026-10-07T20:48:00Z"/>
          <w:rFonts w:ascii="Times New Roman" w:eastAsia="Times New Roman" w:hAnsi="Times New Roman" w:cs="Times New Roman"/>
          <w:color w:val="FF0000"/>
          <w:sz w:val="24"/>
          <w:szCs w:val="24"/>
          <w:u w:val="single"/>
          <w:rPrChange w:id="2726" w:author="SHAHZAIB KHAN" w:date="2026-10-07T21:11:00Z">
            <w:rPr>
              <w:ins w:id="2727" w:author="SHAHZAIB KHAN" w:date="2026-10-07T20:48:00Z"/>
              <w:rFonts w:ascii="Times New Roman" w:eastAsia="Times New Roman" w:hAnsi="Times New Roman" w:cs="Times New Roman"/>
              <w:b/>
              <w:bCs/>
              <w:sz w:val="24"/>
              <w:szCs w:val="24"/>
              <w:u w:val="single"/>
            </w:rPr>
          </w:rPrChange>
        </w:rPr>
      </w:pPr>
      <w:ins w:id="2728" w:author="SHAHZAIB KHAN" w:date="2026-10-07T20:48:00Z">
        <w:r w:rsidRPr="00DB397A">
          <w:rPr>
            <w:rFonts w:ascii="Times New Roman" w:eastAsia="Times New Roman" w:hAnsi="Times New Roman" w:cs="Times New Roman"/>
            <w:color w:val="FF0000"/>
            <w:sz w:val="24"/>
            <w:szCs w:val="24"/>
            <w:u w:val="single"/>
            <w:rPrChange w:id="2729" w:author="SHAHZAIB KHAN" w:date="2026-10-07T21:11:00Z">
              <w:rPr>
                <w:rFonts w:ascii="Times New Roman" w:eastAsia="Times New Roman" w:hAnsi="Times New Roman" w:cs="Times New Roman"/>
                <w:b/>
                <w:bCs/>
                <w:sz w:val="24"/>
                <w:szCs w:val="24"/>
                <w:u w:val="single"/>
              </w:rPr>
            </w:rPrChange>
          </w:rPr>
          <w:t>The customer confirms the order.</w:t>
        </w:r>
      </w:ins>
    </w:p>
    <w:p w14:paraId="09A79D2D" w14:textId="77777777" w:rsidR="00C526BA" w:rsidRPr="00DB397A" w:rsidRDefault="00C526BA" w:rsidP="00C526BA">
      <w:pPr>
        <w:numPr>
          <w:ilvl w:val="0"/>
          <w:numId w:val="68"/>
        </w:numPr>
        <w:spacing w:before="100" w:beforeAutospacing="1" w:after="100" w:afterAutospacing="1" w:line="240" w:lineRule="auto"/>
        <w:rPr>
          <w:ins w:id="2730" w:author="SHAHZAIB KHAN" w:date="2026-10-07T20:48:00Z"/>
          <w:rFonts w:ascii="Times New Roman" w:eastAsia="Times New Roman" w:hAnsi="Times New Roman" w:cs="Times New Roman"/>
          <w:color w:val="FF0000"/>
          <w:sz w:val="24"/>
          <w:szCs w:val="24"/>
          <w:u w:val="single"/>
          <w:rPrChange w:id="2731" w:author="SHAHZAIB KHAN" w:date="2026-10-07T21:11:00Z">
            <w:rPr>
              <w:ins w:id="2732" w:author="SHAHZAIB KHAN" w:date="2026-10-07T20:48:00Z"/>
              <w:rFonts w:ascii="Times New Roman" w:eastAsia="Times New Roman" w:hAnsi="Times New Roman" w:cs="Times New Roman"/>
              <w:b/>
              <w:bCs/>
              <w:sz w:val="24"/>
              <w:szCs w:val="24"/>
              <w:u w:val="single"/>
            </w:rPr>
          </w:rPrChange>
        </w:rPr>
      </w:pPr>
      <w:ins w:id="2733" w:author="SHAHZAIB KHAN" w:date="2026-10-07T20:48:00Z">
        <w:r w:rsidRPr="00DB397A">
          <w:rPr>
            <w:rFonts w:ascii="Times New Roman" w:eastAsia="Times New Roman" w:hAnsi="Times New Roman" w:cs="Times New Roman"/>
            <w:color w:val="FF0000"/>
            <w:sz w:val="24"/>
            <w:szCs w:val="24"/>
            <w:u w:val="single"/>
            <w:rPrChange w:id="2734" w:author="SHAHZAIB KHAN" w:date="2026-10-07T21:11:00Z">
              <w:rPr>
                <w:rFonts w:ascii="Times New Roman" w:eastAsia="Times New Roman" w:hAnsi="Times New Roman" w:cs="Times New Roman"/>
                <w:b/>
                <w:bCs/>
                <w:sz w:val="24"/>
                <w:szCs w:val="24"/>
                <w:u w:val="single"/>
              </w:rPr>
            </w:rPrChange>
          </w:rPr>
          <w:t>The system asks the customer to enter the order deadline.</w:t>
        </w:r>
      </w:ins>
    </w:p>
    <w:p w14:paraId="7E457B92" w14:textId="77777777" w:rsidR="00C526BA" w:rsidRPr="00DB397A" w:rsidRDefault="00C526BA" w:rsidP="00C526BA">
      <w:pPr>
        <w:numPr>
          <w:ilvl w:val="0"/>
          <w:numId w:val="68"/>
        </w:numPr>
        <w:spacing w:before="100" w:beforeAutospacing="1" w:after="100" w:afterAutospacing="1" w:line="240" w:lineRule="auto"/>
        <w:rPr>
          <w:ins w:id="2735" w:author="SHAHZAIB KHAN" w:date="2026-10-07T20:48:00Z"/>
          <w:rFonts w:ascii="Times New Roman" w:eastAsia="Times New Roman" w:hAnsi="Times New Roman" w:cs="Times New Roman"/>
          <w:color w:val="FF0000"/>
          <w:sz w:val="24"/>
          <w:szCs w:val="24"/>
          <w:u w:val="single"/>
          <w:rPrChange w:id="2736" w:author="SHAHZAIB KHAN" w:date="2026-10-07T21:11:00Z">
            <w:rPr>
              <w:ins w:id="2737" w:author="SHAHZAIB KHAN" w:date="2026-10-07T20:48:00Z"/>
              <w:rFonts w:ascii="Times New Roman" w:eastAsia="Times New Roman" w:hAnsi="Times New Roman" w:cs="Times New Roman"/>
              <w:b/>
              <w:bCs/>
              <w:sz w:val="24"/>
              <w:szCs w:val="24"/>
              <w:u w:val="single"/>
            </w:rPr>
          </w:rPrChange>
        </w:rPr>
      </w:pPr>
      <w:ins w:id="2738" w:author="SHAHZAIB KHAN" w:date="2026-10-07T20:48:00Z">
        <w:r w:rsidRPr="00DB397A">
          <w:rPr>
            <w:rFonts w:ascii="Times New Roman" w:eastAsia="Times New Roman" w:hAnsi="Times New Roman" w:cs="Times New Roman"/>
            <w:color w:val="FF0000"/>
            <w:sz w:val="24"/>
            <w:szCs w:val="24"/>
            <w:u w:val="single"/>
            <w:rPrChange w:id="2739" w:author="SHAHZAIB KHAN" w:date="2026-10-07T21:11:00Z">
              <w:rPr>
                <w:rFonts w:ascii="Times New Roman" w:eastAsia="Times New Roman" w:hAnsi="Times New Roman" w:cs="Times New Roman"/>
                <w:b/>
                <w:bCs/>
                <w:sz w:val="24"/>
                <w:szCs w:val="24"/>
                <w:u w:val="single"/>
              </w:rPr>
            </w:rPrChange>
          </w:rPr>
          <w:t>The customer enters the required deadline.</w:t>
        </w:r>
      </w:ins>
    </w:p>
    <w:p w14:paraId="4AA28108" w14:textId="77777777" w:rsidR="00C526BA" w:rsidRPr="00DB397A" w:rsidRDefault="00C526BA" w:rsidP="00C526BA">
      <w:pPr>
        <w:numPr>
          <w:ilvl w:val="0"/>
          <w:numId w:val="68"/>
        </w:numPr>
        <w:spacing w:before="100" w:beforeAutospacing="1" w:after="100" w:afterAutospacing="1" w:line="240" w:lineRule="auto"/>
        <w:rPr>
          <w:ins w:id="2740" w:author="SHAHZAIB KHAN" w:date="2026-10-07T20:48:00Z"/>
          <w:rFonts w:ascii="Times New Roman" w:eastAsia="Times New Roman" w:hAnsi="Times New Roman" w:cs="Times New Roman"/>
          <w:color w:val="FF0000"/>
          <w:sz w:val="24"/>
          <w:szCs w:val="24"/>
          <w:u w:val="single"/>
          <w:rPrChange w:id="2741" w:author="SHAHZAIB KHAN" w:date="2026-10-07T21:11:00Z">
            <w:rPr>
              <w:ins w:id="2742" w:author="SHAHZAIB KHAN" w:date="2026-10-07T20:48:00Z"/>
              <w:rFonts w:ascii="Times New Roman" w:eastAsia="Times New Roman" w:hAnsi="Times New Roman" w:cs="Times New Roman"/>
              <w:b/>
              <w:bCs/>
              <w:sz w:val="24"/>
              <w:szCs w:val="24"/>
              <w:u w:val="single"/>
            </w:rPr>
          </w:rPrChange>
        </w:rPr>
      </w:pPr>
      <w:ins w:id="2743" w:author="SHAHZAIB KHAN" w:date="2026-10-07T20:48:00Z">
        <w:r w:rsidRPr="00DB397A">
          <w:rPr>
            <w:rFonts w:ascii="Times New Roman" w:eastAsia="Times New Roman" w:hAnsi="Times New Roman" w:cs="Times New Roman"/>
            <w:color w:val="FF0000"/>
            <w:sz w:val="24"/>
            <w:szCs w:val="24"/>
            <w:u w:val="single"/>
            <w:rPrChange w:id="2744" w:author="SHAHZAIB KHAN" w:date="2026-10-07T21:11:00Z">
              <w:rPr>
                <w:rFonts w:ascii="Times New Roman" w:eastAsia="Times New Roman" w:hAnsi="Times New Roman" w:cs="Times New Roman"/>
                <w:b/>
                <w:bCs/>
                <w:sz w:val="24"/>
                <w:szCs w:val="24"/>
                <w:u w:val="single"/>
              </w:rPr>
            </w:rPrChange>
          </w:rPr>
          <w:t>The system validates the deadline.</w:t>
        </w:r>
      </w:ins>
    </w:p>
    <w:p w14:paraId="573CE673" w14:textId="77777777" w:rsidR="00C526BA" w:rsidRPr="00DB397A" w:rsidRDefault="00C526BA" w:rsidP="00C526BA">
      <w:pPr>
        <w:numPr>
          <w:ilvl w:val="0"/>
          <w:numId w:val="68"/>
        </w:numPr>
        <w:spacing w:before="100" w:beforeAutospacing="1" w:after="100" w:afterAutospacing="1" w:line="240" w:lineRule="auto"/>
        <w:rPr>
          <w:ins w:id="2745" w:author="SHAHZAIB KHAN" w:date="2026-10-07T20:48:00Z"/>
          <w:rFonts w:ascii="Times New Roman" w:eastAsia="Times New Roman" w:hAnsi="Times New Roman" w:cs="Times New Roman"/>
          <w:color w:val="FF0000"/>
          <w:sz w:val="24"/>
          <w:szCs w:val="24"/>
          <w:u w:val="single"/>
          <w:rPrChange w:id="2746" w:author="SHAHZAIB KHAN" w:date="2026-10-07T21:11:00Z">
            <w:rPr>
              <w:ins w:id="2747" w:author="SHAHZAIB KHAN" w:date="2026-10-07T20:48:00Z"/>
              <w:rFonts w:ascii="Times New Roman" w:eastAsia="Times New Roman" w:hAnsi="Times New Roman" w:cs="Times New Roman"/>
              <w:b/>
              <w:bCs/>
              <w:sz w:val="24"/>
              <w:szCs w:val="24"/>
              <w:u w:val="single"/>
            </w:rPr>
          </w:rPrChange>
        </w:rPr>
      </w:pPr>
      <w:ins w:id="2748" w:author="SHAHZAIB KHAN" w:date="2026-10-07T20:48:00Z">
        <w:r w:rsidRPr="00DB397A">
          <w:rPr>
            <w:rFonts w:ascii="Times New Roman" w:eastAsia="Times New Roman" w:hAnsi="Times New Roman" w:cs="Times New Roman"/>
            <w:color w:val="FF0000"/>
            <w:sz w:val="24"/>
            <w:szCs w:val="24"/>
            <w:u w:val="single"/>
            <w:rPrChange w:id="2749" w:author="SHAHZAIB KHAN" w:date="2026-10-07T21:11:00Z">
              <w:rPr>
                <w:rFonts w:ascii="Times New Roman" w:eastAsia="Times New Roman" w:hAnsi="Times New Roman" w:cs="Times New Roman"/>
                <w:b/>
                <w:bCs/>
                <w:sz w:val="24"/>
                <w:szCs w:val="24"/>
                <w:u w:val="single"/>
              </w:rPr>
            </w:rPrChange>
          </w:rPr>
          <w:t>The system generates a unique Order ID.</w:t>
        </w:r>
      </w:ins>
    </w:p>
    <w:p w14:paraId="56619BBF" w14:textId="77777777" w:rsidR="00C526BA" w:rsidRPr="00DB397A" w:rsidRDefault="00C526BA" w:rsidP="00C526BA">
      <w:pPr>
        <w:numPr>
          <w:ilvl w:val="0"/>
          <w:numId w:val="68"/>
        </w:numPr>
        <w:spacing w:before="100" w:beforeAutospacing="1" w:after="100" w:afterAutospacing="1" w:line="240" w:lineRule="auto"/>
        <w:rPr>
          <w:ins w:id="2750" w:author="SHAHZAIB KHAN" w:date="2026-10-07T20:48:00Z"/>
          <w:rFonts w:ascii="Times New Roman" w:eastAsia="Times New Roman" w:hAnsi="Times New Roman" w:cs="Times New Roman"/>
          <w:color w:val="FF0000"/>
          <w:sz w:val="24"/>
          <w:szCs w:val="24"/>
          <w:u w:val="single"/>
          <w:rPrChange w:id="2751" w:author="SHAHZAIB KHAN" w:date="2026-10-07T21:11:00Z">
            <w:rPr>
              <w:ins w:id="2752" w:author="SHAHZAIB KHAN" w:date="2026-10-07T20:48:00Z"/>
              <w:rFonts w:ascii="Times New Roman" w:eastAsia="Times New Roman" w:hAnsi="Times New Roman" w:cs="Times New Roman"/>
              <w:b/>
              <w:bCs/>
              <w:sz w:val="24"/>
              <w:szCs w:val="24"/>
              <w:u w:val="single"/>
            </w:rPr>
          </w:rPrChange>
        </w:rPr>
      </w:pPr>
      <w:ins w:id="2753" w:author="SHAHZAIB KHAN" w:date="2026-10-07T20:48:00Z">
        <w:r w:rsidRPr="00DB397A">
          <w:rPr>
            <w:rFonts w:ascii="Times New Roman" w:eastAsia="Times New Roman" w:hAnsi="Times New Roman" w:cs="Times New Roman"/>
            <w:color w:val="FF0000"/>
            <w:sz w:val="24"/>
            <w:szCs w:val="24"/>
            <w:u w:val="single"/>
            <w:rPrChange w:id="2754" w:author="SHAHZAIB KHAN" w:date="2026-10-07T21:11:00Z">
              <w:rPr>
                <w:rFonts w:ascii="Times New Roman" w:eastAsia="Times New Roman" w:hAnsi="Times New Roman" w:cs="Times New Roman"/>
                <w:b/>
                <w:bCs/>
                <w:sz w:val="24"/>
                <w:szCs w:val="24"/>
                <w:u w:val="single"/>
              </w:rPr>
            </w:rPrChange>
          </w:rPr>
          <w:t>The system saves the order information and deadline.</w:t>
        </w:r>
      </w:ins>
    </w:p>
    <w:p w14:paraId="79A0E3A5" w14:textId="77777777" w:rsidR="00C526BA" w:rsidRPr="00DB397A" w:rsidRDefault="00C526BA" w:rsidP="00C526BA">
      <w:pPr>
        <w:numPr>
          <w:ilvl w:val="0"/>
          <w:numId w:val="68"/>
        </w:numPr>
        <w:spacing w:before="100" w:beforeAutospacing="1" w:after="100" w:afterAutospacing="1" w:line="240" w:lineRule="auto"/>
        <w:rPr>
          <w:ins w:id="2755" w:author="SHAHZAIB KHAN" w:date="2026-10-07T20:48:00Z"/>
          <w:rFonts w:ascii="Times New Roman" w:eastAsia="Times New Roman" w:hAnsi="Times New Roman" w:cs="Times New Roman"/>
          <w:color w:val="FF0000"/>
          <w:sz w:val="24"/>
          <w:szCs w:val="24"/>
          <w:u w:val="single"/>
          <w:rPrChange w:id="2756" w:author="SHAHZAIB KHAN" w:date="2026-10-07T21:11:00Z">
            <w:rPr>
              <w:ins w:id="2757" w:author="SHAHZAIB KHAN" w:date="2026-10-07T20:48:00Z"/>
              <w:rFonts w:ascii="Times New Roman" w:eastAsia="Times New Roman" w:hAnsi="Times New Roman" w:cs="Times New Roman"/>
              <w:b/>
              <w:bCs/>
              <w:sz w:val="24"/>
              <w:szCs w:val="24"/>
              <w:u w:val="single"/>
            </w:rPr>
          </w:rPrChange>
        </w:rPr>
      </w:pPr>
      <w:ins w:id="2758" w:author="SHAHZAIB KHAN" w:date="2026-10-07T20:48:00Z">
        <w:r w:rsidRPr="00DB397A">
          <w:rPr>
            <w:rFonts w:ascii="Times New Roman" w:eastAsia="Times New Roman" w:hAnsi="Times New Roman" w:cs="Times New Roman"/>
            <w:color w:val="FF0000"/>
            <w:sz w:val="24"/>
            <w:szCs w:val="24"/>
            <w:u w:val="single"/>
            <w:rPrChange w:id="2759" w:author="SHAHZAIB KHAN" w:date="2026-10-07T21:11:00Z">
              <w:rPr>
                <w:rFonts w:ascii="Times New Roman" w:eastAsia="Times New Roman" w:hAnsi="Times New Roman" w:cs="Times New Roman"/>
                <w:b/>
                <w:bCs/>
                <w:sz w:val="24"/>
                <w:szCs w:val="24"/>
                <w:u w:val="single"/>
              </w:rPr>
            </w:rPrChange>
          </w:rPr>
          <w:t>The system sets the order status to Booked.</w:t>
        </w:r>
      </w:ins>
    </w:p>
    <w:p w14:paraId="2C4A3B69" w14:textId="77777777" w:rsidR="00C526BA" w:rsidRPr="00DB397A" w:rsidRDefault="00C526BA" w:rsidP="00C526BA">
      <w:pPr>
        <w:numPr>
          <w:ilvl w:val="0"/>
          <w:numId w:val="68"/>
        </w:numPr>
        <w:spacing w:before="100" w:beforeAutospacing="1" w:after="100" w:afterAutospacing="1" w:line="240" w:lineRule="auto"/>
        <w:rPr>
          <w:ins w:id="2760" w:author="SHAHZAIB KHAN" w:date="2026-10-07T20:48:00Z"/>
          <w:rFonts w:ascii="Times New Roman" w:eastAsia="Times New Roman" w:hAnsi="Times New Roman" w:cs="Times New Roman"/>
          <w:color w:val="FF0000"/>
          <w:sz w:val="24"/>
          <w:szCs w:val="24"/>
          <w:u w:val="single"/>
          <w:rPrChange w:id="2761" w:author="SHAHZAIB KHAN" w:date="2026-10-07T21:11:00Z">
            <w:rPr>
              <w:ins w:id="2762" w:author="SHAHZAIB KHAN" w:date="2026-10-07T20:48:00Z"/>
              <w:rFonts w:ascii="Times New Roman" w:eastAsia="Times New Roman" w:hAnsi="Times New Roman" w:cs="Times New Roman"/>
              <w:b/>
              <w:bCs/>
              <w:sz w:val="24"/>
              <w:szCs w:val="24"/>
              <w:u w:val="single"/>
            </w:rPr>
          </w:rPrChange>
        </w:rPr>
      </w:pPr>
      <w:ins w:id="2763" w:author="SHAHZAIB KHAN" w:date="2026-10-07T20:48:00Z">
        <w:r w:rsidRPr="00DB397A">
          <w:rPr>
            <w:rFonts w:ascii="Times New Roman" w:eastAsia="Times New Roman" w:hAnsi="Times New Roman" w:cs="Times New Roman"/>
            <w:color w:val="FF0000"/>
            <w:sz w:val="24"/>
            <w:szCs w:val="24"/>
            <w:u w:val="single"/>
            <w:rPrChange w:id="2764" w:author="SHAHZAIB KHAN" w:date="2026-10-07T21:11:00Z">
              <w:rPr>
                <w:rFonts w:ascii="Times New Roman" w:eastAsia="Times New Roman" w:hAnsi="Times New Roman" w:cs="Times New Roman"/>
                <w:b/>
                <w:bCs/>
                <w:sz w:val="24"/>
                <w:szCs w:val="24"/>
                <w:u w:val="single"/>
              </w:rPr>
            </w:rPrChange>
          </w:rPr>
          <w:t>The system displays the Order ID, confirmation, status, and deadline.</w:t>
        </w:r>
      </w:ins>
    </w:p>
    <w:p w14:paraId="36D5F866" w14:textId="77777777" w:rsidR="00C526BA" w:rsidRPr="00DB397A" w:rsidRDefault="00C526BA" w:rsidP="00C526BA">
      <w:pPr>
        <w:numPr>
          <w:ilvl w:val="0"/>
          <w:numId w:val="68"/>
        </w:numPr>
        <w:spacing w:before="100" w:beforeAutospacing="1" w:after="100" w:afterAutospacing="1" w:line="240" w:lineRule="auto"/>
        <w:rPr>
          <w:ins w:id="2765" w:author="SHAHZAIB KHAN" w:date="2026-10-07T20:48:00Z"/>
          <w:rFonts w:ascii="Times New Roman" w:eastAsia="Times New Roman" w:hAnsi="Times New Roman" w:cs="Times New Roman"/>
          <w:color w:val="FF0000"/>
          <w:sz w:val="24"/>
          <w:szCs w:val="24"/>
          <w:u w:val="single"/>
          <w:rPrChange w:id="2766" w:author="SHAHZAIB KHAN" w:date="2026-10-07T21:11:00Z">
            <w:rPr>
              <w:ins w:id="2767" w:author="SHAHZAIB KHAN" w:date="2026-10-07T20:48:00Z"/>
              <w:rFonts w:ascii="Times New Roman" w:eastAsia="Times New Roman" w:hAnsi="Times New Roman" w:cs="Times New Roman"/>
              <w:b/>
              <w:bCs/>
              <w:sz w:val="24"/>
              <w:szCs w:val="24"/>
              <w:u w:val="single"/>
            </w:rPr>
          </w:rPrChange>
        </w:rPr>
      </w:pPr>
      <w:ins w:id="2768" w:author="SHAHZAIB KHAN" w:date="2026-10-07T20:48:00Z">
        <w:r w:rsidRPr="00DB397A">
          <w:rPr>
            <w:rFonts w:ascii="Times New Roman" w:eastAsia="Times New Roman" w:hAnsi="Times New Roman" w:cs="Times New Roman"/>
            <w:color w:val="FF0000"/>
            <w:sz w:val="24"/>
            <w:szCs w:val="24"/>
            <w:u w:val="single"/>
            <w:rPrChange w:id="2769" w:author="SHAHZAIB KHAN" w:date="2026-10-07T21:11:00Z">
              <w:rPr>
                <w:rFonts w:ascii="Times New Roman" w:eastAsia="Times New Roman" w:hAnsi="Times New Roman" w:cs="Times New Roman"/>
                <w:b/>
                <w:bCs/>
                <w:sz w:val="24"/>
                <w:szCs w:val="24"/>
                <w:u w:val="single"/>
              </w:rPr>
            </w:rPrChange>
          </w:rPr>
          <w:t>The customer can proceed to the Make Payment use case.</w:t>
        </w:r>
      </w:ins>
    </w:p>
    <w:p w14:paraId="49A71EF2" w14:textId="77777777" w:rsidR="00C526BA" w:rsidRPr="00DB397A" w:rsidRDefault="00C526BA" w:rsidP="00C526BA">
      <w:pPr>
        <w:spacing w:before="100" w:beforeAutospacing="1" w:after="100" w:afterAutospacing="1" w:line="240" w:lineRule="auto"/>
        <w:ind w:left="720"/>
        <w:rPr>
          <w:ins w:id="2770" w:author="SHAHZAIB KHAN" w:date="2026-10-07T20:48:00Z"/>
          <w:rFonts w:ascii="Times New Roman" w:eastAsia="Times New Roman" w:hAnsi="Times New Roman" w:cs="Times New Roman"/>
          <w:color w:val="FF0000"/>
          <w:sz w:val="24"/>
          <w:szCs w:val="24"/>
          <w:u w:val="single"/>
          <w:rPrChange w:id="2771" w:author="SHAHZAIB KHAN" w:date="2026-10-07T21:11:00Z">
            <w:rPr>
              <w:ins w:id="2772" w:author="SHAHZAIB KHAN" w:date="2026-10-07T20:48:00Z"/>
              <w:rFonts w:ascii="Times New Roman" w:eastAsia="Times New Roman" w:hAnsi="Times New Roman" w:cs="Times New Roman"/>
              <w:b/>
              <w:bCs/>
              <w:sz w:val="24"/>
              <w:szCs w:val="24"/>
              <w:u w:val="single"/>
            </w:rPr>
          </w:rPrChange>
        </w:rPr>
      </w:pPr>
      <w:ins w:id="2773" w:author="SHAHZAIB KHAN" w:date="2026-10-07T20:48:00Z">
        <w:r w:rsidRPr="00DB397A">
          <w:rPr>
            <w:rFonts w:ascii="Times New Roman" w:eastAsia="Times New Roman" w:hAnsi="Times New Roman" w:cs="Times New Roman"/>
            <w:color w:val="FF0000"/>
            <w:sz w:val="24"/>
            <w:szCs w:val="24"/>
            <w:u w:val="single"/>
            <w:rPrChange w:id="2774" w:author="SHAHZAIB KHAN" w:date="2026-10-07T21:11:00Z">
              <w:rPr>
                <w:rFonts w:ascii="Times New Roman" w:eastAsia="Times New Roman" w:hAnsi="Times New Roman" w:cs="Times New Roman"/>
                <w:b/>
                <w:bCs/>
                <w:sz w:val="24"/>
                <w:szCs w:val="24"/>
                <w:u w:val="single"/>
              </w:rPr>
            </w:rPrChange>
          </w:rPr>
          <w:t>4. Alternative Flows</w:t>
        </w:r>
      </w:ins>
    </w:p>
    <w:p w14:paraId="2B5B051A" w14:textId="77777777" w:rsidR="00C526BA" w:rsidRPr="00DB397A" w:rsidRDefault="00C526BA" w:rsidP="00C526BA">
      <w:pPr>
        <w:spacing w:before="100" w:beforeAutospacing="1" w:after="100" w:afterAutospacing="1" w:line="240" w:lineRule="auto"/>
        <w:ind w:left="720"/>
        <w:rPr>
          <w:ins w:id="2775" w:author="SHAHZAIB KHAN" w:date="2026-10-07T20:48:00Z"/>
          <w:rFonts w:ascii="Times New Roman" w:eastAsia="Times New Roman" w:hAnsi="Times New Roman" w:cs="Times New Roman"/>
          <w:color w:val="FF0000"/>
          <w:sz w:val="24"/>
          <w:szCs w:val="24"/>
          <w:u w:val="single"/>
          <w:rPrChange w:id="2776" w:author="SHAHZAIB KHAN" w:date="2026-10-07T21:11:00Z">
            <w:rPr>
              <w:ins w:id="2777" w:author="SHAHZAIB KHAN" w:date="2026-10-07T20:48:00Z"/>
              <w:rFonts w:ascii="Times New Roman" w:eastAsia="Times New Roman" w:hAnsi="Times New Roman" w:cs="Times New Roman"/>
              <w:b/>
              <w:bCs/>
              <w:sz w:val="24"/>
              <w:szCs w:val="24"/>
              <w:u w:val="single"/>
            </w:rPr>
          </w:rPrChange>
        </w:rPr>
      </w:pPr>
      <w:ins w:id="2778" w:author="SHAHZAIB KHAN" w:date="2026-10-07T20:48:00Z">
        <w:r w:rsidRPr="00DB397A">
          <w:rPr>
            <w:rFonts w:ascii="Times New Roman" w:eastAsia="Times New Roman" w:hAnsi="Times New Roman" w:cs="Times New Roman"/>
            <w:color w:val="FF0000"/>
            <w:sz w:val="24"/>
            <w:szCs w:val="24"/>
            <w:u w:val="single"/>
            <w:rPrChange w:id="2779" w:author="SHAHZAIB KHAN" w:date="2026-10-07T21:11:00Z">
              <w:rPr>
                <w:rFonts w:ascii="Times New Roman" w:eastAsia="Times New Roman" w:hAnsi="Times New Roman" w:cs="Times New Roman"/>
                <w:b/>
                <w:bCs/>
                <w:sz w:val="24"/>
                <w:szCs w:val="24"/>
                <w:u w:val="single"/>
              </w:rPr>
            </w:rPrChange>
          </w:rPr>
          <w:t>4.1 Change Order Details</w:t>
        </w:r>
      </w:ins>
    </w:p>
    <w:p w14:paraId="5DDF9275" w14:textId="77777777" w:rsidR="00C526BA" w:rsidRPr="00DB397A" w:rsidRDefault="00C526BA" w:rsidP="00C526BA">
      <w:pPr>
        <w:numPr>
          <w:ilvl w:val="0"/>
          <w:numId w:val="69"/>
        </w:numPr>
        <w:spacing w:before="100" w:beforeAutospacing="1" w:after="100" w:afterAutospacing="1" w:line="240" w:lineRule="auto"/>
        <w:rPr>
          <w:ins w:id="2780" w:author="SHAHZAIB KHAN" w:date="2026-10-07T20:48:00Z"/>
          <w:rFonts w:ascii="Times New Roman" w:eastAsia="Times New Roman" w:hAnsi="Times New Roman" w:cs="Times New Roman"/>
          <w:color w:val="FF0000"/>
          <w:sz w:val="24"/>
          <w:szCs w:val="24"/>
          <w:u w:val="single"/>
          <w:rPrChange w:id="2781" w:author="SHAHZAIB KHAN" w:date="2026-10-07T21:11:00Z">
            <w:rPr>
              <w:ins w:id="2782" w:author="SHAHZAIB KHAN" w:date="2026-10-07T20:48:00Z"/>
              <w:rFonts w:ascii="Times New Roman" w:eastAsia="Times New Roman" w:hAnsi="Times New Roman" w:cs="Times New Roman"/>
              <w:b/>
              <w:bCs/>
              <w:sz w:val="24"/>
              <w:szCs w:val="24"/>
              <w:u w:val="single"/>
            </w:rPr>
          </w:rPrChange>
        </w:rPr>
      </w:pPr>
      <w:ins w:id="2783" w:author="SHAHZAIB KHAN" w:date="2026-10-07T20:48:00Z">
        <w:r w:rsidRPr="00DB397A">
          <w:rPr>
            <w:rFonts w:ascii="Times New Roman" w:eastAsia="Times New Roman" w:hAnsi="Times New Roman" w:cs="Times New Roman"/>
            <w:color w:val="FF0000"/>
            <w:sz w:val="24"/>
            <w:szCs w:val="24"/>
            <w:u w:val="single"/>
            <w:rPrChange w:id="2784" w:author="SHAHZAIB KHAN" w:date="2026-10-07T21:11:00Z">
              <w:rPr>
                <w:rFonts w:ascii="Times New Roman" w:eastAsia="Times New Roman" w:hAnsi="Times New Roman" w:cs="Times New Roman"/>
                <w:b/>
                <w:bCs/>
                <w:sz w:val="24"/>
                <w:szCs w:val="24"/>
                <w:u w:val="single"/>
              </w:rPr>
            </w:rPrChange>
          </w:rPr>
          <w:t>The customer chooses to edit the order.</w:t>
        </w:r>
      </w:ins>
    </w:p>
    <w:p w14:paraId="65026E70" w14:textId="77777777" w:rsidR="00C526BA" w:rsidRPr="00DB397A" w:rsidRDefault="00C526BA" w:rsidP="00C526BA">
      <w:pPr>
        <w:numPr>
          <w:ilvl w:val="0"/>
          <w:numId w:val="69"/>
        </w:numPr>
        <w:spacing w:before="100" w:beforeAutospacing="1" w:after="100" w:afterAutospacing="1" w:line="240" w:lineRule="auto"/>
        <w:rPr>
          <w:ins w:id="2785" w:author="SHAHZAIB KHAN" w:date="2026-10-07T20:48:00Z"/>
          <w:rFonts w:ascii="Times New Roman" w:eastAsia="Times New Roman" w:hAnsi="Times New Roman" w:cs="Times New Roman"/>
          <w:color w:val="FF0000"/>
          <w:sz w:val="24"/>
          <w:szCs w:val="24"/>
          <w:u w:val="single"/>
          <w:rPrChange w:id="2786" w:author="SHAHZAIB KHAN" w:date="2026-10-07T21:11:00Z">
            <w:rPr>
              <w:ins w:id="2787" w:author="SHAHZAIB KHAN" w:date="2026-10-07T20:48:00Z"/>
              <w:rFonts w:ascii="Times New Roman" w:eastAsia="Times New Roman" w:hAnsi="Times New Roman" w:cs="Times New Roman"/>
              <w:b/>
              <w:bCs/>
              <w:sz w:val="24"/>
              <w:szCs w:val="24"/>
              <w:u w:val="single"/>
            </w:rPr>
          </w:rPrChange>
        </w:rPr>
      </w:pPr>
      <w:ins w:id="2788" w:author="SHAHZAIB KHAN" w:date="2026-10-07T20:48:00Z">
        <w:r w:rsidRPr="00DB397A">
          <w:rPr>
            <w:rFonts w:ascii="Times New Roman" w:eastAsia="Times New Roman" w:hAnsi="Times New Roman" w:cs="Times New Roman"/>
            <w:color w:val="FF0000"/>
            <w:sz w:val="24"/>
            <w:szCs w:val="24"/>
            <w:u w:val="single"/>
            <w:rPrChange w:id="2789" w:author="SHAHZAIB KHAN" w:date="2026-10-07T21:11:00Z">
              <w:rPr>
                <w:rFonts w:ascii="Times New Roman" w:eastAsia="Times New Roman" w:hAnsi="Times New Roman" w:cs="Times New Roman"/>
                <w:b/>
                <w:bCs/>
                <w:sz w:val="24"/>
                <w:szCs w:val="24"/>
                <w:u w:val="single"/>
              </w:rPr>
            </w:rPrChange>
          </w:rPr>
          <w:t>The customer changes the items or quantities.</w:t>
        </w:r>
      </w:ins>
    </w:p>
    <w:p w14:paraId="2953BA05" w14:textId="77777777" w:rsidR="00C526BA" w:rsidRPr="00DB397A" w:rsidRDefault="00C526BA" w:rsidP="00C526BA">
      <w:pPr>
        <w:numPr>
          <w:ilvl w:val="0"/>
          <w:numId w:val="69"/>
        </w:numPr>
        <w:spacing w:before="100" w:beforeAutospacing="1" w:after="100" w:afterAutospacing="1" w:line="240" w:lineRule="auto"/>
        <w:rPr>
          <w:ins w:id="2790" w:author="SHAHZAIB KHAN" w:date="2026-10-07T20:48:00Z"/>
          <w:rFonts w:ascii="Times New Roman" w:eastAsia="Times New Roman" w:hAnsi="Times New Roman" w:cs="Times New Roman"/>
          <w:color w:val="FF0000"/>
          <w:sz w:val="24"/>
          <w:szCs w:val="24"/>
          <w:u w:val="single"/>
          <w:rPrChange w:id="2791" w:author="SHAHZAIB KHAN" w:date="2026-10-07T21:11:00Z">
            <w:rPr>
              <w:ins w:id="2792" w:author="SHAHZAIB KHAN" w:date="2026-10-07T20:48:00Z"/>
              <w:rFonts w:ascii="Times New Roman" w:eastAsia="Times New Roman" w:hAnsi="Times New Roman" w:cs="Times New Roman"/>
              <w:b/>
              <w:bCs/>
              <w:sz w:val="24"/>
              <w:szCs w:val="24"/>
              <w:u w:val="single"/>
            </w:rPr>
          </w:rPrChange>
        </w:rPr>
      </w:pPr>
      <w:ins w:id="2793" w:author="SHAHZAIB KHAN" w:date="2026-10-07T20:48:00Z">
        <w:r w:rsidRPr="00DB397A">
          <w:rPr>
            <w:rFonts w:ascii="Times New Roman" w:eastAsia="Times New Roman" w:hAnsi="Times New Roman" w:cs="Times New Roman"/>
            <w:color w:val="FF0000"/>
            <w:sz w:val="24"/>
            <w:szCs w:val="24"/>
            <w:u w:val="single"/>
            <w:rPrChange w:id="2794" w:author="SHAHZAIB KHAN" w:date="2026-10-07T21:11:00Z">
              <w:rPr>
                <w:rFonts w:ascii="Times New Roman" w:eastAsia="Times New Roman" w:hAnsi="Times New Roman" w:cs="Times New Roman"/>
                <w:b/>
                <w:bCs/>
                <w:sz w:val="24"/>
                <w:szCs w:val="24"/>
                <w:u w:val="single"/>
              </w:rPr>
            </w:rPrChange>
          </w:rPr>
          <w:t>The system updates the order details and total amount.</w:t>
        </w:r>
      </w:ins>
    </w:p>
    <w:p w14:paraId="0C142AE9" w14:textId="77777777" w:rsidR="00C526BA" w:rsidRPr="00DB397A" w:rsidRDefault="00C526BA" w:rsidP="00C526BA">
      <w:pPr>
        <w:numPr>
          <w:ilvl w:val="0"/>
          <w:numId w:val="69"/>
        </w:numPr>
        <w:spacing w:before="100" w:beforeAutospacing="1" w:after="100" w:afterAutospacing="1" w:line="240" w:lineRule="auto"/>
        <w:rPr>
          <w:ins w:id="2795" w:author="SHAHZAIB KHAN" w:date="2026-10-07T20:48:00Z"/>
          <w:rFonts w:ascii="Times New Roman" w:eastAsia="Times New Roman" w:hAnsi="Times New Roman" w:cs="Times New Roman"/>
          <w:color w:val="FF0000"/>
          <w:sz w:val="24"/>
          <w:szCs w:val="24"/>
          <w:u w:val="single"/>
          <w:rPrChange w:id="2796" w:author="SHAHZAIB KHAN" w:date="2026-10-07T21:11:00Z">
            <w:rPr>
              <w:ins w:id="2797" w:author="SHAHZAIB KHAN" w:date="2026-10-07T20:48:00Z"/>
              <w:rFonts w:ascii="Times New Roman" w:eastAsia="Times New Roman" w:hAnsi="Times New Roman" w:cs="Times New Roman"/>
              <w:b/>
              <w:bCs/>
              <w:sz w:val="24"/>
              <w:szCs w:val="24"/>
              <w:u w:val="single"/>
            </w:rPr>
          </w:rPrChange>
        </w:rPr>
      </w:pPr>
      <w:ins w:id="2798" w:author="SHAHZAIB KHAN" w:date="2026-10-07T20:48:00Z">
        <w:r w:rsidRPr="00DB397A">
          <w:rPr>
            <w:rFonts w:ascii="Times New Roman" w:eastAsia="Times New Roman" w:hAnsi="Times New Roman" w:cs="Times New Roman"/>
            <w:color w:val="FF0000"/>
            <w:sz w:val="24"/>
            <w:szCs w:val="24"/>
            <w:u w:val="single"/>
            <w:rPrChange w:id="2799" w:author="SHAHZAIB KHAN" w:date="2026-10-07T21:11:00Z">
              <w:rPr>
                <w:rFonts w:ascii="Times New Roman" w:eastAsia="Times New Roman" w:hAnsi="Times New Roman" w:cs="Times New Roman"/>
                <w:b/>
                <w:bCs/>
                <w:sz w:val="24"/>
                <w:szCs w:val="24"/>
                <w:u w:val="single"/>
              </w:rPr>
            </w:rPrChange>
          </w:rPr>
          <w:t>The customer confirms the updated order.</w:t>
        </w:r>
      </w:ins>
    </w:p>
    <w:p w14:paraId="7CBEDEFE" w14:textId="77777777" w:rsidR="00C526BA" w:rsidRPr="00DB397A" w:rsidRDefault="00C526BA" w:rsidP="00C526BA">
      <w:pPr>
        <w:spacing w:before="100" w:beforeAutospacing="1" w:after="100" w:afterAutospacing="1" w:line="240" w:lineRule="auto"/>
        <w:ind w:left="720"/>
        <w:rPr>
          <w:ins w:id="2800" w:author="SHAHZAIB KHAN" w:date="2026-10-07T20:48:00Z"/>
          <w:rFonts w:ascii="Times New Roman" w:eastAsia="Times New Roman" w:hAnsi="Times New Roman" w:cs="Times New Roman"/>
          <w:color w:val="FF0000"/>
          <w:sz w:val="24"/>
          <w:szCs w:val="24"/>
          <w:u w:val="single"/>
          <w:rPrChange w:id="2801" w:author="SHAHZAIB KHAN" w:date="2026-10-07T21:11:00Z">
            <w:rPr>
              <w:ins w:id="2802" w:author="SHAHZAIB KHAN" w:date="2026-10-07T20:48:00Z"/>
              <w:rFonts w:ascii="Times New Roman" w:eastAsia="Times New Roman" w:hAnsi="Times New Roman" w:cs="Times New Roman"/>
              <w:b/>
              <w:bCs/>
              <w:sz w:val="24"/>
              <w:szCs w:val="24"/>
              <w:u w:val="single"/>
            </w:rPr>
          </w:rPrChange>
        </w:rPr>
      </w:pPr>
      <w:ins w:id="2803" w:author="SHAHZAIB KHAN" w:date="2026-10-07T20:48:00Z">
        <w:r w:rsidRPr="00DB397A">
          <w:rPr>
            <w:rFonts w:ascii="Times New Roman" w:eastAsia="Times New Roman" w:hAnsi="Times New Roman" w:cs="Times New Roman"/>
            <w:color w:val="FF0000"/>
            <w:sz w:val="24"/>
            <w:szCs w:val="24"/>
            <w:u w:val="single"/>
            <w:rPrChange w:id="2804" w:author="SHAHZAIB KHAN" w:date="2026-10-07T21:11:00Z">
              <w:rPr>
                <w:rFonts w:ascii="Times New Roman" w:eastAsia="Times New Roman" w:hAnsi="Times New Roman" w:cs="Times New Roman"/>
                <w:b/>
                <w:bCs/>
                <w:sz w:val="24"/>
                <w:szCs w:val="24"/>
                <w:u w:val="single"/>
              </w:rPr>
            </w:rPrChange>
          </w:rPr>
          <w:t>4.2 Change Order Deadline</w:t>
        </w:r>
      </w:ins>
    </w:p>
    <w:p w14:paraId="417DB8E0" w14:textId="77777777" w:rsidR="00C526BA" w:rsidRPr="00DB397A" w:rsidRDefault="00C526BA" w:rsidP="00C526BA">
      <w:pPr>
        <w:numPr>
          <w:ilvl w:val="0"/>
          <w:numId w:val="70"/>
        </w:numPr>
        <w:spacing w:before="100" w:beforeAutospacing="1" w:after="100" w:afterAutospacing="1" w:line="240" w:lineRule="auto"/>
        <w:rPr>
          <w:ins w:id="2805" w:author="SHAHZAIB KHAN" w:date="2026-10-07T20:48:00Z"/>
          <w:rFonts w:ascii="Times New Roman" w:eastAsia="Times New Roman" w:hAnsi="Times New Roman" w:cs="Times New Roman"/>
          <w:color w:val="FF0000"/>
          <w:sz w:val="24"/>
          <w:szCs w:val="24"/>
          <w:u w:val="single"/>
          <w:rPrChange w:id="2806" w:author="SHAHZAIB KHAN" w:date="2026-10-07T21:11:00Z">
            <w:rPr>
              <w:ins w:id="2807" w:author="SHAHZAIB KHAN" w:date="2026-10-07T20:48:00Z"/>
              <w:rFonts w:ascii="Times New Roman" w:eastAsia="Times New Roman" w:hAnsi="Times New Roman" w:cs="Times New Roman"/>
              <w:b/>
              <w:bCs/>
              <w:sz w:val="24"/>
              <w:szCs w:val="24"/>
              <w:u w:val="single"/>
            </w:rPr>
          </w:rPrChange>
        </w:rPr>
      </w:pPr>
      <w:ins w:id="2808" w:author="SHAHZAIB KHAN" w:date="2026-10-07T20:48:00Z">
        <w:r w:rsidRPr="00DB397A">
          <w:rPr>
            <w:rFonts w:ascii="Times New Roman" w:eastAsia="Times New Roman" w:hAnsi="Times New Roman" w:cs="Times New Roman"/>
            <w:color w:val="FF0000"/>
            <w:sz w:val="24"/>
            <w:szCs w:val="24"/>
            <w:u w:val="single"/>
            <w:rPrChange w:id="2809" w:author="SHAHZAIB KHAN" w:date="2026-10-07T21:11:00Z">
              <w:rPr>
                <w:rFonts w:ascii="Times New Roman" w:eastAsia="Times New Roman" w:hAnsi="Times New Roman" w:cs="Times New Roman"/>
                <w:b/>
                <w:bCs/>
                <w:sz w:val="24"/>
                <w:szCs w:val="24"/>
                <w:u w:val="single"/>
              </w:rPr>
            </w:rPrChange>
          </w:rPr>
          <w:t>The customer enters a different deadline.</w:t>
        </w:r>
      </w:ins>
    </w:p>
    <w:p w14:paraId="0F2A33EF" w14:textId="77777777" w:rsidR="00C526BA" w:rsidRPr="00DB397A" w:rsidRDefault="00C526BA" w:rsidP="00C526BA">
      <w:pPr>
        <w:numPr>
          <w:ilvl w:val="0"/>
          <w:numId w:val="70"/>
        </w:numPr>
        <w:spacing w:before="100" w:beforeAutospacing="1" w:after="100" w:afterAutospacing="1" w:line="240" w:lineRule="auto"/>
        <w:rPr>
          <w:ins w:id="2810" w:author="SHAHZAIB KHAN" w:date="2026-10-07T20:48:00Z"/>
          <w:rFonts w:ascii="Times New Roman" w:eastAsia="Times New Roman" w:hAnsi="Times New Roman" w:cs="Times New Roman"/>
          <w:color w:val="FF0000"/>
          <w:sz w:val="24"/>
          <w:szCs w:val="24"/>
          <w:u w:val="single"/>
          <w:rPrChange w:id="2811" w:author="SHAHZAIB KHAN" w:date="2026-10-07T21:11:00Z">
            <w:rPr>
              <w:ins w:id="2812" w:author="SHAHZAIB KHAN" w:date="2026-10-07T20:48:00Z"/>
              <w:rFonts w:ascii="Times New Roman" w:eastAsia="Times New Roman" w:hAnsi="Times New Roman" w:cs="Times New Roman"/>
              <w:b/>
              <w:bCs/>
              <w:sz w:val="24"/>
              <w:szCs w:val="24"/>
              <w:u w:val="single"/>
            </w:rPr>
          </w:rPrChange>
        </w:rPr>
      </w:pPr>
      <w:ins w:id="2813" w:author="SHAHZAIB KHAN" w:date="2026-10-07T20:48:00Z">
        <w:r w:rsidRPr="00DB397A">
          <w:rPr>
            <w:rFonts w:ascii="Times New Roman" w:eastAsia="Times New Roman" w:hAnsi="Times New Roman" w:cs="Times New Roman"/>
            <w:color w:val="FF0000"/>
            <w:sz w:val="24"/>
            <w:szCs w:val="24"/>
            <w:u w:val="single"/>
            <w:rPrChange w:id="2814" w:author="SHAHZAIB KHAN" w:date="2026-10-07T21:11:00Z">
              <w:rPr>
                <w:rFonts w:ascii="Times New Roman" w:eastAsia="Times New Roman" w:hAnsi="Times New Roman" w:cs="Times New Roman"/>
                <w:b/>
                <w:bCs/>
                <w:sz w:val="24"/>
                <w:szCs w:val="24"/>
                <w:u w:val="single"/>
              </w:rPr>
            </w:rPrChange>
          </w:rPr>
          <w:t>The system validates the new deadline.</w:t>
        </w:r>
      </w:ins>
    </w:p>
    <w:p w14:paraId="61170108" w14:textId="77777777" w:rsidR="00C526BA" w:rsidRPr="00DB397A" w:rsidRDefault="00C526BA" w:rsidP="00C526BA">
      <w:pPr>
        <w:numPr>
          <w:ilvl w:val="0"/>
          <w:numId w:val="70"/>
        </w:numPr>
        <w:spacing w:before="100" w:beforeAutospacing="1" w:after="100" w:afterAutospacing="1" w:line="240" w:lineRule="auto"/>
        <w:rPr>
          <w:ins w:id="2815" w:author="SHAHZAIB KHAN" w:date="2026-10-07T20:48:00Z"/>
          <w:rFonts w:ascii="Times New Roman" w:eastAsia="Times New Roman" w:hAnsi="Times New Roman" w:cs="Times New Roman"/>
          <w:color w:val="FF0000"/>
          <w:sz w:val="24"/>
          <w:szCs w:val="24"/>
          <w:u w:val="single"/>
          <w:rPrChange w:id="2816" w:author="SHAHZAIB KHAN" w:date="2026-10-07T21:11:00Z">
            <w:rPr>
              <w:ins w:id="2817" w:author="SHAHZAIB KHAN" w:date="2026-10-07T20:48:00Z"/>
              <w:rFonts w:ascii="Times New Roman" w:eastAsia="Times New Roman" w:hAnsi="Times New Roman" w:cs="Times New Roman"/>
              <w:b/>
              <w:bCs/>
              <w:sz w:val="24"/>
              <w:szCs w:val="24"/>
              <w:u w:val="single"/>
            </w:rPr>
          </w:rPrChange>
        </w:rPr>
      </w:pPr>
      <w:ins w:id="2818" w:author="SHAHZAIB KHAN" w:date="2026-10-07T20:48:00Z">
        <w:r w:rsidRPr="00DB397A">
          <w:rPr>
            <w:rFonts w:ascii="Times New Roman" w:eastAsia="Times New Roman" w:hAnsi="Times New Roman" w:cs="Times New Roman"/>
            <w:color w:val="FF0000"/>
            <w:sz w:val="24"/>
            <w:szCs w:val="24"/>
            <w:u w:val="single"/>
            <w:rPrChange w:id="2819" w:author="SHAHZAIB KHAN" w:date="2026-10-07T21:11:00Z">
              <w:rPr>
                <w:rFonts w:ascii="Times New Roman" w:eastAsia="Times New Roman" w:hAnsi="Times New Roman" w:cs="Times New Roman"/>
                <w:b/>
                <w:bCs/>
                <w:sz w:val="24"/>
                <w:szCs w:val="24"/>
                <w:u w:val="single"/>
              </w:rPr>
            </w:rPrChange>
          </w:rPr>
          <w:t>The system accepts the deadline if it is valid.</w:t>
        </w:r>
      </w:ins>
    </w:p>
    <w:p w14:paraId="4A8F8C5D" w14:textId="77777777" w:rsidR="00C526BA" w:rsidRPr="00DB397A" w:rsidRDefault="00C526BA" w:rsidP="00C526BA">
      <w:pPr>
        <w:spacing w:before="100" w:beforeAutospacing="1" w:after="100" w:afterAutospacing="1" w:line="240" w:lineRule="auto"/>
        <w:ind w:left="720"/>
        <w:rPr>
          <w:ins w:id="2820" w:author="SHAHZAIB KHAN" w:date="2026-10-07T20:48:00Z"/>
          <w:rFonts w:ascii="Times New Roman" w:eastAsia="Times New Roman" w:hAnsi="Times New Roman" w:cs="Times New Roman"/>
          <w:color w:val="FF0000"/>
          <w:sz w:val="24"/>
          <w:szCs w:val="24"/>
          <w:u w:val="single"/>
          <w:rPrChange w:id="2821" w:author="SHAHZAIB KHAN" w:date="2026-10-07T21:11:00Z">
            <w:rPr>
              <w:ins w:id="2822" w:author="SHAHZAIB KHAN" w:date="2026-10-07T20:48:00Z"/>
              <w:rFonts w:ascii="Times New Roman" w:eastAsia="Times New Roman" w:hAnsi="Times New Roman" w:cs="Times New Roman"/>
              <w:b/>
              <w:bCs/>
              <w:sz w:val="24"/>
              <w:szCs w:val="24"/>
              <w:u w:val="single"/>
            </w:rPr>
          </w:rPrChange>
        </w:rPr>
      </w:pPr>
      <w:ins w:id="2823" w:author="SHAHZAIB KHAN" w:date="2026-10-07T20:48:00Z">
        <w:r w:rsidRPr="00DB397A">
          <w:rPr>
            <w:rFonts w:ascii="Times New Roman" w:eastAsia="Times New Roman" w:hAnsi="Times New Roman" w:cs="Times New Roman"/>
            <w:color w:val="FF0000"/>
            <w:sz w:val="24"/>
            <w:szCs w:val="24"/>
            <w:u w:val="single"/>
            <w:rPrChange w:id="2824" w:author="SHAHZAIB KHAN" w:date="2026-10-07T21:11:00Z">
              <w:rPr>
                <w:rFonts w:ascii="Times New Roman" w:eastAsia="Times New Roman" w:hAnsi="Times New Roman" w:cs="Times New Roman"/>
                <w:b/>
                <w:bCs/>
                <w:sz w:val="24"/>
                <w:szCs w:val="24"/>
                <w:u w:val="single"/>
              </w:rPr>
            </w:rPrChange>
          </w:rPr>
          <w:t>4.3 Cancel Booking</w:t>
        </w:r>
      </w:ins>
    </w:p>
    <w:p w14:paraId="00089A50" w14:textId="77777777" w:rsidR="00C526BA" w:rsidRPr="00DB397A" w:rsidRDefault="00C526BA" w:rsidP="00C526BA">
      <w:pPr>
        <w:numPr>
          <w:ilvl w:val="0"/>
          <w:numId w:val="71"/>
        </w:numPr>
        <w:spacing w:before="100" w:beforeAutospacing="1" w:after="100" w:afterAutospacing="1" w:line="240" w:lineRule="auto"/>
        <w:rPr>
          <w:ins w:id="2825" w:author="SHAHZAIB KHAN" w:date="2026-10-07T20:48:00Z"/>
          <w:rFonts w:ascii="Times New Roman" w:eastAsia="Times New Roman" w:hAnsi="Times New Roman" w:cs="Times New Roman"/>
          <w:color w:val="FF0000"/>
          <w:sz w:val="24"/>
          <w:szCs w:val="24"/>
          <w:u w:val="single"/>
          <w:rPrChange w:id="2826" w:author="SHAHZAIB KHAN" w:date="2026-10-07T21:11:00Z">
            <w:rPr>
              <w:ins w:id="2827" w:author="SHAHZAIB KHAN" w:date="2026-10-07T20:48:00Z"/>
              <w:rFonts w:ascii="Times New Roman" w:eastAsia="Times New Roman" w:hAnsi="Times New Roman" w:cs="Times New Roman"/>
              <w:b/>
              <w:bCs/>
              <w:sz w:val="24"/>
              <w:szCs w:val="24"/>
              <w:u w:val="single"/>
            </w:rPr>
          </w:rPrChange>
        </w:rPr>
      </w:pPr>
      <w:ins w:id="2828" w:author="SHAHZAIB KHAN" w:date="2026-10-07T20:48:00Z">
        <w:r w:rsidRPr="00DB397A">
          <w:rPr>
            <w:rFonts w:ascii="Times New Roman" w:eastAsia="Times New Roman" w:hAnsi="Times New Roman" w:cs="Times New Roman"/>
            <w:color w:val="FF0000"/>
            <w:sz w:val="24"/>
            <w:szCs w:val="24"/>
            <w:u w:val="single"/>
            <w:rPrChange w:id="2829" w:author="SHAHZAIB KHAN" w:date="2026-10-07T21:11:00Z">
              <w:rPr>
                <w:rFonts w:ascii="Times New Roman" w:eastAsia="Times New Roman" w:hAnsi="Times New Roman" w:cs="Times New Roman"/>
                <w:b/>
                <w:bCs/>
                <w:sz w:val="24"/>
                <w:szCs w:val="24"/>
                <w:u w:val="single"/>
              </w:rPr>
            </w:rPrChange>
          </w:rPr>
          <w:t>The customer selects Cancel Order.</w:t>
        </w:r>
      </w:ins>
    </w:p>
    <w:p w14:paraId="6514B053" w14:textId="77777777" w:rsidR="00C526BA" w:rsidRPr="00DB397A" w:rsidRDefault="00C526BA" w:rsidP="00C526BA">
      <w:pPr>
        <w:numPr>
          <w:ilvl w:val="0"/>
          <w:numId w:val="71"/>
        </w:numPr>
        <w:spacing w:before="100" w:beforeAutospacing="1" w:after="100" w:afterAutospacing="1" w:line="240" w:lineRule="auto"/>
        <w:rPr>
          <w:ins w:id="2830" w:author="SHAHZAIB KHAN" w:date="2026-10-07T20:48:00Z"/>
          <w:rFonts w:ascii="Times New Roman" w:eastAsia="Times New Roman" w:hAnsi="Times New Roman" w:cs="Times New Roman"/>
          <w:color w:val="FF0000"/>
          <w:sz w:val="24"/>
          <w:szCs w:val="24"/>
          <w:u w:val="single"/>
          <w:rPrChange w:id="2831" w:author="SHAHZAIB KHAN" w:date="2026-10-07T21:11:00Z">
            <w:rPr>
              <w:ins w:id="2832" w:author="SHAHZAIB KHAN" w:date="2026-10-07T20:48:00Z"/>
              <w:rFonts w:ascii="Times New Roman" w:eastAsia="Times New Roman" w:hAnsi="Times New Roman" w:cs="Times New Roman"/>
              <w:b/>
              <w:bCs/>
              <w:sz w:val="24"/>
              <w:szCs w:val="24"/>
              <w:u w:val="single"/>
            </w:rPr>
          </w:rPrChange>
        </w:rPr>
      </w:pPr>
      <w:ins w:id="2833" w:author="SHAHZAIB KHAN" w:date="2026-10-07T20:48:00Z">
        <w:r w:rsidRPr="00DB397A">
          <w:rPr>
            <w:rFonts w:ascii="Times New Roman" w:eastAsia="Times New Roman" w:hAnsi="Times New Roman" w:cs="Times New Roman"/>
            <w:color w:val="FF0000"/>
            <w:sz w:val="24"/>
            <w:szCs w:val="24"/>
            <w:u w:val="single"/>
            <w:rPrChange w:id="2834" w:author="SHAHZAIB KHAN" w:date="2026-10-07T21:11:00Z">
              <w:rPr>
                <w:rFonts w:ascii="Times New Roman" w:eastAsia="Times New Roman" w:hAnsi="Times New Roman" w:cs="Times New Roman"/>
                <w:b/>
                <w:bCs/>
                <w:sz w:val="24"/>
                <w:szCs w:val="24"/>
                <w:u w:val="single"/>
              </w:rPr>
            </w:rPrChange>
          </w:rPr>
          <w:t>The system asks for confirmation.</w:t>
        </w:r>
      </w:ins>
    </w:p>
    <w:p w14:paraId="65BD4202" w14:textId="77777777" w:rsidR="00C526BA" w:rsidRPr="00DB397A" w:rsidRDefault="00C526BA" w:rsidP="00C526BA">
      <w:pPr>
        <w:numPr>
          <w:ilvl w:val="0"/>
          <w:numId w:val="71"/>
        </w:numPr>
        <w:spacing w:before="100" w:beforeAutospacing="1" w:after="100" w:afterAutospacing="1" w:line="240" w:lineRule="auto"/>
        <w:rPr>
          <w:ins w:id="2835" w:author="SHAHZAIB KHAN" w:date="2026-10-07T20:48:00Z"/>
          <w:rFonts w:ascii="Times New Roman" w:eastAsia="Times New Roman" w:hAnsi="Times New Roman" w:cs="Times New Roman"/>
          <w:color w:val="FF0000"/>
          <w:sz w:val="24"/>
          <w:szCs w:val="24"/>
          <w:u w:val="single"/>
          <w:rPrChange w:id="2836" w:author="SHAHZAIB KHAN" w:date="2026-10-07T21:11:00Z">
            <w:rPr>
              <w:ins w:id="2837" w:author="SHAHZAIB KHAN" w:date="2026-10-07T20:48:00Z"/>
              <w:rFonts w:ascii="Times New Roman" w:eastAsia="Times New Roman" w:hAnsi="Times New Roman" w:cs="Times New Roman"/>
              <w:b/>
              <w:bCs/>
              <w:sz w:val="24"/>
              <w:szCs w:val="24"/>
              <w:u w:val="single"/>
            </w:rPr>
          </w:rPrChange>
        </w:rPr>
      </w:pPr>
      <w:ins w:id="2838" w:author="SHAHZAIB KHAN" w:date="2026-10-07T20:48:00Z">
        <w:r w:rsidRPr="00DB397A">
          <w:rPr>
            <w:rFonts w:ascii="Times New Roman" w:eastAsia="Times New Roman" w:hAnsi="Times New Roman" w:cs="Times New Roman"/>
            <w:color w:val="FF0000"/>
            <w:sz w:val="24"/>
            <w:szCs w:val="24"/>
            <w:u w:val="single"/>
            <w:rPrChange w:id="2839" w:author="SHAHZAIB KHAN" w:date="2026-10-07T21:11:00Z">
              <w:rPr>
                <w:rFonts w:ascii="Times New Roman" w:eastAsia="Times New Roman" w:hAnsi="Times New Roman" w:cs="Times New Roman"/>
                <w:b/>
                <w:bCs/>
                <w:sz w:val="24"/>
                <w:szCs w:val="24"/>
                <w:u w:val="single"/>
              </w:rPr>
            </w:rPrChange>
          </w:rPr>
          <w:t>The customer confirms cancellation.</w:t>
        </w:r>
      </w:ins>
    </w:p>
    <w:p w14:paraId="289A36BF" w14:textId="77777777" w:rsidR="00C526BA" w:rsidRPr="00DB397A" w:rsidRDefault="00C526BA" w:rsidP="00C526BA">
      <w:pPr>
        <w:numPr>
          <w:ilvl w:val="0"/>
          <w:numId w:val="71"/>
        </w:numPr>
        <w:spacing w:before="100" w:beforeAutospacing="1" w:after="100" w:afterAutospacing="1" w:line="240" w:lineRule="auto"/>
        <w:rPr>
          <w:ins w:id="2840" w:author="SHAHZAIB KHAN" w:date="2026-10-07T20:48:00Z"/>
          <w:rFonts w:ascii="Times New Roman" w:eastAsia="Times New Roman" w:hAnsi="Times New Roman" w:cs="Times New Roman"/>
          <w:color w:val="FF0000"/>
          <w:sz w:val="24"/>
          <w:szCs w:val="24"/>
          <w:u w:val="single"/>
          <w:rPrChange w:id="2841" w:author="SHAHZAIB KHAN" w:date="2026-10-07T21:11:00Z">
            <w:rPr>
              <w:ins w:id="2842" w:author="SHAHZAIB KHAN" w:date="2026-10-07T20:48:00Z"/>
              <w:rFonts w:ascii="Times New Roman" w:eastAsia="Times New Roman" w:hAnsi="Times New Roman" w:cs="Times New Roman"/>
              <w:b/>
              <w:bCs/>
              <w:sz w:val="24"/>
              <w:szCs w:val="24"/>
              <w:u w:val="single"/>
            </w:rPr>
          </w:rPrChange>
        </w:rPr>
      </w:pPr>
      <w:ins w:id="2843" w:author="SHAHZAIB KHAN" w:date="2026-10-07T20:48:00Z">
        <w:r w:rsidRPr="00DB397A">
          <w:rPr>
            <w:rFonts w:ascii="Times New Roman" w:eastAsia="Times New Roman" w:hAnsi="Times New Roman" w:cs="Times New Roman"/>
            <w:color w:val="FF0000"/>
            <w:sz w:val="24"/>
            <w:szCs w:val="24"/>
            <w:u w:val="single"/>
            <w:rPrChange w:id="2844" w:author="SHAHZAIB KHAN" w:date="2026-10-07T21:11:00Z">
              <w:rPr>
                <w:rFonts w:ascii="Times New Roman" w:eastAsia="Times New Roman" w:hAnsi="Times New Roman" w:cs="Times New Roman"/>
                <w:b/>
                <w:bCs/>
                <w:sz w:val="24"/>
                <w:szCs w:val="24"/>
                <w:u w:val="single"/>
              </w:rPr>
            </w:rPrChange>
          </w:rPr>
          <w:t>The system cancels the booking.</w:t>
        </w:r>
      </w:ins>
    </w:p>
    <w:p w14:paraId="3F330611" w14:textId="77777777" w:rsidR="00C526BA" w:rsidRPr="00DB397A" w:rsidRDefault="00C526BA" w:rsidP="00C526BA">
      <w:pPr>
        <w:spacing w:before="100" w:beforeAutospacing="1" w:after="100" w:afterAutospacing="1" w:line="240" w:lineRule="auto"/>
        <w:ind w:left="720"/>
        <w:rPr>
          <w:ins w:id="2845" w:author="SHAHZAIB KHAN" w:date="2026-10-07T20:48:00Z"/>
          <w:rFonts w:ascii="Times New Roman" w:eastAsia="Times New Roman" w:hAnsi="Times New Roman" w:cs="Times New Roman"/>
          <w:color w:val="FF0000"/>
          <w:sz w:val="24"/>
          <w:szCs w:val="24"/>
          <w:u w:val="single"/>
          <w:rPrChange w:id="2846" w:author="SHAHZAIB KHAN" w:date="2026-10-07T21:11:00Z">
            <w:rPr>
              <w:ins w:id="2847" w:author="SHAHZAIB KHAN" w:date="2026-10-07T20:48:00Z"/>
              <w:rFonts w:ascii="Times New Roman" w:eastAsia="Times New Roman" w:hAnsi="Times New Roman" w:cs="Times New Roman"/>
              <w:b/>
              <w:bCs/>
              <w:sz w:val="24"/>
              <w:szCs w:val="24"/>
              <w:u w:val="single"/>
            </w:rPr>
          </w:rPrChange>
        </w:rPr>
      </w:pPr>
      <w:ins w:id="2848" w:author="SHAHZAIB KHAN" w:date="2026-10-07T20:48:00Z">
        <w:r w:rsidRPr="00DB397A">
          <w:rPr>
            <w:rFonts w:ascii="Times New Roman" w:eastAsia="Times New Roman" w:hAnsi="Times New Roman" w:cs="Times New Roman"/>
            <w:color w:val="FF0000"/>
            <w:sz w:val="24"/>
            <w:szCs w:val="24"/>
            <w:u w:val="single"/>
            <w:rPrChange w:id="2849" w:author="SHAHZAIB KHAN" w:date="2026-10-07T21:11:00Z">
              <w:rPr>
                <w:rFonts w:ascii="Times New Roman" w:eastAsia="Times New Roman" w:hAnsi="Times New Roman" w:cs="Times New Roman"/>
                <w:b/>
                <w:bCs/>
                <w:sz w:val="24"/>
                <w:szCs w:val="24"/>
                <w:u w:val="single"/>
              </w:rPr>
            </w:rPrChange>
          </w:rPr>
          <w:t>5. Exception Flows</w:t>
        </w:r>
      </w:ins>
    </w:p>
    <w:p w14:paraId="237C9B5C" w14:textId="77777777" w:rsidR="00C526BA" w:rsidRPr="00DB397A" w:rsidRDefault="00C526BA" w:rsidP="00C526BA">
      <w:pPr>
        <w:spacing w:before="100" w:beforeAutospacing="1" w:after="100" w:afterAutospacing="1" w:line="240" w:lineRule="auto"/>
        <w:ind w:left="720"/>
        <w:rPr>
          <w:ins w:id="2850" w:author="SHAHZAIB KHAN" w:date="2026-10-07T20:48:00Z"/>
          <w:rFonts w:ascii="Times New Roman" w:eastAsia="Times New Roman" w:hAnsi="Times New Roman" w:cs="Times New Roman"/>
          <w:color w:val="FF0000"/>
          <w:sz w:val="24"/>
          <w:szCs w:val="24"/>
          <w:u w:val="single"/>
          <w:rPrChange w:id="2851" w:author="SHAHZAIB KHAN" w:date="2026-10-07T21:11:00Z">
            <w:rPr>
              <w:ins w:id="2852" w:author="SHAHZAIB KHAN" w:date="2026-10-07T20:48:00Z"/>
              <w:rFonts w:ascii="Times New Roman" w:eastAsia="Times New Roman" w:hAnsi="Times New Roman" w:cs="Times New Roman"/>
              <w:b/>
              <w:bCs/>
              <w:sz w:val="24"/>
              <w:szCs w:val="24"/>
              <w:u w:val="single"/>
            </w:rPr>
          </w:rPrChange>
        </w:rPr>
      </w:pPr>
      <w:ins w:id="2853" w:author="SHAHZAIB KHAN" w:date="2026-10-07T20:48:00Z">
        <w:r w:rsidRPr="00DB397A">
          <w:rPr>
            <w:rFonts w:ascii="Times New Roman" w:eastAsia="Times New Roman" w:hAnsi="Times New Roman" w:cs="Times New Roman"/>
            <w:color w:val="FF0000"/>
            <w:sz w:val="24"/>
            <w:szCs w:val="24"/>
            <w:u w:val="single"/>
            <w:rPrChange w:id="2854" w:author="SHAHZAIB KHAN" w:date="2026-10-07T21:11:00Z">
              <w:rPr>
                <w:rFonts w:ascii="Times New Roman" w:eastAsia="Times New Roman" w:hAnsi="Times New Roman" w:cs="Times New Roman"/>
                <w:b/>
                <w:bCs/>
                <w:sz w:val="24"/>
                <w:szCs w:val="24"/>
                <w:u w:val="single"/>
              </w:rPr>
            </w:rPrChange>
          </w:rPr>
          <w:t>5.1 Invalid Order Deadline</w:t>
        </w:r>
      </w:ins>
    </w:p>
    <w:p w14:paraId="7E60E273" w14:textId="77777777" w:rsidR="00C526BA" w:rsidRPr="00DB397A" w:rsidRDefault="00C526BA" w:rsidP="00C526BA">
      <w:pPr>
        <w:numPr>
          <w:ilvl w:val="0"/>
          <w:numId w:val="72"/>
        </w:numPr>
        <w:spacing w:before="100" w:beforeAutospacing="1" w:after="100" w:afterAutospacing="1" w:line="240" w:lineRule="auto"/>
        <w:rPr>
          <w:ins w:id="2855" w:author="SHAHZAIB KHAN" w:date="2026-10-07T20:48:00Z"/>
          <w:rFonts w:ascii="Times New Roman" w:eastAsia="Times New Roman" w:hAnsi="Times New Roman" w:cs="Times New Roman"/>
          <w:color w:val="FF0000"/>
          <w:sz w:val="24"/>
          <w:szCs w:val="24"/>
          <w:u w:val="single"/>
          <w:rPrChange w:id="2856" w:author="SHAHZAIB KHAN" w:date="2026-10-07T21:11:00Z">
            <w:rPr>
              <w:ins w:id="2857" w:author="SHAHZAIB KHAN" w:date="2026-10-07T20:48:00Z"/>
              <w:rFonts w:ascii="Times New Roman" w:eastAsia="Times New Roman" w:hAnsi="Times New Roman" w:cs="Times New Roman"/>
              <w:b/>
              <w:bCs/>
              <w:sz w:val="24"/>
              <w:szCs w:val="24"/>
              <w:u w:val="single"/>
            </w:rPr>
          </w:rPrChange>
        </w:rPr>
      </w:pPr>
      <w:ins w:id="2858" w:author="SHAHZAIB KHAN" w:date="2026-10-07T20:48:00Z">
        <w:r w:rsidRPr="00DB397A">
          <w:rPr>
            <w:rFonts w:ascii="Times New Roman" w:eastAsia="Times New Roman" w:hAnsi="Times New Roman" w:cs="Times New Roman"/>
            <w:color w:val="FF0000"/>
            <w:sz w:val="24"/>
            <w:szCs w:val="24"/>
            <w:u w:val="single"/>
            <w:rPrChange w:id="2859" w:author="SHAHZAIB KHAN" w:date="2026-10-07T21:11:00Z">
              <w:rPr>
                <w:rFonts w:ascii="Times New Roman" w:eastAsia="Times New Roman" w:hAnsi="Times New Roman" w:cs="Times New Roman"/>
                <w:b/>
                <w:bCs/>
                <w:sz w:val="24"/>
                <w:szCs w:val="24"/>
                <w:u w:val="single"/>
              </w:rPr>
            </w:rPrChange>
          </w:rPr>
          <w:lastRenderedPageBreak/>
          <w:t>The system detects an invalid deadline.</w:t>
        </w:r>
      </w:ins>
    </w:p>
    <w:p w14:paraId="65DC414C" w14:textId="77777777" w:rsidR="00C526BA" w:rsidRPr="00DB397A" w:rsidRDefault="00C526BA" w:rsidP="00C526BA">
      <w:pPr>
        <w:numPr>
          <w:ilvl w:val="0"/>
          <w:numId w:val="72"/>
        </w:numPr>
        <w:spacing w:before="100" w:beforeAutospacing="1" w:after="100" w:afterAutospacing="1" w:line="240" w:lineRule="auto"/>
        <w:rPr>
          <w:ins w:id="2860" w:author="SHAHZAIB KHAN" w:date="2026-10-07T20:48:00Z"/>
          <w:rFonts w:ascii="Times New Roman" w:eastAsia="Times New Roman" w:hAnsi="Times New Roman" w:cs="Times New Roman"/>
          <w:color w:val="FF0000"/>
          <w:sz w:val="24"/>
          <w:szCs w:val="24"/>
          <w:u w:val="single"/>
          <w:rPrChange w:id="2861" w:author="SHAHZAIB KHAN" w:date="2026-10-07T21:11:00Z">
            <w:rPr>
              <w:ins w:id="2862" w:author="SHAHZAIB KHAN" w:date="2026-10-07T20:48:00Z"/>
              <w:rFonts w:ascii="Times New Roman" w:eastAsia="Times New Roman" w:hAnsi="Times New Roman" w:cs="Times New Roman"/>
              <w:b/>
              <w:bCs/>
              <w:sz w:val="24"/>
              <w:szCs w:val="24"/>
              <w:u w:val="single"/>
            </w:rPr>
          </w:rPrChange>
        </w:rPr>
      </w:pPr>
      <w:ins w:id="2863" w:author="SHAHZAIB KHAN" w:date="2026-10-07T20:48:00Z">
        <w:r w:rsidRPr="00DB397A">
          <w:rPr>
            <w:rFonts w:ascii="Times New Roman" w:eastAsia="Times New Roman" w:hAnsi="Times New Roman" w:cs="Times New Roman"/>
            <w:color w:val="FF0000"/>
            <w:sz w:val="24"/>
            <w:szCs w:val="24"/>
            <w:u w:val="single"/>
            <w:rPrChange w:id="2864" w:author="SHAHZAIB KHAN" w:date="2026-10-07T21:11:00Z">
              <w:rPr>
                <w:rFonts w:ascii="Times New Roman" w:eastAsia="Times New Roman" w:hAnsi="Times New Roman" w:cs="Times New Roman"/>
                <w:b/>
                <w:bCs/>
                <w:sz w:val="24"/>
                <w:szCs w:val="24"/>
                <w:u w:val="single"/>
              </w:rPr>
            </w:rPrChange>
          </w:rPr>
          <w:t>The system displays an error message.</w:t>
        </w:r>
      </w:ins>
    </w:p>
    <w:p w14:paraId="4DC1F3A0" w14:textId="77777777" w:rsidR="00C526BA" w:rsidRPr="00DB397A" w:rsidRDefault="00C526BA" w:rsidP="00C526BA">
      <w:pPr>
        <w:numPr>
          <w:ilvl w:val="0"/>
          <w:numId w:val="72"/>
        </w:numPr>
        <w:spacing w:before="100" w:beforeAutospacing="1" w:after="100" w:afterAutospacing="1" w:line="240" w:lineRule="auto"/>
        <w:rPr>
          <w:ins w:id="2865" w:author="SHAHZAIB KHAN" w:date="2026-10-07T20:48:00Z"/>
          <w:rFonts w:ascii="Times New Roman" w:eastAsia="Times New Roman" w:hAnsi="Times New Roman" w:cs="Times New Roman"/>
          <w:color w:val="FF0000"/>
          <w:sz w:val="24"/>
          <w:szCs w:val="24"/>
          <w:u w:val="single"/>
          <w:rPrChange w:id="2866" w:author="SHAHZAIB KHAN" w:date="2026-10-07T21:11:00Z">
            <w:rPr>
              <w:ins w:id="2867" w:author="SHAHZAIB KHAN" w:date="2026-10-07T20:48:00Z"/>
              <w:rFonts w:ascii="Times New Roman" w:eastAsia="Times New Roman" w:hAnsi="Times New Roman" w:cs="Times New Roman"/>
              <w:b/>
              <w:bCs/>
              <w:sz w:val="24"/>
              <w:szCs w:val="24"/>
              <w:u w:val="single"/>
            </w:rPr>
          </w:rPrChange>
        </w:rPr>
      </w:pPr>
      <w:ins w:id="2868" w:author="SHAHZAIB KHAN" w:date="2026-10-07T20:48:00Z">
        <w:r w:rsidRPr="00DB397A">
          <w:rPr>
            <w:rFonts w:ascii="Times New Roman" w:eastAsia="Times New Roman" w:hAnsi="Times New Roman" w:cs="Times New Roman"/>
            <w:color w:val="FF0000"/>
            <w:sz w:val="24"/>
            <w:szCs w:val="24"/>
            <w:u w:val="single"/>
            <w:rPrChange w:id="2869" w:author="SHAHZAIB KHAN" w:date="2026-10-07T21:11:00Z">
              <w:rPr>
                <w:rFonts w:ascii="Times New Roman" w:eastAsia="Times New Roman" w:hAnsi="Times New Roman" w:cs="Times New Roman"/>
                <w:b/>
                <w:bCs/>
                <w:sz w:val="24"/>
                <w:szCs w:val="24"/>
                <w:u w:val="single"/>
              </w:rPr>
            </w:rPrChange>
          </w:rPr>
          <w:t>The customer enters a valid deadline.</w:t>
        </w:r>
      </w:ins>
    </w:p>
    <w:p w14:paraId="24AC13FF" w14:textId="77777777" w:rsidR="00C526BA" w:rsidRPr="00DB397A" w:rsidRDefault="00C526BA" w:rsidP="00C526BA">
      <w:pPr>
        <w:spacing w:before="100" w:beforeAutospacing="1" w:after="100" w:afterAutospacing="1" w:line="240" w:lineRule="auto"/>
        <w:ind w:left="720"/>
        <w:rPr>
          <w:ins w:id="2870" w:author="SHAHZAIB KHAN" w:date="2026-10-07T20:48:00Z"/>
          <w:rFonts w:ascii="Times New Roman" w:eastAsia="Times New Roman" w:hAnsi="Times New Roman" w:cs="Times New Roman"/>
          <w:color w:val="FF0000"/>
          <w:sz w:val="24"/>
          <w:szCs w:val="24"/>
          <w:u w:val="single"/>
          <w:rPrChange w:id="2871" w:author="SHAHZAIB KHAN" w:date="2026-10-07T21:11:00Z">
            <w:rPr>
              <w:ins w:id="2872" w:author="SHAHZAIB KHAN" w:date="2026-10-07T20:48:00Z"/>
              <w:rFonts w:ascii="Times New Roman" w:eastAsia="Times New Roman" w:hAnsi="Times New Roman" w:cs="Times New Roman"/>
              <w:b/>
              <w:bCs/>
              <w:sz w:val="24"/>
              <w:szCs w:val="24"/>
              <w:u w:val="single"/>
            </w:rPr>
          </w:rPrChange>
        </w:rPr>
      </w:pPr>
      <w:ins w:id="2873" w:author="SHAHZAIB KHAN" w:date="2026-10-07T20:48:00Z">
        <w:r w:rsidRPr="00DB397A">
          <w:rPr>
            <w:rFonts w:ascii="Times New Roman" w:eastAsia="Times New Roman" w:hAnsi="Times New Roman" w:cs="Times New Roman"/>
            <w:color w:val="FF0000"/>
            <w:sz w:val="24"/>
            <w:szCs w:val="24"/>
            <w:u w:val="single"/>
            <w:rPrChange w:id="2874" w:author="SHAHZAIB KHAN" w:date="2026-10-07T21:11:00Z">
              <w:rPr>
                <w:rFonts w:ascii="Times New Roman" w:eastAsia="Times New Roman" w:hAnsi="Times New Roman" w:cs="Times New Roman"/>
                <w:b/>
                <w:bCs/>
                <w:sz w:val="24"/>
                <w:szCs w:val="24"/>
                <w:u w:val="single"/>
              </w:rPr>
            </w:rPrChange>
          </w:rPr>
          <w:t>5.2 Invalid Order Details</w:t>
        </w:r>
      </w:ins>
    </w:p>
    <w:p w14:paraId="7887F36D" w14:textId="77777777" w:rsidR="00C526BA" w:rsidRPr="00DB397A" w:rsidRDefault="00C526BA" w:rsidP="00C526BA">
      <w:pPr>
        <w:numPr>
          <w:ilvl w:val="0"/>
          <w:numId w:val="73"/>
        </w:numPr>
        <w:spacing w:before="100" w:beforeAutospacing="1" w:after="100" w:afterAutospacing="1" w:line="240" w:lineRule="auto"/>
        <w:rPr>
          <w:ins w:id="2875" w:author="SHAHZAIB KHAN" w:date="2026-10-07T20:48:00Z"/>
          <w:rFonts w:ascii="Times New Roman" w:eastAsia="Times New Roman" w:hAnsi="Times New Roman" w:cs="Times New Roman"/>
          <w:color w:val="FF0000"/>
          <w:sz w:val="24"/>
          <w:szCs w:val="24"/>
          <w:u w:val="single"/>
          <w:rPrChange w:id="2876" w:author="SHAHZAIB KHAN" w:date="2026-10-07T21:11:00Z">
            <w:rPr>
              <w:ins w:id="2877" w:author="SHAHZAIB KHAN" w:date="2026-10-07T20:48:00Z"/>
              <w:rFonts w:ascii="Times New Roman" w:eastAsia="Times New Roman" w:hAnsi="Times New Roman" w:cs="Times New Roman"/>
              <w:b/>
              <w:bCs/>
              <w:sz w:val="24"/>
              <w:szCs w:val="24"/>
              <w:u w:val="single"/>
            </w:rPr>
          </w:rPrChange>
        </w:rPr>
      </w:pPr>
      <w:ins w:id="2878" w:author="SHAHZAIB KHAN" w:date="2026-10-07T20:48:00Z">
        <w:r w:rsidRPr="00DB397A">
          <w:rPr>
            <w:rFonts w:ascii="Times New Roman" w:eastAsia="Times New Roman" w:hAnsi="Times New Roman" w:cs="Times New Roman"/>
            <w:color w:val="FF0000"/>
            <w:sz w:val="24"/>
            <w:szCs w:val="24"/>
            <w:u w:val="single"/>
            <w:rPrChange w:id="2879" w:author="SHAHZAIB KHAN" w:date="2026-10-07T21:11:00Z">
              <w:rPr>
                <w:rFonts w:ascii="Times New Roman" w:eastAsia="Times New Roman" w:hAnsi="Times New Roman" w:cs="Times New Roman"/>
                <w:b/>
                <w:bCs/>
                <w:sz w:val="24"/>
                <w:szCs w:val="24"/>
                <w:u w:val="single"/>
              </w:rPr>
            </w:rPrChange>
          </w:rPr>
          <w:t>The system detects missing or incorrect order information.</w:t>
        </w:r>
      </w:ins>
    </w:p>
    <w:p w14:paraId="12929BFB" w14:textId="77777777" w:rsidR="00C526BA" w:rsidRPr="00DB397A" w:rsidRDefault="00C526BA" w:rsidP="00C526BA">
      <w:pPr>
        <w:numPr>
          <w:ilvl w:val="0"/>
          <w:numId w:val="73"/>
        </w:numPr>
        <w:spacing w:before="100" w:beforeAutospacing="1" w:after="100" w:afterAutospacing="1" w:line="240" w:lineRule="auto"/>
        <w:rPr>
          <w:ins w:id="2880" w:author="SHAHZAIB KHAN" w:date="2026-10-07T20:48:00Z"/>
          <w:rFonts w:ascii="Times New Roman" w:eastAsia="Times New Roman" w:hAnsi="Times New Roman" w:cs="Times New Roman"/>
          <w:color w:val="FF0000"/>
          <w:sz w:val="24"/>
          <w:szCs w:val="24"/>
          <w:u w:val="single"/>
          <w:rPrChange w:id="2881" w:author="SHAHZAIB KHAN" w:date="2026-10-07T21:11:00Z">
            <w:rPr>
              <w:ins w:id="2882" w:author="SHAHZAIB KHAN" w:date="2026-10-07T20:48:00Z"/>
              <w:rFonts w:ascii="Times New Roman" w:eastAsia="Times New Roman" w:hAnsi="Times New Roman" w:cs="Times New Roman"/>
              <w:b/>
              <w:bCs/>
              <w:sz w:val="24"/>
              <w:szCs w:val="24"/>
              <w:u w:val="single"/>
            </w:rPr>
          </w:rPrChange>
        </w:rPr>
      </w:pPr>
      <w:ins w:id="2883" w:author="SHAHZAIB KHAN" w:date="2026-10-07T20:48:00Z">
        <w:r w:rsidRPr="00DB397A">
          <w:rPr>
            <w:rFonts w:ascii="Times New Roman" w:eastAsia="Times New Roman" w:hAnsi="Times New Roman" w:cs="Times New Roman"/>
            <w:color w:val="FF0000"/>
            <w:sz w:val="24"/>
            <w:szCs w:val="24"/>
            <w:u w:val="single"/>
            <w:rPrChange w:id="2884" w:author="SHAHZAIB KHAN" w:date="2026-10-07T21:11:00Z">
              <w:rPr>
                <w:rFonts w:ascii="Times New Roman" w:eastAsia="Times New Roman" w:hAnsi="Times New Roman" w:cs="Times New Roman"/>
                <w:b/>
                <w:bCs/>
                <w:sz w:val="24"/>
                <w:szCs w:val="24"/>
                <w:u w:val="single"/>
              </w:rPr>
            </w:rPrChange>
          </w:rPr>
          <w:t>The system informs the customer.</w:t>
        </w:r>
      </w:ins>
    </w:p>
    <w:p w14:paraId="1D769792" w14:textId="77777777" w:rsidR="00C526BA" w:rsidRPr="00DB397A" w:rsidRDefault="00C526BA" w:rsidP="00C526BA">
      <w:pPr>
        <w:numPr>
          <w:ilvl w:val="0"/>
          <w:numId w:val="73"/>
        </w:numPr>
        <w:spacing w:before="100" w:beforeAutospacing="1" w:after="100" w:afterAutospacing="1" w:line="240" w:lineRule="auto"/>
        <w:rPr>
          <w:ins w:id="2885" w:author="SHAHZAIB KHAN" w:date="2026-10-07T20:48:00Z"/>
          <w:rFonts w:ascii="Times New Roman" w:eastAsia="Times New Roman" w:hAnsi="Times New Roman" w:cs="Times New Roman"/>
          <w:color w:val="FF0000"/>
          <w:sz w:val="24"/>
          <w:szCs w:val="24"/>
          <w:u w:val="single"/>
          <w:rPrChange w:id="2886" w:author="SHAHZAIB KHAN" w:date="2026-10-07T21:11:00Z">
            <w:rPr>
              <w:ins w:id="2887" w:author="SHAHZAIB KHAN" w:date="2026-10-07T20:48:00Z"/>
              <w:rFonts w:ascii="Times New Roman" w:eastAsia="Times New Roman" w:hAnsi="Times New Roman" w:cs="Times New Roman"/>
              <w:b/>
              <w:bCs/>
              <w:sz w:val="24"/>
              <w:szCs w:val="24"/>
              <w:u w:val="single"/>
            </w:rPr>
          </w:rPrChange>
        </w:rPr>
      </w:pPr>
      <w:ins w:id="2888" w:author="SHAHZAIB KHAN" w:date="2026-10-07T20:48:00Z">
        <w:r w:rsidRPr="00DB397A">
          <w:rPr>
            <w:rFonts w:ascii="Times New Roman" w:eastAsia="Times New Roman" w:hAnsi="Times New Roman" w:cs="Times New Roman"/>
            <w:color w:val="FF0000"/>
            <w:sz w:val="24"/>
            <w:szCs w:val="24"/>
            <w:u w:val="single"/>
            <w:rPrChange w:id="2889" w:author="SHAHZAIB KHAN" w:date="2026-10-07T21:11:00Z">
              <w:rPr>
                <w:rFonts w:ascii="Times New Roman" w:eastAsia="Times New Roman" w:hAnsi="Times New Roman" w:cs="Times New Roman"/>
                <w:b/>
                <w:bCs/>
                <w:sz w:val="24"/>
                <w:szCs w:val="24"/>
                <w:u w:val="single"/>
              </w:rPr>
            </w:rPrChange>
          </w:rPr>
          <w:t>The customer corrects the information.</w:t>
        </w:r>
      </w:ins>
    </w:p>
    <w:p w14:paraId="69A17608" w14:textId="77777777" w:rsidR="00C526BA" w:rsidRPr="00DB397A" w:rsidRDefault="00C526BA" w:rsidP="00C526BA">
      <w:pPr>
        <w:spacing w:before="100" w:beforeAutospacing="1" w:after="100" w:afterAutospacing="1" w:line="240" w:lineRule="auto"/>
        <w:ind w:left="720"/>
        <w:rPr>
          <w:ins w:id="2890" w:author="SHAHZAIB KHAN" w:date="2026-10-07T20:48:00Z"/>
          <w:rFonts w:ascii="Times New Roman" w:eastAsia="Times New Roman" w:hAnsi="Times New Roman" w:cs="Times New Roman"/>
          <w:color w:val="FF0000"/>
          <w:sz w:val="24"/>
          <w:szCs w:val="24"/>
          <w:u w:val="single"/>
          <w:rPrChange w:id="2891" w:author="SHAHZAIB KHAN" w:date="2026-10-07T21:11:00Z">
            <w:rPr>
              <w:ins w:id="2892" w:author="SHAHZAIB KHAN" w:date="2026-10-07T20:48:00Z"/>
              <w:rFonts w:ascii="Times New Roman" w:eastAsia="Times New Roman" w:hAnsi="Times New Roman" w:cs="Times New Roman"/>
              <w:b/>
              <w:bCs/>
              <w:sz w:val="24"/>
              <w:szCs w:val="24"/>
              <w:u w:val="single"/>
            </w:rPr>
          </w:rPrChange>
        </w:rPr>
      </w:pPr>
      <w:ins w:id="2893" w:author="SHAHZAIB KHAN" w:date="2026-10-07T20:48:00Z">
        <w:r w:rsidRPr="00DB397A">
          <w:rPr>
            <w:rFonts w:ascii="Times New Roman" w:eastAsia="Times New Roman" w:hAnsi="Times New Roman" w:cs="Times New Roman"/>
            <w:color w:val="FF0000"/>
            <w:sz w:val="24"/>
            <w:szCs w:val="24"/>
            <w:u w:val="single"/>
            <w:rPrChange w:id="2894" w:author="SHAHZAIB KHAN" w:date="2026-10-07T21:11:00Z">
              <w:rPr>
                <w:rFonts w:ascii="Times New Roman" w:eastAsia="Times New Roman" w:hAnsi="Times New Roman" w:cs="Times New Roman"/>
                <w:b/>
                <w:bCs/>
                <w:sz w:val="24"/>
                <w:szCs w:val="24"/>
                <w:u w:val="single"/>
              </w:rPr>
            </w:rPrChange>
          </w:rPr>
          <w:t>5.3 Selected Item Unavailable</w:t>
        </w:r>
      </w:ins>
    </w:p>
    <w:p w14:paraId="723A015F" w14:textId="77777777" w:rsidR="00C526BA" w:rsidRPr="00DB397A" w:rsidRDefault="00C526BA" w:rsidP="00C526BA">
      <w:pPr>
        <w:numPr>
          <w:ilvl w:val="0"/>
          <w:numId w:val="74"/>
        </w:numPr>
        <w:spacing w:before="100" w:beforeAutospacing="1" w:after="100" w:afterAutospacing="1" w:line="240" w:lineRule="auto"/>
        <w:rPr>
          <w:ins w:id="2895" w:author="SHAHZAIB KHAN" w:date="2026-10-07T20:48:00Z"/>
          <w:rFonts w:ascii="Times New Roman" w:eastAsia="Times New Roman" w:hAnsi="Times New Roman" w:cs="Times New Roman"/>
          <w:color w:val="FF0000"/>
          <w:sz w:val="24"/>
          <w:szCs w:val="24"/>
          <w:u w:val="single"/>
          <w:rPrChange w:id="2896" w:author="SHAHZAIB KHAN" w:date="2026-10-07T21:11:00Z">
            <w:rPr>
              <w:ins w:id="2897" w:author="SHAHZAIB KHAN" w:date="2026-10-07T20:48:00Z"/>
              <w:rFonts w:ascii="Times New Roman" w:eastAsia="Times New Roman" w:hAnsi="Times New Roman" w:cs="Times New Roman"/>
              <w:b/>
              <w:bCs/>
              <w:sz w:val="24"/>
              <w:szCs w:val="24"/>
              <w:u w:val="single"/>
            </w:rPr>
          </w:rPrChange>
        </w:rPr>
      </w:pPr>
      <w:ins w:id="2898" w:author="SHAHZAIB KHAN" w:date="2026-10-07T20:48:00Z">
        <w:r w:rsidRPr="00DB397A">
          <w:rPr>
            <w:rFonts w:ascii="Times New Roman" w:eastAsia="Times New Roman" w:hAnsi="Times New Roman" w:cs="Times New Roman"/>
            <w:color w:val="FF0000"/>
            <w:sz w:val="24"/>
            <w:szCs w:val="24"/>
            <w:u w:val="single"/>
            <w:rPrChange w:id="2899" w:author="SHAHZAIB KHAN" w:date="2026-10-07T21:11:00Z">
              <w:rPr>
                <w:rFonts w:ascii="Times New Roman" w:eastAsia="Times New Roman" w:hAnsi="Times New Roman" w:cs="Times New Roman"/>
                <w:b/>
                <w:bCs/>
                <w:sz w:val="24"/>
                <w:szCs w:val="24"/>
                <w:u w:val="single"/>
              </w:rPr>
            </w:rPrChange>
          </w:rPr>
          <w:t>The system finds that a selected item is unavailable.</w:t>
        </w:r>
      </w:ins>
    </w:p>
    <w:p w14:paraId="36538C01" w14:textId="77777777" w:rsidR="00C526BA" w:rsidRPr="00DB397A" w:rsidRDefault="00C526BA" w:rsidP="00C526BA">
      <w:pPr>
        <w:numPr>
          <w:ilvl w:val="0"/>
          <w:numId w:val="74"/>
        </w:numPr>
        <w:spacing w:before="100" w:beforeAutospacing="1" w:after="100" w:afterAutospacing="1" w:line="240" w:lineRule="auto"/>
        <w:rPr>
          <w:ins w:id="2900" w:author="SHAHZAIB KHAN" w:date="2026-10-07T20:48:00Z"/>
          <w:rFonts w:ascii="Times New Roman" w:eastAsia="Times New Roman" w:hAnsi="Times New Roman" w:cs="Times New Roman"/>
          <w:color w:val="FF0000"/>
          <w:sz w:val="24"/>
          <w:szCs w:val="24"/>
          <w:u w:val="single"/>
          <w:rPrChange w:id="2901" w:author="SHAHZAIB KHAN" w:date="2026-10-07T21:11:00Z">
            <w:rPr>
              <w:ins w:id="2902" w:author="SHAHZAIB KHAN" w:date="2026-10-07T20:48:00Z"/>
              <w:rFonts w:ascii="Times New Roman" w:eastAsia="Times New Roman" w:hAnsi="Times New Roman" w:cs="Times New Roman"/>
              <w:b/>
              <w:bCs/>
              <w:sz w:val="24"/>
              <w:szCs w:val="24"/>
              <w:u w:val="single"/>
            </w:rPr>
          </w:rPrChange>
        </w:rPr>
      </w:pPr>
      <w:ins w:id="2903" w:author="SHAHZAIB KHAN" w:date="2026-10-07T20:48:00Z">
        <w:r w:rsidRPr="00DB397A">
          <w:rPr>
            <w:rFonts w:ascii="Times New Roman" w:eastAsia="Times New Roman" w:hAnsi="Times New Roman" w:cs="Times New Roman"/>
            <w:color w:val="FF0000"/>
            <w:sz w:val="24"/>
            <w:szCs w:val="24"/>
            <w:u w:val="single"/>
            <w:rPrChange w:id="2904" w:author="SHAHZAIB KHAN" w:date="2026-10-07T21:11:00Z">
              <w:rPr>
                <w:rFonts w:ascii="Times New Roman" w:eastAsia="Times New Roman" w:hAnsi="Times New Roman" w:cs="Times New Roman"/>
                <w:b/>
                <w:bCs/>
                <w:sz w:val="24"/>
                <w:szCs w:val="24"/>
                <w:u w:val="single"/>
              </w:rPr>
            </w:rPrChange>
          </w:rPr>
          <w:t>The system informs the customer.</w:t>
        </w:r>
      </w:ins>
    </w:p>
    <w:p w14:paraId="3E2ECAD2" w14:textId="77777777" w:rsidR="00C526BA" w:rsidRPr="00DB397A" w:rsidRDefault="00C526BA" w:rsidP="00C526BA">
      <w:pPr>
        <w:numPr>
          <w:ilvl w:val="0"/>
          <w:numId w:val="74"/>
        </w:numPr>
        <w:spacing w:before="100" w:beforeAutospacing="1" w:after="100" w:afterAutospacing="1" w:line="240" w:lineRule="auto"/>
        <w:rPr>
          <w:ins w:id="2905" w:author="SHAHZAIB KHAN" w:date="2026-10-07T20:48:00Z"/>
          <w:rFonts w:ascii="Times New Roman" w:eastAsia="Times New Roman" w:hAnsi="Times New Roman" w:cs="Times New Roman"/>
          <w:color w:val="FF0000"/>
          <w:sz w:val="24"/>
          <w:szCs w:val="24"/>
          <w:u w:val="single"/>
          <w:rPrChange w:id="2906" w:author="SHAHZAIB KHAN" w:date="2026-10-07T21:11:00Z">
            <w:rPr>
              <w:ins w:id="2907" w:author="SHAHZAIB KHAN" w:date="2026-10-07T20:48:00Z"/>
              <w:rFonts w:ascii="Times New Roman" w:eastAsia="Times New Roman" w:hAnsi="Times New Roman" w:cs="Times New Roman"/>
              <w:b/>
              <w:bCs/>
              <w:sz w:val="24"/>
              <w:szCs w:val="24"/>
              <w:u w:val="single"/>
            </w:rPr>
          </w:rPrChange>
        </w:rPr>
      </w:pPr>
      <w:ins w:id="2908" w:author="SHAHZAIB KHAN" w:date="2026-10-07T20:48:00Z">
        <w:r w:rsidRPr="00DB397A">
          <w:rPr>
            <w:rFonts w:ascii="Times New Roman" w:eastAsia="Times New Roman" w:hAnsi="Times New Roman" w:cs="Times New Roman"/>
            <w:color w:val="FF0000"/>
            <w:sz w:val="24"/>
            <w:szCs w:val="24"/>
            <w:u w:val="single"/>
            <w:rPrChange w:id="2909" w:author="SHAHZAIB KHAN" w:date="2026-10-07T21:11:00Z">
              <w:rPr>
                <w:rFonts w:ascii="Times New Roman" w:eastAsia="Times New Roman" w:hAnsi="Times New Roman" w:cs="Times New Roman"/>
                <w:b/>
                <w:bCs/>
                <w:sz w:val="24"/>
                <w:szCs w:val="24"/>
                <w:u w:val="single"/>
              </w:rPr>
            </w:rPrChange>
          </w:rPr>
          <w:t>The customer removes or replaces the item.</w:t>
        </w:r>
      </w:ins>
    </w:p>
    <w:p w14:paraId="2427A691" w14:textId="77777777" w:rsidR="00C526BA" w:rsidRPr="00DB397A" w:rsidRDefault="00C526BA" w:rsidP="00C526BA">
      <w:pPr>
        <w:spacing w:before="100" w:beforeAutospacing="1" w:after="100" w:afterAutospacing="1" w:line="240" w:lineRule="auto"/>
        <w:ind w:left="720"/>
        <w:rPr>
          <w:ins w:id="2910" w:author="SHAHZAIB KHAN" w:date="2026-10-07T20:48:00Z"/>
          <w:rFonts w:ascii="Times New Roman" w:eastAsia="Times New Roman" w:hAnsi="Times New Roman" w:cs="Times New Roman"/>
          <w:color w:val="FF0000"/>
          <w:sz w:val="24"/>
          <w:szCs w:val="24"/>
          <w:u w:val="single"/>
          <w:rPrChange w:id="2911" w:author="SHAHZAIB KHAN" w:date="2026-10-07T21:11:00Z">
            <w:rPr>
              <w:ins w:id="2912" w:author="SHAHZAIB KHAN" w:date="2026-10-07T20:48:00Z"/>
              <w:rFonts w:ascii="Times New Roman" w:eastAsia="Times New Roman" w:hAnsi="Times New Roman" w:cs="Times New Roman"/>
              <w:b/>
              <w:bCs/>
              <w:sz w:val="24"/>
              <w:szCs w:val="24"/>
              <w:u w:val="single"/>
            </w:rPr>
          </w:rPrChange>
        </w:rPr>
      </w:pPr>
      <w:ins w:id="2913" w:author="SHAHZAIB KHAN" w:date="2026-10-07T20:48:00Z">
        <w:r w:rsidRPr="00DB397A">
          <w:rPr>
            <w:rFonts w:ascii="Times New Roman" w:eastAsia="Times New Roman" w:hAnsi="Times New Roman" w:cs="Times New Roman"/>
            <w:color w:val="FF0000"/>
            <w:sz w:val="24"/>
            <w:szCs w:val="24"/>
            <w:u w:val="single"/>
            <w:rPrChange w:id="2914" w:author="SHAHZAIB KHAN" w:date="2026-10-07T21:11:00Z">
              <w:rPr>
                <w:rFonts w:ascii="Times New Roman" w:eastAsia="Times New Roman" w:hAnsi="Times New Roman" w:cs="Times New Roman"/>
                <w:b/>
                <w:bCs/>
                <w:sz w:val="24"/>
                <w:szCs w:val="24"/>
                <w:u w:val="single"/>
              </w:rPr>
            </w:rPrChange>
          </w:rPr>
          <w:t>5.4 Delivery Area Not Available</w:t>
        </w:r>
      </w:ins>
    </w:p>
    <w:p w14:paraId="202DDF12" w14:textId="77777777" w:rsidR="00C526BA" w:rsidRPr="00DB397A" w:rsidRDefault="00C526BA" w:rsidP="00C526BA">
      <w:pPr>
        <w:numPr>
          <w:ilvl w:val="0"/>
          <w:numId w:val="75"/>
        </w:numPr>
        <w:spacing w:before="100" w:beforeAutospacing="1" w:after="100" w:afterAutospacing="1" w:line="240" w:lineRule="auto"/>
        <w:rPr>
          <w:ins w:id="2915" w:author="SHAHZAIB KHAN" w:date="2026-10-07T20:48:00Z"/>
          <w:rFonts w:ascii="Times New Roman" w:eastAsia="Times New Roman" w:hAnsi="Times New Roman" w:cs="Times New Roman"/>
          <w:color w:val="FF0000"/>
          <w:sz w:val="24"/>
          <w:szCs w:val="24"/>
          <w:u w:val="single"/>
          <w:rPrChange w:id="2916" w:author="SHAHZAIB KHAN" w:date="2026-10-07T21:11:00Z">
            <w:rPr>
              <w:ins w:id="2917" w:author="SHAHZAIB KHAN" w:date="2026-10-07T20:48:00Z"/>
              <w:rFonts w:ascii="Times New Roman" w:eastAsia="Times New Roman" w:hAnsi="Times New Roman" w:cs="Times New Roman"/>
              <w:b/>
              <w:bCs/>
              <w:sz w:val="24"/>
              <w:szCs w:val="24"/>
              <w:u w:val="single"/>
            </w:rPr>
          </w:rPrChange>
        </w:rPr>
      </w:pPr>
      <w:ins w:id="2918" w:author="SHAHZAIB KHAN" w:date="2026-10-07T20:48:00Z">
        <w:r w:rsidRPr="00DB397A">
          <w:rPr>
            <w:rFonts w:ascii="Times New Roman" w:eastAsia="Times New Roman" w:hAnsi="Times New Roman" w:cs="Times New Roman"/>
            <w:color w:val="FF0000"/>
            <w:sz w:val="24"/>
            <w:szCs w:val="24"/>
            <w:u w:val="single"/>
            <w:rPrChange w:id="2919" w:author="SHAHZAIB KHAN" w:date="2026-10-07T21:11:00Z">
              <w:rPr>
                <w:rFonts w:ascii="Times New Roman" w:eastAsia="Times New Roman" w:hAnsi="Times New Roman" w:cs="Times New Roman"/>
                <w:b/>
                <w:bCs/>
                <w:sz w:val="24"/>
                <w:szCs w:val="24"/>
                <w:u w:val="single"/>
              </w:rPr>
            </w:rPrChange>
          </w:rPr>
          <w:t>The system finds that the delivery area is not supported.</w:t>
        </w:r>
      </w:ins>
    </w:p>
    <w:p w14:paraId="1AD37994" w14:textId="77777777" w:rsidR="00C526BA" w:rsidRPr="00DB397A" w:rsidRDefault="00C526BA" w:rsidP="00C526BA">
      <w:pPr>
        <w:numPr>
          <w:ilvl w:val="0"/>
          <w:numId w:val="75"/>
        </w:numPr>
        <w:spacing w:before="100" w:beforeAutospacing="1" w:after="100" w:afterAutospacing="1" w:line="240" w:lineRule="auto"/>
        <w:rPr>
          <w:ins w:id="2920" w:author="SHAHZAIB KHAN" w:date="2026-10-07T20:48:00Z"/>
          <w:rFonts w:ascii="Times New Roman" w:eastAsia="Times New Roman" w:hAnsi="Times New Roman" w:cs="Times New Roman"/>
          <w:color w:val="FF0000"/>
          <w:sz w:val="24"/>
          <w:szCs w:val="24"/>
          <w:u w:val="single"/>
          <w:rPrChange w:id="2921" w:author="SHAHZAIB KHAN" w:date="2026-10-07T21:11:00Z">
            <w:rPr>
              <w:ins w:id="2922" w:author="SHAHZAIB KHAN" w:date="2026-10-07T20:48:00Z"/>
              <w:rFonts w:ascii="Times New Roman" w:eastAsia="Times New Roman" w:hAnsi="Times New Roman" w:cs="Times New Roman"/>
              <w:b/>
              <w:bCs/>
              <w:sz w:val="24"/>
              <w:szCs w:val="24"/>
              <w:u w:val="single"/>
            </w:rPr>
          </w:rPrChange>
        </w:rPr>
      </w:pPr>
      <w:ins w:id="2923" w:author="SHAHZAIB KHAN" w:date="2026-10-07T20:48:00Z">
        <w:r w:rsidRPr="00DB397A">
          <w:rPr>
            <w:rFonts w:ascii="Times New Roman" w:eastAsia="Times New Roman" w:hAnsi="Times New Roman" w:cs="Times New Roman"/>
            <w:color w:val="FF0000"/>
            <w:sz w:val="24"/>
            <w:szCs w:val="24"/>
            <w:u w:val="single"/>
            <w:rPrChange w:id="2924" w:author="SHAHZAIB KHAN" w:date="2026-10-07T21:11:00Z">
              <w:rPr>
                <w:rFonts w:ascii="Times New Roman" w:eastAsia="Times New Roman" w:hAnsi="Times New Roman" w:cs="Times New Roman"/>
                <w:b/>
                <w:bCs/>
                <w:sz w:val="24"/>
                <w:szCs w:val="24"/>
                <w:u w:val="single"/>
              </w:rPr>
            </w:rPrChange>
          </w:rPr>
          <w:t>The system informs the customer.</w:t>
        </w:r>
      </w:ins>
    </w:p>
    <w:p w14:paraId="3DEBD38B" w14:textId="77777777" w:rsidR="00C526BA" w:rsidRPr="00DB397A" w:rsidRDefault="00C526BA" w:rsidP="00C526BA">
      <w:pPr>
        <w:numPr>
          <w:ilvl w:val="0"/>
          <w:numId w:val="75"/>
        </w:numPr>
        <w:spacing w:before="100" w:beforeAutospacing="1" w:after="100" w:afterAutospacing="1" w:line="240" w:lineRule="auto"/>
        <w:rPr>
          <w:ins w:id="2925" w:author="SHAHZAIB KHAN" w:date="2026-10-07T20:48:00Z"/>
          <w:rFonts w:ascii="Times New Roman" w:eastAsia="Times New Roman" w:hAnsi="Times New Roman" w:cs="Times New Roman"/>
          <w:color w:val="FF0000"/>
          <w:sz w:val="24"/>
          <w:szCs w:val="24"/>
          <w:u w:val="single"/>
          <w:rPrChange w:id="2926" w:author="SHAHZAIB KHAN" w:date="2026-10-07T21:11:00Z">
            <w:rPr>
              <w:ins w:id="2927" w:author="SHAHZAIB KHAN" w:date="2026-10-07T20:48:00Z"/>
              <w:rFonts w:ascii="Times New Roman" w:eastAsia="Times New Roman" w:hAnsi="Times New Roman" w:cs="Times New Roman"/>
              <w:b/>
              <w:bCs/>
              <w:sz w:val="24"/>
              <w:szCs w:val="24"/>
              <w:u w:val="single"/>
            </w:rPr>
          </w:rPrChange>
        </w:rPr>
      </w:pPr>
      <w:ins w:id="2928" w:author="SHAHZAIB KHAN" w:date="2026-10-07T20:48:00Z">
        <w:r w:rsidRPr="00DB397A">
          <w:rPr>
            <w:rFonts w:ascii="Times New Roman" w:eastAsia="Times New Roman" w:hAnsi="Times New Roman" w:cs="Times New Roman"/>
            <w:color w:val="FF0000"/>
            <w:sz w:val="24"/>
            <w:szCs w:val="24"/>
            <w:u w:val="single"/>
            <w:rPrChange w:id="2929" w:author="SHAHZAIB KHAN" w:date="2026-10-07T21:11:00Z">
              <w:rPr>
                <w:rFonts w:ascii="Times New Roman" w:eastAsia="Times New Roman" w:hAnsi="Times New Roman" w:cs="Times New Roman"/>
                <w:b/>
                <w:bCs/>
                <w:sz w:val="24"/>
                <w:szCs w:val="24"/>
                <w:u w:val="single"/>
              </w:rPr>
            </w:rPrChange>
          </w:rPr>
          <w:t>The customer provides another delivery area.</w:t>
        </w:r>
      </w:ins>
    </w:p>
    <w:p w14:paraId="1B1F5EDB" w14:textId="77777777" w:rsidR="00C526BA" w:rsidRPr="00DB397A" w:rsidRDefault="00C526BA" w:rsidP="00C526BA">
      <w:pPr>
        <w:spacing w:before="100" w:beforeAutospacing="1" w:after="100" w:afterAutospacing="1" w:line="240" w:lineRule="auto"/>
        <w:ind w:left="720"/>
        <w:rPr>
          <w:ins w:id="2930" w:author="SHAHZAIB KHAN" w:date="2026-10-07T20:48:00Z"/>
          <w:rFonts w:ascii="Times New Roman" w:eastAsia="Times New Roman" w:hAnsi="Times New Roman" w:cs="Times New Roman"/>
          <w:color w:val="FF0000"/>
          <w:sz w:val="24"/>
          <w:szCs w:val="24"/>
          <w:u w:val="single"/>
          <w:rPrChange w:id="2931" w:author="SHAHZAIB KHAN" w:date="2026-10-07T21:11:00Z">
            <w:rPr>
              <w:ins w:id="2932" w:author="SHAHZAIB KHAN" w:date="2026-10-07T20:48:00Z"/>
              <w:rFonts w:ascii="Times New Roman" w:eastAsia="Times New Roman" w:hAnsi="Times New Roman" w:cs="Times New Roman"/>
              <w:b/>
              <w:bCs/>
              <w:sz w:val="24"/>
              <w:szCs w:val="24"/>
              <w:u w:val="single"/>
            </w:rPr>
          </w:rPrChange>
        </w:rPr>
      </w:pPr>
      <w:ins w:id="2933" w:author="SHAHZAIB KHAN" w:date="2026-10-07T20:48:00Z">
        <w:r w:rsidRPr="00DB397A">
          <w:rPr>
            <w:rFonts w:ascii="Times New Roman" w:eastAsia="Times New Roman" w:hAnsi="Times New Roman" w:cs="Times New Roman"/>
            <w:color w:val="FF0000"/>
            <w:sz w:val="24"/>
            <w:szCs w:val="24"/>
            <w:u w:val="single"/>
            <w:rPrChange w:id="2934" w:author="SHAHZAIB KHAN" w:date="2026-10-07T21:11:00Z">
              <w:rPr>
                <w:rFonts w:ascii="Times New Roman" w:eastAsia="Times New Roman" w:hAnsi="Times New Roman" w:cs="Times New Roman"/>
                <w:b/>
                <w:bCs/>
                <w:sz w:val="24"/>
                <w:szCs w:val="24"/>
                <w:u w:val="single"/>
              </w:rPr>
            </w:rPrChange>
          </w:rPr>
          <w:t>5.5 System or Database Error</w:t>
        </w:r>
      </w:ins>
    </w:p>
    <w:p w14:paraId="1D86A57E" w14:textId="77777777" w:rsidR="00C526BA" w:rsidRPr="00DB397A" w:rsidRDefault="00C526BA" w:rsidP="00C526BA">
      <w:pPr>
        <w:numPr>
          <w:ilvl w:val="0"/>
          <w:numId w:val="76"/>
        </w:numPr>
        <w:spacing w:before="100" w:beforeAutospacing="1" w:after="100" w:afterAutospacing="1" w:line="240" w:lineRule="auto"/>
        <w:rPr>
          <w:ins w:id="2935" w:author="SHAHZAIB KHAN" w:date="2026-10-07T20:48:00Z"/>
          <w:rFonts w:ascii="Times New Roman" w:eastAsia="Times New Roman" w:hAnsi="Times New Roman" w:cs="Times New Roman"/>
          <w:color w:val="FF0000"/>
          <w:sz w:val="24"/>
          <w:szCs w:val="24"/>
          <w:u w:val="single"/>
          <w:rPrChange w:id="2936" w:author="SHAHZAIB KHAN" w:date="2026-10-07T21:11:00Z">
            <w:rPr>
              <w:ins w:id="2937" w:author="SHAHZAIB KHAN" w:date="2026-10-07T20:48:00Z"/>
              <w:rFonts w:ascii="Times New Roman" w:eastAsia="Times New Roman" w:hAnsi="Times New Roman" w:cs="Times New Roman"/>
              <w:b/>
              <w:bCs/>
              <w:sz w:val="24"/>
              <w:szCs w:val="24"/>
              <w:u w:val="single"/>
            </w:rPr>
          </w:rPrChange>
        </w:rPr>
      </w:pPr>
      <w:ins w:id="2938" w:author="SHAHZAIB KHAN" w:date="2026-10-07T20:48:00Z">
        <w:r w:rsidRPr="00DB397A">
          <w:rPr>
            <w:rFonts w:ascii="Times New Roman" w:eastAsia="Times New Roman" w:hAnsi="Times New Roman" w:cs="Times New Roman"/>
            <w:color w:val="FF0000"/>
            <w:sz w:val="24"/>
            <w:szCs w:val="24"/>
            <w:u w:val="single"/>
            <w:rPrChange w:id="2939" w:author="SHAHZAIB KHAN" w:date="2026-10-07T21:11:00Z">
              <w:rPr>
                <w:rFonts w:ascii="Times New Roman" w:eastAsia="Times New Roman" w:hAnsi="Times New Roman" w:cs="Times New Roman"/>
                <w:b/>
                <w:bCs/>
                <w:sz w:val="24"/>
                <w:szCs w:val="24"/>
                <w:u w:val="single"/>
              </w:rPr>
            </w:rPrChange>
          </w:rPr>
          <w:t>The system fails to save the order.</w:t>
        </w:r>
      </w:ins>
    </w:p>
    <w:p w14:paraId="51879383" w14:textId="77777777" w:rsidR="00C526BA" w:rsidRPr="00DB397A" w:rsidRDefault="00C526BA" w:rsidP="00C526BA">
      <w:pPr>
        <w:numPr>
          <w:ilvl w:val="0"/>
          <w:numId w:val="76"/>
        </w:numPr>
        <w:spacing w:before="100" w:beforeAutospacing="1" w:after="100" w:afterAutospacing="1" w:line="240" w:lineRule="auto"/>
        <w:rPr>
          <w:ins w:id="2940" w:author="SHAHZAIB KHAN" w:date="2026-10-07T20:48:00Z"/>
          <w:rFonts w:ascii="Times New Roman" w:eastAsia="Times New Roman" w:hAnsi="Times New Roman" w:cs="Times New Roman"/>
          <w:color w:val="FF0000"/>
          <w:sz w:val="24"/>
          <w:szCs w:val="24"/>
          <w:u w:val="single"/>
          <w:rPrChange w:id="2941" w:author="SHAHZAIB KHAN" w:date="2026-10-07T21:11:00Z">
            <w:rPr>
              <w:ins w:id="2942" w:author="SHAHZAIB KHAN" w:date="2026-10-07T20:48:00Z"/>
              <w:rFonts w:ascii="Times New Roman" w:eastAsia="Times New Roman" w:hAnsi="Times New Roman" w:cs="Times New Roman"/>
              <w:b/>
              <w:bCs/>
              <w:sz w:val="24"/>
              <w:szCs w:val="24"/>
              <w:u w:val="single"/>
            </w:rPr>
          </w:rPrChange>
        </w:rPr>
      </w:pPr>
      <w:ins w:id="2943" w:author="SHAHZAIB KHAN" w:date="2026-10-07T20:48:00Z">
        <w:r w:rsidRPr="00DB397A">
          <w:rPr>
            <w:rFonts w:ascii="Times New Roman" w:eastAsia="Times New Roman" w:hAnsi="Times New Roman" w:cs="Times New Roman"/>
            <w:color w:val="FF0000"/>
            <w:sz w:val="24"/>
            <w:szCs w:val="24"/>
            <w:u w:val="single"/>
            <w:rPrChange w:id="2944" w:author="SHAHZAIB KHAN" w:date="2026-10-07T21:11:00Z">
              <w:rPr>
                <w:rFonts w:ascii="Times New Roman" w:eastAsia="Times New Roman" w:hAnsi="Times New Roman" w:cs="Times New Roman"/>
                <w:b/>
                <w:bCs/>
                <w:sz w:val="24"/>
                <w:szCs w:val="24"/>
                <w:u w:val="single"/>
              </w:rPr>
            </w:rPrChange>
          </w:rPr>
          <w:t>The system displays an error message.</w:t>
        </w:r>
      </w:ins>
    </w:p>
    <w:p w14:paraId="5932E008" w14:textId="77777777" w:rsidR="00C526BA" w:rsidRPr="00DB397A" w:rsidRDefault="00C526BA" w:rsidP="00C526BA">
      <w:pPr>
        <w:numPr>
          <w:ilvl w:val="0"/>
          <w:numId w:val="76"/>
        </w:numPr>
        <w:spacing w:before="100" w:beforeAutospacing="1" w:after="100" w:afterAutospacing="1" w:line="240" w:lineRule="auto"/>
        <w:rPr>
          <w:ins w:id="2945" w:author="SHAHZAIB KHAN" w:date="2026-10-07T20:48:00Z"/>
          <w:rFonts w:ascii="Times New Roman" w:eastAsia="Times New Roman" w:hAnsi="Times New Roman" w:cs="Times New Roman"/>
          <w:color w:val="FF0000"/>
          <w:sz w:val="24"/>
          <w:szCs w:val="24"/>
          <w:u w:val="single"/>
          <w:rPrChange w:id="2946" w:author="SHAHZAIB KHAN" w:date="2026-10-07T21:11:00Z">
            <w:rPr>
              <w:ins w:id="2947" w:author="SHAHZAIB KHAN" w:date="2026-10-07T20:48:00Z"/>
              <w:rFonts w:ascii="Times New Roman" w:eastAsia="Times New Roman" w:hAnsi="Times New Roman" w:cs="Times New Roman"/>
              <w:b/>
              <w:bCs/>
              <w:sz w:val="24"/>
              <w:szCs w:val="24"/>
              <w:u w:val="single"/>
            </w:rPr>
          </w:rPrChange>
        </w:rPr>
      </w:pPr>
      <w:ins w:id="2948" w:author="SHAHZAIB KHAN" w:date="2026-10-07T20:48:00Z">
        <w:r w:rsidRPr="00DB397A">
          <w:rPr>
            <w:rFonts w:ascii="Times New Roman" w:eastAsia="Times New Roman" w:hAnsi="Times New Roman" w:cs="Times New Roman"/>
            <w:color w:val="FF0000"/>
            <w:sz w:val="24"/>
            <w:szCs w:val="24"/>
            <w:u w:val="single"/>
            <w:rPrChange w:id="2949" w:author="SHAHZAIB KHAN" w:date="2026-10-07T21:11:00Z">
              <w:rPr>
                <w:rFonts w:ascii="Times New Roman" w:eastAsia="Times New Roman" w:hAnsi="Times New Roman" w:cs="Times New Roman"/>
                <w:b/>
                <w:bCs/>
                <w:sz w:val="24"/>
                <w:szCs w:val="24"/>
                <w:u w:val="single"/>
              </w:rPr>
            </w:rPrChange>
          </w:rPr>
          <w:t>The customer can retry the booking.</w:t>
        </w:r>
      </w:ins>
    </w:p>
    <w:p w14:paraId="0FC96BC6" w14:textId="77777777" w:rsidR="00C526BA" w:rsidRPr="00DB397A" w:rsidRDefault="00C526BA" w:rsidP="00C526BA">
      <w:pPr>
        <w:spacing w:before="100" w:beforeAutospacing="1" w:after="100" w:afterAutospacing="1" w:line="240" w:lineRule="auto"/>
        <w:ind w:left="720"/>
        <w:rPr>
          <w:ins w:id="2950" w:author="SHAHZAIB KHAN" w:date="2026-10-07T20:48:00Z"/>
          <w:rFonts w:ascii="Times New Roman" w:eastAsia="Times New Roman" w:hAnsi="Times New Roman" w:cs="Times New Roman"/>
          <w:color w:val="FF0000"/>
          <w:sz w:val="24"/>
          <w:szCs w:val="24"/>
          <w:u w:val="single"/>
          <w:rPrChange w:id="2951" w:author="SHAHZAIB KHAN" w:date="2026-10-07T21:11:00Z">
            <w:rPr>
              <w:ins w:id="2952" w:author="SHAHZAIB KHAN" w:date="2026-10-07T20:48:00Z"/>
              <w:rFonts w:ascii="Times New Roman" w:eastAsia="Times New Roman" w:hAnsi="Times New Roman" w:cs="Times New Roman"/>
              <w:b/>
              <w:bCs/>
              <w:sz w:val="24"/>
              <w:szCs w:val="24"/>
              <w:u w:val="single"/>
            </w:rPr>
          </w:rPrChange>
        </w:rPr>
      </w:pPr>
      <w:ins w:id="2953" w:author="SHAHZAIB KHAN" w:date="2026-10-07T20:48:00Z">
        <w:r w:rsidRPr="00DB397A">
          <w:rPr>
            <w:rFonts w:ascii="Times New Roman" w:eastAsia="Times New Roman" w:hAnsi="Times New Roman" w:cs="Times New Roman"/>
            <w:color w:val="FF0000"/>
            <w:sz w:val="24"/>
            <w:szCs w:val="24"/>
            <w:u w:val="single"/>
            <w:rPrChange w:id="2954" w:author="SHAHZAIB KHAN" w:date="2026-10-07T21:11:00Z">
              <w:rPr>
                <w:rFonts w:ascii="Times New Roman" w:eastAsia="Times New Roman" w:hAnsi="Times New Roman" w:cs="Times New Roman"/>
                <w:b/>
                <w:bCs/>
                <w:sz w:val="24"/>
                <w:szCs w:val="24"/>
                <w:u w:val="single"/>
              </w:rPr>
            </w:rPrChange>
          </w:rPr>
          <w:t>6. Postconditions</w:t>
        </w:r>
      </w:ins>
    </w:p>
    <w:p w14:paraId="3D384EBE" w14:textId="77777777" w:rsidR="00C526BA" w:rsidRPr="00DB397A" w:rsidRDefault="00C526BA" w:rsidP="00C526BA">
      <w:pPr>
        <w:numPr>
          <w:ilvl w:val="0"/>
          <w:numId w:val="77"/>
        </w:numPr>
        <w:spacing w:before="100" w:beforeAutospacing="1" w:after="100" w:afterAutospacing="1" w:line="240" w:lineRule="auto"/>
        <w:rPr>
          <w:ins w:id="2955" w:author="SHAHZAIB KHAN" w:date="2026-10-07T20:48:00Z"/>
          <w:rFonts w:ascii="Times New Roman" w:eastAsia="Times New Roman" w:hAnsi="Times New Roman" w:cs="Times New Roman"/>
          <w:color w:val="FF0000"/>
          <w:sz w:val="24"/>
          <w:szCs w:val="24"/>
          <w:u w:val="single"/>
          <w:rPrChange w:id="2956" w:author="SHAHZAIB KHAN" w:date="2026-10-07T21:11:00Z">
            <w:rPr>
              <w:ins w:id="2957" w:author="SHAHZAIB KHAN" w:date="2026-10-07T20:48:00Z"/>
              <w:rFonts w:ascii="Times New Roman" w:eastAsia="Times New Roman" w:hAnsi="Times New Roman" w:cs="Times New Roman"/>
              <w:b/>
              <w:bCs/>
              <w:sz w:val="24"/>
              <w:szCs w:val="24"/>
              <w:u w:val="single"/>
            </w:rPr>
          </w:rPrChange>
        </w:rPr>
      </w:pPr>
      <w:ins w:id="2958" w:author="SHAHZAIB KHAN" w:date="2026-10-07T20:48:00Z">
        <w:r w:rsidRPr="00DB397A">
          <w:rPr>
            <w:rFonts w:ascii="Times New Roman" w:eastAsia="Times New Roman" w:hAnsi="Times New Roman" w:cs="Times New Roman"/>
            <w:color w:val="FF0000"/>
            <w:sz w:val="24"/>
            <w:szCs w:val="24"/>
            <w:u w:val="single"/>
            <w:rPrChange w:id="2959" w:author="SHAHZAIB KHAN" w:date="2026-10-07T21:11:00Z">
              <w:rPr>
                <w:rFonts w:ascii="Times New Roman" w:eastAsia="Times New Roman" w:hAnsi="Times New Roman" w:cs="Times New Roman"/>
                <w:b/>
                <w:bCs/>
                <w:sz w:val="24"/>
                <w:szCs w:val="24"/>
                <w:u w:val="single"/>
              </w:rPr>
            </w:rPrChange>
          </w:rPr>
          <w:t>The order is saved successfully in the system.</w:t>
        </w:r>
      </w:ins>
    </w:p>
    <w:p w14:paraId="34319143" w14:textId="77777777" w:rsidR="00C526BA" w:rsidRPr="00DB397A" w:rsidRDefault="00C526BA" w:rsidP="00C526BA">
      <w:pPr>
        <w:numPr>
          <w:ilvl w:val="0"/>
          <w:numId w:val="77"/>
        </w:numPr>
        <w:spacing w:before="100" w:beforeAutospacing="1" w:after="100" w:afterAutospacing="1" w:line="240" w:lineRule="auto"/>
        <w:rPr>
          <w:ins w:id="2960" w:author="SHAHZAIB KHAN" w:date="2026-10-07T20:48:00Z"/>
          <w:rFonts w:ascii="Times New Roman" w:eastAsia="Times New Roman" w:hAnsi="Times New Roman" w:cs="Times New Roman"/>
          <w:color w:val="FF0000"/>
          <w:sz w:val="24"/>
          <w:szCs w:val="24"/>
          <w:u w:val="single"/>
          <w:rPrChange w:id="2961" w:author="SHAHZAIB KHAN" w:date="2026-10-07T21:11:00Z">
            <w:rPr>
              <w:ins w:id="2962" w:author="SHAHZAIB KHAN" w:date="2026-10-07T20:48:00Z"/>
              <w:rFonts w:ascii="Times New Roman" w:eastAsia="Times New Roman" w:hAnsi="Times New Roman" w:cs="Times New Roman"/>
              <w:b/>
              <w:bCs/>
              <w:sz w:val="24"/>
              <w:szCs w:val="24"/>
              <w:u w:val="single"/>
            </w:rPr>
          </w:rPrChange>
        </w:rPr>
      </w:pPr>
      <w:ins w:id="2963" w:author="SHAHZAIB KHAN" w:date="2026-10-07T20:48:00Z">
        <w:r w:rsidRPr="00DB397A">
          <w:rPr>
            <w:rFonts w:ascii="Times New Roman" w:eastAsia="Times New Roman" w:hAnsi="Times New Roman" w:cs="Times New Roman"/>
            <w:color w:val="FF0000"/>
            <w:sz w:val="24"/>
            <w:szCs w:val="24"/>
            <w:u w:val="single"/>
            <w:rPrChange w:id="2964" w:author="SHAHZAIB KHAN" w:date="2026-10-07T21:11:00Z">
              <w:rPr>
                <w:rFonts w:ascii="Times New Roman" w:eastAsia="Times New Roman" w:hAnsi="Times New Roman" w:cs="Times New Roman"/>
                <w:b/>
                <w:bCs/>
                <w:sz w:val="24"/>
                <w:szCs w:val="24"/>
                <w:u w:val="single"/>
              </w:rPr>
            </w:rPrChange>
          </w:rPr>
          <w:t>A unique Order ID is generated.</w:t>
        </w:r>
      </w:ins>
    </w:p>
    <w:p w14:paraId="6C9E80B1" w14:textId="77777777" w:rsidR="00C526BA" w:rsidRPr="00DB397A" w:rsidRDefault="00C526BA" w:rsidP="00C526BA">
      <w:pPr>
        <w:numPr>
          <w:ilvl w:val="0"/>
          <w:numId w:val="77"/>
        </w:numPr>
        <w:spacing w:before="100" w:beforeAutospacing="1" w:after="100" w:afterAutospacing="1" w:line="240" w:lineRule="auto"/>
        <w:rPr>
          <w:ins w:id="2965" w:author="SHAHZAIB KHAN" w:date="2026-10-07T20:48:00Z"/>
          <w:rFonts w:ascii="Times New Roman" w:eastAsia="Times New Roman" w:hAnsi="Times New Roman" w:cs="Times New Roman"/>
          <w:color w:val="FF0000"/>
          <w:sz w:val="24"/>
          <w:szCs w:val="24"/>
          <w:u w:val="single"/>
          <w:rPrChange w:id="2966" w:author="SHAHZAIB KHAN" w:date="2026-10-07T21:11:00Z">
            <w:rPr>
              <w:ins w:id="2967" w:author="SHAHZAIB KHAN" w:date="2026-10-07T20:48:00Z"/>
              <w:rFonts w:ascii="Times New Roman" w:eastAsia="Times New Roman" w:hAnsi="Times New Roman" w:cs="Times New Roman"/>
              <w:b/>
              <w:bCs/>
              <w:sz w:val="24"/>
              <w:szCs w:val="24"/>
              <w:u w:val="single"/>
            </w:rPr>
          </w:rPrChange>
        </w:rPr>
      </w:pPr>
      <w:ins w:id="2968" w:author="SHAHZAIB KHAN" w:date="2026-10-07T20:48:00Z">
        <w:r w:rsidRPr="00DB397A">
          <w:rPr>
            <w:rFonts w:ascii="Times New Roman" w:eastAsia="Times New Roman" w:hAnsi="Times New Roman" w:cs="Times New Roman"/>
            <w:color w:val="FF0000"/>
            <w:sz w:val="24"/>
            <w:szCs w:val="24"/>
            <w:u w:val="single"/>
            <w:rPrChange w:id="2969" w:author="SHAHZAIB KHAN" w:date="2026-10-07T21:11:00Z">
              <w:rPr>
                <w:rFonts w:ascii="Times New Roman" w:eastAsia="Times New Roman" w:hAnsi="Times New Roman" w:cs="Times New Roman"/>
                <w:b/>
                <w:bCs/>
                <w:sz w:val="24"/>
                <w:szCs w:val="24"/>
                <w:u w:val="single"/>
              </w:rPr>
            </w:rPrChange>
          </w:rPr>
          <w:t>The order status is set to Booked.</w:t>
        </w:r>
      </w:ins>
    </w:p>
    <w:p w14:paraId="17BBFFD6" w14:textId="77777777" w:rsidR="00C526BA" w:rsidRPr="00DB397A" w:rsidRDefault="00C526BA" w:rsidP="00C526BA">
      <w:pPr>
        <w:numPr>
          <w:ilvl w:val="0"/>
          <w:numId w:val="77"/>
        </w:numPr>
        <w:spacing w:before="100" w:beforeAutospacing="1" w:after="100" w:afterAutospacing="1" w:line="240" w:lineRule="auto"/>
        <w:rPr>
          <w:ins w:id="2970" w:author="SHAHZAIB KHAN" w:date="2026-10-07T20:48:00Z"/>
          <w:rFonts w:ascii="Times New Roman" w:eastAsia="Times New Roman" w:hAnsi="Times New Roman" w:cs="Times New Roman"/>
          <w:color w:val="FF0000"/>
          <w:sz w:val="24"/>
          <w:szCs w:val="24"/>
          <w:u w:val="single"/>
          <w:rPrChange w:id="2971" w:author="SHAHZAIB KHAN" w:date="2026-10-07T21:11:00Z">
            <w:rPr>
              <w:ins w:id="2972" w:author="SHAHZAIB KHAN" w:date="2026-10-07T20:48:00Z"/>
              <w:rFonts w:ascii="Times New Roman" w:eastAsia="Times New Roman" w:hAnsi="Times New Roman" w:cs="Times New Roman"/>
              <w:b/>
              <w:bCs/>
              <w:sz w:val="24"/>
              <w:szCs w:val="24"/>
              <w:u w:val="single"/>
            </w:rPr>
          </w:rPrChange>
        </w:rPr>
      </w:pPr>
      <w:ins w:id="2973" w:author="SHAHZAIB KHAN" w:date="2026-10-07T20:48:00Z">
        <w:r w:rsidRPr="00DB397A">
          <w:rPr>
            <w:rFonts w:ascii="Times New Roman" w:eastAsia="Times New Roman" w:hAnsi="Times New Roman" w:cs="Times New Roman"/>
            <w:color w:val="FF0000"/>
            <w:sz w:val="24"/>
            <w:szCs w:val="24"/>
            <w:u w:val="single"/>
            <w:rPrChange w:id="2974" w:author="SHAHZAIB KHAN" w:date="2026-10-07T21:11:00Z">
              <w:rPr>
                <w:rFonts w:ascii="Times New Roman" w:eastAsia="Times New Roman" w:hAnsi="Times New Roman" w:cs="Times New Roman"/>
                <w:b/>
                <w:bCs/>
                <w:sz w:val="24"/>
                <w:szCs w:val="24"/>
                <w:u w:val="single"/>
              </w:rPr>
            </w:rPrChange>
          </w:rPr>
          <w:t>The order deadline is saved.</w:t>
        </w:r>
      </w:ins>
    </w:p>
    <w:p w14:paraId="22528032" w14:textId="77777777" w:rsidR="00C526BA" w:rsidRPr="00DB397A" w:rsidRDefault="00C526BA" w:rsidP="00C526BA">
      <w:pPr>
        <w:numPr>
          <w:ilvl w:val="0"/>
          <w:numId w:val="77"/>
        </w:numPr>
        <w:spacing w:before="100" w:beforeAutospacing="1" w:after="100" w:afterAutospacing="1" w:line="240" w:lineRule="auto"/>
        <w:rPr>
          <w:ins w:id="2975" w:author="SHAHZAIB KHAN" w:date="2026-10-07T20:48:00Z"/>
          <w:rFonts w:ascii="Times New Roman" w:eastAsia="Times New Roman" w:hAnsi="Times New Roman" w:cs="Times New Roman"/>
          <w:color w:val="FF0000"/>
          <w:sz w:val="24"/>
          <w:szCs w:val="24"/>
          <w:u w:val="single"/>
          <w:rPrChange w:id="2976" w:author="SHAHZAIB KHAN" w:date="2026-10-07T21:11:00Z">
            <w:rPr>
              <w:ins w:id="2977" w:author="SHAHZAIB KHAN" w:date="2026-10-07T20:48:00Z"/>
              <w:rFonts w:ascii="Times New Roman" w:eastAsia="Times New Roman" w:hAnsi="Times New Roman" w:cs="Times New Roman"/>
              <w:b/>
              <w:bCs/>
              <w:sz w:val="24"/>
              <w:szCs w:val="24"/>
              <w:u w:val="single"/>
            </w:rPr>
          </w:rPrChange>
        </w:rPr>
      </w:pPr>
      <w:ins w:id="2978" w:author="SHAHZAIB KHAN" w:date="2026-10-07T20:48:00Z">
        <w:r w:rsidRPr="00DB397A">
          <w:rPr>
            <w:rFonts w:ascii="Times New Roman" w:eastAsia="Times New Roman" w:hAnsi="Times New Roman" w:cs="Times New Roman"/>
            <w:color w:val="FF0000"/>
            <w:sz w:val="24"/>
            <w:szCs w:val="24"/>
            <w:u w:val="single"/>
            <w:rPrChange w:id="2979" w:author="SHAHZAIB KHAN" w:date="2026-10-07T21:11:00Z">
              <w:rPr>
                <w:rFonts w:ascii="Times New Roman" w:eastAsia="Times New Roman" w:hAnsi="Times New Roman" w:cs="Times New Roman"/>
                <w:b/>
                <w:bCs/>
                <w:sz w:val="24"/>
                <w:szCs w:val="24"/>
                <w:u w:val="single"/>
              </w:rPr>
            </w:rPrChange>
          </w:rPr>
          <w:t>The delivery details are associated with the order.</w:t>
        </w:r>
      </w:ins>
    </w:p>
    <w:p w14:paraId="520CD4A1" w14:textId="77777777" w:rsidR="00C526BA" w:rsidRPr="00DB397A" w:rsidRDefault="00C526BA" w:rsidP="00C526BA">
      <w:pPr>
        <w:numPr>
          <w:ilvl w:val="0"/>
          <w:numId w:val="77"/>
        </w:numPr>
        <w:spacing w:before="100" w:beforeAutospacing="1" w:after="100" w:afterAutospacing="1" w:line="240" w:lineRule="auto"/>
        <w:rPr>
          <w:ins w:id="2980" w:author="SHAHZAIB KHAN" w:date="2026-10-07T20:48:00Z"/>
          <w:rFonts w:ascii="Times New Roman" w:eastAsia="Times New Roman" w:hAnsi="Times New Roman" w:cs="Times New Roman"/>
          <w:color w:val="FF0000"/>
          <w:sz w:val="24"/>
          <w:szCs w:val="24"/>
          <w:u w:val="single"/>
          <w:rPrChange w:id="2981" w:author="SHAHZAIB KHAN" w:date="2026-10-07T21:11:00Z">
            <w:rPr>
              <w:ins w:id="2982" w:author="SHAHZAIB KHAN" w:date="2026-10-07T20:48:00Z"/>
              <w:rFonts w:ascii="Times New Roman" w:eastAsia="Times New Roman" w:hAnsi="Times New Roman" w:cs="Times New Roman"/>
              <w:b/>
              <w:bCs/>
              <w:sz w:val="24"/>
              <w:szCs w:val="24"/>
              <w:u w:val="single"/>
            </w:rPr>
          </w:rPrChange>
        </w:rPr>
      </w:pPr>
      <w:ins w:id="2983" w:author="SHAHZAIB KHAN" w:date="2026-10-07T20:48:00Z">
        <w:r w:rsidRPr="00DB397A">
          <w:rPr>
            <w:rFonts w:ascii="Times New Roman" w:eastAsia="Times New Roman" w:hAnsi="Times New Roman" w:cs="Times New Roman"/>
            <w:color w:val="FF0000"/>
            <w:sz w:val="24"/>
            <w:szCs w:val="24"/>
            <w:u w:val="single"/>
            <w:rPrChange w:id="2984" w:author="SHAHZAIB KHAN" w:date="2026-10-07T21:11:00Z">
              <w:rPr>
                <w:rFonts w:ascii="Times New Roman" w:eastAsia="Times New Roman" w:hAnsi="Times New Roman" w:cs="Times New Roman"/>
                <w:b/>
                <w:bCs/>
                <w:sz w:val="24"/>
                <w:szCs w:val="24"/>
                <w:u w:val="single"/>
              </w:rPr>
            </w:rPrChange>
          </w:rPr>
          <w:t>The customer can proceed to the Make Payment use case.</w:t>
        </w:r>
      </w:ins>
    </w:p>
    <w:p w14:paraId="514615DB" w14:textId="77777777" w:rsidR="00C526BA" w:rsidRPr="00DB397A" w:rsidRDefault="00C526BA" w:rsidP="00C526BA">
      <w:pPr>
        <w:spacing w:before="100" w:beforeAutospacing="1" w:after="100" w:afterAutospacing="1" w:line="240" w:lineRule="auto"/>
        <w:ind w:left="720"/>
        <w:rPr>
          <w:ins w:id="2985" w:author="SHAHZAIB KHAN" w:date="2026-10-07T20:48:00Z"/>
          <w:rFonts w:ascii="Times New Roman" w:eastAsia="Times New Roman" w:hAnsi="Times New Roman" w:cs="Times New Roman"/>
          <w:color w:val="FF0000"/>
          <w:sz w:val="24"/>
          <w:szCs w:val="24"/>
          <w:u w:val="single"/>
          <w:rPrChange w:id="2986" w:author="SHAHZAIB KHAN" w:date="2026-10-07T21:11:00Z">
            <w:rPr>
              <w:ins w:id="2987" w:author="SHAHZAIB KHAN" w:date="2026-10-07T20:48:00Z"/>
              <w:rFonts w:ascii="Times New Roman" w:eastAsia="Times New Roman" w:hAnsi="Times New Roman" w:cs="Times New Roman"/>
              <w:b/>
              <w:bCs/>
              <w:sz w:val="24"/>
              <w:szCs w:val="24"/>
              <w:u w:val="single"/>
            </w:rPr>
          </w:rPrChange>
        </w:rPr>
      </w:pPr>
    </w:p>
    <w:p w14:paraId="0C8D6954" w14:textId="1871102B" w:rsidR="00C526BA" w:rsidRPr="00DB397A" w:rsidRDefault="00C526BA" w:rsidP="00C526BA">
      <w:pPr>
        <w:spacing w:before="100" w:beforeAutospacing="1" w:after="100" w:afterAutospacing="1" w:line="240" w:lineRule="auto"/>
        <w:ind w:left="720"/>
        <w:rPr>
          <w:ins w:id="2988" w:author="SHAHZAIB KHAN" w:date="2026-10-07T20:49:00Z"/>
          <w:rFonts w:ascii="Times New Roman" w:eastAsia="Times New Roman" w:hAnsi="Times New Roman" w:cs="Times New Roman"/>
          <w:b/>
          <w:bCs/>
          <w:color w:val="FF0000"/>
          <w:sz w:val="24"/>
          <w:szCs w:val="24"/>
          <w:u w:val="single"/>
        </w:rPr>
      </w:pPr>
      <w:ins w:id="2989" w:author="SHAHZAIB KHAN" w:date="2026-10-07T20:48:00Z">
        <w:r w:rsidRPr="00DB397A">
          <w:rPr>
            <w:rFonts w:ascii="Times New Roman" w:eastAsia="Times New Roman" w:hAnsi="Times New Roman" w:cs="Times New Roman"/>
            <w:b/>
            <w:bCs/>
            <w:color w:val="FF0000"/>
            <w:sz w:val="24"/>
            <w:szCs w:val="24"/>
            <w:u w:val="single"/>
          </w:rPr>
          <w:t xml:space="preserve">Use </w:t>
        </w:r>
      </w:ins>
      <w:ins w:id="2990" w:author="SHAHZAIB KHAN" w:date="2026-10-07T20:49:00Z">
        <w:r w:rsidRPr="00DB397A">
          <w:rPr>
            <w:rFonts w:ascii="Times New Roman" w:eastAsia="Times New Roman" w:hAnsi="Times New Roman" w:cs="Times New Roman"/>
            <w:b/>
            <w:bCs/>
            <w:color w:val="FF0000"/>
            <w:sz w:val="24"/>
            <w:szCs w:val="24"/>
            <w:u w:val="single"/>
          </w:rPr>
          <w:t>Case : 04</w:t>
        </w:r>
      </w:ins>
    </w:p>
    <w:p w14:paraId="772A9D9C" w14:textId="2DB3AD6E" w:rsidR="00A66AA1" w:rsidRPr="00DB397A" w:rsidRDefault="00A66AA1" w:rsidP="00A66AA1">
      <w:pPr>
        <w:spacing w:before="100" w:beforeAutospacing="1" w:after="100" w:afterAutospacing="1" w:line="240" w:lineRule="auto"/>
        <w:ind w:left="720"/>
        <w:rPr>
          <w:ins w:id="2991" w:author="SHAHZAIB KHAN" w:date="2026-10-07T20:49:00Z"/>
          <w:rFonts w:ascii="Times New Roman" w:eastAsia="Times New Roman" w:hAnsi="Times New Roman" w:cs="Times New Roman"/>
          <w:color w:val="FF0000"/>
          <w:sz w:val="24"/>
          <w:szCs w:val="24"/>
          <w:u w:val="single"/>
        </w:rPr>
      </w:pPr>
      <w:ins w:id="2992" w:author="SHAHZAIB KHAN" w:date="2026-10-07T20:49:00Z">
        <w:r w:rsidRPr="00DB397A">
          <w:rPr>
            <w:rFonts w:ascii="Times New Roman" w:eastAsia="Times New Roman" w:hAnsi="Times New Roman" w:cs="Times New Roman"/>
            <w:b/>
            <w:bCs/>
            <w:color w:val="FF0000"/>
            <w:sz w:val="24"/>
            <w:szCs w:val="24"/>
            <w:u w:val="single"/>
          </w:rPr>
          <w:t xml:space="preserve">Use Case : Select Items </w:t>
        </w:r>
      </w:ins>
      <w:ins w:id="2993" w:author="SHAHZAIB KHAN" w:date="2026-10-07T21:11:00Z">
        <w:r w:rsidR="007F709E" w:rsidRPr="00DB397A">
          <w:rPr>
            <w:rFonts w:ascii="Times New Roman" w:eastAsia="Times New Roman" w:hAnsi="Times New Roman" w:cs="Times New Roman"/>
            <w:b/>
            <w:bCs/>
            <w:color w:val="FF0000"/>
            <w:sz w:val="24"/>
            <w:szCs w:val="24"/>
            <w:u w:val="single"/>
          </w:rPr>
          <w:t xml:space="preserve">    </w:t>
        </w:r>
      </w:ins>
      <w:ins w:id="2994" w:author="SHAHZAIB KHAN" w:date="2026-10-07T20:49:00Z">
        <w:r w:rsidRPr="00DB397A">
          <w:rPr>
            <w:rFonts w:ascii="Times New Roman" w:eastAsia="Times New Roman" w:hAnsi="Times New Roman" w:cs="Times New Roman"/>
            <w:b/>
            <w:bCs/>
            <w:color w:val="FF0000"/>
            <w:sz w:val="24"/>
            <w:szCs w:val="24"/>
            <w:u w:val="single"/>
          </w:rPr>
          <w:t xml:space="preserve"> </w:t>
        </w:r>
        <w:r w:rsidRPr="00DB397A">
          <w:rPr>
            <w:rFonts w:ascii="Times New Roman" w:eastAsia="Times New Roman" w:hAnsi="Times New Roman" w:cs="Times New Roman"/>
            <w:color w:val="FF0000"/>
            <w:sz w:val="24"/>
            <w:szCs w:val="24"/>
            <w:u w:val="single"/>
          </w:rPr>
          <w:t>( Fahim Mirzaiee)</w:t>
        </w:r>
      </w:ins>
    </w:p>
    <w:p w14:paraId="38ED533F" w14:textId="77777777" w:rsidR="00A66AA1" w:rsidRPr="00DB397A" w:rsidRDefault="00A66AA1" w:rsidP="00A66AA1">
      <w:pPr>
        <w:spacing w:before="100" w:beforeAutospacing="1" w:after="100" w:afterAutospacing="1" w:line="240" w:lineRule="auto"/>
        <w:ind w:left="720"/>
        <w:rPr>
          <w:ins w:id="2995" w:author="SHAHZAIB KHAN" w:date="2026-10-07T20:49:00Z"/>
          <w:rFonts w:ascii="Times New Roman" w:eastAsia="Times New Roman" w:hAnsi="Times New Roman" w:cs="Times New Roman"/>
          <w:color w:val="FF0000"/>
          <w:sz w:val="24"/>
          <w:szCs w:val="24"/>
          <w:u w:val="single"/>
        </w:rPr>
      </w:pPr>
      <w:ins w:id="2996" w:author="SHAHZAIB KHAN" w:date="2026-10-07T20:49:00Z">
        <w:r w:rsidRPr="00DB397A">
          <w:rPr>
            <w:rFonts w:ascii="Times New Roman" w:eastAsia="Times New Roman" w:hAnsi="Times New Roman" w:cs="Times New Roman"/>
            <w:b/>
            <w:bCs/>
            <w:color w:val="FF0000"/>
            <w:sz w:val="24"/>
            <w:szCs w:val="24"/>
            <w:u w:val="single"/>
          </w:rPr>
          <w:t>Inputs:</w:t>
        </w:r>
      </w:ins>
    </w:p>
    <w:p w14:paraId="039F6F2F" w14:textId="77777777" w:rsidR="00A66AA1" w:rsidRPr="00DB397A" w:rsidRDefault="00A66AA1" w:rsidP="00A66AA1">
      <w:pPr>
        <w:numPr>
          <w:ilvl w:val="0"/>
          <w:numId w:val="78"/>
        </w:numPr>
        <w:spacing w:before="100" w:beforeAutospacing="1" w:after="100" w:afterAutospacing="1" w:line="240" w:lineRule="auto"/>
        <w:rPr>
          <w:ins w:id="2997" w:author="SHAHZAIB KHAN" w:date="2026-10-07T20:49:00Z"/>
          <w:rFonts w:ascii="Times New Roman" w:eastAsia="Times New Roman" w:hAnsi="Times New Roman" w:cs="Times New Roman"/>
          <w:color w:val="FF0000"/>
          <w:sz w:val="24"/>
          <w:szCs w:val="24"/>
          <w:u w:val="single"/>
        </w:rPr>
      </w:pPr>
      <w:ins w:id="2998" w:author="SHAHZAIB KHAN" w:date="2026-10-07T20:49:00Z">
        <w:r w:rsidRPr="00DB397A">
          <w:rPr>
            <w:rFonts w:ascii="Times New Roman" w:eastAsia="Times New Roman" w:hAnsi="Times New Roman" w:cs="Times New Roman"/>
            <w:color w:val="FF0000"/>
            <w:sz w:val="24"/>
            <w:szCs w:val="24"/>
            <w:u w:val="single"/>
          </w:rPr>
          <w:t xml:space="preserve">Items: </w:t>
        </w:r>
      </w:ins>
    </w:p>
    <w:p w14:paraId="167902A4" w14:textId="77777777" w:rsidR="00A66AA1" w:rsidRPr="00DB397A" w:rsidRDefault="00A66AA1" w:rsidP="00A66AA1">
      <w:pPr>
        <w:spacing w:before="100" w:beforeAutospacing="1" w:after="100" w:afterAutospacing="1" w:line="240" w:lineRule="auto"/>
        <w:ind w:left="720"/>
        <w:rPr>
          <w:ins w:id="2999" w:author="SHAHZAIB KHAN" w:date="2026-10-07T20:49:00Z"/>
          <w:rFonts w:ascii="Times New Roman" w:eastAsia="Times New Roman" w:hAnsi="Times New Roman" w:cs="Times New Roman"/>
          <w:color w:val="FF0000"/>
          <w:sz w:val="24"/>
          <w:szCs w:val="24"/>
          <w:u w:val="single"/>
        </w:rPr>
      </w:pPr>
      <w:ins w:id="3000" w:author="SHAHZAIB KHAN" w:date="2026-10-07T20:49:00Z">
        <w:r w:rsidRPr="00DB397A">
          <w:rPr>
            <w:rFonts w:ascii="Times New Roman" w:eastAsia="Times New Roman" w:hAnsi="Times New Roman" w:cs="Times New Roman"/>
            <w:color w:val="FF0000"/>
            <w:sz w:val="24"/>
            <w:szCs w:val="24"/>
            <w:u w:val="single"/>
          </w:rPr>
          <w:lastRenderedPageBreak/>
          <w:t xml:space="preserve"> means the selected items from the categories and the item list.</w:t>
        </w:r>
      </w:ins>
    </w:p>
    <w:p w14:paraId="3B6719A2" w14:textId="77777777" w:rsidR="00A66AA1" w:rsidRPr="00DB397A" w:rsidRDefault="00A66AA1" w:rsidP="00A66AA1">
      <w:pPr>
        <w:numPr>
          <w:ilvl w:val="0"/>
          <w:numId w:val="78"/>
        </w:numPr>
        <w:spacing w:before="100" w:beforeAutospacing="1" w:after="100" w:afterAutospacing="1" w:line="240" w:lineRule="auto"/>
        <w:rPr>
          <w:ins w:id="3001" w:author="SHAHZAIB KHAN" w:date="2026-10-07T20:49:00Z"/>
          <w:rFonts w:ascii="Times New Roman" w:eastAsia="Times New Roman" w:hAnsi="Times New Roman" w:cs="Times New Roman"/>
          <w:color w:val="FF0000"/>
          <w:sz w:val="24"/>
          <w:szCs w:val="24"/>
          <w:u w:val="single"/>
        </w:rPr>
      </w:pPr>
      <w:ins w:id="3002" w:author="SHAHZAIB KHAN" w:date="2026-10-07T20:49:00Z">
        <w:r w:rsidRPr="00DB397A">
          <w:rPr>
            <w:rFonts w:ascii="Times New Roman" w:eastAsia="Times New Roman" w:hAnsi="Times New Roman" w:cs="Times New Roman"/>
            <w:color w:val="FF0000"/>
            <w:sz w:val="24"/>
            <w:szCs w:val="24"/>
            <w:u w:val="single"/>
          </w:rPr>
          <w:t xml:space="preserve">Quantity of items. </w:t>
        </w:r>
      </w:ins>
    </w:p>
    <w:p w14:paraId="7D4F1D56" w14:textId="77777777" w:rsidR="00A66AA1" w:rsidRPr="00DB397A" w:rsidRDefault="00A66AA1" w:rsidP="00A66AA1">
      <w:pPr>
        <w:spacing w:before="100" w:beforeAutospacing="1" w:after="100" w:afterAutospacing="1" w:line="240" w:lineRule="auto"/>
        <w:ind w:left="720"/>
        <w:rPr>
          <w:ins w:id="3003" w:author="SHAHZAIB KHAN" w:date="2026-10-07T20:49:00Z"/>
          <w:rFonts w:ascii="Times New Roman" w:eastAsia="Times New Roman" w:hAnsi="Times New Roman" w:cs="Times New Roman"/>
          <w:b/>
          <w:bCs/>
          <w:color w:val="FF0000"/>
          <w:sz w:val="24"/>
          <w:szCs w:val="24"/>
          <w:u w:val="single"/>
        </w:rPr>
      </w:pPr>
      <w:ins w:id="3004" w:author="SHAHZAIB KHAN" w:date="2026-10-07T20:49:00Z">
        <w:r w:rsidRPr="00DB397A">
          <w:rPr>
            <w:rFonts w:ascii="Times New Roman" w:eastAsia="Times New Roman" w:hAnsi="Times New Roman" w:cs="Times New Roman"/>
            <w:b/>
            <w:bCs/>
            <w:color w:val="FF0000"/>
            <w:sz w:val="24"/>
            <w:szCs w:val="24"/>
            <w:u w:val="single"/>
          </w:rPr>
          <w:t>Outputs:</w:t>
        </w:r>
      </w:ins>
    </w:p>
    <w:p w14:paraId="5F256301" w14:textId="77777777" w:rsidR="00A66AA1" w:rsidRPr="00DB397A" w:rsidRDefault="00A66AA1" w:rsidP="00A66AA1">
      <w:pPr>
        <w:numPr>
          <w:ilvl w:val="0"/>
          <w:numId w:val="79"/>
        </w:numPr>
        <w:spacing w:before="100" w:beforeAutospacing="1" w:after="100" w:afterAutospacing="1" w:line="240" w:lineRule="auto"/>
        <w:rPr>
          <w:ins w:id="3005" w:author="SHAHZAIB KHAN" w:date="2026-10-07T20:49:00Z"/>
          <w:rFonts w:ascii="Times New Roman" w:eastAsia="Times New Roman" w:hAnsi="Times New Roman" w:cs="Times New Roman"/>
          <w:color w:val="FF0000"/>
          <w:sz w:val="24"/>
          <w:szCs w:val="24"/>
          <w:u w:val="single"/>
        </w:rPr>
      </w:pPr>
      <w:ins w:id="3006" w:author="SHAHZAIB KHAN" w:date="2026-10-07T20:49:00Z">
        <w:r w:rsidRPr="00DB397A">
          <w:rPr>
            <w:rFonts w:ascii="Times New Roman" w:eastAsia="Times New Roman" w:hAnsi="Times New Roman" w:cs="Times New Roman"/>
            <w:color w:val="FF0000"/>
            <w:sz w:val="24"/>
            <w:szCs w:val="24"/>
            <w:u w:val="single"/>
          </w:rPr>
          <w:t>Selected items list.</w:t>
        </w:r>
      </w:ins>
    </w:p>
    <w:p w14:paraId="3853F375" w14:textId="77777777" w:rsidR="00A66AA1" w:rsidRPr="00DB397A" w:rsidRDefault="00A66AA1" w:rsidP="00A66AA1">
      <w:pPr>
        <w:numPr>
          <w:ilvl w:val="0"/>
          <w:numId w:val="79"/>
        </w:numPr>
        <w:spacing w:before="100" w:beforeAutospacing="1" w:after="100" w:afterAutospacing="1" w:line="240" w:lineRule="auto"/>
        <w:rPr>
          <w:ins w:id="3007" w:author="SHAHZAIB KHAN" w:date="2026-10-07T20:49:00Z"/>
          <w:rFonts w:ascii="Times New Roman" w:eastAsia="Times New Roman" w:hAnsi="Times New Roman" w:cs="Times New Roman"/>
          <w:color w:val="FF0000"/>
          <w:sz w:val="24"/>
          <w:szCs w:val="24"/>
          <w:u w:val="single"/>
        </w:rPr>
      </w:pPr>
      <w:ins w:id="3008" w:author="SHAHZAIB KHAN" w:date="2026-10-07T20:49:00Z">
        <w:r w:rsidRPr="00DB397A">
          <w:rPr>
            <w:rFonts w:ascii="Times New Roman" w:eastAsia="Times New Roman" w:hAnsi="Times New Roman" w:cs="Times New Roman"/>
            <w:color w:val="FF0000"/>
            <w:sz w:val="24"/>
            <w:szCs w:val="24"/>
            <w:u w:val="single"/>
          </w:rPr>
          <w:t>The total amount of order.</w:t>
        </w:r>
      </w:ins>
    </w:p>
    <w:p w14:paraId="07AF9E08" w14:textId="77777777" w:rsidR="00A66AA1" w:rsidRPr="00DB397A" w:rsidRDefault="00A66AA1" w:rsidP="00A66AA1">
      <w:pPr>
        <w:spacing w:before="100" w:beforeAutospacing="1" w:after="100" w:afterAutospacing="1" w:line="240" w:lineRule="auto"/>
        <w:ind w:left="720"/>
        <w:rPr>
          <w:ins w:id="3009" w:author="SHAHZAIB KHAN" w:date="2026-10-07T20:49:00Z"/>
          <w:rFonts w:ascii="Times New Roman" w:eastAsia="Times New Roman" w:hAnsi="Times New Roman" w:cs="Times New Roman"/>
          <w:b/>
          <w:bCs/>
          <w:color w:val="FF0000"/>
          <w:sz w:val="24"/>
          <w:szCs w:val="24"/>
          <w:u w:val="single"/>
        </w:rPr>
      </w:pPr>
      <w:ins w:id="3010" w:author="SHAHZAIB KHAN" w:date="2026-10-07T20:49:00Z">
        <w:r w:rsidRPr="00DB397A">
          <w:rPr>
            <w:rFonts w:ascii="Times New Roman" w:eastAsia="Times New Roman" w:hAnsi="Times New Roman" w:cs="Times New Roman"/>
            <w:b/>
            <w:bCs/>
            <w:color w:val="FF0000"/>
            <w:sz w:val="24"/>
            <w:szCs w:val="24"/>
            <w:u w:val="single"/>
          </w:rPr>
          <w:t>Primary Actor:</w:t>
        </w:r>
        <w:r w:rsidRPr="00DB397A">
          <w:rPr>
            <w:rFonts w:ascii="Times New Roman" w:eastAsia="Times New Roman" w:hAnsi="Times New Roman" w:cs="Times New Roman"/>
            <w:color w:val="FF0000"/>
            <w:sz w:val="24"/>
            <w:szCs w:val="24"/>
            <w:u w:val="single"/>
          </w:rPr>
          <w:t xml:space="preserve"> Customer</w:t>
        </w:r>
      </w:ins>
    </w:p>
    <w:p w14:paraId="774E5A2A" w14:textId="77777777" w:rsidR="00A66AA1" w:rsidRPr="00DB397A" w:rsidRDefault="00A66AA1" w:rsidP="00A66AA1">
      <w:pPr>
        <w:spacing w:before="100" w:beforeAutospacing="1" w:after="100" w:afterAutospacing="1" w:line="240" w:lineRule="auto"/>
        <w:ind w:left="720"/>
        <w:rPr>
          <w:ins w:id="3011" w:author="SHAHZAIB KHAN" w:date="2026-10-07T20:49:00Z"/>
          <w:rFonts w:ascii="Times New Roman" w:eastAsia="Times New Roman" w:hAnsi="Times New Roman" w:cs="Times New Roman"/>
          <w:b/>
          <w:bCs/>
          <w:color w:val="FF0000"/>
          <w:sz w:val="24"/>
          <w:szCs w:val="24"/>
          <w:u w:val="single"/>
        </w:rPr>
      </w:pPr>
      <w:ins w:id="3012" w:author="SHAHZAIB KHAN" w:date="2026-10-07T20:49:00Z">
        <w:r w:rsidRPr="00DB397A">
          <w:rPr>
            <w:rFonts w:ascii="Times New Roman" w:eastAsia="Times New Roman" w:hAnsi="Times New Roman" w:cs="Times New Roman"/>
            <w:b/>
            <w:bCs/>
            <w:color w:val="FF0000"/>
            <w:sz w:val="24"/>
            <w:szCs w:val="24"/>
            <w:u w:val="single"/>
          </w:rPr>
          <w:t>Preconditions:</w:t>
        </w:r>
      </w:ins>
    </w:p>
    <w:p w14:paraId="13E6057B" w14:textId="77777777" w:rsidR="00A66AA1" w:rsidRPr="00DB397A" w:rsidRDefault="00A66AA1" w:rsidP="00A66AA1">
      <w:pPr>
        <w:numPr>
          <w:ilvl w:val="0"/>
          <w:numId w:val="80"/>
        </w:numPr>
        <w:spacing w:before="100" w:beforeAutospacing="1" w:after="100" w:afterAutospacing="1" w:line="240" w:lineRule="auto"/>
        <w:rPr>
          <w:ins w:id="3013" w:author="SHAHZAIB KHAN" w:date="2026-10-07T20:49:00Z"/>
          <w:rFonts w:ascii="Times New Roman" w:eastAsia="Times New Roman" w:hAnsi="Times New Roman" w:cs="Times New Roman"/>
          <w:color w:val="FF0000"/>
          <w:sz w:val="24"/>
          <w:szCs w:val="24"/>
          <w:u w:val="single"/>
        </w:rPr>
      </w:pPr>
      <w:ins w:id="3014" w:author="SHAHZAIB KHAN" w:date="2026-10-07T20:49:00Z">
        <w:r w:rsidRPr="00DB397A">
          <w:rPr>
            <w:rFonts w:ascii="Times New Roman" w:eastAsia="Times New Roman" w:hAnsi="Times New Roman" w:cs="Times New Roman"/>
            <w:color w:val="FF0000"/>
            <w:sz w:val="24"/>
            <w:szCs w:val="24"/>
            <w:u w:val="single"/>
          </w:rPr>
          <w:t>The system must have items with its prices .</w:t>
        </w:r>
      </w:ins>
    </w:p>
    <w:p w14:paraId="7A6CFBD9" w14:textId="77777777" w:rsidR="00A66AA1" w:rsidRPr="00DB397A" w:rsidRDefault="00A66AA1" w:rsidP="00A66AA1">
      <w:pPr>
        <w:spacing w:before="100" w:beforeAutospacing="1" w:after="100" w:afterAutospacing="1" w:line="240" w:lineRule="auto"/>
        <w:ind w:left="720"/>
        <w:rPr>
          <w:ins w:id="3015" w:author="SHAHZAIB KHAN" w:date="2026-10-07T20:49:00Z"/>
          <w:rFonts w:ascii="Times New Roman" w:eastAsia="Times New Roman" w:hAnsi="Times New Roman" w:cs="Times New Roman"/>
          <w:b/>
          <w:bCs/>
          <w:color w:val="FF0000"/>
          <w:sz w:val="24"/>
          <w:szCs w:val="24"/>
          <w:u w:val="single"/>
        </w:rPr>
      </w:pPr>
      <w:ins w:id="3016" w:author="SHAHZAIB KHAN" w:date="2026-10-07T20:49:00Z">
        <w:r w:rsidRPr="00DB397A">
          <w:rPr>
            <w:rFonts w:ascii="Times New Roman" w:eastAsia="Times New Roman" w:hAnsi="Times New Roman" w:cs="Times New Roman"/>
            <w:b/>
            <w:bCs/>
            <w:color w:val="FF0000"/>
            <w:sz w:val="24"/>
            <w:szCs w:val="24"/>
            <w:u w:val="single"/>
          </w:rPr>
          <w:t xml:space="preserve"> Success Scenario:</w:t>
        </w:r>
      </w:ins>
    </w:p>
    <w:p w14:paraId="4206AE91" w14:textId="77777777" w:rsidR="00A66AA1" w:rsidRPr="00DB397A" w:rsidRDefault="00A66AA1" w:rsidP="00A66AA1">
      <w:pPr>
        <w:numPr>
          <w:ilvl w:val="0"/>
          <w:numId w:val="81"/>
        </w:numPr>
        <w:spacing w:before="100" w:beforeAutospacing="1" w:after="100" w:afterAutospacing="1" w:line="240" w:lineRule="auto"/>
        <w:rPr>
          <w:ins w:id="3017" w:author="SHAHZAIB KHAN" w:date="2026-10-07T20:49:00Z"/>
          <w:rFonts w:ascii="Times New Roman" w:eastAsia="Times New Roman" w:hAnsi="Times New Roman" w:cs="Times New Roman"/>
          <w:color w:val="FF0000"/>
          <w:sz w:val="24"/>
          <w:szCs w:val="24"/>
          <w:u w:val="single"/>
        </w:rPr>
      </w:pPr>
      <w:ins w:id="3018" w:author="SHAHZAIB KHAN" w:date="2026-10-07T20:49:00Z">
        <w:r w:rsidRPr="00DB397A">
          <w:rPr>
            <w:rFonts w:ascii="Times New Roman" w:eastAsia="Times New Roman" w:hAnsi="Times New Roman" w:cs="Times New Roman"/>
            <w:color w:val="FF0000"/>
            <w:sz w:val="24"/>
            <w:szCs w:val="24"/>
            <w:u w:val="single"/>
          </w:rPr>
          <w:t>The customer views the categories and items showed by system.</w:t>
        </w:r>
      </w:ins>
    </w:p>
    <w:p w14:paraId="1563B889" w14:textId="77777777" w:rsidR="00A66AA1" w:rsidRPr="00DB397A" w:rsidRDefault="00A66AA1" w:rsidP="00A66AA1">
      <w:pPr>
        <w:numPr>
          <w:ilvl w:val="0"/>
          <w:numId w:val="81"/>
        </w:numPr>
        <w:spacing w:before="100" w:beforeAutospacing="1" w:after="100" w:afterAutospacing="1" w:line="240" w:lineRule="auto"/>
        <w:rPr>
          <w:ins w:id="3019" w:author="SHAHZAIB KHAN" w:date="2026-10-07T20:49:00Z"/>
          <w:rFonts w:ascii="Times New Roman" w:eastAsia="Times New Roman" w:hAnsi="Times New Roman" w:cs="Times New Roman"/>
          <w:color w:val="FF0000"/>
          <w:sz w:val="24"/>
          <w:szCs w:val="24"/>
          <w:u w:val="single"/>
        </w:rPr>
      </w:pPr>
      <w:ins w:id="3020" w:author="SHAHZAIB KHAN" w:date="2026-10-07T20:49:00Z">
        <w:r w:rsidRPr="00DB397A">
          <w:rPr>
            <w:rFonts w:ascii="Times New Roman" w:eastAsia="Times New Roman" w:hAnsi="Times New Roman" w:cs="Times New Roman"/>
            <w:color w:val="FF0000"/>
            <w:sz w:val="24"/>
            <w:szCs w:val="24"/>
            <w:u w:val="single"/>
          </w:rPr>
          <w:t>The customer chooses his orders from the item list.</w:t>
        </w:r>
      </w:ins>
    </w:p>
    <w:p w14:paraId="2DAB1AAA" w14:textId="77777777" w:rsidR="00A66AA1" w:rsidRPr="00DB397A" w:rsidRDefault="00A66AA1" w:rsidP="00A66AA1">
      <w:pPr>
        <w:numPr>
          <w:ilvl w:val="0"/>
          <w:numId w:val="81"/>
        </w:numPr>
        <w:spacing w:before="100" w:beforeAutospacing="1" w:after="100" w:afterAutospacing="1" w:line="240" w:lineRule="auto"/>
        <w:rPr>
          <w:ins w:id="3021" w:author="SHAHZAIB KHAN" w:date="2026-10-07T20:49:00Z"/>
          <w:rFonts w:ascii="Times New Roman" w:eastAsia="Times New Roman" w:hAnsi="Times New Roman" w:cs="Times New Roman"/>
          <w:color w:val="FF0000"/>
          <w:sz w:val="24"/>
          <w:szCs w:val="24"/>
          <w:u w:val="single"/>
        </w:rPr>
      </w:pPr>
      <w:ins w:id="3022" w:author="SHAHZAIB KHAN" w:date="2026-10-07T20:49:00Z">
        <w:r w:rsidRPr="00DB397A">
          <w:rPr>
            <w:rFonts w:ascii="Times New Roman" w:eastAsia="Times New Roman" w:hAnsi="Times New Roman" w:cs="Times New Roman"/>
            <w:color w:val="FF0000"/>
            <w:sz w:val="24"/>
            <w:szCs w:val="24"/>
            <w:u w:val="single"/>
          </w:rPr>
          <w:t>Customer enters the amount which how many he want.</w:t>
        </w:r>
      </w:ins>
    </w:p>
    <w:p w14:paraId="182ABCC2" w14:textId="77777777" w:rsidR="00A66AA1" w:rsidRPr="00DB397A" w:rsidRDefault="00A66AA1" w:rsidP="00A66AA1">
      <w:pPr>
        <w:numPr>
          <w:ilvl w:val="0"/>
          <w:numId w:val="81"/>
        </w:numPr>
        <w:spacing w:before="100" w:beforeAutospacing="1" w:after="100" w:afterAutospacing="1" w:line="240" w:lineRule="auto"/>
        <w:rPr>
          <w:ins w:id="3023" w:author="SHAHZAIB KHAN" w:date="2026-10-07T20:49:00Z"/>
          <w:rFonts w:ascii="Times New Roman" w:eastAsia="Times New Roman" w:hAnsi="Times New Roman" w:cs="Times New Roman"/>
          <w:color w:val="FF0000"/>
          <w:sz w:val="24"/>
          <w:szCs w:val="24"/>
          <w:u w:val="single"/>
        </w:rPr>
      </w:pPr>
      <w:ins w:id="3024" w:author="SHAHZAIB KHAN" w:date="2026-10-07T20:49:00Z">
        <w:r w:rsidRPr="00DB397A">
          <w:rPr>
            <w:rFonts w:ascii="Times New Roman" w:eastAsia="Times New Roman" w:hAnsi="Times New Roman" w:cs="Times New Roman"/>
            <w:color w:val="FF0000"/>
            <w:sz w:val="24"/>
            <w:szCs w:val="24"/>
            <w:u w:val="single"/>
          </w:rPr>
          <w:t>The system adds all his items and quantity to order list.</w:t>
        </w:r>
      </w:ins>
    </w:p>
    <w:p w14:paraId="3A981F84" w14:textId="77777777" w:rsidR="00A66AA1" w:rsidRPr="00DB397A" w:rsidRDefault="00A66AA1" w:rsidP="00A66AA1">
      <w:pPr>
        <w:numPr>
          <w:ilvl w:val="0"/>
          <w:numId w:val="81"/>
        </w:numPr>
        <w:spacing w:before="100" w:beforeAutospacing="1" w:after="100" w:afterAutospacing="1" w:line="240" w:lineRule="auto"/>
        <w:rPr>
          <w:ins w:id="3025" w:author="SHAHZAIB KHAN" w:date="2026-10-07T20:49:00Z"/>
          <w:rFonts w:ascii="Times New Roman" w:eastAsia="Times New Roman" w:hAnsi="Times New Roman" w:cs="Times New Roman"/>
          <w:color w:val="FF0000"/>
          <w:sz w:val="24"/>
          <w:szCs w:val="24"/>
          <w:u w:val="single"/>
        </w:rPr>
      </w:pPr>
      <w:ins w:id="3026" w:author="SHAHZAIB KHAN" w:date="2026-10-07T20:49:00Z">
        <w:r w:rsidRPr="00DB397A">
          <w:rPr>
            <w:rFonts w:ascii="Times New Roman" w:eastAsia="Times New Roman" w:hAnsi="Times New Roman" w:cs="Times New Roman"/>
            <w:color w:val="FF0000"/>
            <w:sz w:val="24"/>
            <w:szCs w:val="24"/>
            <w:u w:val="single"/>
          </w:rPr>
          <w:t xml:space="preserve">The system calculates the total price from selected items and will display it on screen with selected items. </w:t>
        </w:r>
      </w:ins>
    </w:p>
    <w:p w14:paraId="78FDD7E7" w14:textId="77777777" w:rsidR="00A66AA1" w:rsidRPr="00DB397A" w:rsidRDefault="00A66AA1" w:rsidP="00A66AA1">
      <w:pPr>
        <w:spacing w:before="100" w:beforeAutospacing="1" w:after="100" w:afterAutospacing="1" w:line="240" w:lineRule="auto"/>
        <w:ind w:left="720"/>
        <w:rPr>
          <w:ins w:id="3027" w:author="SHAHZAIB KHAN" w:date="2026-10-07T20:49:00Z"/>
          <w:rFonts w:ascii="Times New Roman" w:eastAsia="Times New Roman" w:hAnsi="Times New Roman" w:cs="Times New Roman"/>
          <w:color w:val="FF0000"/>
          <w:sz w:val="24"/>
          <w:szCs w:val="24"/>
          <w:u w:val="single"/>
        </w:rPr>
      </w:pPr>
      <w:ins w:id="3028" w:author="SHAHZAIB KHAN" w:date="2026-10-07T20:49:00Z">
        <w:r w:rsidRPr="00DB397A">
          <w:rPr>
            <w:rFonts w:ascii="Times New Roman" w:eastAsia="Times New Roman" w:hAnsi="Times New Roman" w:cs="Times New Roman"/>
            <w:b/>
            <w:bCs/>
            <w:color w:val="FF0000"/>
            <w:sz w:val="24"/>
            <w:szCs w:val="24"/>
            <w:u w:val="single"/>
          </w:rPr>
          <w:t>4. Alternative Scenario:</w:t>
        </w:r>
      </w:ins>
    </w:p>
    <w:p w14:paraId="3D50A7AA" w14:textId="77777777" w:rsidR="00A66AA1" w:rsidRPr="00DB397A" w:rsidRDefault="00A66AA1" w:rsidP="00A66AA1">
      <w:pPr>
        <w:spacing w:before="100" w:beforeAutospacing="1" w:after="100" w:afterAutospacing="1" w:line="240" w:lineRule="auto"/>
        <w:ind w:left="720"/>
        <w:rPr>
          <w:ins w:id="3029" w:author="SHAHZAIB KHAN" w:date="2026-10-07T20:49:00Z"/>
          <w:rFonts w:ascii="Times New Roman" w:eastAsia="Times New Roman" w:hAnsi="Times New Roman" w:cs="Times New Roman"/>
          <w:color w:val="FF0000"/>
          <w:sz w:val="24"/>
          <w:szCs w:val="24"/>
          <w:u w:val="single"/>
        </w:rPr>
      </w:pPr>
      <w:ins w:id="3030" w:author="SHAHZAIB KHAN" w:date="2026-10-07T20:49:00Z">
        <w:r w:rsidRPr="00DB397A">
          <w:rPr>
            <w:rFonts w:ascii="Times New Roman" w:eastAsia="Times New Roman" w:hAnsi="Times New Roman" w:cs="Times New Roman"/>
            <w:b/>
            <w:bCs/>
            <w:color w:val="FF0000"/>
            <w:sz w:val="24"/>
            <w:szCs w:val="24"/>
            <w:u w:val="single"/>
          </w:rPr>
          <w:t>4.1. Package Deal Applied</w:t>
        </w:r>
      </w:ins>
    </w:p>
    <w:p w14:paraId="5A3CEA37" w14:textId="77777777" w:rsidR="00A66AA1" w:rsidRPr="00DB397A" w:rsidRDefault="00A66AA1" w:rsidP="00A66AA1">
      <w:pPr>
        <w:numPr>
          <w:ilvl w:val="0"/>
          <w:numId w:val="82"/>
        </w:numPr>
        <w:spacing w:before="100" w:beforeAutospacing="1" w:after="100" w:afterAutospacing="1" w:line="240" w:lineRule="auto"/>
        <w:rPr>
          <w:ins w:id="3031" w:author="SHAHZAIB KHAN" w:date="2026-10-07T20:49:00Z"/>
          <w:rFonts w:ascii="Times New Roman" w:eastAsia="Times New Roman" w:hAnsi="Times New Roman" w:cs="Times New Roman"/>
          <w:color w:val="FF0000"/>
          <w:sz w:val="24"/>
          <w:szCs w:val="24"/>
          <w:u w:val="single"/>
        </w:rPr>
      </w:pPr>
      <w:ins w:id="3032" w:author="SHAHZAIB KHAN" w:date="2026-10-07T20:49:00Z">
        <w:r w:rsidRPr="00DB397A">
          <w:rPr>
            <w:rFonts w:ascii="Times New Roman" w:eastAsia="Times New Roman" w:hAnsi="Times New Roman" w:cs="Times New Roman"/>
            <w:color w:val="FF0000"/>
            <w:sz w:val="24"/>
            <w:szCs w:val="24"/>
            <w:u w:val="single"/>
          </w:rPr>
          <w:t>At the 5</w:t>
        </w:r>
        <w:r w:rsidRPr="00DB397A">
          <w:rPr>
            <w:rFonts w:ascii="Times New Roman" w:eastAsia="Times New Roman" w:hAnsi="Times New Roman" w:cs="Times New Roman"/>
            <w:color w:val="FF0000"/>
            <w:sz w:val="24"/>
            <w:szCs w:val="24"/>
            <w:u w:val="single"/>
            <w:vertAlign w:val="superscript"/>
          </w:rPr>
          <w:t>th</w:t>
        </w:r>
        <w:r w:rsidRPr="00DB397A">
          <w:rPr>
            <w:rFonts w:ascii="Times New Roman" w:eastAsia="Times New Roman" w:hAnsi="Times New Roman" w:cs="Times New Roman"/>
            <w:color w:val="FF0000"/>
            <w:sz w:val="24"/>
            <w:szCs w:val="24"/>
            <w:u w:val="single"/>
          </w:rPr>
          <w:t xml:space="preserve"> step the system checks if the selected items make a package deal. </w:t>
        </w:r>
      </w:ins>
    </w:p>
    <w:p w14:paraId="6DF2286E" w14:textId="77777777" w:rsidR="00A66AA1" w:rsidRPr="00DB397A" w:rsidRDefault="00A66AA1" w:rsidP="00A66AA1">
      <w:pPr>
        <w:numPr>
          <w:ilvl w:val="0"/>
          <w:numId w:val="82"/>
        </w:numPr>
        <w:spacing w:before="100" w:beforeAutospacing="1" w:after="100" w:afterAutospacing="1" w:line="240" w:lineRule="auto"/>
        <w:rPr>
          <w:ins w:id="3033" w:author="SHAHZAIB KHAN" w:date="2026-10-07T20:49:00Z"/>
          <w:rFonts w:ascii="Times New Roman" w:eastAsia="Times New Roman" w:hAnsi="Times New Roman" w:cs="Times New Roman"/>
          <w:color w:val="FF0000"/>
          <w:sz w:val="24"/>
          <w:szCs w:val="24"/>
          <w:u w:val="single"/>
        </w:rPr>
      </w:pPr>
      <w:ins w:id="3034" w:author="SHAHZAIB KHAN" w:date="2026-10-07T20:49:00Z">
        <w:r w:rsidRPr="00DB397A">
          <w:rPr>
            <w:rFonts w:ascii="Times New Roman" w:eastAsia="Times New Roman" w:hAnsi="Times New Roman" w:cs="Times New Roman"/>
            <w:color w:val="FF0000"/>
            <w:sz w:val="24"/>
            <w:szCs w:val="24"/>
            <w:u w:val="single"/>
          </w:rPr>
          <w:t>The systems search for deal for to which one the selected items matches.</w:t>
        </w:r>
      </w:ins>
    </w:p>
    <w:p w14:paraId="7E05E5BD" w14:textId="77777777" w:rsidR="00A66AA1" w:rsidRPr="00DB397A" w:rsidRDefault="00A66AA1" w:rsidP="00A66AA1">
      <w:pPr>
        <w:numPr>
          <w:ilvl w:val="0"/>
          <w:numId w:val="82"/>
        </w:numPr>
        <w:spacing w:before="100" w:beforeAutospacing="1" w:after="100" w:afterAutospacing="1" w:line="240" w:lineRule="auto"/>
        <w:rPr>
          <w:ins w:id="3035" w:author="SHAHZAIB KHAN" w:date="2026-10-07T20:49:00Z"/>
          <w:rFonts w:ascii="Times New Roman" w:eastAsia="Times New Roman" w:hAnsi="Times New Roman" w:cs="Times New Roman"/>
          <w:color w:val="FF0000"/>
          <w:sz w:val="24"/>
          <w:szCs w:val="24"/>
          <w:u w:val="single"/>
        </w:rPr>
      </w:pPr>
      <w:ins w:id="3036" w:author="SHAHZAIB KHAN" w:date="2026-10-07T20:49:00Z">
        <w:r w:rsidRPr="00DB397A">
          <w:rPr>
            <w:rFonts w:ascii="Times New Roman" w:eastAsia="Times New Roman" w:hAnsi="Times New Roman" w:cs="Times New Roman"/>
            <w:color w:val="FF0000"/>
            <w:sz w:val="24"/>
            <w:szCs w:val="24"/>
            <w:u w:val="single"/>
          </w:rPr>
          <w:t>The system will find the matching package.</w:t>
        </w:r>
      </w:ins>
    </w:p>
    <w:p w14:paraId="434B8583" w14:textId="77777777" w:rsidR="00A66AA1" w:rsidRPr="00DB397A" w:rsidRDefault="00A66AA1" w:rsidP="00A66AA1">
      <w:pPr>
        <w:numPr>
          <w:ilvl w:val="0"/>
          <w:numId w:val="82"/>
        </w:numPr>
        <w:spacing w:before="100" w:beforeAutospacing="1" w:after="100" w:afterAutospacing="1" w:line="240" w:lineRule="auto"/>
        <w:rPr>
          <w:ins w:id="3037" w:author="SHAHZAIB KHAN" w:date="2026-10-07T20:49:00Z"/>
          <w:rFonts w:ascii="Times New Roman" w:eastAsia="Times New Roman" w:hAnsi="Times New Roman" w:cs="Times New Roman"/>
          <w:color w:val="FF0000"/>
          <w:sz w:val="24"/>
          <w:szCs w:val="24"/>
          <w:u w:val="single"/>
        </w:rPr>
      </w:pPr>
      <w:ins w:id="3038" w:author="SHAHZAIB KHAN" w:date="2026-10-07T20:49:00Z">
        <w:r w:rsidRPr="00DB397A">
          <w:rPr>
            <w:rFonts w:ascii="Times New Roman" w:eastAsia="Times New Roman" w:hAnsi="Times New Roman" w:cs="Times New Roman"/>
            <w:color w:val="FF0000"/>
            <w:sz w:val="24"/>
            <w:szCs w:val="24"/>
            <w:u w:val="single"/>
          </w:rPr>
          <w:t>The system applies the price of that package and update the total.</w:t>
        </w:r>
      </w:ins>
    </w:p>
    <w:p w14:paraId="434DC430" w14:textId="77777777" w:rsidR="00A66AA1" w:rsidRPr="00DB397A" w:rsidRDefault="00A66AA1" w:rsidP="00A66AA1">
      <w:pPr>
        <w:numPr>
          <w:ilvl w:val="0"/>
          <w:numId w:val="82"/>
        </w:numPr>
        <w:spacing w:before="100" w:beforeAutospacing="1" w:after="100" w:afterAutospacing="1" w:line="240" w:lineRule="auto"/>
        <w:rPr>
          <w:ins w:id="3039" w:author="SHAHZAIB KHAN" w:date="2026-10-07T20:49:00Z"/>
          <w:rFonts w:ascii="Times New Roman" w:eastAsia="Times New Roman" w:hAnsi="Times New Roman" w:cs="Times New Roman"/>
          <w:color w:val="FF0000"/>
          <w:sz w:val="24"/>
          <w:szCs w:val="24"/>
          <w:u w:val="single"/>
        </w:rPr>
      </w:pPr>
      <w:ins w:id="3040" w:author="SHAHZAIB KHAN" w:date="2026-10-07T20:49:00Z">
        <w:r w:rsidRPr="00DB397A">
          <w:rPr>
            <w:rFonts w:ascii="Times New Roman" w:eastAsia="Times New Roman" w:hAnsi="Times New Roman" w:cs="Times New Roman"/>
            <w:color w:val="FF0000"/>
            <w:sz w:val="24"/>
            <w:szCs w:val="24"/>
            <w:u w:val="single"/>
          </w:rPr>
          <w:t>The system will show the new total.</w:t>
        </w:r>
      </w:ins>
    </w:p>
    <w:p w14:paraId="196C37DC" w14:textId="77777777" w:rsidR="00A66AA1" w:rsidRPr="00DB397A" w:rsidRDefault="00A66AA1" w:rsidP="00A66AA1">
      <w:pPr>
        <w:spacing w:before="100" w:beforeAutospacing="1" w:after="100" w:afterAutospacing="1" w:line="240" w:lineRule="auto"/>
        <w:ind w:left="720"/>
        <w:rPr>
          <w:ins w:id="3041" w:author="SHAHZAIB KHAN" w:date="2026-10-07T20:49:00Z"/>
          <w:rFonts w:ascii="Times New Roman" w:eastAsia="Times New Roman" w:hAnsi="Times New Roman" w:cs="Times New Roman"/>
          <w:color w:val="FF0000"/>
          <w:sz w:val="24"/>
          <w:szCs w:val="24"/>
          <w:u w:val="single"/>
        </w:rPr>
      </w:pPr>
      <w:ins w:id="3042" w:author="SHAHZAIB KHAN" w:date="2026-10-07T20:49:00Z">
        <w:r w:rsidRPr="00DB397A">
          <w:rPr>
            <w:rFonts w:ascii="Times New Roman" w:eastAsia="Times New Roman" w:hAnsi="Times New Roman" w:cs="Times New Roman"/>
            <w:b/>
            <w:bCs/>
            <w:color w:val="FF0000"/>
            <w:sz w:val="24"/>
            <w:szCs w:val="24"/>
            <w:u w:val="single"/>
          </w:rPr>
          <w:t xml:space="preserve">4.2. Discount Applied: </w:t>
        </w:r>
      </w:ins>
    </w:p>
    <w:p w14:paraId="67A7C544" w14:textId="77777777" w:rsidR="00A66AA1" w:rsidRPr="00DB397A" w:rsidRDefault="00A66AA1" w:rsidP="00A66AA1">
      <w:pPr>
        <w:numPr>
          <w:ilvl w:val="0"/>
          <w:numId w:val="83"/>
        </w:numPr>
        <w:spacing w:before="100" w:beforeAutospacing="1" w:after="100" w:afterAutospacing="1" w:line="240" w:lineRule="auto"/>
        <w:rPr>
          <w:ins w:id="3043" w:author="SHAHZAIB KHAN" w:date="2026-10-07T20:49:00Z"/>
          <w:rFonts w:ascii="Times New Roman" w:eastAsia="Times New Roman" w:hAnsi="Times New Roman" w:cs="Times New Roman"/>
          <w:color w:val="FF0000"/>
          <w:sz w:val="24"/>
          <w:szCs w:val="24"/>
          <w:u w:val="single"/>
        </w:rPr>
      </w:pPr>
      <w:ins w:id="3044" w:author="SHAHZAIB KHAN" w:date="2026-10-07T20:49:00Z">
        <w:r w:rsidRPr="00DB397A">
          <w:rPr>
            <w:rFonts w:ascii="Times New Roman" w:eastAsia="Times New Roman" w:hAnsi="Times New Roman" w:cs="Times New Roman"/>
            <w:color w:val="FF0000"/>
            <w:sz w:val="24"/>
            <w:szCs w:val="24"/>
            <w:u w:val="single"/>
          </w:rPr>
          <w:t>The system finds a valid discount.</w:t>
        </w:r>
      </w:ins>
    </w:p>
    <w:p w14:paraId="2A47B372" w14:textId="77777777" w:rsidR="00A66AA1" w:rsidRPr="00DB397A" w:rsidRDefault="00A66AA1" w:rsidP="00A66AA1">
      <w:pPr>
        <w:numPr>
          <w:ilvl w:val="0"/>
          <w:numId w:val="83"/>
        </w:numPr>
        <w:spacing w:before="100" w:beforeAutospacing="1" w:after="100" w:afterAutospacing="1" w:line="240" w:lineRule="auto"/>
        <w:rPr>
          <w:ins w:id="3045" w:author="SHAHZAIB KHAN" w:date="2026-10-07T20:49:00Z"/>
          <w:rFonts w:ascii="Times New Roman" w:eastAsia="Times New Roman" w:hAnsi="Times New Roman" w:cs="Times New Roman"/>
          <w:color w:val="FF0000"/>
          <w:sz w:val="24"/>
          <w:szCs w:val="24"/>
          <w:u w:val="single"/>
        </w:rPr>
      </w:pPr>
      <w:ins w:id="3046" w:author="SHAHZAIB KHAN" w:date="2026-10-07T20:49:00Z">
        <w:r w:rsidRPr="00DB397A">
          <w:rPr>
            <w:rFonts w:ascii="Times New Roman" w:eastAsia="Times New Roman" w:hAnsi="Times New Roman" w:cs="Times New Roman"/>
            <w:color w:val="FF0000"/>
            <w:sz w:val="24"/>
            <w:szCs w:val="24"/>
            <w:u w:val="single"/>
          </w:rPr>
          <w:t>The system minus the discount amount form the total price</w:t>
        </w:r>
      </w:ins>
    </w:p>
    <w:p w14:paraId="1BBBEBEA" w14:textId="77777777" w:rsidR="00A66AA1" w:rsidRPr="00DB397A" w:rsidRDefault="00A66AA1" w:rsidP="00A66AA1">
      <w:pPr>
        <w:numPr>
          <w:ilvl w:val="0"/>
          <w:numId w:val="83"/>
        </w:numPr>
        <w:spacing w:before="100" w:beforeAutospacing="1" w:after="100" w:afterAutospacing="1" w:line="240" w:lineRule="auto"/>
        <w:rPr>
          <w:ins w:id="3047" w:author="SHAHZAIB KHAN" w:date="2026-10-07T20:49:00Z"/>
          <w:rFonts w:ascii="Times New Roman" w:eastAsia="Times New Roman" w:hAnsi="Times New Roman" w:cs="Times New Roman"/>
          <w:color w:val="FF0000"/>
          <w:sz w:val="24"/>
          <w:szCs w:val="24"/>
          <w:u w:val="single"/>
        </w:rPr>
      </w:pPr>
      <w:ins w:id="3048" w:author="SHAHZAIB KHAN" w:date="2026-10-07T20:49:00Z">
        <w:r w:rsidRPr="00DB397A">
          <w:rPr>
            <w:rFonts w:ascii="Times New Roman" w:eastAsia="Times New Roman" w:hAnsi="Times New Roman" w:cs="Times New Roman"/>
            <w:color w:val="FF0000"/>
            <w:sz w:val="24"/>
            <w:szCs w:val="24"/>
            <w:u w:val="single"/>
          </w:rPr>
          <w:t>The system shows the discount and the new total to the customer.</w:t>
        </w:r>
      </w:ins>
    </w:p>
    <w:p w14:paraId="13563F23" w14:textId="77777777" w:rsidR="00A66AA1" w:rsidRPr="00DB397A" w:rsidRDefault="00A66AA1" w:rsidP="00A66AA1">
      <w:pPr>
        <w:spacing w:before="100" w:beforeAutospacing="1" w:after="100" w:afterAutospacing="1" w:line="240" w:lineRule="auto"/>
        <w:ind w:left="720"/>
        <w:rPr>
          <w:ins w:id="3049" w:author="SHAHZAIB KHAN" w:date="2026-10-07T20:49:00Z"/>
          <w:rFonts w:ascii="Times New Roman" w:eastAsia="Times New Roman" w:hAnsi="Times New Roman" w:cs="Times New Roman"/>
          <w:color w:val="FF0000"/>
          <w:sz w:val="24"/>
          <w:szCs w:val="24"/>
          <w:u w:val="single"/>
        </w:rPr>
      </w:pPr>
      <w:ins w:id="3050" w:author="SHAHZAIB KHAN" w:date="2026-10-07T20:49:00Z">
        <w:r w:rsidRPr="00DB397A">
          <w:rPr>
            <w:rFonts w:ascii="Times New Roman" w:eastAsia="Times New Roman" w:hAnsi="Times New Roman" w:cs="Times New Roman"/>
            <w:b/>
            <w:bCs/>
            <w:color w:val="FF0000"/>
            <w:sz w:val="24"/>
            <w:szCs w:val="24"/>
            <w:u w:val="single"/>
          </w:rPr>
          <w:t>4.3. Remove or changing of item:</w:t>
        </w:r>
      </w:ins>
    </w:p>
    <w:p w14:paraId="6EC0CDFF" w14:textId="77777777" w:rsidR="00A66AA1" w:rsidRPr="00DB397A" w:rsidRDefault="00A66AA1" w:rsidP="00A66AA1">
      <w:pPr>
        <w:numPr>
          <w:ilvl w:val="0"/>
          <w:numId w:val="84"/>
        </w:numPr>
        <w:spacing w:before="100" w:beforeAutospacing="1" w:after="100" w:afterAutospacing="1" w:line="240" w:lineRule="auto"/>
        <w:rPr>
          <w:ins w:id="3051" w:author="SHAHZAIB KHAN" w:date="2026-10-07T20:49:00Z"/>
          <w:rFonts w:ascii="Times New Roman" w:eastAsia="Times New Roman" w:hAnsi="Times New Roman" w:cs="Times New Roman"/>
          <w:color w:val="FF0000"/>
          <w:sz w:val="24"/>
          <w:szCs w:val="24"/>
          <w:u w:val="single"/>
        </w:rPr>
      </w:pPr>
      <w:ins w:id="3052" w:author="SHAHZAIB KHAN" w:date="2026-10-07T20:49:00Z">
        <w:r w:rsidRPr="00DB397A">
          <w:rPr>
            <w:rFonts w:ascii="Times New Roman" w:eastAsia="Times New Roman" w:hAnsi="Times New Roman" w:cs="Times New Roman"/>
            <w:color w:val="FF0000"/>
            <w:sz w:val="24"/>
            <w:szCs w:val="24"/>
            <w:u w:val="single"/>
          </w:rPr>
          <w:t xml:space="preserve">To remove an item or change its quantity the customer selects the item in the order list for removing or enters new quantity. </w:t>
        </w:r>
      </w:ins>
    </w:p>
    <w:p w14:paraId="75AB96E3" w14:textId="77777777" w:rsidR="00A66AA1" w:rsidRPr="00DB397A" w:rsidRDefault="00A66AA1" w:rsidP="00A66AA1">
      <w:pPr>
        <w:numPr>
          <w:ilvl w:val="0"/>
          <w:numId w:val="84"/>
        </w:numPr>
        <w:spacing w:before="100" w:beforeAutospacing="1" w:after="100" w:afterAutospacing="1" w:line="240" w:lineRule="auto"/>
        <w:rPr>
          <w:ins w:id="3053" w:author="SHAHZAIB KHAN" w:date="2026-10-07T20:49:00Z"/>
          <w:rFonts w:ascii="Times New Roman" w:eastAsia="Times New Roman" w:hAnsi="Times New Roman" w:cs="Times New Roman"/>
          <w:color w:val="FF0000"/>
          <w:sz w:val="24"/>
          <w:szCs w:val="24"/>
          <w:u w:val="single"/>
        </w:rPr>
      </w:pPr>
      <w:ins w:id="3054" w:author="SHAHZAIB KHAN" w:date="2026-10-07T20:49:00Z">
        <w:r w:rsidRPr="00DB397A">
          <w:rPr>
            <w:rFonts w:ascii="Times New Roman" w:eastAsia="Times New Roman" w:hAnsi="Times New Roman" w:cs="Times New Roman"/>
            <w:color w:val="FF0000"/>
            <w:sz w:val="24"/>
            <w:szCs w:val="24"/>
            <w:u w:val="single"/>
          </w:rPr>
          <w:t>The system updates the order list and calculates the total again.</w:t>
        </w:r>
      </w:ins>
    </w:p>
    <w:p w14:paraId="52C867FE" w14:textId="77777777" w:rsidR="00A66AA1" w:rsidRPr="00DB397A" w:rsidRDefault="00A66AA1" w:rsidP="00A66AA1">
      <w:pPr>
        <w:numPr>
          <w:ilvl w:val="0"/>
          <w:numId w:val="84"/>
        </w:numPr>
        <w:spacing w:before="100" w:beforeAutospacing="1" w:after="100" w:afterAutospacing="1" w:line="240" w:lineRule="auto"/>
        <w:rPr>
          <w:ins w:id="3055" w:author="SHAHZAIB KHAN" w:date="2026-10-07T20:49:00Z"/>
          <w:rFonts w:ascii="Times New Roman" w:eastAsia="Times New Roman" w:hAnsi="Times New Roman" w:cs="Times New Roman"/>
          <w:color w:val="FF0000"/>
          <w:sz w:val="24"/>
          <w:szCs w:val="24"/>
          <w:u w:val="single"/>
        </w:rPr>
      </w:pPr>
      <w:ins w:id="3056" w:author="SHAHZAIB KHAN" w:date="2026-10-07T20:49:00Z">
        <w:r w:rsidRPr="00DB397A">
          <w:rPr>
            <w:rFonts w:ascii="Times New Roman" w:eastAsia="Times New Roman" w:hAnsi="Times New Roman" w:cs="Times New Roman"/>
            <w:color w:val="FF0000"/>
            <w:sz w:val="24"/>
            <w:szCs w:val="24"/>
            <w:u w:val="single"/>
          </w:rPr>
          <w:t>The system shows the updated list and total.</w:t>
        </w:r>
      </w:ins>
    </w:p>
    <w:p w14:paraId="6D4A59E8" w14:textId="77777777" w:rsidR="00A66AA1" w:rsidRPr="00DB397A" w:rsidRDefault="00A66AA1" w:rsidP="00A66AA1">
      <w:pPr>
        <w:spacing w:before="100" w:beforeAutospacing="1" w:after="100" w:afterAutospacing="1" w:line="240" w:lineRule="auto"/>
        <w:ind w:left="720"/>
        <w:rPr>
          <w:ins w:id="3057" w:author="SHAHZAIB KHAN" w:date="2026-10-07T20:49:00Z"/>
          <w:rFonts w:ascii="Times New Roman" w:eastAsia="Times New Roman" w:hAnsi="Times New Roman" w:cs="Times New Roman"/>
          <w:b/>
          <w:bCs/>
          <w:color w:val="FF0000"/>
          <w:sz w:val="24"/>
          <w:szCs w:val="24"/>
          <w:u w:val="single"/>
        </w:rPr>
      </w:pPr>
      <w:ins w:id="3058" w:author="SHAHZAIB KHAN" w:date="2026-10-07T20:49:00Z">
        <w:r w:rsidRPr="00DB397A">
          <w:rPr>
            <w:rFonts w:ascii="Times New Roman" w:eastAsia="Times New Roman" w:hAnsi="Times New Roman" w:cs="Times New Roman"/>
            <w:b/>
            <w:bCs/>
            <w:color w:val="FF0000"/>
            <w:sz w:val="24"/>
            <w:szCs w:val="24"/>
            <w:u w:val="single"/>
          </w:rPr>
          <w:lastRenderedPageBreak/>
          <w:t>Postcondition:</w:t>
        </w:r>
      </w:ins>
    </w:p>
    <w:p w14:paraId="586802EE" w14:textId="77777777" w:rsidR="00A66AA1" w:rsidRPr="00DB397A" w:rsidRDefault="00A66AA1" w:rsidP="00A66AA1">
      <w:pPr>
        <w:numPr>
          <w:ilvl w:val="0"/>
          <w:numId w:val="80"/>
        </w:numPr>
        <w:spacing w:before="100" w:beforeAutospacing="1" w:after="100" w:afterAutospacing="1" w:line="240" w:lineRule="auto"/>
        <w:rPr>
          <w:ins w:id="3059" w:author="SHAHZAIB KHAN" w:date="2026-10-07T20:49:00Z"/>
          <w:rFonts w:ascii="Times New Roman" w:eastAsia="Times New Roman" w:hAnsi="Times New Roman" w:cs="Times New Roman"/>
          <w:color w:val="FF0000"/>
          <w:sz w:val="24"/>
          <w:szCs w:val="24"/>
          <w:u w:val="single"/>
        </w:rPr>
      </w:pPr>
      <w:ins w:id="3060" w:author="SHAHZAIB KHAN" w:date="2026-10-07T20:49:00Z">
        <w:r w:rsidRPr="00DB397A">
          <w:rPr>
            <w:rFonts w:ascii="Times New Roman" w:eastAsia="Times New Roman" w:hAnsi="Times New Roman" w:cs="Times New Roman"/>
            <w:color w:val="FF0000"/>
            <w:sz w:val="24"/>
            <w:szCs w:val="24"/>
            <w:u w:val="single"/>
          </w:rPr>
          <w:t>The items and quantities and the total amount saved in the order list of the customer.</w:t>
        </w:r>
      </w:ins>
    </w:p>
    <w:p w14:paraId="294542CC" w14:textId="77777777" w:rsidR="00A66AA1" w:rsidRPr="00DB397A" w:rsidRDefault="00A66AA1" w:rsidP="00A66AA1">
      <w:pPr>
        <w:spacing w:before="100" w:beforeAutospacing="1" w:after="100" w:afterAutospacing="1" w:line="240" w:lineRule="auto"/>
        <w:ind w:left="720"/>
        <w:rPr>
          <w:ins w:id="3061" w:author="SHAHZAIB KHAN" w:date="2026-10-07T20:49:00Z"/>
          <w:rFonts w:ascii="Times New Roman" w:eastAsia="Times New Roman" w:hAnsi="Times New Roman" w:cs="Times New Roman"/>
          <w:color w:val="FF0000"/>
          <w:sz w:val="24"/>
          <w:szCs w:val="24"/>
          <w:u w:val="single"/>
        </w:rPr>
      </w:pPr>
      <w:ins w:id="3062" w:author="SHAHZAIB KHAN" w:date="2026-10-07T20:49:00Z">
        <w:r w:rsidRPr="00DB397A">
          <w:rPr>
            <w:rFonts w:ascii="Times New Roman" w:eastAsia="Times New Roman" w:hAnsi="Times New Roman" w:cs="Times New Roman"/>
            <w:b/>
            <w:bCs/>
            <w:color w:val="FF0000"/>
            <w:sz w:val="24"/>
            <w:szCs w:val="24"/>
            <w:u w:val="single"/>
          </w:rPr>
          <w:t xml:space="preserve">User stories: </w:t>
        </w:r>
      </w:ins>
    </w:p>
    <w:p w14:paraId="612059E2" w14:textId="77777777" w:rsidR="00A66AA1" w:rsidRPr="00DB397A" w:rsidRDefault="00A66AA1" w:rsidP="00A66AA1">
      <w:pPr>
        <w:spacing w:before="100" w:beforeAutospacing="1" w:after="100" w:afterAutospacing="1" w:line="240" w:lineRule="auto"/>
        <w:ind w:left="720"/>
        <w:rPr>
          <w:ins w:id="3063" w:author="SHAHZAIB KHAN" w:date="2026-10-07T20:49:00Z"/>
          <w:rFonts w:ascii="Times New Roman" w:eastAsia="Times New Roman" w:hAnsi="Times New Roman" w:cs="Times New Roman"/>
          <w:b/>
          <w:bCs/>
          <w:color w:val="FF0000"/>
          <w:sz w:val="24"/>
          <w:szCs w:val="24"/>
          <w:u w:val="single"/>
        </w:rPr>
      </w:pPr>
      <w:ins w:id="3064" w:author="SHAHZAIB KHAN" w:date="2026-10-07T20:49:00Z">
        <w:r w:rsidRPr="00DB397A">
          <w:rPr>
            <w:rFonts w:ascii="Times New Roman" w:eastAsia="Times New Roman" w:hAnsi="Times New Roman" w:cs="Times New Roman"/>
            <w:b/>
            <w:bCs/>
            <w:color w:val="FF0000"/>
            <w:sz w:val="24"/>
            <w:szCs w:val="24"/>
            <w:u w:val="single"/>
          </w:rPr>
          <w:t xml:space="preserve">User story #1: </w:t>
        </w:r>
        <w:r w:rsidRPr="00DB397A">
          <w:rPr>
            <w:rFonts w:ascii="Times New Roman" w:eastAsia="Times New Roman" w:hAnsi="Times New Roman" w:cs="Times New Roman"/>
            <w:color w:val="FF0000"/>
            <w:sz w:val="24"/>
            <w:szCs w:val="24"/>
            <w:u w:val="single"/>
          </w:rPr>
          <w:t>selecting item for my order</w:t>
        </w:r>
        <w:r w:rsidRPr="00DB397A">
          <w:rPr>
            <w:rFonts w:ascii="Times New Roman" w:eastAsia="Times New Roman" w:hAnsi="Times New Roman" w:cs="Times New Roman"/>
            <w:b/>
            <w:bCs/>
            <w:color w:val="FF0000"/>
            <w:sz w:val="24"/>
            <w:szCs w:val="24"/>
            <w:u w:val="single"/>
          </w:rPr>
          <w:t>:</w:t>
        </w:r>
      </w:ins>
    </w:p>
    <w:p w14:paraId="312521C6" w14:textId="77777777" w:rsidR="00A66AA1" w:rsidRPr="00DB397A" w:rsidRDefault="00A66AA1" w:rsidP="00A66AA1">
      <w:pPr>
        <w:spacing w:before="100" w:beforeAutospacing="1" w:after="100" w:afterAutospacing="1" w:line="240" w:lineRule="auto"/>
        <w:ind w:left="720"/>
        <w:rPr>
          <w:ins w:id="3065" w:author="SHAHZAIB KHAN" w:date="2026-10-07T20:49:00Z"/>
          <w:rFonts w:ascii="Times New Roman" w:eastAsia="Times New Roman" w:hAnsi="Times New Roman" w:cs="Times New Roman"/>
          <w:color w:val="FF0000"/>
          <w:sz w:val="24"/>
          <w:szCs w:val="24"/>
          <w:u w:val="single"/>
        </w:rPr>
      </w:pPr>
      <w:ins w:id="3066" w:author="SHAHZAIB KHAN" w:date="2026-10-07T20:49:00Z">
        <w:r w:rsidRPr="00DB397A">
          <w:rPr>
            <w:rFonts w:ascii="Times New Roman" w:eastAsia="Times New Roman" w:hAnsi="Times New Roman" w:cs="Times New Roman"/>
            <w:color w:val="FF0000"/>
            <w:sz w:val="24"/>
            <w:szCs w:val="24"/>
            <w:u w:val="single"/>
          </w:rPr>
          <w:t>I am the customer of your bakery and I want to take some items so how much is my order that I have to pay.</w:t>
        </w:r>
      </w:ins>
    </w:p>
    <w:p w14:paraId="788D6744" w14:textId="77777777" w:rsidR="00A66AA1" w:rsidRPr="00DB397A" w:rsidRDefault="00A66AA1" w:rsidP="00A66AA1">
      <w:pPr>
        <w:spacing w:before="100" w:beforeAutospacing="1" w:after="100" w:afterAutospacing="1" w:line="240" w:lineRule="auto"/>
        <w:ind w:left="720"/>
        <w:rPr>
          <w:ins w:id="3067" w:author="SHAHZAIB KHAN" w:date="2026-10-07T20:49:00Z"/>
          <w:rFonts w:ascii="Times New Roman" w:eastAsia="Times New Roman" w:hAnsi="Times New Roman" w:cs="Times New Roman"/>
          <w:color w:val="FF0000"/>
          <w:sz w:val="24"/>
          <w:szCs w:val="24"/>
          <w:u w:val="single"/>
        </w:rPr>
      </w:pPr>
      <w:ins w:id="3068" w:author="SHAHZAIB KHAN" w:date="2026-10-07T20:49:00Z">
        <w:r w:rsidRPr="00DB397A">
          <w:rPr>
            <w:rFonts w:ascii="Times New Roman" w:eastAsia="Times New Roman" w:hAnsi="Times New Roman" w:cs="Times New Roman"/>
            <w:b/>
            <w:bCs/>
            <w:color w:val="FF0000"/>
            <w:sz w:val="24"/>
            <w:szCs w:val="24"/>
            <w:u w:val="single"/>
          </w:rPr>
          <w:t>Acceptance Criteria:</w:t>
        </w:r>
      </w:ins>
    </w:p>
    <w:p w14:paraId="63BFA0B3" w14:textId="77777777" w:rsidR="00A66AA1" w:rsidRPr="00DB397A" w:rsidRDefault="00A66AA1" w:rsidP="00A66AA1">
      <w:pPr>
        <w:numPr>
          <w:ilvl w:val="0"/>
          <w:numId w:val="85"/>
        </w:numPr>
        <w:spacing w:before="100" w:beforeAutospacing="1" w:after="100" w:afterAutospacing="1" w:line="240" w:lineRule="auto"/>
        <w:rPr>
          <w:ins w:id="3069" w:author="SHAHZAIB KHAN" w:date="2026-10-07T20:49:00Z"/>
          <w:rFonts w:ascii="Times New Roman" w:eastAsia="Times New Roman" w:hAnsi="Times New Roman" w:cs="Times New Roman"/>
          <w:color w:val="FF0000"/>
          <w:sz w:val="24"/>
          <w:szCs w:val="24"/>
          <w:u w:val="single"/>
        </w:rPr>
      </w:pPr>
      <w:ins w:id="3070" w:author="SHAHZAIB KHAN" w:date="2026-10-07T20:49:00Z">
        <w:r w:rsidRPr="00DB397A">
          <w:rPr>
            <w:rFonts w:ascii="Times New Roman" w:eastAsia="Times New Roman" w:hAnsi="Times New Roman" w:cs="Times New Roman"/>
            <w:b/>
            <w:bCs/>
            <w:color w:val="FF0000"/>
            <w:sz w:val="24"/>
            <w:szCs w:val="24"/>
            <w:u w:val="single"/>
          </w:rPr>
          <w:t xml:space="preserve">Scenario: </w:t>
        </w:r>
        <w:r w:rsidRPr="00DB397A">
          <w:rPr>
            <w:rFonts w:ascii="Times New Roman" w:eastAsia="Times New Roman" w:hAnsi="Times New Roman" w:cs="Times New Roman"/>
            <w:color w:val="FF0000"/>
            <w:sz w:val="24"/>
            <w:szCs w:val="24"/>
            <w:u w:val="single"/>
          </w:rPr>
          <w:t>Successful selection of items.</w:t>
        </w:r>
      </w:ins>
    </w:p>
    <w:p w14:paraId="4984DCC0" w14:textId="77777777" w:rsidR="00A66AA1" w:rsidRPr="00DB397A" w:rsidRDefault="00A66AA1" w:rsidP="00A66AA1">
      <w:pPr>
        <w:numPr>
          <w:ilvl w:val="0"/>
          <w:numId w:val="85"/>
        </w:numPr>
        <w:spacing w:before="100" w:beforeAutospacing="1" w:after="100" w:afterAutospacing="1" w:line="240" w:lineRule="auto"/>
        <w:rPr>
          <w:ins w:id="3071" w:author="SHAHZAIB KHAN" w:date="2026-10-07T20:49:00Z"/>
          <w:rFonts w:ascii="Times New Roman" w:eastAsia="Times New Roman" w:hAnsi="Times New Roman" w:cs="Times New Roman"/>
          <w:color w:val="FF0000"/>
          <w:sz w:val="24"/>
          <w:szCs w:val="24"/>
          <w:u w:val="single"/>
        </w:rPr>
      </w:pPr>
      <w:ins w:id="3072" w:author="SHAHZAIB KHAN" w:date="2026-10-07T20:49:00Z">
        <w:r w:rsidRPr="00DB397A">
          <w:rPr>
            <w:rFonts w:ascii="Times New Roman" w:eastAsia="Times New Roman" w:hAnsi="Times New Roman" w:cs="Times New Roman"/>
            <w:b/>
            <w:bCs/>
            <w:color w:val="FF0000"/>
            <w:sz w:val="24"/>
            <w:szCs w:val="24"/>
            <w:u w:val="single"/>
          </w:rPr>
          <w:t xml:space="preserve">Given: </w:t>
        </w:r>
        <w:r w:rsidRPr="00DB397A">
          <w:rPr>
            <w:rFonts w:ascii="Times New Roman" w:eastAsia="Times New Roman" w:hAnsi="Times New Roman" w:cs="Times New Roman"/>
            <w:color w:val="FF0000"/>
            <w:sz w:val="24"/>
            <w:szCs w:val="24"/>
            <w:u w:val="single"/>
          </w:rPr>
          <w:t>The customer is looking for the categories and items list in the screen.</w:t>
        </w:r>
      </w:ins>
    </w:p>
    <w:p w14:paraId="091596E8" w14:textId="77777777" w:rsidR="00A66AA1" w:rsidRPr="00DB397A" w:rsidRDefault="00A66AA1" w:rsidP="00A66AA1">
      <w:pPr>
        <w:numPr>
          <w:ilvl w:val="0"/>
          <w:numId w:val="85"/>
        </w:numPr>
        <w:spacing w:before="100" w:beforeAutospacing="1" w:after="100" w:afterAutospacing="1" w:line="240" w:lineRule="auto"/>
        <w:rPr>
          <w:ins w:id="3073" w:author="SHAHZAIB KHAN" w:date="2026-10-07T20:49:00Z"/>
          <w:rFonts w:ascii="Times New Roman" w:eastAsia="Times New Roman" w:hAnsi="Times New Roman" w:cs="Times New Roman"/>
          <w:color w:val="FF0000"/>
          <w:sz w:val="24"/>
          <w:szCs w:val="24"/>
          <w:u w:val="single"/>
        </w:rPr>
      </w:pPr>
      <w:ins w:id="3074" w:author="SHAHZAIB KHAN" w:date="2026-10-07T20:49:00Z">
        <w:r w:rsidRPr="00DB397A">
          <w:rPr>
            <w:rFonts w:ascii="Times New Roman" w:eastAsia="Times New Roman" w:hAnsi="Times New Roman" w:cs="Times New Roman"/>
            <w:b/>
            <w:bCs/>
            <w:color w:val="FF0000"/>
            <w:sz w:val="24"/>
            <w:szCs w:val="24"/>
            <w:u w:val="single"/>
          </w:rPr>
          <w:t xml:space="preserve">And: </w:t>
        </w:r>
        <w:r w:rsidRPr="00DB397A">
          <w:rPr>
            <w:rFonts w:ascii="Times New Roman" w:eastAsia="Times New Roman" w:hAnsi="Times New Roman" w:cs="Times New Roman"/>
            <w:color w:val="FF0000"/>
            <w:sz w:val="24"/>
            <w:szCs w:val="24"/>
            <w:u w:val="single"/>
          </w:rPr>
          <w:t>The system shows the price of each item.</w:t>
        </w:r>
      </w:ins>
    </w:p>
    <w:p w14:paraId="1C4AFE00" w14:textId="77777777" w:rsidR="00A66AA1" w:rsidRPr="00DB397A" w:rsidRDefault="00A66AA1" w:rsidP="00A66AA1">
      <w:pPr>
        <w:numPr>
          <w:ilvl w:val="0"/>
          <w:numId w:val="85"/>
        </w:numPr>
        <w:spacing w:before="100" w:beforeAutospacing="1" w:after="100" w:afterAutospacing="1" w:line="240" w:lineRule="auto"/>
        <w:rPr>
          <w:ins w:id="3075" w:author="SHAHZAIB KHAN" w:date="2026-10-07T20:49:00Z"/>
          <w:rFonts w:ascii="Times New Roman" w:eastAsia="Times New Roman" w:hAnsi="Times New Roman" w:cs="Times New Roman"/>
          <w:color w:val="FF0000"/>
          <w:sz w:val="24"/>
          <w:szCs w:val="24"/>
          <w:u w:val="single"/>
        </w:rPr>
      </w:pPr>
      <w:ins w:id="3076" w:author="SHAHZAIB KHAN" w:date="2026-10-07T20:49:00Z">
        <w:r w:rsidRPr="00DB397A">
          <w:rPr>
            <w:rFonts w:ascii="Times New Roman" w:eastAsia="Times New Roman" w:hAnsi="Times New Roman" w:cs="Times New Roman"/>
            <w:b/>
            <w:bCs/>
            <w:color w:val="FF0000"/>
            <w:sz w:val="24"/>
            <w:szCs w:val="24"/>
            <w:u w:val="single"/>
          </w:rPr>
          <w:t xml:space="preserve">When: </w:t>
        </w:r>
        <w:r w:rsidRPr="00DB397A">
          <w:rPr>
            <w:rFonts w:ascii="Times New Roman" w:eastAsia="Times New Roman" w:hAnsi="Times New Roman" w:cs="Times New Roman"/>
            <w:color w:val="FF0000"/>
            <w:sz w:val="24"/>
            <w:szCs w:val="24"/>
            <w:u w:val="single"/>
          </w:rPr>
          <w:t>The customer selects an item and enters the quantity.</w:t>
        </w:r>
      </w:ins>
    </w:p>
    <w:p w14:paraId="03FF16ED" w14:textId="77777777" w:rsidR="00A66AA1" w:rsidRPr="00DB397A" w:rsidRDefault="00A66AA1" w:rsidP="00A66AA1">
      <w:pPr>
        <w:numPr>
          <w:ilvl w:val="0"/>
          <w:numId w:val="85"/>
        </w:numPr>
        <w:spacing w:before="100" w:beforeAutospacing="1" w:after="100" w:afterAutospacing="1" w:line="240" w:lineRule="auto"/>
        <w:rPr>
          <w:ins w:id="3077" w:author="SHAHZAIB KHAN" w:date="2026-10-07T20:49:00Z"/>
          <w:rFonts w:ascii="Times New Roman" w:eastAsia="Times New Roman" w:hAnsi="Times New Roman" w:cs="Times New Roman"/>
          <w:color w:val="FF0000"/>
          <w:sz w:val="24"/>
          <w:szCs w:val="24"/>
          <w:u w:val="single"/>
        </w:rPr>
      </w:pPr>
      <w:ins w:id="3078" w:author="SHAHZAIB KHAN" w:date="2026-10-07T20:49:00Z">
        <w:r w:rsidRPr="00DB397A">
          <w:rPr>
            <w:rFonts w:ascii="Times New Roman" w:eastAsia="Times New Roman" w:hAnsi="Times New Roman" w:cs="Times New Roman"/>
            <w:b/>
            <w:bCs/>
            <w:color w:val="FF0000"/>
            <w:sz w:val="24"/>
            <w:szCs w:val="24"/>
            <w:u w:val="single"/>
          </w:rPr>
          <w:t xml:space="preserve">Then: </w:t>
        </w:r>
        <w:r w:rsidRPr="00DB397A">
          <w:rPr>
            <w:rFonts w:ascii="Times New Roman" w:eastAsia="Times New Roman" w:hAnsi="Times New Roman" w:cs="Times New Roman"/>
            <w:color w:val="FF0000"/>
            <w:sz w:val="24"/>
            <w:szCs w:val="24"/>
            <w:u w:val="single"/>
          </w:rPr>
          <w:t>The item is added to the order list of the customer.</w:t>
        </w:r>
      </w:ins>
    </w:p>
    <w:p w14:paraId="6C1F3C2A" w14:textId="77777777" w:rsidR="00A66AA1" w:rsidRPr="00DB397A" w:rsidRDefault="00A66AA1" w:rsidP="00A66AA1">
      <w:pPr>
        <w:numPr>
          <w:ilvl w:val="0"/>
          <w:numId w:val="85"/>
        </w:numPr>
        <w:spacing w:before="100" w:beforeAutospacing="1" w:after="100" w:afterAutospacing="1" w:line="240" w:lineRule="auto"/>
        <w:rPr>
          <w:ins w:id="3079" w:author="SHAHZAIB KHAN" w:date="2026-10-07T20:49:00Z"/>
          <w:rFonts w:ascii="Times New Roman" w:eastAsia="Times New Roman" w:hAnsi="Times New Roman" w:cs="Times New Roman"/>
          <w:color w:val="FF0000"/>
          <w:sz w:val="24"/>
          <w:szCs w:val="24"/>
          <w:u w:val="single"/>
        </w:rPr>
      </w:pPr>
      <w:ins w:id="3080" w:author="SHAHZAIB KHAN" w:date="2026-10-07T20:49:00Z">
        <w:r w:rsidRPr="00DB397A">
          <w:rPr>
            <w:rFonts w:ascii="Times New Roman" w:eastAsia="Times New Roman" w:hAnsi="Times New Roman" w:cs="Times New Roman"/>
            <w:b/>
            <w:bCs/>
            <w:color w:val="FF0000"/>
            <w:sz w:val="24"/>
            <w:szCs w:val="24"/>
            <w:u w:val="single"/>
          </w:rPr>
          <w:t xml:space="preserve">And: </w:t>
        </w:r>
        <w:r w:rsidRPr="00DB397A">
          <w:rPr>
            <w:rFonts w:ascii="Times New Roman" w:eastAsia="Times New Roman" w:hAnsi="Times New Roman" w:cs="Times New Roman"/>
            <w:color w:val="FF0000"/>
            <w:sz w:val="24"/>
            <w:szCs w:val="24"/>
            <w:u w:val="single"/>
          </w:rPr>
          <w:t>The system calculates the total amount and shows it on the screen.</w:t>
        </w:r>
      </w:ins>
    </w:p>
    <w:p w14:paraId="05540EB3" w14:textId="77777777" w:rsidR="00A66AA1" w:rsidRPr="00DB397A" w:rsidRDefault="00A66AA1" w:rsidP="00A66AA1">
      <w:pPr>
        <w:spacing w:before="100" w:beforeAutospacing="1" w:after="100" w:afterAutospacing="1" w:line="240" w:lineRule="auto"/>
        <w:ind w:left="720"/>
        <w:rPr>
          <w:ins w:id="3081" w:author="SHAHZAIB KHAN" w:date="2026-10-07T20:49:00Z"/>
          <w:rFonts w:ascii="Times New Roman" w:eastAsia="Times New Roman" w:hAnsi="Times New Roman" w:cs="Times New Roman"/>
          <w:color w:val="FF0000"/>
          <w:sz w:val="24"/>
          <w:szCs w:val="24"/>
          <w:u w:val="single"/>
        </w:rPr>
      </w:pPr>
      <w:ins w:id="3082" w:author="SHAHZAIB KHAN" w:date="2026-10-07T20:49:00Z">
        <w:r w:rsidRPr="00DB397A">
          <w:rPr>
            <w:rFonts w:ascii="Times New Roman" w:eastAsia="Times New Roman" w:hAnsi="Times New Roman" w:cs="Times New Roman"/>
            <w:b/>
            <w:bCs/>
            <w:color w:val="FF0000"/>
            <w:sz w:val="24"/>
            <w:szCs w:val="24"/>
            <w:u w:val="single"/>
          </w:rPr>
          <w:t xml:space="preserve">User Story #2:  </w:t>
        </w:r>
        <w:r w:rsidRPr="00DB397A">
          <w:rPr>
            <w:rFonts w:ascii="Times New Roman" w:eastAsia="Times New Roman" w:hAnsi="Times New Roman" w:cs="Times New Roman"/>
            <w:color w:val="FF0000"/>
            <w:sz w:val="24"/>
            <w:szCs w:val="24"/>
            <w:u w:val="single"/>
          </w:rPr>
          <w:t>Getting a package deal or discount:</w:t>
        </w:r>
      </w:ins>
    </w:p>
    <w:p w14:paraId="04C48AD3" w14:textId="77777777" w:rsidR="00A66AA1" w:rsidRPr="00DB397A" w:rsidRDefault="00A66AA1" w:rsidP="00A66AA1">
      <w:pPr>
        <w:spacing w:before="100" w:beforeAutospacing="1" w:after="100" w:afterAutospacing="1" w:line="240" w:lineRule="auto"/>
        <w:ind w:left="720"/>
        <w:rPr>
          <w:ins w:id="3083" w:author="SHAHZAIB KHAN" w:date="2026-10-07T20:49:00Z"/>
          <w:rFonts w:ascii="Times New Roman" w:eastAsia="Times New Roman" w:hAnsi="Times New Roman" w:cs="Times New Roman"/>
          <w:color w:val="FF0000"/>
          <w:sz w:val="24"/>
          <w:szCs w:val="24"/>
          <w:u w:val="single"/>
        </w:rPr>
      </w:pPr>
      <w:ins w:id="3084" w:author="SHAHZAIB KHAN" w:date="2026-10-07T20:49:00Z">
        <w:r w:rsidRPr="00DB397A">
          <w:rPr>
            <w:rFonts w:ascii="Times New Roman" w:eastAsia="Times New Roman" w:hAnsi="Times New Roman" w:cs="Times New Roman"/>
            <w:color w:val="FF0000"/>
            <w:sz w:val="24"/>
            <w:szCs w:val="24"/>
            <w:u w:val="single"/>
          </w:rPr>
          <w:t xml:space="preserve">I am customer of your bakery and I want package deals and discounts on my selected items so I pay less money. </w:t>
        </w:r>
      </w:ins>
    </w:p>
    <w:p w14:paraId="030E710F" w14:textId="77777777" w:rsidR="00A66AA1" w:rsidRPr="00DB397A" w:rsidRDefault="00A66AA1" w:rsidP="00A66AA1">
      <w:pPr>
        <w:spacing w:before="100" w:beforeAutospacing="1" w:after="100" w:afterAutospacing="1" w:line="240" w:lineRule="auto"/>
        <w:ind w:left="720"/>
        <w:rPr>
          <w:ins w:id="3085" w:author="SHAHZAIB KHAN" w:date="2026-10-07T20:49:00Z"/>
          <w:rFonts w:ascii="Times New Roman" w:eastAsia="Times New Roman" w:hAnsi="Times New Roman" w:cs="Times New Roman"/>
          <w:color w:val="FF0000"/>
          <w:sz w:val="24"/>
          <w:szCs w:val="24"/>
          <w:u w:val="single"/>
        </w:rPr>
      </w:pPr>
      <w:ins w:id="3086" w:author="SHAHZAIB KHAN" w:date="2026-10-07T20:49:00Z">
        <w:r w:rsidRPr="00DB397A">
          <w:rPr>
            <w:rFonts w:ascii="Times New Roman" w:eastAsia="Times New Roman" w:hAnsi="Times New Roman" w:cs="Times New Roman"/>
            <w:b/>
            <w:bCs/>
            <w:color w:val="FF0000"/>
            <w:sz w:val="24"/>
            <w:szCs w:val="24"/>
            <w:u w:val="single"/>
          </w:rPr>
          <w:t xml:space="preserve">Acceptance Criteria: </w:t>
        </w:r>
      </w:ins>
    </w:p>
    <w:p w14:paraId="5C140CF6" w14:textId="77777777" w:rsidR="00A66AA1" w:rsidRPr="00DB397A" w:rsidRDefault="00A66AA1" w:rsidP="00A66AA1">
      <w:pPr>
        <w:numPr>
          <w:ilvl w:val="0"/>
          <w:numId w:val="85"/>
        </w:numPr>
        <w:spacing w:before="100" w:beforeAutospacing="1" w:after="100" w:afterAutospacing="1" w:line="240" w:lineRule="auto"/>
        <w:rPr>
          <w:ins w:id="3087" w:author="SHAHZAIB KHAN" w:date="2026-10-07T20:49:00Z"/>
          <w:rFonts w:ascii="Times New Roman" w:eastAsia="Times New Roman" w:hAnsi="Times New Roman" w:cs="Times New Roman"/>
          <w:color w:val="FF0000"/>
          <w:sz w:val="24"/>
          <w:szCs w:val="24"/>
          <w:u w:val="single"/>
        </w:rPr>
      </w:pPr>
      <w:ins w:id="3088" w:author="SHAHZAIB KHAN" w:date="2026-10-07T20:49:00Z">
        <w:r w:rsidRPr="00DB397A">
          <w:rPr>
            <w:rFonts w:ascii="Times New Roman" w:eastAsia="Times New Roman" w:hAnsi="Times New Roman" w:cs="Times New Roman"/>
            <w:b/>
            <w:bCs/>
            <w:color w:val="FF0000"/>
            <w:sz w:val="24"/>
            <w:szCs w:val="24"/>
            <w:u w:val="single"/>
          </w:rPr>
          <w:t xml:space="preserve">Scenario: </w:t>
        </w:r>
        <w:r w:rsidRPr="00DB397A">
          <w:rPr>
            <w:rFonts w:ascii="Times New Roman" w:eastAsia="Times New Roman" w:hAnsi="Times New Roman" w:cs="Times New Roman"/>
            <w:color w:val="FF0000"/>
            <w:sz w:val="24"/>
            <w:szCs w:val="24"/>
            <w:u w:val="single"/>
          </w:rPr>
          <w:t>Package deal or discount found.</w:t>
        </w:r>
      </w:ins>
    </w:p>
    <w:p w14:paraId="08422246" w14:textId="77777777" w:rsidR="00A66AA1" w:rsidRPr="00DB397A" w:rsidRDefault="00A66AA1" w:rsidP="00A66AA1">
      <w:pPr>
        <w:numPr>
          <w:ilvl w:val="0"/>
          <w:numId w:val="85"/>
        </w:numPr>
        <w:spacing w:before="100" w:beforeAutospacing="1" w:after="100" w:afterAutospacing="1" w:line="240" w:lineRule="auto"/>
        <w:rPr>
          <w:ins w:id="3089" w:author="SHAHZAIB KHAN" w:date="2026-10-07T20:49:00Z"/>
          <w:rFonts w:ascii="Times New Roman" w:eastAsia="Times New Roman" w:hAnsi="Times New Roman" w:cs="Times New Roman"/>
          <w:color w:val="FF0000"/>
          <w:sz w:val="24"/>
          <w:szCs w:val="24"/>
          <w:u w:val="single"/>
        </w:rPr>
      </w:pPr>
      <w:ins w:id="3090" w:author="SHAHZAIB KHAN" w:date="2026-10-07T20:49:00Z">
        <w:r w:rsidRPr="00DB397A">
          <w:rPr>
            <w:rFonts w:ascii="Times New Roman" w:eastAsia="Times New Roman" w:hAnsi="Times New Roman" w:cs="Times New Roman"/>
            <w:b/>
            <w:bCs/>
            <w:color w:val="FF0000"/>
            <w:sz w:val="24"/>
            <w:szCs w:val="24"/>
            <w:u w:val="single"/>
          </w:rPr>
          <w:t xml:space="preserve">Given: </w:t>
        </w:r>
        <w:r w:rsidRPr="00DB397A">
          <w:rPr>
            <w:rFonts w:ascii="Times New Roman" w:eastAsia="Times New Roman" w:hAnsi="Times New Roman" w:cs="Times New Roman"/>
            <w:color w:val="FF0000"/>
            <w:sz w:val="24"/>
            <w:szCs w:val="24"/>
            <w:u w:val="single"/>
          </w:rPr>
          <w:t>The customer has selected one or more items.</w:t>
        </w:r>
      </w:ins>
    </w:p>
    <w:p w14:paraId="6C2986EF" w14:textId="77777777" w:rsidR="00A66AA1" w:rsidRPr="00DB397A" w:rsidRDefault="00A66AA1" w:rsidP="00A66AA1">
      <w:pPr>
        <w:numPr>
          <w:ilvl w:val="0"/>
          <w:numId w:val="85"/>
        </w:numPr>
        <w:spacing w:before="100" w:beforeAutospacing="1" w:after="100" w:afterAutospacing="1" w:line="240" w:lineRule="auto"/>
        <w:rPr>
          <w:ins w:id="3091" w:author="SHAHZAIB KHAN" w:date="2026-10-07T20:49:00Z"/>
          <w:rFonts w:ascii="Times New Roman" w:eastAsia="Times New Roman" w:hAnsi="Times New Roman" w:cs="Times New Roman"/>
          <w:color w:val="FF0000"/>
          <w:sz w:val="24"/>
          <w:szCs w:val="24"/>
          <w:u w:val="single"/>
        </w:rPr>
      </w:pPr>
      <w:ins w:id="3092" w:author="SHAHZAIB KHAN" w:date="2026-10-07T20:49:00Z">
        <w:r w:rsidRPr="00DB397A">
          <w:rPr>
            <w:rFonts w:ascii="Times New Roman" w:eastAsia="Times New Roman" w:hAnsi="Times New Roman" w:cs="Times New Roman"/>
            <w:b/>
            <w:bCs/>
            <w:color w:val="FF0000"/>
            <w:sz w:val="24"/>
            <w:szCs w:val="24"/>
            <w:u w:val="single"/>
          </w:rPr>
          <w:t xml:space="preserve">And: </w:t>
        </w:r>
        <w:r w:rsidRPr="00DB397A">
          <w:rPr>
            <w:rFonts w:ascii="Times New Roman" w:eastAsia="Times New Roman" w:hAnsi="Times New Roman" w:cs="Times New Roman"/>
            <w:color w:val="FF0000"/>
            <w:sz w:val="24"/>
            <w:szCs w:val="24"/>
            <w:u w:val="single"/>
          </w:rPr>
          <w:t>A package deal or a discount is valid for the selected items.</w:t>
        </w:r>
      </w:ins>
    </w:p>
    <w:p w14:paraId="102A5ED0" w14:textId="77777777" w:rsidR="00A66AA1" w:rsidRPr="00DB397A" w:rsidRDefault="00A66AA1" w:rsidP="00A66AA1">
      <w:pPr>
        <w:numPr>
          <w:ilvl w:val="0"/>
          <w:numId w:val="85"/>
        </w:numPr>
        <w:spacing w:before="100" w:beforeAutospacing="1" w:after="100" w:afterAutospacing="1" w:line="240" w:lineRule="auto"/>
        <w:rPr>
          <w:ins w:id="3093" w:author="SHAHZAIB KHAN" w:date="2026-10-07T20:49:00Z"/>
          <w:rFonts w:ascii="Times New Roman" w:eastAsia="Times New Roman" w:hAnsi="Times New Roman" w:cs="Times New Roman"/>
          <w:color w:val="FF0000"/>
          <w:sz w:val="24"/>
          <w:szCs w:val="24"/>
          <w:u w:val="single"/>
        </w:rPr>
      </w:pPr>
      <w:ins w:id="3094" w:author="SHAHZAIB KHAN" w:date="2026-10-07T20:49:00Z">
        <w:r w:rsidRPr="00DB397A">
          <w:rPr>
            <w:rFonts w:ascii="Times New Roman" w:eastAsia="Times New Roman" w:hAnsi="Times New Roman" w:cs="Times New Roman"/>
            <w:b/>
            <w:bCs/>
            <w:color w:val="FF0000"/>
            <w:sz w:val="24"/>
            <w:szCs w:val="24"/>
            <w:u w:val="single"/>
          </w:rPr>
          <w:t xml:space="preserve">When: </w:t>
        </w:r>
        <w:r w:rsidRPr="00DB397A">
          <w:rPr>
            <w:rFonts w:ascii="Times New Roman" w:eastAsia="Times New Roman" w:hAnsi="Times New Roman" w:cs="Times New Roman"/>
            <w:color w:val="FF0000"/>
            <w:sz w:val="24"/>
            <w:szCs w:val="24"/>
            <w:u w:val="single"/>
          </w:rPr>
          <w:t>The system calculates the total amount.</w:t>
        </w:r>
      </w:ins>
    </w:p>
    <w:p w14:paraId="4483F8E6" w14:textId="77777777" w:rsidR="00A66AA1" w:rsidRPr="00DB397A" w:rsidRDefault="00A66AA1" w:rsidP="00A66AA1">
      <w:pPr>
        <w:numPr>
          <w:ilvl w:val="0"/>
          <w:numId w:val="85"/>
        </w:numPr>
        <w:spacing w:before="100" w:beforeAutospacing="1" w:after="100" w:afterAutospacing="1" w:line="240" w:lineRule="auto"/>
        <w:rPr>
          <w:ins w:id="3095" w:author="SHAHZAIB KHAN" w:date="2026-10-07T20:49:00Z"/>
          <w:rFonts w:ascii="Times New Roman" w:eastAsia="Times New Roman" w:hAnsi="Times New Roman" w:cs="Times New Roman"/>
          <w:color w:val="FF0000"/>
          <w:sz w:val="24"/>
          <w:szCs w:val="24"/>
          <w:u w:val="single"/>
        </w:rPr>
      </w:pPr>
      <w:ins w:id="3096" w:author="SHAHZAIB KHAN" w:date="2026-10-07T20:49:00Z">
        <w:r w:rsidRPr="00DB397A">
          <w:rPr>
            <w:rFonts w:ascii="Times New Roman" w:eastAsia="Times New Roman" w:hAnsi="Times New Roman" w:cs="Times New Roman"/>
            <w:b/>
            <w:bCs/>
            <w:color w:val="FF0000"/>
            <w:sz w:val="24"/>
            <w:szCs w:val="24"/>
            <w:u w:val="single"/>
          </w:rPr>
          <w:t xml:space="preserve">Then: </w:t>
        </w:r>
        <w:r w:rsidRPr="00DB397A">
          <w:rPr>
            <w:rFonts w:ascii="Times New Roman" w:eastAsia="Times New Roman" w:hAnsi="Times New Roman" w:cs="Times New Roman"/>
            <w:color w:val="FF0000"/>
            <w:sz w:val="24"/>
            <w:szCs w:val="24"/>
            <w:u w:val="single"/>
          </w:rPr>
          <w:t>The system applies the package deal or discount to the total.</w:t>
        </w:r>
      </w:ins>
    </w:p>
    <w:p w14:paraId="15F07742" w14:textId="77777777" w:rsidR="00A66AA1" w:rsidRPr="00DB397A" w:rsidRDefault="00A66AA1" w:rsidP="00A66AA1">
      <w:pPr>
        <w:numPr>
          <w:ilvl w:val="0"/>
          <w:numId w:val="85"/>
        </w:numPr>
        <w:spacing w:before="100" w:beforeAutospacing="1" w:after="100" w:afterAutospacing="1" w:line="240" w:lineRule="auto"/>
        <w:rPr>
          <w:ins w:id="3097" w:author="SHAHZAIB KHAN" w:date="2026-10-07T20:49:00Z"/>
          <w:rFonts w:ascii="Times New Roman" w:eastAsia="Times New Roman" w:hAnsi="Times New Roman" w:cs="Times New Roman"/>
          <w:color w:val="FF0000"/>
          <w:sz w:val="24"/>
          <w:szCs w:val="24"/>
          <w:u w:val="single"/>
        </w:rPr>
      </w:pPr>
      <w:ins w:id="3098" w:author="SHAHZAIB KHAN" w:date="2026-10-07T20:49:00Z">
        <w:r w:rsidRPr="00DB397A">
          <w:rPr>
            <w:rFonts w:ascii="Times New Roman" w:eastAsia="Times New Roman" w:hAnsi="Times New Roman" w:cs="Times New Roman"/>
            <w:b/>
            <w:bCs/>
            <w:color w:val="FF0000"/>
            <w:sz w:val="24"/>
            <w:szCs w:val="24"/>
            <w:u w:val="single"/>
          </w:rPr>
          <w:t xml:space="preserve">And: </w:t>
        </w:r>
        <w:r w:rsidRPr="00DB397A">
          <w:rPr>
            <w:rFonts w:ascii="Times New Roman" w:eastAsia="Times New Roman" w:hAnsi="Times New Roman" w:cs="Times New Roman"/>
            <w:color w:val="FF0000"/>
            <w:sz w:val="24"/>
            <w:szCs w:val="24"/>
            <w:u w:val="single"/>
          </w:rPr>
          <w:t>The system shows the new total to the customer.</w:t>
        </w:r>
      </w:ins>
    </w:p>
    <w:p w14:paraId="14F1D9E9" w14:textId="77777777" w:rsidR="00C526BA" w:rsidRPr="00DB397A" w:rsidRDefault="00C526BA" w:rsidP="00C526BA">
      <w:pPr>
        <w:spacing w:before="100" w:beforeAutospacing="1" w:after="100" w:afterAutospacing="1" w:line="240" w:lineRule="auto"/>
        <w:ind w:left="720"/>
        <w:rPr>
          <w:ins w:id="3099" w:author="SHAHZAIB KHAN" w:date="2026-10-07T20:49:00Z"/>
          <w:rFonts w:ascii="Times New Roman" w:eastAsia="Times New Roman" w:hAnsi="Times New Roman" w:cs="Times New Roman"/>
          <w:b/>
          <w:bCs/>
          <w:color w:val="FF0000"/>
          <w:sz w:val="24"/>
          <w:szCs w:val="24"/>
          <w:u w:val="single"/>
          <w:rPrChange w:id="3100" w:author="SHAHZAIB KHAN" w:date="2026-10-07T20:51:00Z">
            <w:rPr>
              <w:ins w:id="3101" w:author="SHAHZAIB KHAN" w:date="2026-10-07T20:49:00Z"/>
              <w:rFonts w:ascii="Times New Roman" w:eastAsia="Times New Roman" w:hAnsi="Times New Roman" w:cs="Times New Roman"/>
              <w:sz w:val="24"/>
              <w:szCs w:val="24"/>
              <w:u w:val="single"/>
            </w:rPr>
          </w:rPrChange>
        </w:rPr>
      </w:pPr>
    </w:p>
    <w:p w14:paraId="1EA2493A" w14:textId="1D161D93" w:rsidR="00A66AA1" w:rsidRPr="00DB397A" w:rsidRDefault="00A66AA1" w:rsidP="00C526BA">
      <w:pPr>
        <w:spacing w:before="100" w:beforeAutospacing="1" w:after="100" w:afterAutospacing="1" w:line="240" w:lineRule="auto"/>
        <w:ind w:left="720"/>
        <w:rPr>
          <w:ins w:id="3102" w:author="SHAHZAIB KHAN" w:date="2026-10-07T20:51:00Z"/>
          <w:rFonts w:ascii="Times New Roman" w:eastAsia="Times New Roman" w:hAnsi="Times New Roman" w:cs="Times New Roman"/>
          <w:b/>
          <w:bCs/>
          <w:color w:val="FF0000"/>
          <w:sz w:val="24"/>
          <w:szCs w:val="24"/>
          <w:u w:val="single"/>
        </w:rPr>
      </w:pPr>
      <w:ins w:id="3103" w:author="SHAHZAIB KHAN" w:date="2026-10-07T20:50:00Z">
        <w:r w:rsidRPr="00DB397A">
          <w:rPr>
            <w:rFonts w:ascii="Times New Roman" w:eastAsia="Times New Roman" w:hAnsi="Times New Roman" w:cs="Times New Roman"/>
            <w:b/>
            <w:bCs/>
            <w:color w:val="FF0000"/>
            <w:sz w:val="24"/>
            <w:szCs w:val="24"/>
            <w:u w:val="single"/>
            <w:rPrChange w:id="3104" w:author="SHAHZAIB KHAN" w:date="2026-10-07T20:51:00Z">
              <w:rPr>
                <w:rFonts w:ascii="Times New Roman" w:eastAsia="Times New Roman" w:hAnsi="Times New Roman" w:cs="Times New Roman"/>
                <w:sz w:val="24"/>
                <w:szCs w:val="24"/>
                <w:u w:val="single"/>
              </w:rPr>
            </w:rPrChange>
          </w:rPr>
          <w:t>Use Case : 05</w:t>
        </w:r>
      </w:ins>
    </w:p>
    <w:p w14:paraId="67E5AB91" w14:textId="77777777" w:rsidR="00A66AA1" w:rsidRPr="00DB397A" w:rsidRDefault="00A66AA1" w:rsidP="00C526BA">
      <w:pPr>
        <w:spacing w:before="100" w:beforeAutospacing="1" w:after="100" w:afterAutospacing="1" w:line="240" w:lineRule="auto"/>
        <w:ind w:left="720"/>
        <w:rPr>
          <w:ins w:id="3105" w:author="SHAHZAIB KHAN" w:date="2026-10-07T20:52:00Z"/>
          <w:rFonts w:ascii="Times New Roman" w:eastAsia="Times New Roman" w:hAnsi="Times New Roman" w:cs="Times New Roman"/>
          <w:color w:val="FF0000"/>
          <w:sz w:val="24"/>
          <w:szCs w:val="24"/>
          <w:u w:val="single"/>
        </w:rPr>
      </w:pPr>
    </w:p>
    <w:p w14:paraId="5FA835A5" w14:textId="77777777" w:rsidR="007F709E" w:rsidRPr="00DB397A" w:rsidRDefault="007F709E" w:rsidP="007F709E">
      <w:pPr>
        <w:spacing w:before="100" w:beforeAutospacing="1" w:after="100" w:afterAutospacing="1" w:line="240" w:lineRule="auto"/>
        <w:ind w:left="720"/>
        <w:rPr>
          <w:ins w:id="3106" w:author="SHAHZAIB KHAN" w:date="2026-10-07T21:10:00Z"/>
          <w:rFonts w:ascii="Times New Roman" w:eastAsia="Times New Roman" w:hAnsi="Times New Roman" w:cs="Times New Roman"/>
          <w:color w:val="FF0000"/>
          <w:sz w:val="24"/>
          <w:szCs w:val="24"/>
          <w:u w:val="single"/>
        </w:rPr>
      </w:pPr>
      <w:ins w:id="3107" w:author="SHAHZAIB KHAN" w:date="2026-10-07T21:10:00Z">
        <w:r w:rsidRPr="00DB397A">
          <w:rPr>
            <w:rFonts w:ascii="Times New Roman" w:eastAsia="Times New Roman" w:hAnsi="Times New Roman" w:cs="Times New Roman"/>
            <w:b/>
            <w:bCs/>
            <w:color w:val="FF0000"/>
            <w:sz w:val="24"/>
            <w:szCs w:val="24"/>
            <w:u w:val="single"/>
          </w:rPr>
          <w:t xml:space="preserve">Use Case : view categories and items  </w:t>
        </w:r>
        <w:r w:rsidRPr="00DB397A">
          <w:rPr>
            <w:rFonts w:ascii="Times New Roman" w:eastAsia="Times New Roman" w:hAnsi="Times New Roman" w:cs="Times New Roman"/>
            <w:color w:val="FF0000"/>
            <w:sz w:val="24"/>
            <w:szCs w:val="24"/>
            <w:u w:val="single"/>
          </w:rPr>
          <w:t>( Fahim Mirzaiee)</w:t>
        </w:r>
      </w:ins>
    </w:p>
    <w:p w14:paraId="531ED2FB" w14:textId="77777777" w:rsidR="007F709E" w:rsidRPr="00DB397A" w:rsidRDefault="007F709E" w:rsidP="007F709E">
      <w:pPr>
        <w:spacing w:before="100" w:beforeAutospacing="1" w:after="100" w:afterAutospacing="1" w:line="240" w:lineRule="auto"/>
        <w:ind w:left="720"/>
        <w:rPr>
          <w:ins w:id="3108" w:author="SHAHZAIB KHAN" w:date="2026-10-07T21:10:00Z"/>
          <w:rFonts w:ascii="Times New Roman" w:eastAsia="Times New Roman" w:hAnsi="Times New Roman" w:cs="Times New Roman"/>
          <w:color w:val="FF0000"/>
          <w:sz w:val="24"/>
          <w:szCs w:val="24"/>
          <w:u w:val="single"/>
        </w:rPr>
      </w:pPr>
      <w:ins w:id="3109" w:author="SHAHZAIB KHAN" w:date="2026-10-07T21:10:00Z">
        <w:r w:rsidRPr="00DB397A">
          <w:rPr>
            <w:rFonts w:ascii="Times New Roman" w:eastAsia="Times New Roman" w:hAnsi="Times New Roman" w:cs="Times New Roman"/>
            <w:color w:val="FF0000"/>
            <w:sz w:val="24"/>
            <w:szCs w:val="24"/>
            <w:u w:val="single"/>
          </w:rPr>
          <w:t>Scope:</w:t>
        </w:r>
      </w:ins>
    </w:p>
    <w:p w14:paraId="6090D16E" w14:textId="77777777" w:rsidR="007F709E" w:rsidRPr="00DB397A" w:rsidRDefault="007F709E" w:rsidP="007F709E">
      <w:pPr>
        <w:numPr>
          <w:ilvl w:val="0"/>
          <w:numId w:val="111"/>
        </w:numPr>
        <w:spacing w:before="100" w:beforeAutospacing="1" w:after="100" w:afterAutospacing="1" w:line="240" w:lineRule="auto"/>
        <w:rPr>
          <w:ins w:id="3110" w:author="SHAHZAIB KHAN" w:date="2026-10-07T21:10:00Z"/>
          <w:rFonts w:ascii="Times New Roman" w:eastAsia="Times New Roman" w:hAnsi="Times New Roman" w:cs="Times New Roman"/>
          <w:color w:val="FF0000"/>
          <w:sz w:val="24"/>
          <w:szCs w:val="24"/>
          <w:u w:val="single"/>
        </w:rPr>
      </w:pPr>
      <w:ins w:id="3111" w:author="SHAHZAIB KHAN" w:date="2026-10-07T21:10:00Z">
        <w:r w:rsidRPr="00DB397A">
          <w:rPr>
            <w:rFonts w:ascii="Times New Roman" w:eastAsia="Times New Roman" w:hAnsi="Times New Roman" w:cs="Times New Roman"/>
            <w:color w:val="FF0000"/>
            <w:sz w:val="24"/>
            <w:szCs w:val="24"/>
            <w:u w:val="single"/>
          </w:rPr>
          <w:t>Provide easy way to view the categories and items.</w:t>
        </w:r>
      </w:ins>
    </w:p>
    <w:p w14:paraId="2EBF5888" w14:textId="77777777" w:rsidR="007F709E" w:rsidRPr="00DB397A" w:rsidRDefault="007F709E" w:rsidP="007F709E">
      <w:pPr>
        <w:numPr>
          <w:ilvl w:val="0"/>
          <w:numId w:val="111"/>
        </w:numPr>
        <w:spacing w:before="100" w:beforeAutospacing="1" w:after="100" w:afterAutospacing="1" w:line="240" w:lineRule="auto"/>
        <w:rPr>
          <w:ins w:id="3112" w:author="SHAHZAIB KHAN" w:date="2026-10-07T21:10:00Z"/>
          <w:rFonts w:ascii="Times New Roman" w:eastAsia="Times New Roman" w:hAnsi="Times New Roman" w:cs="Times New Roman"/>
          <w:color w:val="FF0000"/>
          <w:sz w:val="24"/>
          <w:szCs w:val="24"/>
          <w:u w:val="single"/>
        </w:rPr>
      </w:pPr>
      <w:ins w:id="3113" w:author="SHAHZAIB KHAN" w:date="2026-10-07T21:10:00Z">
        <w:r w:rsidRPr="00DB397A">
          <w:rPr>
            <w:rFonts w:ascii="Times New Roman" w:eastAsia="Times New Roman" w:hAnsi="Times New Roman" w:cs="Times New Roman"/>
            <w:color w:val="FF0000"/>
            <w:sz w:val="24"/>
            <w:szCs w:val="24"/>
            <w:u w:val="single"/>
          </w:rPr>
          <w:t>Display available categories and items.</w:t>
        </w:r>
      </w:ins>
    </w:p>
    <w:p w14:paraId="7DB41EA3" w14:textId="77777777" w:rsidR="007F709E" w:rsidRPr="00DB397A" w:rsidRDefault="007F709E" w:rsidP="007F709E">
      <w:pPr>
        <w:numPr>
          <w:ilvl w:val="0"/>
          <w:numId w:val="111"/>
        </w:numPr>
        <w:spacing w:before="100" w:beforeAutospacing="1" w:after="100" w:afterAutospacing="1" w:line="240" w:lineRule="auto"/>
        <w:rPr>
          <w:ins w:id="3114" w:author="SHAHZAIB KHAN" w:date="2026-10-07T21:10:00Z"/>
          <w:rFonts w:ascii="Times New Roman" w:eastAsia="Times New Roman" w:hAnsi="Times New Roman" w:cs="Times New Roman"/>
          <w:color w:val="FF0000"/>
          <w:sz w:val="24"/>
          <w:szCs w:val="24"/>
          <w:u w:val="single"/>
        </w:rPr>
      </w:pPr>
      <w:ins w:id="3115" w:author="SHAHZAIB KHAN" w:date="2026-10-07T21:10:00Z">
        <w:r w:rsidRPr="00DB397A">
          <w:rPr>
            <w:rFonts w:ascii="Times New Roman" w:eastAsia="Times New Roman" w:hAnsi="Times New Roman" w:cs="Times New Roman"/>
            <w:color w:val="FF0000"/>
            <w:sz w:val="24"/>
            <w:szCs w:val="24"/>
            <w:u w:val="single"/>
          </w:rPr>
          <w:lastRenderedPageBreak/>
          <w:t>Display items refers to selected category.</w:t>
        </w:r>
      </w:ins>
    </w:p>
    <w:p w14:paraId="02084D21" w14:textId="77777777" w:rsidR="007F709E" w:rsidRPr="00DB397A" w:rsidRDefault="007F709E" w:rsidP="007F709E">
      <w:pPr>
        <w:numPr>
          <w:ilvl w:val="0"/>
          <w:numId w:val="111"/>
        </w:numPr>
        <w:spacing w:before="100" w:beforeAutospacing="1" w:after="100" w:afterAutospacing="1" w:line="240" w:lineRule="auto"/>
        <w:rPr>
          <w:ins w:id="3116" w:author="SHAHZAIB KHAN" w:date="2026-10-07T21:10:00Z"/>
          <w:rFonts w:ascii="Times New Roman" w:eastAsia="Times New Roman" w:hAnsi="Times New Roman" w:cs="Times New Roman"/>
          <w:color w:val="FF0000"/>
          <w:sz w:val="24"/>
          <w:szCs w:val="24"/>
          <w:u w:val="single"/>
        </w:rPr>
      </w:pPr>
      <w:ins w:id="3117" w:author="SHAHZAIB KHAN" w:date="2026-10-07T21:10:00Z">
        <w:r w:rsidRPr="00DB397A">
          <w:rPr>
            <w:rFonts w:ascii="Times New Roman" w:eastAsia="Times New Roman" w:hAnsi="Times New Roman" w:cs="Times New Roman"/>
            <w:color w:val="FF0000"/>
            <w:sz w:val="24"/>
            <w:szCs w:val="24"/>
            <w:u w:val="single"/>
          </w:rPr>
          <w:t>Show the name and price of the items.</w:t>
        </w:r>
      </w:ins>
    </w:p>
    <w:p w14:paraId="13838C7C" w14:textId="77777777" w:rsidR="007F709E" w:rsidRPr="00DB397A" w:rsidRDefault="007F709E" w:rsidP="007F709E">
      <w:pPr>
        <w:numPr>
          <w:ilvl w:val="0"/>
          <w:numId w:val="111"/>
        </w:numPr>
        <w:spacing w:before="100" w:beforeAutospacing="1" w:after="100" w:afterAutospacing="1" w:line="240" w:lineRule="auto"/>
        <w:rPr>
          <w:ins w:id="3118" w:author="SHAHZAIB KHAN" w:date="2026-10-07T21:10:00Z"/>
          <w:rFonts w:ascii="Times New Roman" w:eastAsia="Times New Roman" w:hAnsi="Times New Roman" w:cs="Times New Roman"/>
          <w:color w:val="FF0000"/>
          <w:sz w:val="24"/>
          <w:szCs w:val="24"/>
          <w:u w:val="single"/>
        </w:rPr>
      </w:pPr>
      <w:ins w:id="3119" w:author="SHAHZAIB KHAN" w:date="2026-10-07T21:10:00Z">
        <w:r w:rsidRPr="00DB397A">
          <w:rPr>
            <w:rFonts w:ascii="Times New Roman" w:eastAsia="Times New Roman" w:hAnsi="Times New Roman" w:cs="Times New Roman"/>
            <w:color w:val="FF0000"/>
            <w:sz w:val="24"/>
            <w:szCs w:val="24"/>
            <w:u w:val="single"/>
          </w:rPr>
          <w:t>Show the item availability.</w:t>
        </w:r>
      </w:ins>
    </w:p>
    <w:p w14:paraId="38B12BF2" w14:textId="77777777" w:rsidR="007F709E" w:rsidRPr="00DB397A" w:rsidRDefault="007F709E" w:rsidP="007F709E">
      <w:pPr>
        <w:spacing w:before="100" w:beforeAutospacing="1" w:after="100" w:afterAutospacing="1" w:line="240" w:lineRule="auto"/>
        <w:ind w:left="720"/>
        <w:rPr>
          <w:ins w:id="3120" w:author="SHAHZAIB KHAN" w:date="2026-10-07T21:10:00Z"/>
          <w:rFonts w:ascii="Times New Roman" w:eastAsia="Times New Roman" w:hAnsi="Times New Roman" w:cs="Times New Roman"/>
          <w:color w:val="FF0000"/>
          <w:sz w:val="24"/>
          <w:szCs w:val="24"/>
          <w:u w:val="single"/>
        </w:rPr>
      </w:pPr>
      <w:ins w:id="3121" w:author="SHAHZAIB KHAN" w:date="2026-10-07T21:10:00Z">
        <w:r w:rsidRPr="00DB397A">
          <w:rPr>
            <w:rFonts w:ascii="Times New Roman" w:eastAsia="Times New Roman" w:hAnsi="Times New Roman" w:cs="Times New Roman"/>
            <w:b/>
            <w:bCs/>
            <w:color w:val="FF0000"/>
            <w:sz w:val="24"/>
            <w:szCs w:val="24"/>
            <w:u w:val="single"/>
          </w:rPr>
          <w:t>Inputs:</w:t>
        </w:r>
      </w:ins>
    </w:p>
    <w:p w14:paraId="7FEFA48C" w14:textId="77777777" w:rsidR="007F709E" w:rsidRPr="00DB397A" w:rsidRDefault="007F709E" w:rsidP="007F709E">
      <w:pPr>
        <w:numPr>
          <w:ilvl w:val="0"/>
          <w:numId w:val="78"/>
        </w:numPr>
        <w:spacing w:before="100" w:beforeAutospacing="1" w:after="100" w:afterAutospacing="1" w:line="240" w:lineRule="auto"/>
        <w:rPr>
          <w:ins w:id="3122" w:author="SHAHZAIB KHAN" w:date="2026-10-07T21:10:00Z"/>
          <w:rFonts w:ascii="Times New Roman" w:eastAsia="Times New Roman" w:hAnsi="Times New Roman" w:cs="Times New Roman"/>
          <w:color w:val="FF0000"/>
          <w:sz w:val="24"/>
          <w:szCs w:val="24"/>
          <w:u w:val="single"/>
        </w:rPr>
      </w:pPr>
      <w:ins w:id="3123" w:author="SHAHZAIB KHAN" w:date="2026-10-07T21:10:00Z">
        <w:r w:rsidRPr="00DB397A">
          <w:rPr>
            <w:rFonts w:ascii="Times New Roman" w:eastAsia="Times New Roman" w:hAnsi="Times New Roman" w:cs="Times New Roman"/>
            <w:color w:val="FF0000"/>
            <w:sz w:val="24"/>
            <w:szCs w:val="24"/>
            <w:u w:val="single"/>
          </w:rPr>
          <w:t xml:space="preserve">Entering website name (online bakery ordering system ) or clicking link of it. </w:t>
        </w:r>
      </w:ins>
    </w:p>
    <w:p w14:paraId="2788938F" w14:textId="77777777" w:rsidR="007F709E" w:rsidRPr="00DB397A" w:rsidRDefault="007F709E" w:rsidP="007F709E">
      <w:pPr>
        <w:spacing w:before="100" w:beforeAutospacing="1" w:after="100" w:afterAutospacing="1" w:line="240" w:lineRule="auto"/>
        <w:ind w:left="720"/>
        <w:rPr>
          <w:ins w:id="3124" w:author="SHAHZAIB KHAN" w:date="2026-10-07T21:10:00Z"/>
          <w:rFonts w:ascii="Times New Roman" w:eastAsia="Times New Roman" w:hAnsi="Times New Roman" w:cs="Times New Roman"/>
          <w:b/>
          <w:bCs/>
          <w:color w:val="FF0000"/>
          <w:sz w:val="24"/>
          <w:szCs w:val="24"/>
          <w:u w:val="single"/>
        </w:rPr>
      </w:pPr>
      <w:ins w:id="3125" w:author="SHAHZAIB KHAN" w:date="2026-10-07T21:10:00Z">
        <w:r w:rsidRPr="00DB397A">
          <w:rPr>
            <w:rFonts w:ascii="Times New Roman" w:eastAsia="Times New Roman" w:hAnsi="Times New Roman" w:cs="Times New Roman"/>
            <w:b/>
            <w:bCs/>
            <w:color w:val="FF0000"/>
            <w:sz w:val="24"/>
            <w:szCs w:val="24"/>
            <w:u w:val="single"/>
          </w:rPr>
          <w:t>Outputs:</w:t>
        </w:r>
      </w:ins>
    </w:p>
    <w:p w14:paraId="3D91A2CD" w14:textId="77777777" w:rsidR="007F709E" w:rsidRPr="00DB397A" w:rsidRDefault="007F709E" w:rsidP="007F709E">
      <w:pPr>
        <w:numPr>
          <w:ilvl w:val="0"/>
          <w:numId w:val="79"/>
        </w:numPr>
        <w:spacing w:before="100" w:beforeAutospacing="1" w:after="100" w:afterAutospacing="1" w:line="240" w:lineRule="auto"/>
        <w:rPr>
          <w:ins w:id="3126" w:author="SHAHZAIB KHAN" w:date="2026-10-07T21:10:00Z"/>
          <w:rFonts w:ascii="Times New Roman" w:eastAsia="Times New Roman" w:hAnsi="Times New Roman" w:cs="Times New Roman"/>
          <w:color w:val="FF0000"/>
          <w:sz w:val="24"/>
          <w:szCs w:val="24"/>
          <w:u w:val="single"/>
        </w:rPr>
      </w:pPr>
      <w:ins w:id="3127" w:author="SHAHZAIB KHAN" w:date="2026-10-07T21:10:00Z">
        <w:r w:rsidRPr="00DB397A">
          <w:rPr>
            <w:rFonts w:ascii="Times New Roman" w:eastAsia="Times New Roman" w:hAnsi="Times New Roman" w:cs="Times New Roman"/>
            <w:color w:val="FF0000"/>
            <w:sz w:val="24"/>
            <w:szCs w:val="24"/>
            <w:u w:val="single"/>
          </w:rPr>
          <w:t xml:space="preserve">Display the categories and items with its availability, name and prices. </w:t>
        </w:r>
      </w:ins>
    </w:p>
    <w:p w14:paraId="171F61C0" w14:textId="77777777" w:rsidR="007F709E" w:rsidRPr="00DB397A" w:rsidRDefault="007F709E" w:rsidP="007F709E">
      <w:pPr>
        <w:spacing w:before="100" w:beforeAutospacing="1" w:after="100" w:afterAutospacing="1" w:line="240" w:lineRule="auto"/>
        <w:ind w:left="720"/>
        <w:rPr>
          <w:ins w:id="3128" w:author="SHAHZAIB KHAN" w:date="2026-10-07T21:10:00Z"/>
          <w:rFonts w:ascii="Times New Roman" w:eastAsia="Times New Roman" w:hAnsi="Times New Roman" w:cs="Times New Roman"/>
          <w:b/>
          <w:bCs/>
          <w:color w:val="FF0000"/>
          <w:sz w:val="24"/>
          <w:szCs w:val="24"/>
          <w:u w:val="single"/>
        </w:rPr>
      </w:pPr>
      <w:ins w:id="3129" w:author="SHAHZAIB KHAN" w:date="2026-10-07T21:10:00Z">
        <w:r w:rsidRPr="00DB397A">
          <w:rPr>
            <w:rFonts w:ascii="Times New Roman" w:eastAsia="Times New Roman" w:hAnsi="Times New Roman" w:cs="Times New Roman"/>
            <w:b/>
            <w:bCs/>
            <w:color w:val="FF0000"/>
            <w:sz w:val="24"/>
            <w:szCs w:val="24"/>
            <w:u w:val="single"/>
          </w:rPr>
          <w:t>Primary Actor:</w:t>
        </w:r>
        <w:r w:rsidRPr="00DB397A">
          <w:rPr>
            <w:rFonts w:ascii="Times New Roman" w:eastAsia="Times New Roman" w:hAnsi="Times New Roman" w:cs="Times New Roman"/>
            <w:color w:val="FF0000"/>
            <w:sz w:val="24"/>
            <w:szCs w:val="24"/>
            <w:u w:val="single"/>
          </w:rPr>
          <w:t xml:space="preserve"> Customer</w:t>
        </w:r>
      </w:ins>
    </w:p>
    <w:p w14:paraId="29F5BCF9" w14:textId="77777777" w:rsidR="007F709E" w:rsidRPr="00DB397A" w:rsidRDefault="007F709E" w:rsidP="007F709E">
      <w:pPr>
        <w:spacing w:before="100" w:beforeAutospacing="1" w:after="100" w:afterAutospacing="1" w:line="240" w:lineRule="auto"/>
        <w:ind w:left="720"/>
        <w:rPr>
          <w:ins w:id="3130" w:author="SHAHZAIB KHAN" w:date="2026-10-07T21:10:00Z"/>
          <w:rFonts w:ascii="Times New Roman" w:eastAsia="Times New Roman" w:hAnsi="Times New Roman" w:cs="Times New Roman"/>
          <w:b/>
          <w:bCs/>
          <w:color w:val="FF0000"/>
          <w:sz w:val="24"/>
          <w:szCs w:val="24"/>
          <w:u w:val="single"/>
        </w:rPr>
      </w:pPr>
      <w:ins w:id="3131" w:author="SHAHZAIB KHAN" w:date="2026-10-07T21:10:00Z">
        <w:r w:rsidRPr="00DB397A">
          <w:rPr>
            <w:rFonts w:ascii="Times New Roman" w:eastAsia="Times New Roman" w:hAnsi="Times New Roman" w:cs="Times New Roman"/>
            <w:b/>
            <w:bCs/>
            <w:color w:val="FF0000"/>
            <w:sz w:val="24"/>
            <w:szCs w:val="24"/>
            <w:u w:val="single"/>
          </w:rPr>
          <w:t>Preconditions:</w:t>
        </w:r>
      </w:ins>
    </w:p>
    <w:p w14:paraId="535F551A" w14:textId="77777777" w:rsidR="007F709E" w:rsidRPr="00DB397A" w:rsidRDefault="007F709E" w:rsidP="007F709E">
      <w:pPr>
        <w:numPr>
          <w:ilvl w:val="0"/>
          <w:numId w:val="80"/>
        </w:numPr>
        <w:spacing w:before="100" w:beforeAutospacing="1" w:after="100" w:afterAutospacing="1" w:line="240" w:lineRule="auto"/>
        <w:rPr>
          <w:ins w:id="3132" w:author="SHAHZAIB KHAN" w:date="2026-10-07T21:10:00Z"/>
          <w:rFonts w:ascii="Times New Roman" w:eastAsia="Times New Roman" w:hAnsi="Times New Roman" w:cs="Times New Roman"/>
          <w:color w:val="FF0000"/>
          <w:sz w:val="24"/>
          <w:szCs w:val="24"/>
          <w:u w:val="single"/>
        </w:rPr>
      </w:pPr>
      <w:ins w:id="3133" w:author="SHAHZAIB KHAN" w:date="2026-10-07T21:10:00Z">
        <w:r w:rsidRPr="00DB397A">
          <w:rPr>
            <w:rFonts w:ascii="Times New Roman" w:eastAsia="Times New Roman" w:hAnsi="Times New Roman" w:cs="Times New Roman"/>
            <w:color w:val="FF0000"/>
            <w:sz w:val="24"/>
            <w:szCs w:val="24"/>
            <w:u w:val="single"/>
          </w:rPr>
          <w:t>The system must have access to online bakery ordering system .</w:t>
        </w:r>
      </w:ins>
    </w:p>
    <w:p w14:paraId="0B50AC93" w14:textId="77777777" w:rsidR="007F709E" w:rsidRPr="00DB397A" w:rsidRDefault="007F709E" w:rsidP="007F709E">
      <w:pPr>
        <w:spacing w:before="100" w:beforeAutospacing="1" w:after="100" w:afterAutospacing="1" w:line="240" w:lineRule="auto"/>
        <w:ind w:left="720"/>
        <w:rPr>
          <w:ins w:id="3134" w:author="SHAHZAIB KHAN" w:date="2026-10-07T21:10:00Z"/>
          <w:rFonts w:ascii="Times New Roman" w:eastAsia="Times New Roman" w:hAnsi="Times New Roman" w:cs="Times New Roman"/>
          <w:b/>
          <w:bCs/>
          <w:color w:val="FF0000"/>
          <w:sz w:val="24"/>
          <w:szCs w:val="24"/>
          <w:u w:val="single"/>
        </w:rPr>
      </w:pPr>
      <w:ins w:id="3135" w:author="SHAHZAIB KHAN" w:date="2026-10-07T21:10:00Z">
        <w:r w:rsidRPr="00DB397A">
          <w:rPr>
            <w:rFonts w:ascii="Times New Roman" w:eastAsia="Times New Roman" w:hAnsi="Times New Roman" w:cs="Times New Roman"/>
            <w:b/>
            <w:bCs/>
            <w:color w:val="FF0000"/>
            <w:sz w:val="24"/>
            <w:szCs w:val="24"/>
            <w:u w:val="single"/>
          </w:rPr>
          <w:t xml:space="preserve"> Success Scenario:</w:t>
        </w:r>
      </w:ins>
    </w:p>
    <w:p w14:paraId="30F94CFC" w14:textId="77777777" w:rsidR="007F709E" w:rsidRPr="00DB397A" w:rsidRDefault="007F709E" w:rsidP="007F709E">
      <w:pPr>
        <w:numPr>
          <w:ilvl w:val="0"/>
          <w:numId w:val="81"/>
        </w:numPr>
        <w:spacing w:before="100" w:beforeAutospacing="1" w:after="100" w:afterAutospacing="1" w:line="240" w:lineRule="auto"/>
        <w:rPr>
          <w:ins w:id="3136" w:author="SHAHZAIB KHAN" w:date="2026-10-07T21:10:00Z"/>
          <w:rFonts w:ascii="Times New Roman" w:eastAsia="Times New Roman" w:hAnsi="Times New Roman" w:cs="Times New Roman"/>
          <w:color w:val="FF0000"/>
          <w:sz w:val="24"/>
          <w:szCs w:val="24"/>
          <w:u w:val="single"/>
        </w:rPr>
      </w:pPr>
      <w:ins w:id="3137" w:author="SHAHZAIB KHAN" w:date="2026-10-07T21:10:00Z">
        <w:r w:rsidRPr="00DB397A">
          <w:rPr>
            <w:rFonts w:ascii="Times New Roman" w:eastAsia="Times New Roman" w:hAnsi="Times New Roman" w:cs="Times New Roman"/>
            <w:color w:val="FF0000"/>
            <w:sz w:val="24"/>
            <w:szCs w:val="24"/>
            <w:u w:val="single"/>
          </w:rPr>
          <w:t>Customer opens the website “ online bakery ordering system”.</w:t>
        </w:r>
      </w:ins>
    </w:p>
    <w:p w14:paraId="670B2142" w14:textId="77777777" w:rsidR="007F709E" w:rsidRPr="00DB397A" w:rsidRDefault="007F709E" w:rsidP="007F709E">
      <w:pPr>
        <w:numPr>
          <w:ilvl w:val="0"/>
          <w:numId w:val="81"/>
        </w:numPr>
        <w:spacing w:before="100" w:beforeAutospacing="1" w:after="100" w:afterAutospacing="1" w:line="240" w:lineRule="auto"/>
        <w:rPr>
          <w:ins w:id="3138" w:author="SHAHZAIB KHAN" w:date="2026-10-07T21:10:00Z"/>
          <w:rFonts w:ascii="Times New Roman" w:eastAsia="Times New Roman" w:hAnsi="Times New Roman" w:cs="Times New Roman"/>
          <w:color w:val="FF0000"/>
          <w:sz w:val="24"/>
          <w:szCs w:val="24"/>
          <w:u w:val="single"/>
        </w:rPr>
      </w:pPr>
      <w:ins w:id="3139" w:author="SHAHZAIB KHAN" w:date="2026-10-07T21:10:00Z">
        <w:r w:rsidRPr="00DB397A">
          <w:rPr>
            <w:rFonts w:ascii="Times New Roman" w:eastAsia="Times New Roman" w:hAnsi="Times New Roman" w:cs="Times New Roman"/>
            <w:color w:val="FF0000"/>
            <w:sz w:val="24"/>
            <w:szCs w:val="24"/>
            <w:u w:val="single"/>
          </w:rPr>
          <w:t>System displays the categories and item with available items.</w:t>
        </w:r>
      </w:ins>
    </w:p>
    <w:p w14:paraId="3107C648" w14:textId="77777777" w:rsidR="007F709E" w:rsidRPr="00DB397A" w:rsidRDefault="007F709E" w:rsidP="007F709E">
      <w:pPr>
        <w:numPr>
          <w:ilvl w:val="0"/>
          <w:numId w:val="81"/>
        </w:numPr>
        <w:spacing w:before="100" w:beforeAutospacing="1" w:after="100" w:afterAutospacing="1" w:line="240" w:lineRule="auto"/>
        <w:rPr>
          <w:ins w:id="3140" w:author="SHAHZAIB KHAN" w:date="2026-10-07T21:10:00Z"/>
          <w:rFonts w:ascii="Times New Roman" w:eastAsia="Times New Roman" w:hAnsi="Times New Roman" w:cs="Times New Roman"/>
          <w:color w:val="FF0000"/>
          <w:sz w:val="24"/>
          <w:szCs w:val="24"/>
          <w:u w:val="single"/>
        </w:rPr>
      </w:pPr>
      <w:ins w:id="3141" w:author="SHAHZAIB KHAN" w:date="2026-10-07T21:10:00Z">
        <w:r w:rsidRPr="00DB397A">
          <w:rPr>
            <w:rFonts w:ascii="Times New Roman" w:eastAsia="Times New Roman" w:hAnsi="Times New Roman" w:cs="Times New Roman"/>
            <w:color w:val="FF0000"/>
            <w:sz w:val="24"/>
            <w:szCs w:val="24"/>
            <w:u w:val="single"/>
          </w:rPr>
          <w:t xml:space="preserve">Customer selcts a catergory </w:t>
        </w:r>
      </w:ins>
    </w:p>
    <w:p w14:paraId="124E81D0" w14:textId="77777777" w:rsidR="007F709E" w:rsidRPr="00DB397A" w:rsidRDefault="007F709E" w:rsidP="007F709E">
      <w:pPr>
        <w:numPr>
          <w:ilvl w:val="0"/>
          <w:numId w:val="81"/>
        </w:numPr>
        <w:spacing w:before="100" w:beforeAutospacing="1" w:after="100" w:afterAutospacing="1" w:line="240" w:lineRule="auto"/>
        <w:rPr>
          <w:ins w:id="3142" w:author="SHAHZAIB KHAN" w:date="2026-10-07T21:10:00Z"/>
          <w:rFonts w:ascii="Times New Roman" w:eastAsia="Times New Roman" w:hAnsi="Times New Roman" w:cs="Times New Roman"/>
          <w:color w:val="FF0000"/>
          <w:sz w:val="24"/>
          <w:szCs w:val="24"/>
          <w:u w:val="single"/>
        </w:rPr>
      </w:pPr>
      <w:ins w:id="3143" w:author="SHAHZAIB KHAN" w:date="2026-10-07T21:10:00Z">
        <w:r w:rsidRPr="00DB397A">
          <w:rPr>
            <w:rFonts w:ascii="Times New Roman" w:eastAsia="Times New Roman" w:hAnsi="Times New Roman" w:cs="Times New Roman"/>
            <w:color w:val="FF0000"/>
            <w:sz w:val="24"/>
            <w:szCs w:val="24"/>
            <w:u w:val="single"/>
          </w:rPr>
          <w:t xml:space="preserve">System shows the items included in that category </w:t>
        </w:r>
      </w:ins>
    </w:p>
    <w:p w14:paraId="68D6D13E" w14:textId="77777777" w:rsidR="007F709E" w:rsidRPr="00DB397A" w:rsidRDefault="007F709E" w:rsidP="007F709E">
      <w:pPr>
        <w:numPr>
          <w:ilvl w:val="0"/>
          <w:numId w:val="81"/>
        </w:numPr>
        <w:spacing w:before="100" w:beforeAutospacing="1" w:after="100" w:afterAutospacing="1" w:line="240" w:lineRule="auto"/>
        <w:rPr>
          <w:ins w:id="3144" w:author="SHAHZAIB KHAN" w:date="2026-10-07T21:10:00Z"/>
          <w:rFonts w:ascii="Times New Roman" w:eastAsia="Times New Roman" w:hAnsi="Times New Roman" w:cs="Times New Roman"/>
          <w:color w:val="FF0000"/>
          <w:sz w:val="24"/>
          <w:szCs w:val="24"/>
          <w:u w:val="single"/>
        </w:rPr>
      </w:pPr>
      <w:ins w:id="3145" w:author="SHAHZAIB KHAN" w:date="2026-10-07T21:10:00Z">
        <w:r w:rsidRPr="00DB397A">
          <w:rPr>
            <w:rFonts w:ascii="Times New Roman" w:eastAsia="Times New Roman" w:hAnsi="Times New Roman" w:cs="Times New Roman"/>
            <w:color w:val="FF0000"/>
            <w:sz w:val="24"/>
            <w:szCs w:val="24"/>
            <w:u w:val="single"/>
          </w:rPr>
          <w:t>System shows the available items with its name , price and other details.</w:t>
        </w:r>
      </w:ins>
    </w:p>
    <w:p w14:paraId="142618B5" w14:textId="77777777" w:rsidR="007F709E" w:rsidRPr="00DB397A" w:rsidRDefault="007F709E" w:rsidP="007F709E">
      <w:pPr>
        <w:numPr>
          <w:ilvl w:val="0"/>
          <w:numId w:val="81"/>
        </w:numPr>
        <w:spacing w:before="100" w:beforeAutospacing="1" w:after="100" w:afterAutospacing="1" w:line="240" w:lineRule="auto"/>
        <w:rPr>
          <w:ins w:id="3146" w:author="SHAHZAIB KHAN" w:date="2026-10-07T21:10:00Z"/>
          <w:rFonts w:ascii="Times New Roman" w:eastAsia="Times New Roman" w:hAnsi="Times New Roman" w:cs="Times New Roman"/>
          <w:color w:val="FF0000"/>
          <w:sz w:val="24"/>
          <w:szCs w:val="24"/>
          <w:u w:val="single"/>
        </w:rPr>
      </w:pPr>
      <w:ins w:id="3147" w:author="SHAHZAIB KHAN" w:date="2026-10-07T21:10:00Z">
        <w:r w:rsidRPr="00DB397A">
          <w:rPr>
            <w:rFonts w:ascii="Times New Roman" w:eastAsia="Times New Roman" w:hAnsi="Times New Roman" w:cs="Times New Roman"/>
            <w:color w:val="FF0000"/>
            <w:sz w:val="24"/>
            <w:szCs w:val="24"/>
            <w:u w:val="single"/>
          </w:rPr>
          <w:t>Customer view the categories and items .</w:t>
        </w:r>
      </w:ins>
    </w:p>
    <w:p w14:paraId="148EA1C9" w14:textId="77777777" w:rsidR="007F709E" w:rsidRPr="00DB397A" w:rsidRDefault="007F709E" w:rsidP="007F709E">
      <w:pPr>
        <w:spacing w:before="100" w:beforeAutospacing="1" w:after="100" w:afterAutospacing="1" w:line="240" w:lineRule="auto"/>
        <w:ind w:left="720"/>
        <w:rPr>
          <w:ins w:id="3148" w:author="SHAHZAIB KHAN" w:date="2026-10-07T21:10:00Z"/>
          <w:rFonts w:ascii="Times New Roman" w:eastAsia="Times New Roman" w:hAnsi="Times New Roman" w:cs="Times New Roman"/>
          <w:color w:val="FF0000"/>
          <w:sz w:val="24"/>
          <w:szCs w:val="24"/>
          <w:u w:val="single"/>
        </w:rPr>
      </w:pPr>
      <w:ins w:id="3149" w:author="SHAHZAIB KHAN" w:date="2026-10-07T21:10:00Z">
        <w:r w:rsidRPr="00DB397A">
          <w:rPr>
            <w:rFonts w:ascii="Times New Roman" w:eastAsia="Times New Roman" w:hAnsi="Times New Roman" w:cs="Times New Roman"/>
            <w:b/>
            <w:bCs/>
            <w:color w:val="FF0000"/>
            <w:sz w:val="24"/>
            <w:szCs w:val="24"/>
            <w:u w:val="single"/>
          </w:rPr>
          <w:t>4. Alternative Scenario:</w:t>
        </w:r>
      </w:ins>
    </w:p>
    <w:p w14:paraId="3EE1612E" w14:textId="77777777" w:rsidR="007F709E" w:rsidRPr="00DB397A" w:rsidRDefault="007F709E" w:rsidP="007F709E">
      <w:pPr>
        <w:spacing w:before="100" w:beforeAutospacing="1" w:after="100" w:afterAutospacing="1" w:line="240" w:lineRule="auto"/>
        <w:ind w:left="720"/>
        <w:rPr>
          <w:ins w:id="3150" w:author="SHAHZAIB KHAN" w:date="2026-10-07T21:10:00Z"/>
          <w:rFonts w:ascii="Times New Roman" w:eastAsia="Times New Roman" w:hAnsi="Times New Roman" w:cs="Times New Roman"/>
          <w:color w:val="FF0000"/>
          <w:sz w:val="24"/>
          <w:szCs w:val="24"/>
          <w:u w:val="single"/>
        </w:rPr>
      </w:pPr>
      <w:ins w:id="3151" w:author="SHAHZAIB KHAN" w:date="2026-10-07T21:10:00Z">
        <w:r w:rsidRPr="00DB397A">
          <w:rPr>
            <w:rFonts w:ascii="Times New Roman" w:eastAsia="Times New Roman" w:hAnsi="Times New Roman" w:cs="Times New Roman"/>
            <w:b/>
            <w:bCs/>
            <w:color w:val="FF0000"/>
            <w:sz w:val="24"/>
            <w:szCs w:val="24"/>
            <w:u w:val="single"/>
          </w:rPr>
          <w:t xml:space="preserve">4.1. No items available </w:t>
        </w:r>
      </w:ins>
    </w:p>
    <w:p w14:paraId="6759EE49" w14:textId="77777777" w:rsidR="007F709E" w:rsidRPr="00DB397A" w:rsidRDefault="007F709E" w:rsidP="007F709E">
      <w:pPr>
        <w:numPr>
          <w:ilvl w:val="0"/>
          <w:numId w:val="82"/>
        </w:numPr>
        <w:spacing w:before="100" w:beforeAutospacing="1" w:after="100" w:afterAutospacing="1" w:line="240" w:lineRule="auto"/>
        <w:rPr>
          <w:ins w:id="3152" w:author="SHAHZAIB KHAN" w:date="2026-10-07T21:10:00Z"/>
          <w:rFonts w:ascii="Times New Roman" w:eastAsia="Times New Roman" w:hAnsi="Times New Roman" w:cs="Times New Roman"/>
          <w:color w:val="FF0000"/>
          <w:sz w:val="24"/>
          <w:szCs w:val="24"/>
          <w:u w:val="single"/>
        </w:rPr>
      </w:pPr>
      <w:ins w:id="3153" w:author="SHAHZAIB KHAN" w:date="2026-10-07T21:10:00Z">
        <w:r w:rsidRPr="00DB397A">
          <w:rPr>
            <w:rFonts w:ascii="Times New Roman" w:eastAsia="Times New Roman" w:hAnsi="Times New Roman" w:cs="Times New Roman"/>
            <w:color w:val="FF0000"/>
            <w:sz w:val="24"/>
            <w:szCs w:val="24"/>
            <w:u w:val="single"/>
          </w:rPr>
          <w:t xml:space="preserve">Customer selects a category </w:t>
        </w:r>
      </w:ins>
    </w:p>
    <w:p w14:paraId="001758CA" w14:textId="77777777" w:rsidR="007F709E" w:rsidRPr="00DB397A" w:rsidRDefault="007F709E" w:rsidP="007F709E">
      <w:pPr>
        <w:numPr>
          <w:ilvl w:val="0"/>
          <w:numId w:val="82"/>
        </w:numPr>
        <w:spacing w:before="100" w:beforeAutospacing="1" w:after="100" w:afterAutospacing="1" w:line="240" w:lineRule="auto"/>
        <w:rPr>
          <w:ins w:id="3154" w:author="SHAHZAIB KHAN" w:date="2026-10-07T21:10:00Z"/>
          <w:rFonts w:ascii="Times New Roman" w:eastAsia="Times New Roman" w:hAnsi="Times New Roman" w:cs="Times New Roman"/>
          <w:color w:val="FF0000"/>
          <w:sz w:val="24"/>
          <w:szCs w:val="24"/>
          <w:u w:val="single"/>
        </w:rPr>
      </w:pPr>
      <w:ins w:id="3155" w:author="SHAHZAIB KHAN" w:date="2026-10-07T21:10:00Z">
        <w:r w:rsidRPr="00DB397A">
          <w:rPr>
            <w:rFonts w:ascii="Times New Roman" w:eastAsia="Times New Roman" w:hAnsi="Times New Roman" w:cs="Times New Roman"/>
            <w:color w:val="FF0000"/>
            <w:sz w:val="24"/>
            <w:szCs w:val="24"/>
            <w:u w:val="single"/>
          </w:rPr>
          <w:t>System checks the category so no item is present .</w:t>
        </w:r>
      </w:ins>
    </w:p>
    <w:p w14:paraId="1AB5F0F0" w14:textId="77777777" w:rsidR="007F709E" w:rsidRPr="00DB397A" w:rsidRDefault="007F709E" w:rsidP="007F709E">
      <w:pPr>
        <w:numPr>
          <w:ilvl w:val="0"/>
          <w:numId w:val="82"/>
        </w:numPr>
        <w:spacing w:before="100" w:beforeAutospacing="1" w:after="100" w:afterAutospacing="1" w:line="240" w:lineRule="auto"/>
        <w:rPr>
          <w:ins w:id="3156" w:author="SHAHZAIB KHAN" w:date="2026-10-07T21:10:00Z"/>
          <w:rFonts w:ascii="Times New Roman" w:eastAsia="Times New Roman" w:hAnsi="Times New Roman" w:cs="Times New Roman"/>
          <w:color w:val="FF0000"/>
          <w:sz w:val="24"/>
          <w:szCs w:val="24"/>
          <w:u w:val="single"/>
        </w:rPr>
      </w:pPr>
      <w:ins w:id="3157" w:author="SHAHZAIB KHAN" w:date="2026-10-07T21:10:00Z">
        <w:r w:rsidRPr="00DB397A">
          <w:rPr>
            <w:rFonts w:ascii="Times New Roman" w:eastAsia="Times New Roman" w:hAnsi="Times New Roman" w:cs="Times New Roman"/>
            <w:color w:val="FF0000"/>
            <w:sz w:val="24"/>
            <w:szCs w:val="24"/>
            <w:u w:val="single"/>
          </w:rPr>
          <w:t>System displays “ No item available”.</w:t>
        </w:r>
      </w:ins>
    </w:p>
    <w:p w14:paraId="50E8D977" w14:textId="77777777" w:rsidR="007F709E" w:rsidRPr="00DB397A" w:rsidRDefault="007F709E" w:rsidP="007F709E">
      <w:pPr>
        <w:spacing w:before="100" w:beforeAutospacing="1" w:after="100" w:afterAutospacing="1" w:line="240" w:lineRule="auto"/>
        <w:ind w:left="720"/>
        <w:rPr>
          <w:ins w:id="3158" w:author="SHAHZAIB KHAN" w:date="2026-10-07T21:10:00Z"/>
          <w:rFonts w:ascii="Times New Roman" w:eastAsia="Times New Roman" w:hAnsi="Times New Roman" w:cs="Times New Roman"/>
          <w:b/>
          <w:bCs/>
          <w:color w:val="FF0000"/>
          <w:sz w:val="24"/>
          <w:szCs w:val="24"/>
          <w:u w:val="single"/>
        </w:rPr>
      </w:pPr>
      <w:ins w:id="3159" w:author="SHAHZAIB KHAN" w:date="2026-10-07T21:10:00Z">
        <w:r w:rsidRPr="00DB397A">
          <w:rPr>
            <w:rFonts w:ascii="Times New Roman" w:eastAsia="Times New Roman" w:hAnsi="Times New Roman" w:cs="Times New Roman"/>
            <w:b/>
            <w:bCs/>
            <w:color w:val="FF0000"/>
            <w:sz w:val="24"/>
            <w:szCs w:val="24"/>
            <w:u w:val="single"/>
          </w:rPr>
          <w:t>Postcondition:</w:t>
        </w:r>
      </w:ins>
    </w:p>
    <w:p w14:paraId="0FEB8D24" w14:textId="77777777" w:rsidR="007F709E" w:rsidRPr="00DB397A" w:rsidRDefault="007F709E" w:rsidP="007F709E">
      <w:pPr>
        <w:numPr>
          <w:ilvl w:val="0"/>
          <w:numId w:val="80"/>
        </w:numPr>
        <w:spacing w:before="100" w:beforeAutospacing="1" w:after="100" w:afterAutospacing="1" w:line="240" w:lineRule="auto"/>
        <w:rPr>
          <w:ins w:id="3160" w:author="SHAHZAIB KHAN" w:date="2026-10-07T21:10:00Z"/>
          <w:rFonts w:ascii="Times New Roman" w:eastAsia="Times New Roman" w:hAnsi="Times New Roman" w:cs="Times New Roman"/>
          <w:color w:val="FF0000"/>
          <w:sz w:val="24"/>
          <w:szCs w:val="24"/>
          <w:u w:val="single"/>
        </w:rPr>
      </w:pPr>
      <w:ins w:id="3161" w:author="SHAHZAIB KHAN" w:date="2026-10-07T21:10:00Z">
        <w:r w:rsidRPr="00DB397A">
          <w:rPr>
            <w:rFonts w:ascii="Times New Roman" w:eastAsia="Times New Roman" w:hAnsi="Times New Roman" w:cs="Times New Roman"/>
            <w:color w:val="FF0000"/>
            <w:sz w:val="24"/>
            <w:szCs w:val="24"/>
            <w:u w:val="single"/>
          </w:rPr>
          <w:t xml:space="preserve">Customer view the category and available items </w:t>
        </w:r>
      </w:ins>
    </w:p>
    <w:p w14:paraId="5A924890" w14:textId="45291478" w:rsidR="007F709E" w:rsidRPr="00DB397A" w:rsidRDefault="007F709E" w:rsidP="007F709E">
      <w:pPr>
        <w:numPr>
          <w:ilvl w:val="0"/>
          <w:numId w:val="80"/>
        </w:numPr>
        <w:spacing w:before="100" w:beforeAutospacing="1" w:after="100" w:afterAutospacing="1" w:line="240" w:lineRule="auto"/>
        <w:rPr>
          <w:ins w:id="3162" w:author="SHAHZAIB KHAN" w:date="2026-10-07T21:10:00Z"/>
          <w:rFonts w:ascii="Times New Roman" w:eastAsia="Times New Roman" w:hAnsi="Times New Roman" w:cs="Times New Roman"/>
          <w:color w:val="FF0000"/>
          <w:sz w:val="24"/>
          <w:szCs w:val="24"/>
          <w:u w:val="single"/>
        </w:rPr>
      </w:pPr>
      <w:ins w:id="3163" w:author="SHAHZAIB KHAN" w:date="2026-10-07T21:10:00Z">
        <w:r w:rsidRPr="00DB397A">
          <w:rPr>
            <w:rFonts w:ascii="Times New Roman" w:eastAsia="Times New Roman" w:hAnsi="Times New Roman" w:cs="Times New Roman"/>
            <w:color w:val="FF0000"/>
            <w:sz w:val="24"/>
            <w:szCs w:val="24"/>
            <w:u w:val="single"/>
          </w:rPr>
          <w:t xml:space="preserve">The items with </w:t>
        </w:r>
        <w:r w:rsidRPr="00DB397A">
          <w:rPr>
            <w:rFonts w:ascii="Times New Roman" w:eastAsia="Times New Roman" w:hAnsi="Times New Roman" w:cs="Times New Roman"/>
            <w:color w:val="FF0000"/>
            <w:sz w:val="24"/>
            <w:szCs w:val="24"/>
            <w:rPrChange w:id="3164" w:author="SHAHZAIB KHAN" w:date="2026-10-07T21:51:00Z">
              <w:rPr>
                <w:rFonts w:ascii="Times New Roman" w:eastAsia="Times New Roman" w:hAnsi="Times New Roman" w:cs="Times New Roman"/>
                <w:sz w:val="24"/>
                <w:szCs w:val="24"/>
                <w:u w:val="single"/>
              </w:rPr>
            </w:rPrChange>
          </w:rPr>
          <w:t>names</w:t>
        </w:r>
      </w:ins>
      <w:ins w:id="3165" w:author="SHAHZAIB KHAN" w:date="2026-10-07T21:51:00Z">
        <w:r w:rsidR="000F180E" w:rsidRPr="00DB397A">
          <w:rPr>
            <w:rFonts w:ascii="Times New Roman" w:eastAsia="Times New Roman" w:hAnsi="Times New Roman" w:cs="Times New Roman"/>
            <w:color w:val="FF0000"/>
            <w:sz w:val="24"/>
            <w:szCs w:val="24"/>
            <w:u w:val="single"/>
          </w:rPr>
          <w:t xml:space="preserve"> </w:t>
        </w:r>
      </w:ins>
      <w:ins w:id="3166" w:author="SHAHZAIB KHAN" w:date="2026-10-07T21:10:00Z">
        <w:r w:rsidRPr="00DB397A">
          <w:rPr>
            <w:rFonts w:ascii="Times New Roman" w:eastAsia="Times New Roman" w:hAnsi="Times New Roman" w:cs="Times New Roman"/>
            <w:color w:val="FF0000"/>
            <w:sz w:val="24"/>
            <w:szCs w:val="24"/>
            <w:u w:val="single"/>
          </w:rPr>
          <w:t>, prices displayed.</w:t>
        </w:r>
      </w:ins>
    </w:p>
    <w:p w14:paraId="38F695C7" w14:textId="77777777" w:rsidR="007F709E" w:rsidRPr="00DB397A" w:rsidRDefault="007F709E" w:rsidP="007F709E">
      <w:pPr>
        <w:spacing w:before="100" w:beforeAutospacing="1" w:after="100" w:afterAutospacing="1" w:line="240" w:lineRule="auto"/>
        <w:ind w:left="720"/>
        <w:rPr>
          <w:ins w:id="3167" w:author="SHAHZAIB KHAN" w:date="2026-10-07T21:10:00Z"/>
          <w:rFonts w:ascii="Times New Roman" w:eastAsia="Times New Roman" w:hAnsi="Times New Roman" w:cs="Times New Roman"/>
          <w:color w:val="FF0000"/>
          <w:sz w:val="24"/>
          <w:szCs w:val="24"/>
          <w:u w:val="single"/>
        </w:rPr>
      </w:pPr>
      <w:ins w:id="3168" w:author="SHAHZAIB KHAN" w:date="2026-10-07T21:10:00Z">
        <w:r w:rsidRPr="00DB397A">
          <w:rPr>
            <w:rFonts w:ascii="Times New Roman" w:eastAsia="Times New Roman" w:hAnsi="Times New Roman" w:cs="Times New Roman"/>
            <w:b/>
            <w:bCs/>
            <w:color w:val="FF0000"/>
            <w:sz w:val="24"/>
            <w:szCs w:val="24"/>
            <w:u w:val="single"/>
          </w:rPr>
          <w:t xml:space="preserve">User stories: </w:t>
        </w:r>
      </w:ins>
    </w:p>
    <w:p w14:paraId="66DCC87C" w14:textId="63A1016A" w:rsidR="007F709E" w:rsidRPr="00DB397A" w:rsidRDefault="007F709E" w:rsidP="007F709E">
      <w:pPr>
        <w:spacing w:before="100" w:beforeAutospacing="1" w:after="100" w:afterAutospacing="1" w:line="240" w:lineRule="auto"/>
        <w:ind w:left="720"/>
        <w:rPr>
          <w:ins w:id="3169" w:author="SHAHZAIB KHAN" w:date="2026-10-07T21:10:00Z"/>
          <w:rFonts w:ascii="Times New Roman" w:eastAsia="Times New Roman" w:hAnsi="Times New Roman" w:cs="Times New Roman"/>
          <w:b/>
          <w:bCs/>
          <w:color w:val="FF0000"/>
          <w:sz w:val="24"/>
          <w:szCs w:val="24"/>
          <w:u w:val="single"/>
        </w:rPr>
      </w:pPr>
      <w:ins w:id="3170" w:author="SHAHZAIB KHAN" w:date="2026-10-07T21:10:00Z">
        <w:r w:rsidRPr="00DB397A">
          <w:rPr>
            <w:rFonts w:ascii="Times New Roman" w:eastAsia="Times New Roman" w:hAnsi="Times New Roman" w:cs="Times New Roman"/>
            <w:b/>
            <w:bCs/>
            <w:color w:val="FF0000"/>
            <w:sz w:val="24"/>
            <w:szCs w:val="24"/>
            <w:u w:val="single"/>
          </w:rPr>
          <w:t xml:space="preserve">User story #1: </w:t>
        </w:r>
        <w:r w:rsidRPr="00DB397A">
          <w:rPr>
            <w:rFonts w:ascii="Times New Roman" w:eastAsia="Times New Roman" w:hAnsi="Times New Roman" w:cs="Times New Roman"/>
            <w:color w:val="FF0000"/>
            <w:sz w:val="24"/>
            <w:szCs w:val="24"/>
            <w:u w:val="single"/>
          </w:rPr>
          <w:t>view item detail</w:t>
        </w:r>
      </w:ins>
      <w:ins w:id="3171" w:author="SHAHZAIB KHAN" w:date="2026-10-07T21:51:00Z">
        <w:r w:rsidR="000F180E" w:rsidRPr="00DB397A">
          <w:rPr>
            <w:rFonts w:ascii="Times New Roman" w:eastAsia="Times New Roman" w:hAnsi="Times New Roman" w:cs="Times New Roman"/>
            <w:color w:val="FF0000"/>
            <w:sz w:val="24"/>
            <w:szCs w:val="24"/>
            <w:u w:val="single"/>
          </w:rPr>
          <w:t>s</w:t>
        </w:r>
      </w:ins>
    </w:p>
    <w:p w14:paraId="3F042B0B" w14:textId="77777777" w:rsidR="007F709E" w:rsidRPr="00DB397A" w:rsidRDefault="007F709E" w:rsidP="007F709E">
      <w:pPr>
        <w:spacing w:before="100" w:beforeAutospacing="1" w:after="100" w:afterAutospacing="1" w:line="240" w:lineRule="auto"/>
        <w:ind w:left="720"/>
        <w:rPr>
          <w:ins w:id="3172" w:author="SHAHZAIB KHAN" w:date="2026-10-07T21:10:00Z"/>
          <w:rFonts w:ascii="Times New Roman" w:eastAsia="Times New Roman" w:hAnsi="Times New Roman" w:cs="Times New Roman"/>
          <w:color w:val="FF0000"/>
          <w:sz w:val="24"/>
          <w:szCs w:val="24"/>
          <w:u w:val="single"/>
        </w:rPr>
      </w:pPr>
      <w:ins w:id="3173" w:author="SHAHZAIB KHAN" w:date="2026-10-07T21:10:00Z">
        <w:r w:rsidRPr="00DB397A">
          <w:rPr>
            <w:rFonts w:ascii="Times New Roman" w:eastAsia="Times New Roman" w:hAnsi="Times New Roman" w:cs="Times New Roman"/>
            <w:color w:val="FF0000"/>
            <w:sz w:val="24"/>
            <w:szCs w:val="24"/>
            <w:u w:val="single"/>
          </w:rPr>
          <w:t xml:space="preserve">As a customer, I want to see the item with names, prices, and details so that I can go ahead with the selecting of my orders. </w:t>
        </w:r>
      </w:ins>
    </w:p>
    <w:p w14:paraId="1DF4115A" w14:textId="77777777" w:rsidR="007F709E" w:rsidRPr="00DB397A" w:rsidRDefault="007F709E" w:rsidP="007F709E">
      <w:pPr>
        <w:spacing w:before="100" w:beforeAutospacing="1" w:after="100" w:afterAutospacing="1" w:line="240" w:lineRule="auto"/>
        <w:ind w:left="720"/>
        <w:rPr>
          <w:ins w:id="3174" w:author="SHAHZAIB KHAN" w:date="2026-10-07T21:10:00Z"/>
          <w:rFonts w:ascii="Times New Roman" w:eastAsia="Times New Roman" w:hAnsi="Times New Roman" w:cs="Times New Roman"/>
          <w:color w:val="FF0000"/>
          <w:sz w:val="24"/>
          <w:szCs w:val="24"/>
          <w:u w:val="single"/>
        </w:rPr>
      </w:pPr>
    </w:p>
    <w:p w14:paraId="374A60B2" w14:textId="77777777" w:rsidR="007F709E" w:rsidRPr="00DB397A" w:rsidRDefault="007F709E" w:rsidP="007F709E">
      <w:pPr>
        <w:spacing w:before="100" w:beforeAutospacing="1" w:after="100" w:afterAutospacing="1" w:line="240" w:lineRule="auto"/>
        <w:ind w:left="720"/>
        <w:rPr>
          <w:ins w:id="3175" w:author="SHAHZAIB KHAN" w:date="2026-10-07T21:10:00Z"/>
          <w:rFonts w:ascii="Times New Roman" w:eastAsia="Times New Roman" w:hAnsi="Times New Roman" w:cs="Times New Roman"/>
          <w:color w:val="FF0000"/>
          <w:sz w:val="24"/>
          <w:szCs w:val="24"/>
          <w:u w:val="single"/>
        </w:rPr>
      </w:pPr>
      <w:ins w:id="3176" w:author="SHAHZAIB KHAN" w:date="2026-10-07T21:10:00Z">
        <w:r w:rsidRPr="00DB397A">
          <w:rPr>
            <w:rFonts w:ascii="Times New Roman" w:eastAsia="Times New Roman" w:hAnsi="Times New Roman" w:cs="Times New Roman"/>
            <w:b/>
            <w:bCs/>
            <w:color w:val="FF0000"/>
            <w:sz w:val="24"/>
            <w:szCs w:val="24"/>
            <w:u w:val="single"/>
          </w:rPr>
          <w:t>Acceptance Criteria:</w:t>
        </w:r>
      </w:ins>
    </w:p>
    <w:p w14:paraId="3B6C4C94" w14:textId="77777777" w:rsidR="007F709E" w:rsidRPr="00DB397A" w:rsidRDefault="007F709E" w:rsidP="007F709E">
      <w:pPr>
        <w:numPr>
          <w:ilvl w:val="0"/>
          <w:numId w:val="85"/>
        </w:numPr>
        <w:spacing w:before="100" w:beforeAutospacing="1" w:after="100" w:afterAutospacing="1" w:line="240" w:lineRule="auto"/>
        <w:rPr>
          <w:ins w:id="3177" w:author="SHAHZAIB KHAN" w:date="2026-10-07T21:10:00Z"/>
          <w:rFonts w:ascii="Times New Roman" w:eastAsia="Times New Roman" w:hAnsi="Times New Roman" w:cs="Times New Roman"/>
          <w:color w:val="FF0000"/>
          <w:sz w:val="24"/>
          <w:szCs w:val="24"/>
          <w:u w:val="single"/>
        </w:rPr>
      </w:pPr>
      <w:ins w:id="3178" w:author="SHAHZAIB KHAN" w:date="2026-10-07T21:10:00Z">
        <w:r w:rsidRPr="00DB397A">
          <w:rPr>
            <w:rFonts w:ascii="Times New Roman" w:eastAsia="Times New Roman" w:hAnsi="Times New Roman" w:cs="Times New Roman"/>
            <w:b/>
            <w:bCs/>
            <w:color w:val="FF0000"/>
            <w:sz w:val="24"/>
            <w:szCs w:val="24"/>
            <w:u w:val="single"/>
          </w:rPr>
          <w:t xml:space="preserve">Scenario: </w:t>
        </w:r>
        <w:r w:rsidRPr="00DB397A">
          <w:rPr>
            <w:rFonts w:ascii="Times New Roman" w:eastAsia="Times New Roman" w:hAnsi="Times New Roman" w:cs="Times New Roman"/>
            <w:color w:val="FF0000"/>
            <w:sz w:val="24"/>
            <w:szCs w:val="24"/>
            <w:u w:val="single"/>
          </w:rPr>
          <w:t>Successful view of categories and items.</w:t>
        </w:r>
      </w:ins>
    </w:p>
    <w:p w14:paraId="44C2A148" w14:textId="77777777" w:rsidR="007F709E" w:rsidRPr="00DB397A" w:rsidRDefault="007F709E" w:rsidP="007F709E">
      <w:pPr>
        <w:numPr>
          <w:ilvl w:val="0"/>
          <w:numId w:val="85"/>
        </w:numPr>
        <w:spacing w:before="100" w:beforeAutospacing="1" w:after="100" w:afterAutospacing="1" w:line="240" w:lineRule="auto"/>
        <w:rPr>
          <w:ins w:id="3179" w:author="SHAHZAIB KHAN" w:date="2026-10-07T21:10:00Z"/>
          <w:rFonts w:ascii="Times New Roman" w:eastAsia="Times New Roman" w:hAnsi="Times New Roman" w:cs="Times New Roman"/>
          <w:color w:val="FF0000"/>
          <w:sz w:val="24"/>
          <w:szCs w:val="24"/>
          <w:u w:val="single"/>
        </w:rPr>
      </w:pPr>
      <w:ins w:id="3180" w:author="SHAHZAIB KHAN" w:date="2026-10-07T21:10:00Z">
        <w:r w:rsidRPr="00DB397A">
          <w:rPr>
            <w:rFonts w:ascii="Times New Roman" w:eastAsia="Times New Roman" w:hAnsi="Times New Roman" w:cs="Times New Roman"/>
            <w:b/>
            <w:bCs/>
            <w:color w:val="FF0000"/>
            <w:sz w:val="24"/>
            <w:szCs w:val="24"/>
            <w:u w:val="single"/>
          </w:rPr>
          <w:t xml:space="preserve">Given: </w:t>
        </w:r>
        <w:r w:rsidRPr="00DB397A">
          <w:rPr>
            <w:rFonts w:ascii="Times New Roman" w:eastAsia="Times New Roman" w:hAnsi="Times New Roman" w:cs="Times New Roman"/>
            <w:color w:val="FF0000"/>
            <w:sz w:val="24"/>
            <w:szCs w:val="24"/>
            <w:u w:val="single"/>
          </w:rPr>
          <w:t>The customer is looking to view the categories and items in website.</w:t>
        </w:r>
      </w:ins>
    </w:p>
    <w:p w14:paraId="66D77952" w14:textId="4B4D9F5A" w:rsidR="00A66AA1" w:rsidRPr="00DB397A" w:rsidRDefault="007F709E" w:rsidP="007F709E">
      <w:pPr>
        <w:numPr>
          <w:ilvl w:val="0"/>
          <w:numId w:val="85"/>
        </w:numPr>
        <w:spacing w:before="100" w:beforeAutospacing="1" w:after="100" w:afterAutospacing="1" w:line="240" w:lineRule="auto"/>
        <w:rPr>
          <w:ins w:id="3181" w:author="SHAHZAIB KHAN" w:date="2026-10-07T21:10:00Z"/>
          <w:rFonts w:ascii="Times New Roman" w:eastAsia="Times New Roman" w:hAnsi="Times New Roman" w:cs="Times New Roman"/>
          <w:color w:val="FF0000"/>
          <w:sz w:val="24"/>
          <w:szCs w:val="24"/>
          <w:u w:val="single"/>
        </w:rPr>
      </w:pPr>
      <w:ins w:id="3182" w:author="SHAHZAIB KHAN" w:date="2026-10-07T21:10:00Z">
        <w:r w:rsidRPr="00DB397A">
          <w:rPr>
            <w:rFonts w:ascii="Times New Roman" w:eastAsia="Times New Roman" w:hAnsi="Times New Roman" w:cs="Times New Roman"/>
            <w:b/>
            <w:bCs/>
            <w:color w:val="FF0000"/>
            <w:sz w:val="24"/>
            <w:szCs w:val="24"/>
            <w:u w:val="single"/>
          </w:rPr>
          <w:t xml:space="preserve">Then: </w:t>
        </w:r>
        <w:r w:rsidRPr="00DB397A">
          <w:rPr>
            <w:rFonts w:ascii="Times New Roman" w:eastAsia="Times New Roman" w:hAnsi="Times New Roman" w:cs="Times New Roman"/>
            <w:color w:val="FF0000"/>
            <w:sz w:val="24"/>
            <w:szCs w:val="24"/>
            <w:u w:val="single"/>
          </w:rPr>
          <w:t>The system shows the name and  price of items .</w:t>
        </w:r>
      </w:ins>
    </w:p>
    <w:p w14:paraId="640AB3BB" w14:textId="77777777" w:rsidR="007F709E" w:rsidRPr="00DB397A" w:rsidRDefault="007F709E">
      <w:pPr>
        <w:numPr>
          <w:ilvl w:val="0"/>
          <w:numId w:val="85"/>
        </w:numPr>
        <w:spacing w:before="100" w:beforeAutospacing="1" w:after="100" w:afterAutospacing="1" w:line="240" w:lineRule="auto"/>
        <w:rPr>
          <w:ins w:id="3183" w:author="SHAHZAIB KHAN" w:date="2026-10-07T20:52:00Z"/>
          <w:rFonts w:ascii="Times New Roman" w:eastAsia="Times New Roman" w:hAnsi="Times New Roman" w:cs="Times New Roman"/>
          <w:color w:val="FF0000"/>
          <w:sz w:val="24"/>
          <w:szCs w:val="24"/>
          <w:u w:val="single"/>
        </w:rPr>
        <w:pPrChange w:id="3184" w:author="SHAHZAIB KHAN" w:date="2026-10-07T21:10:00Z">
          <w:pPr>
            <w:spacing w:before="100" w:beforeAutospacing="1" w:after="100" w:afterAutospacing="1" w:line="240" w:lineRule="auto"/>
            <w:ind w:left="720"/>
          </w:pPr>
        </w:pPrChange>
      </w:pPr>
    </w:p>
    <w:p w14:paraId="2372330C" w14:textId="4398CCA0" w:rsidR="00A66AA1" w:rsidRPr="00DB397A" w:rsidRDefault="00A66AA1" w:rsidP="00C526BA">
      <w:pPr>
        <w:spacing w:before="100" w:beforeAutospacing="1" w:after="100" w:afterAutospacing="1" w:line="240" w:lineRule="auto"/>
        <w:ind w:left="720"/>
        <w:rPr>
          <w:ins w:id="3185" w:author="SHAHZAIB KHAN" w:date="2026-10-07T21:00:00Z"/>
          <w:rFonts w:ascii="Times New Roman" w:eastAsia="Times New Roman" w:hAnsi="Times New Roman" w:cs="Times New Roman"/>
          <w:b/>
          <w:bCs/>
          <w:color w:val="FF0000"/>
          <w:sz w:val="24"/>
          <w:szCs w:val="24"/>
          <w:u w:val="single"/>
        </w:rPr>
      </w:pPr>
      <w:ins w:id="3186" w:author="SHAHZAIB KHAN" w:date="2026-10-07T20:52:00Z">
        <w:r w:rsidRPr="00DB397A">
          <w:rPr>
            <w:rFonts w:ascii="Times New Roman" w:eastAsia="Times New Roman" w:hAnsi="Times New Roman" w:cs="Times New Roman"/>
            <w:b/>
            <w:bCs/>
            <w:color w:val="FF0000"/>
            <w:sz w:val="24"/>
            <w:szCs w:val="24"/>
            <w:u w:val="single"/>
            <w:rPrChange w:id="3187" w:author="SHAHZAIB KHAN" w:date="2026-10-07T21:00:00Z">
              <w:rPr>
                <w:rFonts w:ascii="Times New Roman" w:eastAsia="Times New Roman" w:hAnsi="Times New Roman" w:cs="Times New Roman"/>
                <w:sz w:val="24"/>
                <w:szCs w:val="24"/>
                <w:u w:val="single"/>
              </w:rPr>
            </w:rPrChange>
          </w:rPr>
          <w:t>Use Case :06</w:t>
        </w:r>
      </w:ins>
    </w:p>
    <w:p w14:paraId="3EA46AD4" w14:textId="14E2A6D5" w:rsidR="007F709E" w:rsidRPr="00DB397A" w:rsidRDefault="007F709E" w:rsidP="007F709E">
      <w:pPr>
        <w:spacing w:before="100" w:beforeAutospacing="1" w:after="100" w:afterAutospacing="1" w:line="240" w:lineRule="auto"/>
        <w:ind w:left="720"/>
        <w:rPr>
          <w:ins w:id="3188" w:author="SHAHZAIB KHAN" w:date="2026-10-07T21:03:00Z"/>
          <w:rFonts w:ascii="Times New Roman" w:eastAsia="Times New Roman" w:hAnsi="Times New Roman" w:cs="Times New Roman"/>
          <w:color w:val="FF0000"/>
          <w:sz w:val="24"/>
          <w:szCs w:val="24"/>
          <w:u w:val="single"/>
          <w:rPrChange w:id="3189" w:author="SHAHZAIB KHAN" w:date="2026-10-07T21:04:00Z">
            <w:rPr>
              <w:ins w:id="3190" w:author="SHAHZAIB KHAN" w:date="2026-10-07T21:03:00Z"/>
              <w:rFonts w:ascii="Times New Roman" w:eastAsia="Times New Roman" w:hAnsi="Times New Roman" w:cs="Times New Roman"/>
              <w:b/>
              <w:bCs/>
              <w:sz w:val="24"/>
              <w:szCs w:val="24"/>
              <w:u w:val="single"/>
            </w:rPr>
          </w:rPrChange>
        </w:rPr>
      </w:pPr>
      <w:ins w:id="3191" w:author="SHAHZAIB KHAN" w:date="2026-10-07T21:03:00Z">
        <w:r w:rsidRPr="00DB397A">
          <w:rPr>
            <w:rFonts w:ascii="Times New Roman" w:eastAsia="Times New Roman" w:hAnsi="Times New Roman" w:cs="Times New Roman"/>
            <w:color w:val="FF0000"/>
            <w:sz w:val="24"/>
            <w:szCs w:val="24"/>
            <w:u w:val="single"/>
            <w:rPrChange w:id="3192" w:author="SHAHZAIB KHAN" w:date="2026-10-07T21:04:00Z">
              <w:rPr>
                <w:rFonts w:ascii="Times New Roman" w:eastAsia="Times New Roman" w:hAnsi="Times New Roman" w:cs="Times New Roman"/>
                <w:b/>
                <w:bCs/>
                <w:sz w:val="24"/>
                <w:szCs w:val="24"/>
                <w:u w:val="single"/>
              </w:rPr>
            </w:rPrChange>
          </w:rPr>
          <w:t xml:space="preserve">Select Delivery Area  ( Maisam Arifi) </w:t>
        </w:r>
      </w:ins>
    </w:p>
    <w:p w14:paraId="44A3213B" w14:textId="77777777" w:rsidR="007F709E" w:rsidRPr="00DB397A" w:rsidRDefault="007F709E" w:rsidP="007F709E">
      <w:pPr>
        <w:spacing w:before="100" w:beforeAutospacing="1" w:after="100" w:afterAutospacing="1" w:line="240" w:lineRule="auto"/>
        <w:ind w:left="720"/>
        <w:rPr>
          <w:ins w:id="3193" w:author="SHAHZAIB KHAN" w:date="2026-10-07T21:03:00Z"/>
          <w:rFonts w:ascii="Times New Roman" w:eastAsia="Times New Roman" w:hAnsi="Times New Roman" w:cs="Times New Roman"/>
          <w:color w:val="FF0000"/>
          <w:sz w:val="24"/>
          <w:szCs w:val="24"/>
          <w:u w:val="single"/>
          <w:rPrChange w:id="3194" w:author="SHAHZAIB KHAN" w:date="2026-10-07T21:04:00Z">
            <w:rPr>
              <w:ins w:id="3195" w:author="SHAHZAIB KHAN" w:date="2026-10-07T21:03:00Z"/>
              <w:rFonts w:ascii="Times New Roman" w:eastAsia="Times New Roman" w:hAnsi="Times New Roman" w:cs="Times New Roman"/>
              <w:b/>
              <w:bCs/>
              <w:sz w:val="24"/>
              <w:szCs w:val="24"/>
              <w:u w:val="single"/>
            </w:rPr>
          </w:rPrChange>
        </w:rPr>
      </w:pPr>
      <w:ins w:id="3196" w:author="SHAHZAIB KHAN" w:date="2026-10-07T21:03:00Z">
        <w:r w:rsidRPr="00DB397A">
          <w:rPr>
            <w:rFonts w:ascii="Times New Roman" w:eastAsia="Times New Roman" w:hAnsi="Times New Roman" w:cs="Times New Roman"/>
            <w:color w:val="FF0000"/>
            <w:sz w:val="24"/>
            <w:szCs w:val="24"/>
            <w:u w:val="single"/>
            <w:rPrChange w:id="3197" w:author="SHAHZAIB KHAN" w:date="2026-10-07T21:04:00Z">
              <w:rPr>
                <w:rFonts w:ascii="Times New Roman" w:eastAsia="Times New Roman" w:hAnsi="Times New Roman" w:cs="Times New Roman"/>
                <w:b/>
                <w:bCs/>
                <w:sz w:val="24"/>
                <w:szCs w:val="24"/>
                <w:u w:val="single"/>
              </w:rPr>
            </w:rPrChange>
          </w:rPr>
          <w:t>Inputs:</w:t>
        </w:r>
      </w:ins>
    </w:p>
    <w:p w14:paraId="413EA296" w14:textId="77777777" w:rsidR="007F709E" w:rsidRPr="00DB397A" w:rsidRDefault="007F709E" w:rsidP="007F709E">
      <w:pPr>
        <w:numPr>
          <w:ilvl w:val="0"/>
          <w:numId w:val="86"/>
        </w:numPr>
        <w:spacing w:before="100" w:beforeAutospacing="1" w:after="100" w:afterAutospacing="1" w:line="240" w:lineRule="auto"/>
        <w:rPr>
          <w:ins w:id="3198" w:author="SHAHZAIB KHAN" w:date="2026-10-07T21:03:00Z"/>
          <w:rFonts w:ascii="Times New Roman" w:eastAsia="Times New Roman" w:hAnsi="Times New Roman" w:cs="Times New Roman"/>
          <w:color w:val="FF0000"/>
          <w:sz w:val="24"/>
          <w:szCs w:val="24"/>
          <w:u w:val="single"/>
          <w:rPrChange w:id="3199" w:author="SHAHZAIB KHAN" w:date="2026-10-07T21:04:00Z">
            <w:rPr>
              <w:ins w:id="3200" w:author="SHAHZAIB KHAN" w:date="2026-10-07T21:03:00Z"/>
              <w:rFonts w:ascii="Times New Roman" w:eastAsia="Times New Roman" w:hAnsi="Times New Roman" w:cs="Times New Roman"/>
              <w:b/>
              <w:bCs/>
              <w:sz w:val="24"/>
              <w:szCs w:val="24"/>
              <w:u w:val="single"/>
            </w:rPr>
          </w:rPrChange>
        </w:rPr>
      </w:pPr>
      <w:ins w:id="3201" w:author="SHAHZAIB KHAN" w:date="2026-10-07T21:03:00Z">
        <w:r w:rsidRPr="00DB397A">
          <w:rPr>
            <w:rFonts w:ascii="Times New Roman" w:eastAsia="Times New Roman" w:hAnsi="Times New Roman" w:cs="Times New Roman"/>
            <w:color w:val="FF0000"/>
            <w:sz w:val="24"/>
            <w:szCs w:val="24"/>
            <w:u w:val="single"/>
            <w:rPrChange w:id="3202" w:author="SHAHZAIB KHAN" w:date="2026-10-07T21:04:00Z">
              <w:rPr>
                <w:rFonts w:ascii="Times New Roman" w:eastAsia="Times New Roman" w:hAnsi="Times New Roman" w:cs="Times New Roman"/>
                <w:b/>
                <w:bCs/>
                <w:sz w:val="24"/>
                <w:szCs w:val="24"/>
                <w:u w:val="single"/>
              </w:rPr>
            </w:rPrChange>
          </w:rPr>
          <w:t>Delivery Area Name</w:t>
        </w:r>
      </w:ins>
    </w:p>
    <w:p w14:paraId="1AF01947" w14:textId="77777777" w:rsidR="007F709E" w:rsidRPr="00DB397A" w:rsidRDefault="007F709E" w:rsidP="007F709E">
      <w:pPr>
        <w:numPr>
          <w:ilvl w:val="0"/>
          <w:numId w:val="86"/>
        </w:numPr>
        <w:spacing w:before="100" w:beforeAutospacing="1" w:after="100" w:afterAutospacing="1" w:line="240" w:lineRule="auto"/>
        <w:rPr>
          <w:ins w:id="3203" w:author="SHAHZAIB KHAN" w:date="2026-10-07T21:03:00Z"/>
          <w:rFonts w:ascii="Times New Roman" w:eastAsia="Times New Roman" w:hAnsi="Times New Roman" w:cs="Times New Roman"/>
          <w:color w:val="FF0000"/>
          <w:sz w:val="24"/>
          <w:szCs w:val="24"/>
          <w:u w:val="single"/>
          <w:rPrChange w:id="3204" w:author="SHAHZAIB KHAN" w:date="2026-10-07T21:04:00Z">
            <w:rPr>
              <w:ins w:id="3205" w:author="SHAHZAIB KHAN" w:date="2026-10-07T21:03:00Z"/>
              <w:rFonts w:ascii="Times New Roman" w:eastAsia="Times New Roman" w:hAnsi="Times New Roman" w:cs="Times New Roman"/>
              <w:b/>
              <w:bCs/>
              <w:sz w:val="24"/>
              <w:szCs w:val="24"/>
              <w:u w:val="single"/>
            </w:rPr>
          </w:rPrChange>
        </w:rPr>
      </w:pPr>
      <w:ins w:id="3206" w:author="SHAHZAIB KHAN" w:date="2026-10-07T21:03:00Z">
        <w:r w:rsidRPr="00DB397A">
          <w:rPr>
            <w:rFonts w:ascii="Times New Roman" w:eastAsia="Times New Roman" w:hAnsi="Times New Roman" w:cs="Times New Roman"/>
            <w:color w:val="FF0000"/>
            <w:sz w:val="24"/>
            <w:szCs w:val="24"/>
            <w:u w:val="single"/>
            <w:rPrChange w:id="3207" w:author="SHAHZAIB KHAN" w:date="2026-10-07T21:04:00Z">
              <w:rPr>
                <w:rFonts w:ascii="Times New Roman" w:eastAsia="Times New Roman" w:hAnsi="Times New Roman" w:cs="Times New Roman"/>
                <w:b/>
                <w:bCs/>
                <w:sz w:val="24"/>
                <w:szCs w:val="24"/>
                <w:u w:val="single"/>
              </w:rPr>
            </w:rPrChange>
          </w:rPr>
          <w:t>Address Details (house number, street)</w:t>
        </w:r>
      </w:ins>
    </w:p>
    <w:p w14:paraId="080688E5" w14:textId="77777777" w:rsidR="007F709E" w:rsidRPr="00DB397A" w:rsidRDefault="007F709E" w:rsidP="007F709E">
      <w:pPr>
        <w:spacing w:before="100" w:beforeAutospacing="1" w:after="100" w:afterAutospacing="1" w:line="240" w:lineRule="auto"/>
        <w:ind w:left="720"/>
        <w:rPr>
          <w:ins w:id="3208" w:author="SHAHZAIB KHAN" w:date="2026-10-07T21:03:00Z"/>
          <w:rFonts w:ascii="Times New Roman" w:eastAsia="Times New Roman" w:hAnsi="Times New Roman" w:cs="Times New Roman"/>
          <w:color w:val="FF0000"/>
          <w:sz w:val="24"/>
          <w:szCs w:val="24"/>
          <w:u w:val="single"/>
          <w:rPrChange w:id="3209" w:author="SHAHZAIB KHAN" w:date="2026-10-07T21:04:00Z">
            <w:rPr>
              <w:ins w:id="3210" w:author="SHAHZAIB KHAN" w:date="2026-10-07T21:03:00Z"/>
              <w:rFonts w:ascii="Times New Roman" w:eastAsia="Times New Roman" w:hAnsi="Times New Roman" w:cs="Times New Roman"/>
              <w:b/>
              <w:bCs/>
              <w:sz w:val="24"/>
              <w:szCs w:val="24"/>
              <w:u w:val="single"/>
            </w:rPr>
          </w:rPrChange>
        </w:rPr>
      </w:pPr>
      <w:ins w:id="3211" w:author="SHAHZAIB KHAN" w:date="2026-10-07T21:03:00Z">
        <w:r w:rsidRPr="00DB397A">
          <w:rPr>
            <w:rFonts w:ascii="Times New Roman" w:eastAsia="Times New Roman" w:hAnsi="Times New Roman" w:cs="Times New Roman"/>
            <w:color w:val="FF0000"/>
            <w:sz w:val="24"/>
            <w:szCs w:val="24"/>
            <w:u w:val="single"/>
            <w:rPrChange w:id="3212" w:author="SHAHZAIB KHAN" w:date="2026-10-07T21:04:00Z">
              <w:rPr>
                <w:rFonts w:ascii="Times New Roman" w:eastAsia="Times New Roman" w:hAnsi="Times New Roman" w:cs="Times New Roman"/>
                <w:b/>
                <w:bCs/>
                <w:sz w:val="24"/>
                <w:szCs w:val="24"/>
                <w:u w:val="single"/>
              </w:rPr>
            </w:rPrChange>
          </w:rPr>
          <w:t>Output :</w:t>
        </w:r>
      </w:ins>
    </w:p>
    <w:p w14:paraId="7DBE7355" w14:textId="77777777" w:rsidR="007F709E" w:rsidRPr="00DB397A" w:rsidRDefault="007F709E" w:rsidP="007F709E">
      <w:pPr>
        <w:numPr>
          <w:ilvl w:val="0"/>
          <w:numId w:val="87"/>
        </w:numPr>
        <w:spacing w:before="100" w:beforeAutospacing="1" w:after="100" w:afterAutospacing="1" w:line="240" w:lineRule="auto"/>
        <w:rPr>
          <w:ins w:id="3213" w:author="SHAHZAIB KHAN" w:date="2026-10-07T21:03:00Z"/>
          <w:rFonts w:ascii="Times New Roman" w:eastAsia="Times New Roman" w:hAnsi="Times New Roman" w:cs="Times New Roman"/>
          <w:color w:val="FF0000"/>
          <w:sz w:val="24"/>
          <w:szCs w:val="24"/>
          <w:u w:val="single"/>
          <w:rPrChange w:id="3214" w:author="SHAHZAIB KHAN" w:date="2026-10-07T21:04:00Z">
            <w:rPr>
              <w:ins w:id="3215" w:author="SHAHZAIB KHAN" w:date="2026-10-07T21:03:00Z"/>
              <w:rFonts w:ascii="Times New Roman" w:eastAsia="Times New Roman" w:hAnsi="Times New Roman" w:cs="Times New Roman"/>
              <w:b/>
              <w:bCs/>
              <w:sz w:val="24"/>
              <w:szCs w:val="24"/>
              <w:u w:val="single"/>
            </w:rPr>
          </w:rPrChange>
        </w:rPr>
      </w:pPr>
      <w:ins w:id="3216" w:author="SHAHZAIB KHAN" w:date="2026-10-07T21:03:00Z">
        <w:r w:rsidRPr="00DB397A">
          <w:rPr>
            <w:rFonts w:ascii="Times New Roman" w:eastAsia="Times New Roman" w:hAnsi="Times New Roman" w:cs="Times New Roman"/>
            <w:color w:val="FF0000"/>
            <w:sz w:val="24"/>
            <w:szCs w:val="24"/>
            <w:u w:val="single"/>
            <w:rPrChange w:id="3217" w:author="SHAHZAIB KHAN" w:date="2026-10-07T21:04:00Z">
              <w:rPr>
                <w:rFonts w:ascii="Times New Roman" w:eastAsia="Times New Roman" w:hAnsi="Times New Roman" w:cs="Times New Roman"/>
                <w:b/>
                <w:bCs/>
                <w:sz w:val="24"/>
                <w:szCs w:val="24"/>
                <w:u w:val="single"/>
              </w:rPr>
            </w:rPrChange>
          </w:rPr>
          <w:t>Area Name</w:t>
        </w:r>
      </w:ins>
    </w:p>
    <w:p w14:paraId="0E5B8249" w14:textId="77777777" w:rsidR="007F709E" w:rsidRPr="00DB397A" w:rsidRDefault="007F709E" w:rsidP="007F709E">
      <w:pPr>
        <w:numPr>
          <w:ilvl w:val="0"/>
          <w:numId w:val="87"/>
        </w:numPr>
        <w:spacing w:before="100" w:beforeAutospacing="1" w:after="100" w:afterAutospacing="1" w:line="240" w:lineRule="auto"/>
        <w:rPr>
          <w:ins w:id="3218" w:author="SHAHZAIB KHAN" w:date="2026-10-07T21:03:00Z"/>
          <w:rFonts w:ascii="Times New Roman" w:eastAsia="Times New Roman" w:hAnsi="Times New Roman" w:cs="Times New Roman"/>
          <w:color w:val="FF0000"/>
          <w:sz w:val="24"/>
          <w:szCs w:val="24"/>
          <w:u w:val="single"/>
          <w:rPrChange w:id="3219" w:author="SHAHZAIB KHAN" w:date="2026-10-07T21:04:00Z">
            <w:rPr>
              <w:ins w:id="3220" w:author="SHAHZAIB KHAN" w:date="2026-10-07T21:03:00Z"/>
              <w:rFonts w:ascii="Times New Roman" w:eastAsia="Times New Roman" w:hAnsi="Times New Roman" w:cs="Times New Roman"/>
              <w:b/>
              <w:bCs/>
              <w:sz w:val="24"/>
              <w:szCs w:val="24"/>
              <w:u w:val="single"/>
            </w:rPr>
          </w:rPrChange>
        </w:rPr>
      </w:pPr>
      <w:ins w:id="3221" w:author="SHAHZAIB KHAN" w:date="2026-10-07T21:03:00Z">
        <w:r w:rsidRPr="00DB397A">
          <w:rPr>
            <w:rFonts w:ascii="Times New Roman" w:eastAsia="Times New Roman" w:hAnsi="Times New Roman" w:cs="Times New Roman"/>
            <w:color w:val="FF0000"/>
            <w:sz w:val="24"/>
            <w:szCs w:val="24"/>
            <w:u w:val="single"/>
            <w:rPrChange w:id="3222" w:author="SHAHZAIB KHAN" w:date="2026-10-07T21:04:00Z">
              <w:rPr>
                <w:rFonts w:ascii="Times New Roman" w:eastAsia="Times New Roman" w:hAnsi="Times New Roman" w:cs="Times New Roman"/>
                <w:b/>
                <w:bCs/>
                <w:sz w:val="24"/>
                <w:szCs w:val="24"/>
                <w:u w:val="single"/>
              </w:rPr>
            </w:rPrChange>
          </w:rPr>
          <w:t>Area Status (Valid or Not Valid)</w:t>
        </w:r>
      </w:ins>
    </w:p>
    <w:p w14:paraId="67A1EE7A" w14:textId="77777777" w:rsidR="007F709E" w:rsidRPr="00DB397A" w:rsidRDefault="007F709E" w:rsidP="007F709E">
      <w:pPr>
        <w:numPr>
          <w:ilvl w:val="0"/>
          <w:numId w:val="87"/>
        </w:numPr>
        <w:spacing w:before="100" w:beforeAutospacing="1" w:after="100" w:afterAutospacing="1" w:line="240" w:lineRule="auto"/>
        <w:rPr>
          <w:ins w:id="3223" w:author="SHAHZAIB KHAN" w:date="2026-10-07T21:03:00Z"/>
          <w:rFonts w:ascii="Times New Roman" w:eastAsia="Times New Roman" w:hAnsi="Times New Roman" w:cs="Times New Roman"/>
          <w:color w:val="FF0000"/>
          <w:sz w:val="24"/>
          <w:szCs w:val="24"/>
          <w:u w:val="single"/>
          <w:rPrChange w:id="3224" w:author="SHAHZAIB KHAN" w:date="2026-10-07T21:04:00Z">
            <w:rPr>
              <w:ins w:id="3225" w:author="SHAHZAIB KHAN" w:date="2026-10-07T21:03:00Z"/>
              <w:rFonts w:ascii="Times New Roman" w:eastAsia="Times New Roman" w:hAnsi="Times New Roman" w:cs="Times New Roman"/>
              <w:b/>
              <w:bCs/>
              <w:sz w:val="24"/>
              <w:szCs w:val="24"/>
              <w:u w:val="single"/>
            </w:rPr>
          </w:rPrChange>
        </w:rPr>
      </w:pPr>
      <w:ins w:id="3226" w:author="SHAHZAIB KHAN" w:date="2026-10-07T21:03:00Z">
        <w:r w:rsidRPr="00DB397A">
          <w:rPr>
            <w:rFonts w:ascii="Times New Roman" w:eastAsia="Times New Roman" w:hAnsi="Times New Roman" w:cs="Times New Roman"/>
            <w:color w:val="FF0000"/>
            <w:sz w:val="24"/>
            <w:szCs w:val="24"/>
            <w:u w:val="single"/>
            <w:rPrChange w:id="3227" w:author="SHAHZAIB KHAN" w:date="2026-10-07T21:04:00Z">
              <w:rPr>
                <w:rFonts w:ascii="Times New Roman" w:eastAsia="Times New Roman" w:hAnsi="Times New Roman" w:cs="Times New Roman"/>
                <w:b/>
                <w:bCs/>
                <w:sz w:val="24"/>
                <w:szCs w:val="24"/>
                <w:u w:val="single"/>
              </w:rPr>
            </w:rPrChange>
          </w:rPr>
          <w:t>Delivery Charges</w:t>
        </w:r>
      </w:ins>
    </w:p>
    <w:p w14:paraId="4A46B4DB" w14:textId="77777777" w:rsidR="007F709E" w:rsidRPr="00DB397A" w:rsidRDefault="007F709E" w:rsidP="007F709E">
      <w:pPr>
        <w:spacing w:before="100" w:beforeAutospacing="1" w:after="100" w:afterAutospacing="1" w:line="240" w:lineRule="auto"/>
        <w:ind w:left="720"/>
        <w:rPr>
          <w:ins w:id="3228" w:author="SHAHZAIB KHAN" w:date="2026-10-07T21:03:00Z"/>
          <w:rFonts w:ascii="Times New Roman" w:eastAsia="Times New Roman" w:hAnsi="Times New Roman" w:cs="Times New Roman"/>
          <w:color w:val="FF0000"/>
          <w:sz w:val="24"/>
          <w:szCs w:val="24"/>
          <w:u w:val="single"/>
          <w:rPrChange w:id="3229" w:author="SHAHZAIB KHAN" w:date="2026-10-07T21:04:00Z">
            <w:rPr>
              <w:ins w:id="3230" w:author="SHAHZAIB KHAN" w:date="2026-10-07T21:03:00Z"/>
              <w:rFonts w:ascii="Times New Roman" w:eastAsia="Times New Roman" w:hAnsi="Times New Roman" w:cs="Times New Roman"/>
              <w:b/>
              <w:bCs/>
              <w:sz w:val="24"/>
              <w:szCs w:val="24"/>
              <w:u w:val="single"/>
            </w:rPr>
          </w:rPrChange>
        </w:rPr>
      </w:pPr>
      <w:ins w:id="3231" w:author="SHAHZAIB KHAN" w:date="2026-10-07T21:03:00Z">
        <w:r w:rsidRPr="00DB397A">
          <w:rPr>
            <w:rFonts w:ascii="Times New Roman" w:eastAsia="Times New Roman" w:hAnsi="Times New Roman" w:cs="Times New Roman"/>
            <w:color w:val="FF0000"/>
            <w:sz w:val="24"/>
            <w:szCs w:val="24"/>
            <w:u w:val="single"/>
            <w:rPrChange w:id="3232" w:author="SHAHZAIB KHAN" w:date="2026-10-07T21:04:00Z">
              <w:rPr>
                <w:rFonts w:ascii="Times New Roman" w:eastAsia="Times New Roman" w:hAnsi="Times New Roman" w:cs="Times New Roman"/>
                <w:b/>
                <w:bCs/>
                <w:sz w:val="24"/>
                <w:szCs w:val="24"/>
                <w:u w:val="single"/>
              </w:rPr>
            </w:rPrChange>
          </w:rPr>
          <w:t>1. Primary Actor: Customer.</w:t>
        </w:r>
      </w:ins>
    </w:p>
    <w:p w14:paraId="15951D0A" w14:textId="77777777" w:rsidR="007F709E" w:rsidRPr="00DB397A" w:rsidRDefault="007F709E" w:rsidP="007F709E">
      <w:pPr>
        <w:spacing w:before="100" w:beforeAutospacing="1" w:after="100" w:afterAutospacing="1" w:line="240" w:lineRule="auto"/>
        <w:ind w:left="720"/>
        <w:rPr>
          <w:ins w:id="3233" w:author="SHAHZAIB KHAN" w:date="2026-10-07T21:03:00Z"/>
          <w:rFonts w:ascii="Times New Roman" w:eastAsia="Times New Roman" w:hAnsi="Times New Roman" w:cs="Times New Roman"/>
          <w:color w:val="FF0000"/>
          <w:sz w:val="24"/>
          <w:szCs w:val="24"/>
          <w:u w:val="single"/>
          <w:rPrChange w:id="3234" w:author="SHAHZAIB KHAN" w:date="2026-10-07T21:04:00Z">
            <w:rPr>
              <w:ins w:id="3235" w:author="SHAHZAIB KHAN" w:date="2026-10-07T21:03:00Z"/>
              <w:rFonts w:ascii="Times New Roman" w:eastAsia="Times New Roman" w:hAnsi="Times New Roman" w:cs="Times New Roman"/>
              <w:b/>
              <w:bCs/>
              <w:sz w:val="24"/>
              <w:szCs w:val="24"/>
              <w:u w:val="single"/>
            </w:rPr>
          </w:rPrChange>
        </w:rPr>
      </w:pPr>
      <w:ins w:id="3236" w:author="SHAHZAIB KHAN" w:date="2026-10-07T21:03:00Z">
        <w:r w:rsidRPr="00DB397A">
          <w:rPr>
            <w:rFonts w:ascii="Times New Roman" w:eastAsia="Times New Roman" w:hAnsi="Times New Roman" w:cs="Times New Roman"/>
            <w:color w:val="FF0000"/>
            <w:sz w:val="24"/>
            <w:szCs w:val="24"/>
            <w:u w:val="single"/>
            <w:rPrChange w:id="3237" w:author="SHAHZAIB KHAN" w:date="2026-10-07T21:04:00Z">
              <w:rPr>
                <w:rFonts w:ascii="Times New Roman" w:eastAsia="Times New Roman" w:hAnsi="Times New Roman" w:cs="Times New Roman"/>
                <w:b/>
                <w:bCs/>
                <w:sz w:val="24"/>
                <w:szCs w:val="24"/>
                <w:u w:val="single"/>
              </w:rPr>
            </w:rPrChange>
          </w:rPr>
          <w:t>2. Preconditions</w:t>
        </w:r>
      </w:ins>
    </w:p>
    <w:p w14:paraId="1487B631" w14:textId="77777777" w:rsidR="007F709E" w:rsidRPr="00DB397A" w:rsidRDefault="007F709E" w:rsidP="007F709E">
      <w:pPr>
        <w:numPr>
          <w:ilvl w:val="0"/>
          <w:numId w:val="88"/>
        </w:numPr>
        <w:spacing w:before="100" w:beforeAutospacing="1" w:after="100" w:afterAutospacing="1" w:line="240" w:lineRule="auto"/>
        <w:rPr>
          <w:ins w:id="3238" w:author="SHAHZAIB KHAN" w:date="2026-10-07T21:03:00Z"/>
          <w:rFonts w:ascii="Times New Roman" w:eastAsia="Times New Roman" w:hAnsi="Times New Roman" w:cs="Times New Roman"/>
          <w:color w:val="FF0000"/>
          <w:sz w:val="24"/>
          <w:szCs w:val="24"/>
          <w:u w:val="single"/>
          <w:rPrChange w:id="3239" w:author="SHAHZAIB KHAN" w:date="2026-10-07T21:04:00Z">
            <w:rPr>
              <w:ins w:id="3240" w:author="SHAHZAIB KHAN" w:date="2026-10-07T21:03:00Z"/>
              <w:rFonts w:ascii="Times New Roman" w:eastAsia="Times New Roman" w:hAnsi="Times New Roman" w:cs="Times New Roman"/>
              <w:b/>
              <w:bCs/>
              <w:sz w:val="24"/>
              <w:szCs w:val="24"/>
              <w:u w:val="single"/>
            </w:rPr>
          </w:rPrChange>
        </w:rPr>
      </w:pPr>
      <w:ins w:id="3241" w:author="SHAHZAIB KHAN" w:date="2026-10-07T21:03:00Z">
        <w:r w:rsidRPr="00DB397A">
          <w:rPr>
            <w:rFonts w:ascii="Times New Roman" w:eastAsia="Times New Roman" w:hAnsi="Times New Roman" w:cs="Times New Roman"/>
            <w:color w:val="FF0000"/>
            <w:sz w:val="24"/>
            <w:szCs w:val="24"/>
            <w:u w:val="single"/>
            <w:rPrChange w:id="3242" w:author="SHAHZAIB KHAN" w:date="2026-10-07T21:04:00Z">
              <w:rPr>
                <w:rFonts w:ascii="Times New Roman" w:eastAsia="Times New Roman" w:hAnsi="Times New Roman" w:cs="Times New Roman"/>
                <w:b/>
                <w:bCs/>
                <w:sz w:val="24"/>
                <w:szCs w:val="24"/>
                <w:u w:val="single"/>
              </w:rPr>
            </w:rPrChange>
          </w:rPr>
          <w:t>The customer has already selected the items for the order.</w:t>
        </w:r>
      </w:ins>
    </w:p>
    <w:p w14:paraId="35653A10" w14:textId="77777777" w:rsidR="007F709E" w:rsidRPr="00DB397A" w:rsidRDefault="007F709E" w:rsidP="007F709E">
      <w:pPr>
        <w:numPr>
          <w:ilvl w:val="0"/>
          <w:numId w:val="88"/>
        </w:numPr>
        <w:spacing w:before="100" w:beforeAutospacing="1" w:after="100" w:afterAutospacing="1" w:line="240" w:lineRule="auto"/>
        <w:rPr>
          <w:ins w:id="3243" w:author="SHAHZAIB KHAN" w:date="2026-10-07T21:03:00Z"/>
          <w:rFonts w:ascii="Times New Roman" w:eastAsia="Times New Roman" w:hAnsi="Times New Roman" w:cs="Times New Roman"/>
          <w:color w:val="FF0000"/>
          <w:sz w:val="24"/>
          <w:szCs w:val="24"/>
          <w:u w:val="single"/>
          <w:rPrChange w:id="3244" w:author="SHAHZAIB KHAN" w:date="2026-10-07T21:04:00Z">
            <w:rPr>
              <w:ins w:id="3245" w:author="SHAHZAIB KHAN" w:date="2026-10-07T21:03:00Z"/>
              <w:rFonts w:ascii="Times New Roman" w:eastAsia="Times New Roman" w:hAnsi="Times New Roman" w:cs="Times New Roman"/>
              <w:b/>
              <w:bCs/>
              <w:sz w:val="24"/>
              <w:szCs w:val="24"/>
              <w:u w:val="single"/>
            </w:rPr>
          </w:rPrChange>
        </w:rPr>
      </w:pPr>
      <w:ins w:id="3246" w:author="SHAHZAIB KHAN" w:date="2026-10-07T21:03:00Z">
        <w:r w:rsidRPr="00DB397A">
          <w:rPr>
            <w:rFonts w:ascii="Times New Roman" w:eastAsia="Times New Roman" w:hAnsi="Times New Roman" w:cs="Times New Roman"/>
            <w:color w:val="FF0000"/>
            <w:sz w:val="24"/>
            <w:szCs w:val="24"/>
            <w:u w:val="single"/>
            <w:rPrChange w:id="3247" w:author="SHAHZAIB KHAN" w:date="2026-10-07T21:04:00Z">
              <w:rPr>
                <w:rFonts w:ascii="Times New Roman" w:eastAsia="Times New Roman" w:hAnsi="Times New Roman" w:cs="Times New Roman"/>
                <w:b/>
                <w:bCs/>
                <w:sz w:val="24"/>
                <w:szCs w:val="24"/>
                <w:u w:val="single"/>
              </w:rPr>
            </w:rPrChange>
          </w:rPr>
          <w:t>The total bill of the selected items is calculated and shown, with any discount or the package deal be  added.</w:t>
        </w:r>
      </w:ins>
    </w:p>
    <w:p w14:paraId="07713D80" w14:textId="77777777" w:rsidR="007F709E" w:rsidRPr="00DB397A" w:rsidRDefault="007F709E" w:rsidP="007F709E">
      <w:pPr>
        <w:numPr>
          <w:ilvl w:val="0"/>
          <w:numId w:val="88"/>
        </w:numPr>
        <w:spacing w:before="100" w:beforeAutospacing="1" w:after="100" w:afterAutospacing="1" w:line="240" w:lineRule="auto"/>
        <w:rPr>
          <w:ins w:id="3248" w:author="SHAHZAIB KHAN" w:date="2026-10-07T21:03:00Z"/>
          <w:rFonts w:ascii="Times New Roman" w:eastAsia="Times New Roman" w:hAnsi="Times New Roman" w:cs="Times New Roman"/>
          <w:color w:val="FF0000"/>
          <w:sz w:val="24"/>
          <w:szCs w:val="24"/>
          <w:u w:val="single"/>
          <w:rPrChange w:id="3249" w:author="SHAHZAIB KHAN" w:date="2026-10-07T21:04:00Z">
            <w:rPr>
              <w:ins w:id="3250" w:author="SHAHZAIB KHAN" w:date="2026-10-07T21:03:00Z"/>
              <w:rFonts w:ascii="Times New Roman" w:eastAsia="Times New Roman" w:hAnsi="Times New Roman" w:cs="Times New Roman"/>
              <w:b/>
              <w:bCs/>
              <w:sz w:val="24"/>
              <w:szCs w:val="24"/>
              <w:u w:val="single"/>
            </w:rPr>
          </w:rPrChange>
        </w:rPr>
      </w:pPr>
      <w:ins w:id="3251" w:author="SHAHZAIB KHAN" w:date="2026-10-07T21:03:00Z">
        <w:r w:rsidRPr="00DB397A">
          <w:rPr>
            <w:rFonts w:ascii="Times New Roman" w:eastAsia="Times New Roman" w:hAnsi="Times New Roman" w:cs="Times New Roman"/>
            <w:color w:val="FF0000"/>
            <w:sz w:val="24"/>
            <w:szCs w:val="24"/>
            <w:u w:val="single"/>
            <w:rPrChange w:id="3252" w:author="SHAHZAIB KHAN" w:date="2026-10-07T21:04:00Z">
              <w:rPr>
                <w:rFonts w:ascii="Times New Roman" w:eastAsia="Times New Roman" w:hAnsi="Times New Roman" w:cs="Times New Roman"/>
                <w:b/>
                <w:bCs/>
                <w:sz w:val="24"/>
                <w:szCs w:val="24"/>
                <w:u w:val="single"/>
              </w:rPr>
            </w:rPrChange>
          </w:rPr>
          <w:t>The bakery has a saved list of the areas where it delivers the order.</w:t>
        </w:r>
      </w:ins>
    </w:p>
    <w:p w14:paraId="1E510821" w14:textId="77777777" w:rsidR="007F709E" w:rsidRPr="00DB397A" w:rsidRDefault="007F709E" w:rsidP="007F709E">
      <w:pPr>
        <w:spacing w:before="100" w:beforeAutospacing="1" w:after="100" w:afterAutospacing="1" w:line="240" w:lineRule="auto"/>
        <w:ind w:left="720"/>
        <w:rPr>
          <w:ins w:id="3253" w:author="SHAHZAIB KHAN" w:date="2026-10-07T21:03:00Z"/>
          <w:rFonts w:ascii="Times New Roman" w:eastAsia="Times New Roman" w:hAnsi="Times New Roman" w:cs="Times New Roman"/>
          <w:color w:val="FF0000"/>
          <w:sz w:val="24"/>
          <w:szCs w:val="24"/>
          <w:u w:val="single"/>
          <w:rPrChange w:id="3254" w:author="SHAHZAIB KHAN" w:date="2026-10-07T21:04:00Z">
            <w:rPr>
              <w:ins w:id="3255" w:author="SHAHZAIB KHAN" w:date="2026-10-07T21:03:00Z"/>
              <w:rFonts w:ascii="Times New Roman" w:eastAsia="Times New Roman" w:hAnsi="Times New Roman" w:cs="Times New Roman"/>
              <w:b/>
              <w:bCs/>
              <w:sz w:val="24"/>
              <w:szCs w:val="24"/>
              <w:u w:val="single"/>
            </w:rPr>
          </w:rPrChange>
        </w:rPr>
      </w:pPr>
      <w:ins w:id="3256" w:author="SHAHZAIB KHAN" w:date="2026-10-07T21:03:00Z">
        <w:r w:rsidRPr="00DB397A">
          <w:rPr>
            <w:rFonts w:ascii="Times New Roman" w:eastAsia="Times New Roman" w:hAnsi="Times New Roman" w:cs="Times New Roman"/>
            <w:color w:val="FF0000"/>
            <w:sz w:val="24"/>
            <w:szCs w:val="24"/>
            <w:u w:val="single"/>
            <w:rPrChange w:id="3257" w:author="SHAHZAIB KHAN" w:date="2026-10-07T21:04:00Z">
              <w:rPr>
                <w:rFonts w:ascii="Times New Roman" w:eastAsia="Times New Roman" w:hAnsi="Times New Roman" w:cs="Times New Roman"/>
                <w:b/>
                <w:bCs/>
                <w:sz w:val="24"/>
                <w:szCs w:val="24"/>
                <w:u w:val="single"/>
              </w:rPr>
            </w:rPrChange>
          </w:rPr>
          <w:t>3. Success Scenario</w:t>
        </w:r>
      </w:ins>
    </w:p>
    <w:p w14:paraId="25B1AF69" w14:textId="77777777" w:rsidR="007F709E" w:rsidRPr="00DB397A" w:rsidRDefault="007F709E" w:rsidP="007F709E">
      <w:pPr>
        <w:numPr>
          <w:ilvl w:val="0"/>
          <w:numId w:val="89"/>
        </w:numPr>
        <w:spacing w:before="100" w:beforeAutospacing="1" w:after="100" w:afterAutospacing="1" w:line="240" w:lineRule="auto"/>
        <w:rPr>
          <w:ins w:id="3258" w:author="SHAHZAIB KHAN" w:date="2026-10-07T21:03:00Z"/>
          <w:rFonts w:ascii="Times New Roman" w:eastAsia="Times New Roman" w:hAnsi="Times New Roman" w:cs="Times New Roman"/>
          <w:color w:val="FF0000"/>
          <w:sz w:val="24"/>
          <w:szCs w:val="24"/>
          <w:u w:val="single"/>
          <w:rPrChange w:id="3259" w:author="SHAHZAIB KHAN" w:date="2026-10-07T21:04:00Z">
            <w:rPr>
              <w:ins w:id="3260" w:author="SHAHZAIB KHAN" w:date="2026-10-07T21:03:00Z"/>
              <w:rFonts w:ascii="Times New Roman" w:eastAsia="Times New Roman" w:hAnsi="Times New Roman" w:cs="Times New Roman"/>
              <w:b/>
              <w:bCs/>
              <w:sz w:val="24"/>
              <w:szCs w:val="24"/>
              <w:u w:val="single"/>
            </w:rPr>
          </w:rPrChange>
        </w:rPr>
      </w:pPr>
      <w:ins w:id="3261" w:author="SHAHZAIB KHAN" w:date="2026-10-07T21:03:00Z">
        <w:r w:rsidRPr="00DB397A">
          <w:rPr>
            <w:rFonts w:ascii="Times New Roman" w:eastAsia="Times New Roman" w:hAnsi="Times New Roman" w:cs="Times New Roman"/>
            <w:color w:val="FF0000"/>
            <w:sz w:val="24"/>
            <w:szCs w:val="24"/>
            <w:u w:val="single"/>
            <w:rPrChange w:id="3262" w:author="SHAHZAIB KHAN" w:date="2026-10-07T21:04:00Z">
              <w:rPr>
                <w:rFonts w:ascii="Times New Roman" w:eastAsia="Times New Roman" w:hAnsi="Times New Roman" w:cs="Times New Roman"/>
                <w:b/>
                <w:bCs/>
                <w:sz w:val="24"/>
                <w:szCs w:val="24"/>
                <w:u w:val="single"/>
              </w:rPr>
            </w:rPrChange>
          </w:rPr>
          <w:t>The customer selects the Select Delivery Area option.</w:t>
        </w:r>
      </w:ins>
    </w:p>
    <w:p w14:paraId="2CA30552" w14:textId="77777777" w:rsidR="007F709E" w:rsidRPr="00DB397A" w:rsidRDefault="007F709E" w:rsidP="007F709E">
      <w:pPr>
        <w:numPr>
          <w:ilvl w:val="0"/>
          <w:numId w:val="89"/>
        </w:numPr>
        <w:spacing w:before="100" w:beforeAutospacing="1" w:after="100" w:afterAutospacing="1" w:line="240" w:lineRule="auto"/>
        <w:rPr>
          <w:ins w:id="3263" w:author="SHAHZAIB KHAN" w:date="2026-10-07T21:03:00Z"/>
          <w:rFonts w:ascii="Times New Roman" w:eastAsia="Times New Roman" w:hAnsi="Times New Roman" w:cs="Times New Roman"/>
          <w:color w:val="FF0000"/>
          <w:sz w:val="24"/>
          <w:szCs w:val="24"/>
          <w:u w:val="single"/>
          <w:rPrChange w:id="3264" w:author="SHAHZAIB KHAN" w:date="2026-10-07T21:04:00Z">
            <w:rPr>
              <w:ins w:id="3265" w:author="SHAHZAIB KHAN" w:date="2026-10-07T21:03:00Z"/>
              <w:rFonts w:ascii="Times New Roman" w:eastAsia="Times New Roman" w:hAnsi="Times New Roman" w:cs="Times New Roman"/>
              <w:b/>
              <w:bCs/>
              <w:sz w:val="24"/>
              <w:szCs w:val="24"/>
              <w:u w:val="single"/>
            </w:rPr>
          </w:rPrChange>
        </w:rPr>
      </w:pPr>
      <w:ins w:id="3266" w:author="SHAHZAIB KHAN" w:date="2026-10-07T21:03:00Z">
        <w:r w:rsidRPr="00DB397A">
          <w:rPr>
            <w:rFonts w:ascii="Times New Roman" w:eastAsia="Times New Roman" w:hAnsi="Times New Roman" w:cs="Times New Roman"/>
            <w:color w:val="FF0000"/>
            <w:sz w:val="24"/>
            <w:szCs w:val="24"/>
            <w:u w:val="single"/>
            <w:rPrChange w:id="3267" w:author="SHAHZAIB KHAN" w:date="2026-10-07T21:04:00Z">
              <w:rPr>
                <w:rFonts w:ascii="Times New Roman" w:eastAsia="Times New Roman" w:hAnsi="Times New Roman" w:cs="Times New Roman"/>
                <w:b/>
                <w:bCs/>
                <w:sz w:val="24"/>
                <w:szCs w:val="24"/>
                <w:u w:val="single"/>
              </w:rPr>
            </w:rPrChange>
          </w:rPr>
          <w:t>The system shows the list of the areas where the bakery delivers the order.</w:t>
        </w:r>
      </w:ins>
    </w:p>
    <w:p w14:paraId="050FDAC8" w14:textId="77777777" w:rsidR="007F709E" w:rsidRPr="00DB397A" w:rsidRDefault="007F709E" w:rsidP="007F709E">
      <w:pPr>
        <w:numPr>
          <w:ilvl w:val="0"/>
          <w:numId w:val="89"/>
        </w:numPr>
        <w:spacing w:before="100" w:beforeAutospacing="1" w:after="100" w:afterAutospacing="1" w:line="240" w:lineRule="auto"/>
        <w:rPr>
          <w:ins w:id="3268" w:author="SHAHZAIB KHAN" w:date="2026-10-07T21:03:00Z"/>
          <w:rFonts w:ascii="Times New Roman" w:eastAsia="Times New Roman" w:hAnsi="Times New Roman" w:cs="Times New Roman"/>
          <w:color w:val="FF0000"/>
          <w:sz w:val="24"/>
          <w:szCs w:val="24"/>
          <w:u w:val="single"/>
          <w:rPrChange w:id="3269" w:author="SHAHZAIB KHAN" w:date="2026-10-07T21:04:00Z">
            <w:rPr>
              <w:ins w:id="3270" w:author="SHAHZAIB KHAN" w:date="2026-10-07T21:03:00Z"/>
              <w:rFonts w:ascii="Times New Roman" w:eastAsia="Times New Roman" w:hAnsi="Times New Roman" w:cs="Times New Roman"/>
              <w:b/>
              <w:bCs/>
              <w:sz w:val="24"/>
              <w:szCs w:val="24"/>
              <w:u w:val="single"/>
            </w:rPr>
          </w:rPrChange>
        </w:rPr>
      </w:pPr>
      <w:ins w:id="3271" w:author="SHAHZAIB KHAN" w:date="2026-10-07T21:03:00Z">
        <w:r w:rsidRPr="00DB397A">
          <w:rPr>
            <w:rFonts w:ascii="Times New Roman" w:eastAsia="Times New Roman" w:hAnsi="Times New Roman" w:cs="Times New Roman"/>
            <w:color w:val="FF0000"/>
            <w:sz w:val="24"/>
            <w:szCs w:val="24"/>
            <w:u w:val="single"/>
            <w:rPrChange w:id="3272" w:author="SHAHZAIB KHAN" w:date="2026-10-07T21:04:00Z">
              <w:rPr>
                <w:rFonts w:ascii="Times New Roman" w:eastAsia="Times New Roman" w:hAnsi="Times New Roman" w:cs="Times New Roman"/>
                <w:b/>
                <w:bCs/>
                <w:sz w:val="24"/>
                <w:szCs w:val="24"/>
                <w:u w:val="single"/>
              </w:rPr>
            </w:rPrChange>
          </w:rPr>
          <w:t>The Customer selects one delivery area from the list.</w:t>
        </w:r>
      </w:ins>
    </w:p>
    <w:p w14:paraId="4C48E2C7" w14:textId="77777777" w:rsidR="007F709E" w:rsidRPr="00DB397A" w:rsidRDefault="007F709E" w:rsidP="007F709E">
      <w:pPr>
        <w:numPr>
          <w:ilvl w:val="0"/>
          <w:numId w:val="89"/>
        </w:numPr>
        <w:spacing w:before="100" w:beforeAutospacing="1" w:after="100" w:afterAutospacing="1" w:line="240" w:lineRule="auto"/>
        <w:rPr>
          <w:ins w:id="3273" w:author="SHAHZAIB KHAN" w:date="2026-10-07T21:03:00Z"/>
          <w:rFonts w:ascii="Times New Roman" w:eastAsia="Times New Roman" w:hAnsi="Times New Roman" w:cs="Times New Roman"/>
          <w:color w:val="FF0000"/>
          <w:sz w:val="24"/>
          <w:szCs w:val="24"/>
          <w:u w:val="single"/>
          <w:rPrChange w:id="3274" w:author="SHAHZAIB KHAN" w:date="2026-10-07T21:04:00Z">
            <w:rPr>
              <w:ins w:id="3275" w:author="SHAHZAIB KHAN" w:date="2026-10-07T21:03:00Z"/>
              <w:rFonts w:ascii="Times New Roman" w:eastAsia="Times New Roman" w:hAnsi="Times New Roman" w:cs="Times New Roman"/>
              <w:b/>
              <w:bCs/>
              <w:sz w:val="24"/>
              <w:szCs w:val="24"/>
              <w:u w:val="single"/>
            </w:rPr>
          </w:rPrChange>
        </w:rPr>
      </w:pPr>
      <w:ins w:id="3276" w:author="SHAHZAIB KHAN" w:date="2026-10-07T21:03:00Z">
        <w:r w:rsidRPr="00DB397A">
          <w:rPr>
            <w:rFonts w:ascii="Times New Roman" w:eastAsia="Times New Roman" w:hAnsi="Times New Roman" w:cs="Times New Roman"/>
            <w:color w:val="FF0000"/>
            <w:sz w:val="24"/>
            <w:szCs w:val="24"/>
            <w:u w:val="single"/>
            <w:rPrChange w:id="3277" w:author="SHAHZAIB KHAN" w:date="2026-10-07T21:04:00Z">
              <w:rPr>
                <w:rFonts w:ascii="Times New Roman" w:eastAsia="Times New Roman" w:hAnsi="Times New Roman" w:cs="Times New Roman"/>
                <w:b/>
                <w:bCs/>
                <w:sz w:val="24"/>
                <w:szCs w:val="24"/>
                <w:u w:val="single"/>
              </w:rPr>
            </w:rPrChange>
          </w:rPr>
          <w:t>The system asks the Customer to enter the address details (house number and street).</w:t>
        </w:r>
      </w:ins>
    </w:p>
    <w:p w14:paraId="2330C802" w14:textId="77777777" w:rsidR="007F709E" w:rsidRPr="00DB397A" w:rsidRDefault="007F709E" w:rsidP="007F709E">
      <w:pPr>
        <w:numPr>
          <w:ilvl w:val="0"/>
          <w:numId w:val="89"/>
        </w:numPr>
        <w:spacing w:before="100" w:beforeAutospacing="1" w:after="100" w:afterAutospacing="1" w:line="240" w:lineRule="auto"/>
        <w:rPr>
          <w:ins w:id="3278" w:author="SHAHZAIB KHAN" w:date="2026-10-07T21:03:00Z"/>
          <w:rFonts w:ascii="Times New Roman" w:eastAsia="Times New Roman" w:hAnsi="Times New Roman" w:cs="Times New Roman"/>
          <w:color w:val="FF0000"/>
          <w:sz w:val="24"/>
          <w:szCs w:val="24"/>
          <w:u w:val="single"/>
          <w:rPrChange w:id="3279" w:author="SHAHZAIB KHAN" w:date="2026-10-07T21:04:00Z">
            <w:rPr>
              <w:ins w:id="3280" w:author="SHAHZAIB KHAN" w:date="2026-10-07T21:03:00Z"/>
              <w:rFonts w:ascii="Times New Roman" w:eastAsia="Times New Roman" w:hAnsi="Times New Roman" w:cs="Times New Roman"/>
              <w:b/>
              <w:bCs/>
              <w:sz w:val="24"/>
              <w:szCs w:val="24"/>
              <w:u w:val="single"/>
            </w:rPr>
          </w:rPrChange>
        </w:rPr>
      </w:pPr>
      <w:ins w:id="3281" w:author="SHAHZAIB KHAN" w:date="2026-10-07T21:03:00Z">
        <w:r w:rsidRPr="00DB397A">
          <w:rPr>
            <w:rFonts w:ascii="Times New Roman" w:eastAsia="Times New Roman" w:hAnsi="Times New Roman" w:cs="Times New Roman"/>
            <w:color w:val="FF0000"/>
            <w:sz w:val="24"/>
            <w:szCs w:val="24"/>
            <w:u w:val="single"/>
            <w:rPrChange w:id="3282" w:author="SHAHZAIB KHAN" w:date="2026-10-07T21:04:00Z">
              <w:rPr>
                <w:rFonts w:ascii="Times New Roman" w:eastAsia="Times New Roman" w:hAnsi="Times New Roman" w:cs="Times New Roman"/>
                <w:b/>
                <w:bCs/>
                <w:sz w:val="24"/>
                <w:szCs w:val="24"/>
                <w:u w:val="single"/>
              </w:rPr>
            </w:rPrChange>
          </w:rPr>
          <w:t>The Customer enters the address details and submits them.</w:t>
        </w:r>
      </w:ins>
    </w:p>
    <w:p w14:paraId="2175B4CB" w14:textId="77777777" w:rsidR="007F709E" w:rsidRPr="00DB397A" w:rsidRDefault="007F709E" w:rsidP="007F709E">
      <w:pPr>
        <w:numPr>
          <w:ilvl w:val="0"/>
          <w:numId w:val="89"/>
        </w:numPr>
        <w:spacing w:before="100" w:beforeAutospacing="1" w:after="100" w:afterAutospacing="1" w:line="240" w:lineRule="auto"/>
        <w:rPr>
          <w:ins w:id="3283" w:author="SHAHZAIB KHAN" w:date="2026-10-07T21:03:00Z"/>
          <w:rFonts w:ascii="Times New Roman" w:eastAsia="Times New Roman" w:hAnsi="Times New Roman" w:cs="Times New Roman"/>
          <w:color w:val="FF0000"/>
          <w:sz w:val="24"/>
          <w:szCs w:val="24"/>
          <w:u w:val="single"/>
          <w:rPrChange w:id="3284" w:author="SHAHZAIB KHAN" w:date="2026-10-07T21:04:00Z">
            <w:rPr>
              <w:ins w:id="3285" w:author="SHAHZAIB KHAN" w:date="2026-10-07T21:03:00Z"/>
              <w:rFonts w:ascii="Times New Roman" w:eastAsia="Times New Roman" w:hAnsi="Times New Roman" w:cs="Times New Roman"/>
              <w:b/>
              <w:bCs/>
              <w:sz w:val="24"/>
              <w:szCs w:val="24"/>
              <w:u w:val="single"/>
            </w:rPr>
          </w:rPrChange>
        </w:rPr>
      </w:pPr>
      <w:ins w:id="3286" w:author="SHAHZAIB KHAN" w:date="2026-10-07T21:03:00Z">
        <w:r w:rsidRPr="00DB397A">
          <w:rPr>
            <w:rFonts w:ascii="Times New Roman" w:eastAsia="Times New Roman" w:hAnsi="Times New Roman" w:cs="Times New Roman"/>
            <w:color w:val="FF0000"/>
            <w:sz w:val="24"/>
            <w:szCs w:val="24"/>
            <w:u w:val="single"/>
            <w:rPrChange w:id="3287" w:author="SHAHZAIB KHAN" w:date="2026-10-07T21:04:00Z">
              <w:rPr>
                <w:rFonts w:ascii="Times New Roman" w:eastAsia="Times New Roman" w:hAnsi="Times New Roman" w:cs="Times New Roman"/>
                <w:b/>
                <w:bCs/>
                <w:sz w:val="24"/>
                <w:szCs w:val="24"/>
                <w:u w:val="single"/>
              </w:rPr>
            </w:rPrChange>
          </w:rPr>
          <w:t>The system checks the selected area and the address details (Validate Delivery Area use case is included here).</w:t>
        </w:r>
      </w:ins>
    </w:p>
    <w:p w14:paraId="3BA58ED6" w14:textId="77777777" w:rsidR="007F709E" w:rsidRPr="00DB397A" w:rsidRDefault="007F709E" w:rsidP="007F709E">
      <w:pPr>
        <w:numPr>
          <w:ilvl w:val="0"/>
          <w:numId w:val="89"/>
        </w:numPr>
        <w:spacing w:before="100" w:beforeAutospacing="1" w:after="100" w:afterAutospacing="1" w:line="240" w:lineRule="auto"/>
        <w:rPr>
          <w:ins w:id="3288" w:author="SHAHZAIB KHAN" w:date="2026-10-07T21:03:00Z"/>
          <w:rFonts w:ascii="Times New Roman" w:eastAsia="Times New Roman" w:hAnsi="Times New Roman" w:cs="Times New Roman"/>
          <w:color w:val="FF0000"/>
          <w:sz w:val="24"/>
          <w:szCs w:val="24"/>
          <w:u w:val="single"/>
          <w:rPrChange w:id="3289" w:author="SHAHZAIB KHAN" w:date="2026-10-07T21:04:00Z">
            <w:rPr>
              <w:ins w:id="3290" w:author="SHAHZAIB KHAN" w:date="2026-10-07T21:03:00Z"/>
              <w:rFonts w:ascii="Times New Roman" w:eastAsia="Times New Roman" w:hAnsi="Times New Roman" w:cs="Times New Roman"/>
              <w:b/>
              <w:bCs/>
              <w:sz w:val="24"/>
              <w:szCs w:val="24"/>
              <w:u w:val="single"/>
            </w:rPr>
          </w:rPrChange>
        </w:rPr>
      </w:pPr>
      <w:ins w:id="3291" w:author="SHAHZAIB KHAN" w:date="2026-10-07T21:03:00Z">
        <w:r w:rsidRPr="00DB397A">
          <w:rPr>
            <w:rFonts w:ascii="Times New Roman" w:eastAsia="Times New Roman" w:hAnsi="Times New Roman" w:cs="Times New Roman"/>
            <w:color w:val="FF0000"/>
            <w:sz w:val="24"/>
            <w:szCs w:val="24"/>
            <w:u w:val="single"/>
            <w:rPrChange w:id="3292" w:author="SHAHZAIB KHAN" w:date="2026-10-07T21:04:00Z">
              <w:rPr>
                <w:rFonts w:ascii="Times New Roman" w:eastAsia="Times New Roman" w:hAnsi="Times New Roman" w:cs="Times New Roman"/>
                <w:b/>
                <w:bCs/>
                <w:sz w:val="24"/>
                <w:szCs w:val="24"/>
                <w:u w:val="single"/>
              </w:rPr>
            </w:rPrChange>
          </w:rPr>
          <w:t>The system finds that the area is valid and saves the delivery area with the current order.</w:t>
        </w:r>
      </w:ins>
    </w:p>
    <w:p w14:paraId="59657F55" w14:textId="77777777" w:rsidR="007F709E" w:rsidRPr="00DB397A" w:rsidRDefault="007F709E" w:rsidP="007F709E">
      <w:pPr>
        <w:numPr>
          <w:ilvl w:val="0"/>
          <w:numId w:val="89"/>
        </w:numPr>
        <w:spacing w:before="100" w:beforeAutospacing="1" w:after="100" w:afterAutospacing="1" w:line="240" w:lineRule="auto"/>
        <w:rPr>
          <w:ins w:id="3293" w:author="SHAHZAIB KHAN" w:date="2026-10-07T21:03:00Z"/>
          <w:rFonts w:ascii="Times New Roman" w:eastAsia="Times New Roman" w:hAnsi="Times New Roman" w:cs="Times New Roman"/>
          <w:color w:val="FF0000"/>
          <w:sz w:val="24"/>
          <w:szCs w:val="24"/>
          <w:u w:val="single"/>
          <w:rPrChange w:id="3294" w:author="SHAHZAIB KHAN" w:date="2026-10-07T21:04:00Z">
            <w:rPr>
              <w:ins w:id="3295" w:author="SHAHZAIB KHAN" w:date="2026-10-07T21:03:00Z"/>
              <w:rFonts w:ascii="Times New Roman" w:eastAsia="Times New Roman" w:hAnsi="Times New Roman" w:cs="Times New Roman"/>
              <w:b/>
              <w:bCs/>
              <w:sz w:val="24"/>
              <w:szCs w:val="24"/>
              <w:u w:val="single"/>
            </w:rPr>
          </w:rPrChange>
        </w:rPr>
      </w:pPr>
      <w:ins w:id="3296" w:author="SHAHZAIB KHAN" w:date="2026-10-07T21:03:00Z">
        <w:r w:rsidRPr="00DB397A">
          <w:rPr>
            <w:rFonts w:ascii="Times New Roman" w:eastAsia="Times New Roman" w:hAnsi="Times New Roman" w:cs="Times New Roman"/>
            <w:color w:val="FF0000"/>
            <w:sz w:val="24"/>
            <w:szCs w:val="24"/>
            <w:u w:val="single"/>
            <w:rPrChange w:id="3297" w:author="SHAHZAIB KHAN" w:date="2026-10-07T21:04:00Z">
              <w:rPr>
                <w:rFonts w:ascii="Times New Roman" w:eastAsia="Times New Roman" w:hAnsi="Times New Roman" w:cs="Times New Roman"/>
                <w:b/>
                <w:bCs/>
                <w:sz w:val="24"/>
                <w:szCs w:val="24"/>
                <w:u w:val="single"/>
              </w:rPr>
            </w:rPrChange>
          </w:rPr>
          <w:t>The system shows the Area Name, Area Status and Delivery Charges to the Customer, and the Customer can go on to place the order.</w:t>
        </w:r>
      </w:ins>
    </w:p>
    <w:p w14:paraId="25D2C6AF" w14:textId="77777777" w:rsidR="007F709E" w:rsidRPr="00DB397A" w:rsidRDefault="007F709E" w:rsidP="007F709E">
      <w:pPr>
        <w:spacing w:before="100" w:beforeAutospacing="1" w:after="100" w:afterAutospacing="1" w:line="240" w:lineRule="auto"/>
        <w:ind w:left="720"/>
        <w:rPr>
          <w:ins w:id="3298" w:author="SHAHZAIB KHAN" w:date="2026-10-07T21:03:00Z"/>
          <w:rFonts w:ascii="Times New Roman" w:eastAsia="Times New Roman" w:hAnsi="Times New Roman" w:cs="Times New Roman"/>
          <w:color w:val="FF0000"/>
          <w:sz w:val="24"/>
          <w:szCs w:val="24"/>
          <w:u w:val="single"/>
          <w:rPrChange w:id="3299" w:author="SHAHZAIB KHAN" w:date="2026-10-07T21:04:00Z">
            <w:rPr>
              <w:ins w:id="3300" w:author="SHAHZAIB KHAN" w:date="2026-10-07T21:03:00Z"/>
              <w:rFonts w:ascii="Times New Roman" w:eastAsia="Times New Roman" w:hAnsi="Times New Roman" w:cs="Times New Roman"/>
              <w:b/>
              <w:bCs/>
              <w:sz w:val="24"/>
              <w:szCs w:val="24"/>
              <w:u w:val="single"/>
            </w:rPr>
          </w:rPrChange>
        </w:rPr>
      </w:pPr>
      <w:ins w:id="3301" w:author="SHAHZAIB KHAN" w:date="2026-10-07T21:03:00Z">
        <w:r w:rsidRPr="00DB397A">
          <w:rPr>
            <w:rFonts w:ascii="Times New Roman" w:eastAsia="Times New Roman" w:hAnsi="Times New Roman" w:cs="Times New Roman"/>
            <w:color w:val="FF0000"/>
            <w:sz w:val="24"/>
            <w:szCs w:val="24"/>
            <w:u w:val="single"/>
            <w:rPrChange w:id="3302" w:author="SHAHZAIB KHAN" w:date="2026-10-07T21:04:00Z">
              <w:rPr>
                <w:rFonts w:ascii="Times New Roman" w:eastAsia="Times New Roman" w:hAnsi="Times New Roman" w:cs="Times New Roman"/>
                <w:b/>
                <w:bCs/>
                <w:sz w:val="24"/>
                <w:szCs w:val="24"/>
                <w:u w:val="single"/>
              </w:rPr>
            </w:rPrChange>
          </w:rPr>
          <w:lastRenderedPageBreak/>
          <w:t xml:space="preserve">           4. Alternatives</w:t>
        </w:r>
      </w:ins>
    </w:p>
    <w:p w14:paraId="221CE325" w14:textId="77777777" w:rsidR="007F709E" w:rsidRPr="00DB397A" w:rsidRDefault="007F709E" w:rsidP="007F709E">
      <w:pPr>
        <w:spacing w:before="100" w:beforeAutospacing="1" w:after="100" w:afterAutospacing="1" w:line="240" w:lineRule="auto"/>
        <w:ind w:left="720"/>
        <w:rPr>
          <w:ins w:id="3303" w:author="SHAHZAIB KHAN" w:date="2026-10-07T21:03:00Z"/>
          <w:rFonts w:ascii="Times New Roman" w:eastAsia="Times New Roman" w:hAnsi="Times New Roman" w:cs="Times New Roman"/>
          <w:color w:val="FF0000"/>
          <w:sz w:val="24"/>
          <w:szCs w:val="24"/>
          <w:u w:val="single"/>
          <w:rPrChange w:id="3304" w:author="SHAHZAIB KHAN" w:date="2026-10-07T21:04:00Z">
            <w:rPr>
              <w:ins w:id="3305" w:author="SHAHZAIB KHAN" w:date="2026-10-07T21:03:00Z"/>
              <w:rFonts w:ascii="Times New Roman" w:eastAsia="Times New Roman" w:hAnsi="Times New Roman" w:cs="Times New Roman"/>
              <w:b/>
              <w:bCs/>
              <w:sz w:val="24"/>
              <w:szCs w:val="24"/>
              <w:u w:val="single"/>
            </w:rPr>
          </w:rPrChange>
        </w:rPr>
      </w:pPr>
      <w:ins w:id="3306" w:author="SHAHZAIB KHAN" w:date="2026-10-07T21:03:00Z">
        <w:r w:rsidRPr="00DB397A">
          <w:rPr>
            <w:rFonts w:ascii="Times New Roman" w:eastAsia="Times New Roman" w:hAnsi="Times New Roman" w:cs="Times New Roman"/>
            <w:color w:val="FF0000"/>
            <w:sz w:val="24"/>
            <w:szCs w:val="24"/>
            <w:u w:val="single"/>
            <w:rPrChange w:id="3307" w:author="SHAHZAIB KHAN" w:date="2026-10-07T21:04:00Z">
              <w:rPr>
                <w:rFonts w:ascii="Times New Roman" w:eastAsia="Times New Roman" w:hAnsi="Times New Roman" w:cs="Times New Roman"/>
                <w:b/>
                <w:bCs/>
                <w:sz w:val="24"/>
                <w:szCs w:val="24"/>
                <w:u w:val="single"/>
              </w:rPr>
            </w:rPrChange>
          </w:rPr>
          <w:t>4.1. Area Not Available</w:t>
        </w:r>
      </w:ins>
    </w:p>
    <w:p w14:paraId="4942C56D" w14:textId="77777777" w:rsidR="007F709E" w:rsidRPr="00DB397A" w:rsidRDefault="007F709E" w:rsidP="007F709E">
      <w:pPr>
        <w:numPr>
          <w:ilvl w:val="0"/>
          <w:numId w:val="90"/>
        </w:numPr>
        <w:spacing w:before="100" w:beforeAutospacing="1" w:after="100" w:afterAutospacing="1" w:line="240" w:lineRule="auto"/>
        <w:rPr>
          <w:ins w:id="3308" w:author="SHAHZAIB KHAN" w:date="2026-10-07T21:03:00Z"/>
          <w:rFonts w:ascii="Times New Roman" w:eastAsia="Times New Roman" w:hAnsi="Times New Roman" w:cs="Times New Roman"/>
          <w:color w:val="FF0000"/>
          <w:sz w:val="24"/>
          <w:szCs w:val="24"/>
          <w:u w:val="single"/>
          <w:rPrChange w:id="3309" w:author="SHAHZAIB KHAN" w:date="2026-10-07T21:04:00Z">
            <w:rPr>
              <w:ins w:id="3310" w:author="SHAHZAIB KHAN" w:date="2026-10-07T21:03:00Z"/>
              <w:rFonts w:ascii="Times New Roman" w:eastAsia="Times New Roman" w:hAnsi="Times New Roman" w:cs="Times New Roman"/>
              <w:b/>
              <w:bCs/>
              <w:sz w:val="24"/>
              <w:szCs w:val="24"/>
              <w:u w:val="single"/>
            </w:rPr>
          </w:rPrChange>
        </w:rPr>
      </w:pPr>
      <w:ins w:id="3311" w:author="SHAHZAIB KHAN" w:date="2026-10-07T21:03:00Z">
        <w:r w:rsidRPr="00DB397A">
          <w:rPr>
            <w:rFonts w:ascii="Times New Roman" w:eastAsia="Times New Roman" w:hAnsi="Times New Roman" w:cs="Times New Roman"/>
            <w:color w:val="FF0000"/>
            <w:sz w:val="24"/>
            <w:szCs w:val="24"/>
            <w:u w:val="single"/>
            <w:rPrChange w:id="3312" w:author="SHAHZAIB KHAN" w:date="2026-10-07T21:04:00Z">
              <w:rPr>
                <w:rFonts w:ascii="Times New Roman" w:eastAsia="Times New Roman" w:hAnsi="Times New Roman" w:cs="Times New Roman"/>
                <w:b/>
                <w:bCs/>
                <w:sz w:val="24"/>
                <w:szCs w:val="24"/>
                <w:u w:val="single"/>
              </w:rPr>
            </w:rPrChange>
          </w:rPr>
          <w:t>At step 6 of the main success scenario, the system checks the area selected by the Customer.</w:t>
        </w:r>
      </w:ins>
    </w:p>
    <w:p w14:paraId="219CCF46" w14:textId="77777777" w:rsidR="007F709E" w:rsidRPr="00DB397A" w:rsidRDefault="007F709E" w:rsidP="007F709E">
      <w:pPr>
        <w:numPr>
          <w:ilvl w:val="0"/>
          <w:numId w:val="90"/>
        </w:numPr>
        <w:spacing w:before="100" w:beforeAutospacing="1" w:after="100" w:afterAutospacing="1" w:line="240" w:lineRule="auto"/>
        <w:rPr>
          <w:ins w:id="3313" w:author="SHAHZAIB KHAN" w:date="2026-10-07T21:03:00Z"/>
          <w:rFonts w:ascii="Times New Roman" w:eastAsia="Times New Roman" w:hAnsi="Times New Roman" w:cs="Times New Roman"/>
          <w:color w:val="FF0000"/>
          <w:sz w:val="24"/>
          <w:szCs w:val="24"/>
          <w:u w:val="single"/>
          <w:rPrChange w:id="3314" w:author="SHAHZAIB KHAN" w:date="2026-10-07T21:04:00Z">
            <w:rPr>
              <w:ins w:id="3315" w:author="SHAHZAIB KHAN" w:date="2026-10-07T21:03:00Z"/>
              <w:rFonts w:ascii="Times New Roman" w:eastAsia="Times New Roman" w:hAnsi="Times New Roman" w:cs="Times New Roman"/>
              <w:b/>
              <w:bCs/>
              <w:sz w:val="24"/>
              <w:szCs w:val="24"/>
              <w:u w:val="single"/>
            </w:rPr>
          </w:rPrChange>
        </w:rPr>
      </w:pPr>
      <w:ins w:id="3316" w:author="SHAHZAIB KHAN" w:date="2026-10-07T21:03:00Z">
        <w:r w:rsidRPr="00DB397A">
          <w:rPr>
            <w:rFonts w:ascii="Times New Roman" w:eastAsia="Times New Roman" w:hAnsi="Times New Roman" w:cs="Times New Roman"/>
            <w:color w:val="FF0000"/>
            <w:sz w:val="24"/>
            <w:szCs w:val="24"/>
            <w:u w:val="single"/>
            <w:rPrChange w:id="3317" w:author="SHAHZAIB KHAN" w:date="2026-10-07T21:04:00Z">
              <w:rPr>
                <w:rFonts w:ascii="Times New Roman" w:eastAsia="Times New Roman" w:hAnsi="Times New Roman" w:cs="Times New Roman"/>
                <w:b/>
                <w:bCs/>
                <w:sz w:val="24"/>
                <w:szCs w:val="24"/>
                <w:u w:val="single"/>
              </w:rPr>
            </w:rPrChange>
          </w:rPr>
          <w:t>The system finds that the bakery does not deliver to this area.</w:t>
        </w:r>
      </w:ins>
    </w:p>
    <w:p w14:paraId="17C880C1" w14:textId="77777777" w:rsidR="007F709E" w:rsidRPr="00DB397A" w:rsidRDefault="007F709E" w:rsidP="007F709E">
      <w:pPr>
        <w:numPr>
          <w:ilvl w:val="0"/>
          <w:numId w:val="90"/>
        </w:numPr>
        <w:spacing w:before="100" w:beforeAutospacing="1" w:after="100" w:afterAutospacing="1" w:line="240" w:lineRule="auto"/>
        <w:rPr>
          <w:ins w:id="3318" w:author="SHAHZAIB KHAN" w:date="2026-10-07T21:03:00Z"/>
          <w:rFonts w:ascii="Times New Roman" w:eastAsia="Times New Roman" w:hAnsi="Times New Roman" w:cs="Times New Roman"/>
          <w:color w:val="FF0000"/>
          <w:sz w:val="24"/>
          <w:szCs w:val="24"/>
          <w:u w:val="single"/>
          <w:rPrChange w:id="3319" w:author="SHAHZAIB KHAN" w:date="2026-10-07T21:04:00Z">
            <w:rPr>
              <w:ins w:id="3320" w:author="SHAHZAIB KHAN" w:date="2026-10-07T21:03:00Z"/>
              <w:rFonts w:ascii="Times New Roman" w:eastAsia="Times New Roman" w:hAnsi="Times New Roman" w:cs="Times New Roman"/>
              <w:b/>
              <w:bCs/>
              <w:sz w:val="24"/>
              <w:szCs w:val="24"/>
              <w:u w:val="single"/>
            </w:rPr>
          </w:rPrChange>
        </w:rPr>
      </w:pPr>
      <w:ins w:id="3321" w:author="SHAHZAIB KHAN" w:date="2026-10-07T21:03:00Z">
        <w:r w:rsidRPr="00DB397A">
          <w:rPr>
            <w:rFonts w:ascii="Times New Roman" w:eastAsia="Times New Roman" w:hAnsi="Times New Roman" w:cs="Times New Roman"/>
            <w:color w:val="FF0000"/>
            <w:sz w:val="24"/>
            <w:szCs w:val="24"/>
            <w:u w:val="single"/>
            <w:rPrChange w:id="3322" w:author="SHAHZAIB KHAN" w:date="2026-10-07T21:04:00Z">
              <w:rPr>
                <w:rFonts w:ascii="Times New Roman" w:eastAsia="Times New Roman" w:hAnsi="Times New Roman" w:cs="Times New Roman"/>
                <w:b/>
                <w:bCs/>
                <w:sz w:val="24"/>
                <w:szCs w:val="24"/>
                <w:u w:val="single"/>
              </w:rPr>
            </w:rPrChange>
          </w:rPr>
          <w:t>The system sets the Area Status as Not Valid, shows a message that delivery is not available there and asks the Customer to select another area.</w:t>
        </w:r>
      </w:ins>
    </w:p>
    <w:p w14:paraId="02003B2B" w14:textId="77777777" w:rsidR="007F709E" w:rsidRPr="00DB397A" w:rsidRDefault="007F709E" w:rsidP="007F709E">
      <w:pPr>
        <w:numPr>
          <w:ilvl w:val="0"/>
          <w:numId w:val="90"/>
        </w:numPr>
        <w:spacing w:before="100" w:beforeAutospacing="1" w:after="100" w:afterAutospacing="1" w:line="240" w:lineRule="auto"/>
        <w:rPr>
          <w:ins w:id="3323" w:author="SHAHZAIB KHAN" w:date="2026-10-07T21:03:00Z"/>
          <w:rFonts w:ascii="Times New Roman" w:eastAsia="Times New Roman" w:hAnsi="Times New Roman" w:cs="Times New Roman"/>
          <w:color w:val="FF0000"/>
          <w:sz w:val="24"/>
          <w:szCs w:val="24"/>
          <w:u w:val="single"/>
          <w:rPrChange w:id="3324" w:author="SHAHZAIB KHAN" w:date="2026-10-07T21:04:00Z">
            <w:rPr>
              <w:ins w:id="3325" w:author="SHAHZAIB KHAN" w:date="2026-10-07T21:03:00Z"/>
              <w:rFonts w:ascii="Times New Roman" w:eastAsia="Times New Roman" w:hAnsi="Times New Roman" w:cs="Times New Roman"/>
              <w:b/>
              <w:bCs/>
              <w:sz w:val="24"/>
              <w:szCs w:val="24"/>
              <w:u w:val="single"/>
            </w:rPr>
          </w:rPrChange>
        </w:rPr>
      </w:pPr>
      <w:ins w:id="3326" w:author="SHAHZAIB KHAN" w:date="2026-10-07T21:03:00Z">
        <w:r w:rsidRPr="00DB397A">
          <w:rPr>
            <w:rFonts w:ascii="Times New Roman" w:eastAsia="Times New Roman" w:hAnsi="Times New Roman" w:cs="Times New Roman"/>
            <w:color w:val="FF0000"/>
            <w:sz w:val="24"/>
            <w:szCs w:val="24"/>
            <w:u w:val="single"/>
            <w:rPrChange w:id="3327" w:author="SHAHZAIB KHAN" w:date="2026-10-07T21:04:00Z">
              <w:rPr>
                <w:rFonts w:ascii="Times New Roman" w:eastAsia="Times New Roman" w:hAnsi="Times New Roman" w:cs="Times New Roman"/>
                <w:b/>
                <w:bCs/>
                <w:sz w:val="24"/>
                <w:szCs w:val="24"/>
                <w:u w:val="single"/>
              </w:rPr>
            </w:rPrChange>
          </w:rPr>
          <w:t>The Customer selects another area and the flow continues from step 3 of the main success scenario.</w:t>
        </w:r>
      </w:ins>
    </w:p>
    <w:p w14:paraId="5DEA85EF" w14:textId="77777777" w:rsidR="007F709E" w:rsidRPr="00DB397A" w:rsidRDefault="007F709E" w:rsidP="007F709E">
      <w:pPr>
        <w:spacing w:before="100" w:beforeAutospacing="1" w:after="100" w:afterAutospacing="1" w:line="240" w:lineRule="auto"/>
        <w:ind w:left="720"/>
        <w:rPr>
          <w:ins w:id="3328" w:author="SHAHZAIB KHAN" w:date="2026-10-07T21:03:00Z"/>
          <w:rFonts w:ascii="Times New Roman" w:eastAsia="Times New Roman" w:hAnsi="Times New Roman" w:cs="Times New Roman"/>
          <w:color w:val="FF0000"/>
          <w:sz w:val="24"/>
          <w:szCs w:val="24"/>
          <w:u w:val="single"/>
          <w:rPrChange w:id="3329" w:author="SHAHZAIB KHAN" w:date="2026-10-07T21:04:00Z">
            <w:rPr>
              <w:ins w:id="3330" w:author="SHAHZAIB KHAN" w:date="2026-10-07T21:03:00Z"/>
              <w:rFonts w:ascii="Times New Roman" w:eastAsia="Times New Roman" w:hAnsi="Times New Roman" w:cs="Times New Roman"/>
              <w:b/>
              <w:bCs/>
              <w:sz w:val="24"/>
              <w:szCs w:val="24"/>
              <w:u w:val="single"/>
            </w:rPr>
          </w:rPrChange>
        </w:rPr>
      </w:pPr>
      <w:ins w:id="3331" w:author="SHAHZAIB KHAN" w:date="2026-10-07T21:03:00Z">
        <w:r w:rsidRPr="00DB397A">
          <w:rPr>
            <w:rFonts w:ascii="Times New Roman" w:eastAsia="Times New Roman" w:hAnsi="Times New Roman" w:cs="Times New Roman"/>
            <w:color w:val="FF0000"/>
            <w:sz w:val="24"/>
            <w:szCs w:val="24"/>
            <w:u w:val="single"/>
            <w:rPrChange w:id="3332" w:author="SHAHZAIB KHAN" w:date="2026-10-07T21:04:00Z">
              <w:rPr>
                <w:rFonts w:ascii="Times New Roman" w:eastAsia="Times New Roman" w:hAnsi="Times New Roman" w:cs="Times New Roman"/>
                <w:b/>
                <w:bCs/>
                <w:sz w:val="24"/>
                <w:szCs w:val="24"/>
                <w:u w:val="single"/>
              </w:rPr>
            </w:rPrChange>
          </w:rPr>
          <w:t>4.2. Invalid Address Details</w:t>
        </w:r>
      </w:ins>
    </w:p>
    <w:p w14:paraId="09210D34" w14:textId="77777777" w:rsidR="007F709E" w:rsidRPr="00DB397A" w:rsidRDefault="007F709E" w:rsidP="007F709E">
      <w:pPr>
        <w:numPr>
          <w:ilvl w:val="0"/>
          <w:numId w:val="91"/>
        </w:numPr>
        <w:spacing w:before="100" w:beforeAutospacing="1" w:after="100" w:afterAutospacing="1" w:line="240" w:lineRule="auto"/>
        <w:rPr>
          <w:ins w:id="3333" w:author="SHAHZAIB KHAN" w:date="2026-10-07T21:03:00Z"/>
          <w:rFonts w:ascii="Times New Roman" w:eastAsia="Times New Roman" w:hAnsi="Times New Roman" w:cs="Times New Roman"/>
          <w:color w:val="FF0000"/>
          <w:sz w:val="24"/>
          <w:szCs w:val="24"/>
          <w:u w:val="single"/>
          <w:rPrChange w:id="3334" w:author="SHAHZAIB KHAN" w:date="2026-10-07T21:04:00Z">
            <w:rPr>
              <w:ins w:id="3335" w:author="SHAHZAIB KHAN" w:date="2026-10-07T21:03:00Z"/>
              <w:rFonts w:ascii="Times New Roman" w:eastAsia="Times New Roman" w:hAnsi="Times New Roman" w:cs="Times New Roman"/>
              <w:b/>
              <w:bCs/>
              <w:sz w:val="24"/>
              <w:szCs w:val="24"/>
              <w:u w:val="single"/>
            </w:rPr>
          </w:rPrChange>
        </w:rPr>
      </w:pPr>
      <w:ins w:id="3336" w:author="SHAHZAIB KHAN" w:date="2026-10-07T21:03:00Z">
        <w:r w:rsidRPr="00DB397A">
          <w:rPr>
            <w:rFonts w:ascii="Times New Roman" w:eastAsia="Times New Roman" w:hAnsi="Times New Roman" w:cs="Times New Roman"/>
            <w:color w:val="FF0000"/>
            <w:sz w:val="24"/>
            <w:szCs w:val="24"/>
            <w:u w:val="single"/>
            <w:rPrChange w:id="3337" w:author="SHAHZAIB KHAN" w:date="2026-10-07T21:04:00Z">
              <w:rPr>
                <w:rFonts w:ascii="Times New Roman" w:eastAsia="Times New Roman" w:hAnsi="Times New Roman" w:cs="Times New Roman"/>
                <w:b/>
                <w:bCs/>
                <w:sz w:val="24"/>
                <w:szCs w:val="24"/>
                <w:u w:val="single"/>
              </w:rPr>
            </w:rPrChange>
          </w:rPr>
          <w:t>At step 6 of the main success scenario, the system checks the address details entered by the Customer.</w:t>
        </w:r>
      </w:ins>
    </w:p>
    <w:p w14:paraId="5404332B" w14:textId="77777777" w:rsidR="007F709E" w:rsidRPr="00DB397A" w:rsidRDefault="007F709E" w:rsidP="007F709E">
      <w:pPr>
        <w:numPr>
          <w:ilvl w:val="0"/>
          <w:numId w:val="91"/>
        </w:numPr>
        <w:spacing w:before="100" w:beforeAutospacing="1" w:after="100" w:afterAutospacing="1" w:line="240" w:lineRule="auto"/>
        <w:rPr>
          <w:ins w:id="3338" w:author="SHAHZAIB KHAN" w:date="2026-10-07T21:03:00Z"/>
          <w:rFonts w:ascii="Times New Roman" w:eastAsia="Times New Roman" w:hAnsi="Times New Roman" w:cs="Times New Roman"/>
          <w:color w:val="FF0000"/>
          <w:sz w:val="24"/>
          <w:szCs w:val="24"/>
          <w:u w:val="single"/>
          <w:rPrChange w:id="3339" w:author="SHAHZAIB KHAN" w:date="2026-10-07T21:04:00Z">
            <w:rPr>
              <w:ins w:id="3340" w:author="SHAHZAIB KHAN" w:date="2026-10-07T21:03:00Z"/>
              <w:rFonts w:ascii="Times New Roman" w:eastAsia="Times New Roman" w:hAnsi="Times New Roman" w:cs="Times New Roman"/>
              <w:b/>
              <w:bCs/>
              <w:sz w:val="24"/>
              <w:szCs w:val="24"/>
              <w:u w:val="single"/>
            </w:rPr>
          </w:rPrChange>
        </w:rPr>
      </w:pPr>
      <w:ins w:id="3341" w:author="SHAHZAIB KHAN" w:date="2026-10-07T21:03:00Z">
        <w:r w:rsidRPr="00DB397A">
          <w:rPr>
            <w:rFonts w:ascii="Times New Roman" w:eastAsia="Times New Roman" w:hAnsi="Times New Roman" w:cs="Times New Roman"/>
            <w:color w:val="FF0000"/>
            <w:sz w:val="24"/>
            <w:szCs w:val="24"/>
            <w:u w:val="single"/>
            <w:rPrChange w:id="3342" w:author="SHAHZAIB KHAN" w:date="2026-10-07T21:04:00Z">
              <w:rPr>
                <w:rFonts w:ascii="Times New Roman" w:eastAsia="Times New Roman" w:hAnsi="Times New Roman" w:cs="Times New Roman"/>
                <w:b/>
                <w:bCs/>
                <w:sz w:val="24"/>
                <w:szCs w:val="24"/>
                <w:u w:val="single"/>
              </w:rPr>
            </w:rPrChange>
          </w:rPr>
          <w:t>The system finds that some detail is wrong or missing.</w:t>
        </w:r>
      </w:ins>
    </w:p>
    <w:p w14:paraId="402BEA10" w14:textId="77777777" w:rsidR="007F709E" w:rsidRPr="00DB397A" w:rsidRDefault="007F709E" w:rsidP="007F709E">
      <w:pPr>
        <w:numPr>
          <w:ilvl w:val="0"/>
          <w:numId w:val="91"/>
        </w:numPr>
        <w:spacing w:before="100" w:beforeAutospacing="1" w:after="100" w:afterAutospacing="1" w:line="240" w:lineRule="auto"/>
        <w:rPr>
          <w:ins w:id="3343" w:author="SHAHZAIB KHAN" w:date="2026-10-07T21:03:00Z"/>
          <w:rFonts w:ascii="Times New Roman" w:eastAsia="Times New Roman" w:hAnsi="Times New Roman" w:cs="Times New Roman"/>
          <w:color w:val="FF0000"/>
          <w:sz w:val="24"/>
          <w:szCs w:val="24"/>
          <w:u w:val="single"/>
          <w:rPrChange w:id="3344" w:author="SHAHZAIB KHAN" w:date="2026-10-07T21:04:00Z">
            <w:rPr>
              <w:ins w:id="3345" w:author="SHAHZAIB KHAN" w:date="2026-10-07T21:03:00Z"/>
              <w:rFonts w:ascii="Times New Roman" w:eastAsia="Times New Roman" w:hAnsi="Times New Roman" w:cs="Times New Roman"/>
              <w:b/>
              <w:bCs/>
              <w:sz w:val="24"/>
              <w:szCs w:val="24"/>
              <w:u w:val="single"/>
            </w:rPr>
          </w:rPrChange>
        </w:rPr>
      </w:pPr>
      <w:ins w:id="3346" w:author="SHAHZAIB KHAN" w:date="2026-10-07T21:03:00Z">
        <w:r w:rsidRPr="00DB397A">
          <w:rPr>
            <w:rFonts w:ascii="Times New Roman" w:eastAsia="Times New Roman" w:hAnsi="Times New Roman" w:cs="Times New Roman"/>
            <w:color w:val="FF0000"/>
            <w:sz w:val="24"/>
            <w:szCs w:val="24"/>
            <w:u w:val="single"/>
            <w:rPrChange w:id="3347" w:author="SHAHZAIB KHAN" w:date="2026-10-07T21:04:00Z">
              <w:rPr>
                <w:rFonts w:ascii="Times New Roman" w:eastAsia="Times New Roman" w:hAnsi="Times New Roman" w:cs="Times New Roman"/>
                <w:b/>
                <w:bCs/>
                <w:sz w:val="24"/>
                <w:szCs w:val="24"/>
                <w:u w:val="single"/>
              </w:rPr>
            </w:rPrChange>
          </w:rPr>
          <w:t>The system shows an error message and asks the Customer to enter the address details again.</w:t>
        </w:r>
      </w:ins>
    </w:p>
    <w:p w14:paraId="6FBF41CC" w14:textId="77777777" w:rsidR="007F709E" w:rsidRPr="00DB397A" w:rsidRDefault="007F709E" w:rsidP="007F709E">
      <w:pPr>
        <w:numPr>
          <w:ilvl w:val="0"/>
          <w:numId w:val="91"/>
        </w:numPr>
        <w:spacing w:before="100" w:beforeAutospacing="1" w:after="100" w:afterAutospacing="1" w:line="240" w:lineRule="auto"/>
        <w:rPr>
          <w:ins w:id="3348" w:author="SHAHZAIB KHAN" w:date="2026-10-07T21:03:00Z"/>
          <w:rFonts w:ascii="Times New Roman" w:eastAsia="Times New Roman" w:hAnsi="Times New Roman" w:cs="Times New Roman"/>
          <w:color w:val="FF0000"/>
          <w:sz w:val="24"/>
          <w:szCs w:val="24"/>
          <w:u w:val="single"/>
          <w:rPrChange w:id="3349" w:author="SHAHZAIB KHAN" w:date="2026-10-07T21:04:00Z">
            <w:rPr>
              <w:ins w:id="3350" w:author="SHAHZAIB KHAN" w:date="2026-10-07T21:03:00Z"/>
              <w:rFonts w:ascii="Times New Roman" w:eastAsia="Times New Roman" w:hAnsi="Times New Roman" w:cs="Times New Roman"/>
              <w:b/>
              <w:bCs/>
              <w:sz w:val="24"/>
              <w:szCs w:val="24"/>
              <w:u w:val="single"/>
            </w:rPr>
          </w:rPrChange>
        </w:rPr>
      </w:pPr>
      <w:ins w:id="3351" w:author="SHAHZAIB KHAN" w:date="2026-10-07T21:03:00Z">
        <w:r w:rsidRPr="00DB397A">
          <w:rPr>
            <w:rFonts w:ascii="Times New Roman" w:eastAsia="Times New Roman" w:hAnsi="Times New Roman" w:cs="Times New Roman"/>
            <w:color w:val="FF0000"/>
            <w:sz w:val="24"/>
            <w:szCs w:val="24"/>
            <w:u w:val="single"/>
            <w:rPrChange w:id="3352" w:author="SHAHZAIB KHAN" w:date="2026-10-07T21:04:00Z">
              <w:rPr>
                <w:rFonts w:ascii="Times New Roman" w:eastAsia="Times New Roman" w:hAnsi="Times New Roman" w:cs="Times New Roman"/>
                <w:b/>
                <w:bCs/>
                <w:sz w:val="24"/>
                <w:szCs w:val="24"/>
                <w:u w:val="single"/>
              </w:rPr>
            </w:rPrChange>
          </w:rPr>
          <w:t>The Customer corrects the details and the flow continues from step 5 of the main success scenario.</w:t>
        </w:r>
      </w:ins>
    </w:p>
    <w:p w14:paraId="174C3515" w14:textId="77777777" w:rsidR="007F709E" w:rsidRPr="00DB397A" w:rsidRDefault="007F709E" w:rsidP="007F709E">
      <w:pPr>
        <w:spacing w:before="100" w:beforeAutospacing="1" w:after="100" w:afterAutospacing="1" w:line="240" w:lineRule="auto"/>
        <w:ind w:left="720"/>
        <w:rPr>
          <w:ins w:id="3353" w:author="SHAHZAIB KHAN" w:date="2026-10-07T21:03:00Z"/>
          <w:rFonts w:ascii="Times New Roman" w:eastAsia="Times New Roman" w:hAnsi="Times New Roman" w:cs="Times New Roman"/>
          <w:color w:val="FF0000"/>
          <w:sz w:val="24"/>
          <w:szCs w:val="24"/>
          <w:u w:val="single"/>
          <w:rPrChange w:id="3354" w:author="SHAHZAIB KHAN" w:date="2026-10-07T21:04:00Z">
            <w:rPr>
              <w:ins w:id="3355" w:author="SHAHZAIB KHAN" w:date="2026-10-07T21:03:00Z"/>
              <w:rFonts w:ascii="Times New Roman" w:eastAsia="Times New Roman" w:hAnsi="Times New Roman" w:cs="Times New Roman"/>
              <w:b/>
              <w:bCs/>
              <w:sz w:val="24"/>
              <w:szCs w:val="24"/>
              <w:u w:val="single"/>
            </w:rPr>
          </w:rPrChange>
        </w:rPr>
      </w:pPr>
      <w:ins w:id="3356" w:author="SHAHZAIB KHAN" w:date="2026-10-07T21:03:00Z">
        <w:r w:rsidRPr="00DB397A">
          <w:rPr>
            <w:rFonts w:ascii="Times New Roman" w:eastAsia="Times New Roman" w:hAnsi="Times New Roman" w:cs="Times New Roman"/>
            <w:color w:val="FF0000"/>
            <w:sz w:val="24"/>
            <w:szCs w:val="24"/>
            <w:u w:val="single"/>
            <w:rPrChange w:id="3357" w:author="SHAHZAIB KHAN" w:date="2026-10-07T21:04:00Z">
              <w:rPr>
                <w:rFonts w:ascii="Times New Roman" w:eastAsia="Times New Roman" w:hAnsi="Times New Roman" w:cs="Times New Roman"/>
                <w:b/>
                <w:bCs/>
                <w:sz w:val="24"/>
                <w:szCs w:val="24"/>
                <w:u w:val="single"/>
              </w:rPr>
            </w:rPrChange>
          </w:rPr>
          <w:t>4.3. Customer Cancels the Selection</w:t>
        </w:r>
      </w:ins>
    </w:p>
    <w:p w14:paraId="619D37C6" w14:textId="77777777" w:rsidR="007F709E" w:rsidRPr="00DB397A" w:rsidRDefault="007F709E" w:rsidP="007F709E">
      <w:pPr>
        <w:numPr>
          <w:ilvl w:val="0"/>
          <w:numId w:val="92"/>
        </w:numPr>
        <w:spacing w:before="100" w:beforeAutospacing="1" w:after="100" w:afterAutospacing="1" w:line="240" w:lineRule="auto"/>
        <w:rPr>
          <w:ins w:id="3358" w:author="SHAHZAIB KHAN" w:date="2026-10-07T21:03:00Z"/>
          <w:rFonts w:ascii="Times New Roman" w:eastAsia="Times New Roman" w:hAnsi="Times New Roman" w:cs="Times New Roman"/>
          <w:color w:val="FF0000"/>
          <w:sz w:val="24"/>
          <w:szCs w:val="24"/>
          <w:u w:val="single"/>
          <w:rPrChange w:id="3359" w:author="SHAHZAIB KHAN" w:date="2026-10-07T21:04:00Z">
            <w:rPr>
              <w:ins w:id="3360" w:author="SHAHZAIB KHAN" w:date="2026-10-07T21:03:00Z"/>
              <w:rFonts w:ascii="Times New Roman" w:eastAsia="Times New Roman" w:hAnsi="Times New Roman" w:cs="Times New Roman"/>
              <w:b/>
              <w:bCs/>
              <w:sz w:val="24"/>
              <w:szCs w:val="24"/>
              <w:u w:val="single"/>
            </w:rPr>
          </w:rPrChange>
        </w:rPr>
      </w:pPr>
      <w:ins w:id="3361" w:author="SHAHZAIB KHAN" w:date="2026-10-07T21:03:00Z">
        <w:r w:rsidRPr="00DB397A">
          <w:rPr>
            <w:rFonts w:ascii="Times New Roman" w:eastAsia="Times New Roman" w:hAnsi="Times New Roman" w:cs="Times New Roman"/>
            <w:color w:val="FF0000"/>
            <w:sz w:val="24"/>
            <w:szCs w:val="24"/>
            <w:u w:val="single"/>
            <w:rPrChange w:id="3362" w:author="SHAHZAIB KHAN" w:date="2026-10-07T21:04:00Z">
              <w:rPr>
                <w:rFonts w:ascii="Times New Roman" w:eastAsia="Times New Roman" w:hAnsi="Times New Roman" w:cs="Times New Roman"/>
                <w:b/>
                <w:bCs/>
                <w:sz w:val="24"/>
                <w:szCs w:val="24"/>
                <w:u w:val="single"/>
              </w:rPr>
            </w:rPrChange>
          </w:rPr>
          <w:t>Before step 7 of the main success scenario, the Customer presses the cancel button.</w:t>
        </w:r>
      </w:ins>
    </w:p>
    <w:p w14:paraId="67719C44" w14:textId="77777777" w:rsidR="007F709E" w:rsidRPr="00DB397A" w:rsidRDefault="007F709E" w:rsidP="007F709E">
      <w:pPr>
        <w:numPr>
          <w:ilvl w:val="0"/>
          <w:numId w:val="92"/>
        </w:numPr>
        <w:spacing w:before="100" w:beforeAutospacing="1" w:after="100" w:afterAutospacing="1" w:line="240" w:lineRule="auto"/>
        <w:rPr>
          <w:ins w:id="3363" w:author="SHAHZAIB KHAN" w:date="2026-10-07T21:03:00Z"/>
          <w:rFonts w:ascii="Times New Roman" w:eastAsia="Times New Roman" w:hAnsi="Times New Roman" w:cs="Times New Roman"/>
          <w:color w:val="FF0000"/>
          <w:sz w:val="24"/>
          <w:szCs w:val="24"/>
          <w:u w:val="single"/>
          <w:rPrChange w:id="3364" w:author="SHAHZAIB KHAN" w:date="2026-10-07T21:04:00Z">
            <w:rPr>
              <w:ins w:id="3365" w:author="SHAHZAIB KHAN" w:date="2026-10-07T21:03:00Z"/>
              <w:rFonts w:ascii="Times New Roman" w:eastAsia="Times New Roman" w:hAnsi="Times New Roman" w:cs="Times New Roman"/>
              <w:b/>
              <w:bCs/>
              <w:sz w:val="24"/>
              <w:szCs w:val="24"/>
              <w:u w:val="single"/>
            </w:rPr>
          </w:rPrChange>
        </w:rPr>
      </w:pPr>
      <w:ins w:id="3366" w:author="SHAHZAIB KHAN" w:date="2026-10-07T21:03:00Z">
        <w:r w:rsidRPr="00DB397A">
          <w:rPr>
            <w:rFonts w:ascii="Times New Roman" w:eastAsia="Times New Roman" w:hAnsi="Times New Roman" w:cs="Times New Roman"/>
            <w:color w:val="FF0000"/>
            <w:sz w:val="24"/>
            <w:szCs w:val="24"/>
            <w:u w:val="single"/>
            <w:rPrChange w:id="3367" w:author="SHAHZAIB KHAN" w:date="2026-10-07T21:04:00Z">
              <w:rPr>
                <w:rFonts w:ascii="Times New Roman" w:eastAsia="Times New Roman" w:hAnsi="Times New Roman" w:cs="Times New Roman"/>
                <w:b/>
                <w:bCs/>
                <w:sz w:val="24"/>
                <w:szCs w:val="24"/>
                <w:u w:val="single"/>
              </w:rPr>
            </w:rPrChange>
          </w:rPr>
          <w:t>The system asks the Customer to confirm that he or she wants to cancel.</w:t>
        </w:r>
      </w:ins>
    </w:p>
    <w:p w14:paraId="0C84C7C7" w14:textId="77777777" w:rsidR="007F709E" w:rsidRPr="00DB397A" w:rsidRDefault="007F709E" w:rsidP="007F709E">
      <w:pPr>
        <w:numPr>
          <w:ilvl w:val="0"/>
          <w:numId w:val="92"/>
        </w:numPr>
        <w:spacing w:before="100" w:beforeAutospacing="1" w:after="100" w:afterAutospacing="1" w:line="240" w:lineRule="auto"/>
        <w:rPr>
          <w:ins w:id="3368" w:author="SHAHZAIB KHAN" w:date="2026-10-07T21:03:00Z"/>
          <w:rFonts w:ascii="Times New Roman" w:eastAsia="Times New Roman" w:hAnsi="Times New Roman" w:cs="Times New Roman"/>
          <w:color w:val="FF0000"/>
          <w:sz w:val="24"/>
          <w:szCs w:val="24"/>
          <w:u w:val="single"/>
          <w:rPrChange w:id="3369" w:author="SHAHZAIB KHAN" w:date="2026-10-07T21:04:00Z">
            <w:rPr>
              <w:ins w:id="3370" w:author="SHAHZAIB KHAN" w:date="2026-10-07T21:03:00Z"/>
              <w:rFonts w:ascii="Times New Roman" w:eastAsia="Times New Roman" w:hAnsi="Times New Roman" w:cs="Times New Roman"/>
              <w:b/>
              <w:bCs/>
              <w:sz w:val="24"/>
              <w:szCs w:val="24"/>
              <w:u w:val="single"/>
            </w:rPr>
          </w:rPrChange>
        </w:rPr>
      </w:pPr>
      <w:ins w:id="3371" w:author="SHAHZAIB KHAN" w:date="2026-10-07T21:03:00Z">
        <w:r w:rsidRPr="00DB397A">
          <w:rPr>
            <w:rFonts w:ascii="Times New Roman" w:eastAsia="Times New Roman" w:hAnsi="Times New Roman" w:cs="Times New Roman"/>
            <w:color w:val="FF0000"/>
            <w:sz w:val="24"/>
            <w:szCs w:val="24"/>
            <w:u w:val="single"/>
            <w:rPrChange w:id="3372" w:author="SHAHZAIB KHAN" w:date="2026-10-07T21:04:00Z">
              <w:rPr>
                <w:rFonts w:ascii="Times New Roman" w:eastAsia="Times New Roman" w:hAnsi="Times New Roman" w:cs="Times New Roman"/>
                <w:b/>
                <w:bCs/>
                <w:sz w:val="24"/>
                <w:szCs w:val="24"/>
                <w:u w:val="single"/>
              </w:rPr>
            </w:rPrChange>
          </w:rPr>
          <w:t>The Customer confirms the cancellation.</w:t>
        </w:r>
      </w:ins>
    </w:p>
    <w:p w14:paraId="5CF0E66C" w14:textId="77777777" w:rsidR="007F709E" w:rsidRPr="00DB397A" w:rsidRDefault="007F709E" w:rsidP="007F709E">
      <w:pPr>
        <w:numPr>
          <w:ilvl w:val="0"/>
          <w:numId w:val="92"/>
        </w:numPr>
        <w:spacing w:before="100" w:beforeAutospacing="1" w:after="100" w:afterAutospacing="1" w:line="240" w:lineRule="auto"/>
        <w:rPr>
          <w:ins w:id="3373" w:author="SHAHZAIB KHAN" w:date="2026-10-07T21:03:00Z"/>
          <w:rFonts w:ascii="Times New Roman" w:eastAsia="Times New Roman" w:hAnsi="Times New Roman" w:cs="Times New Roman"/>
          <w:color w:val="FF0000"/>
          <w:sz w:val="24"/>
          <w:szCs w:val="24"/>
          <w:u w:val="single"/>
          <w:rPrChange w:id="3374" w:author="SHAHZAIB KHAN" w:date="2026-10-07T21:04:00Z">
            <w:rPr>
              <w:ins w:id="3375" w:author="SHAHZAIB KHAN" w:date="2026-10-07T21:03:00Z"/>
              <w:rFonts w:ascii="Times New Roman" w:eastAsia="Times New Roman" w:hAnsi="Times New Roman" w:cs="Times New Roman"/>
              <w:b/>
              <w:bCs/>
              <w:sz w:val="24"/>
              <w:szCs w:val="24"/>
              <w:u w:val="single"/>
            </w:rPr>
          </w:rPrChange>
        </w:rPr>
      </w:pPr>
      <w:ins w:id="3376" w:author="SHAHZAIB KHAN" w:date="2026-10-07T21:03:00Z">
        <w:r w:rsidRPr="00DB397A">
          <w:rPr>
            <w:rFonts w:ascii="Times New Roman" w:eastAsia="Times New Roman" w:hAnsi="Times New Roman" w:cs="Times New Roman"/>
            <w:color w:val="FF0000"/>
            <w:sz w:val="24"/>
            <w:szCs w:val="24"/>
            <w:u w:val="single"/>
            <w:rPrChange w:id="3377" w:author="SHAHZAIB KHAN" w:date="2026-10-07T21:04:00Z">
              <w:rPr>
                <w:rFonts w:ascii="Times New Roman" w:eastAsia="Times New Roman" w:hAnsi="Times New Roman" w:cs="Times New Roman"/>
                <w:b/>
                <w:bCs/>
                <w:sz w:val="24"/>
                <w:szCs w:val="24"/>
                <w:u w:val="single"/>
              </w:rPr>
            </w:rPrChange>
          </w:rPr>
          <w:t>The system does not save the selected area, keeps the selected items as they are and takes the Customer back to the order page.</w:t>
        </w:r>
      </w:ins>
    </w:p>
    <w:p w14:paraId="20C4A1DE" w14:textId="77777777" w:rsidR="007F709E" w:rsidRPr="00DB397A" w:rsidRDefault="007F709E" w:rsidP="007F709E">
      <w:pPr>
        <w:spacing w:before="100" w:beforeAutospacing="1" w:after="100" w:afterAutospacing="1" w:line="240" w:lineRule="auto"/>
        <w:ind w:left="720"/>
        <w:rPr>
          <w:ins w:id="3378" w:author="SHAHZAIB KHAN" w:date="2026-10-07T21:03:00Z"/>
          <w:rFonts w:ascii="Times New Roman" w:eastAsia="Times New Roman" w:hAnsi="Times New Roman" w:cs="Times New Roman"/>
          <w:color w:val="FF0000"/>
          <w:sz w:val="24"/>
          <w:szCs w:val="24"/>
          <w:u w:val="single"/>
          <w:rPrChange w:id="3379" w:author="SHAHZAIB KHAN" w:date="2026-10-07T21:04:00Z">
            <w:rPr>
              <w:ins w:id="3380" w:author="SHAHZAIB KHAN" w:date="2026-10-07T21:03:00Z"/>
              <w:rFonts w:ascii="Times New Roman" w:eastAsia="Times New Roman" w:hAnsi="Times New Roman" w:cs="Times New Roman"/>
              <w:b/>
              <w:bCs/>
              <w:sz w:val="24"/>
              <w:szCs w:val="24"/>
              <w:u w:val="single"/>
            </w:rPr>
          </w:rPrChange>
        </w:rPr>
      </w:pPr>
      <w:ins w:id="3381" w:author="SHAHZAIB KHAN" w:date="2026-10-07T21:03:00Z">
        <w:r w:rsidRPr="00DB397A">
          <w:rPr>
            <w:rFonts w:ascii="Times New Roman" w:eastAsia="Times New Roman" w:hAnsi="Times New Roman" w:cs="Times New Roman"/>
            <w:color w:val="FF0000"/>
            <w:sz w:val="24"/>
            <w:szCs w:val="24"/>
            <w:u w:val="single"/>
            <w:rPrChange w:id="3382" w:author="SHAHZAIB KHAN" w:date="2026-10-07T21:04:00Z">
              <w:rPr>
                <w:rFonts w:ascii="Times New Roman" w:eastAsia="Times New Roman" w:hAnsi="Times New Roman" w:cs="Times New Roman"/>
                <w:b/>
                <w:bCs/>
                <w:sz w:val="24"/>
                <w:szCs w:val="24"/>
                <w:u w:val="single"/>
              </w:rPr>
            </w:rPrChange>
          </w:rPr>
          <w:t>4.4. No Delivery Area Available</w:t>
        </w:r>
      </w:ins>
    </w:p>
    <w:p w14:paraId="328272F4" w14:textId="77777777" w:rsidR="007F709E" w:rsidRPr="00DB397A" w:rsidRDefault="007F709E" w:rsidP="007F709E">
      <w:pPr>
        <w:numPr>
          <w:ilvl w:val="0"/>
          <w:numId w:val="93"/>
        </w:numPr>
        <w:spacing w:before="100" w:beforeAutospacing="1" w:after="100" w:afterAutospacing="1" w:line="240" w:lineRule="auto"/>
        <w:rPr>
          <w:ins w:id="3383" w:author="SHAHZAIB KHAN" w:date="2026-10-07T21:03:00Z"/>
          <w:rFonts w:ascii="Times New Roman" w:eastAsia="Times New Roman" w:hAnsi="Times New Roman" w:cs="Times New Roman"/>
          <w:color w:val="FF0000"/>
          <w:sz w:val="24"/>
          <w:szCs w:val="24"/>
          <w:u w:val="single"/>
          <w:rPrChange w:id="3384" w:author="SHAHZAIB KHAN" w:date="2026-10-07T21:04:00Z">
            <w:rPr>
              <w:ins w:id="3385" w:author="SHAHZAIB KHAN" w:date="2026-10-07T21:03:00Z"/>
              <w:rFonts w:ascii="Times New Roman" w:eastAsia="Times New Roman" w:hAnsi="Times New Roman" w:cs="Times New Roman"/>
              <w:b/>
              <w:bCs/>
              <w:sz w:val="24"/>
              <w:szCs w:val="24"/>
              <w:u w:val="single"/>
            </w:rPr>
          </w:rPrChange>
        </w:rPr>
      </w:pPr>
      <w:ins w:id="3386" w:author="SHAHZAIB KHAN" w:date="2026-10-07T21:03:00Z">
        <w:r w:rsidRPr="00DB397A">
          <w:rPr>
            <w:rFonts w:ascii="Times New Roman" w:eastAsia="Times New Roman" w:hAnsi="Times New Roman" w:cs="Times New Roman"/>
            <w:color w:val="FF0000"/>
            <w:sz w:val="24"/>
            <w:szCs w:val="24"/>
            <w:u w:val="single"/>
            <w:rPrChange w:id="3387" w:author="SHAHZAIB KHAN" w:date="2026-10-07T21:04:00Z">
              <w:rPr>
                <w:rFonts w:ascii="Times New Roman" w:eastAsia="Times New Roman" w:hAnsi="Times New Roman" w:cs="Times New Roman"/>
                <w:b/>
                <w:bCs/>
                <w:sz w:val="24"/>
                <w:szCs w:val="24"/>
                <w:u w:val="single"/>
              </w:rPr>
            </w:rPrChange>
          </w:rPr>
          <w:t>At step 2 of the main success scenario, the system finds that no delivery area is open at this time.</w:t>
        </w:r>
      </w:ins>
    </w:p>
    <w:p w14:paraId="5180C20C" w14:textId="77777777" w:rsidR="007F709E" w:rsidRPr="00DB397A" w:rsidRDefault="007F709E" w:rsidP="007F709E">
      <w:pPr>
        <w:numPr>
          <w:ilvl w:val="0"/>
          <w:numId w:val="93"/>
        </w:numPr>
        <w:spacing w:before="100" w:beforeAutospacing="1" w:after="100" w:afterAutospacing="1" w:line="240" w:lineRule="auto"/>
        <w:rPr>
          <w:ins w:id="3388" w:author="SHAHZAIB KHAN" w:date="2026-10-07T21:03:00Z"/>
          <w:rFonts w:ascii="Times New Roman" w:eastAsia="Times New Roman" w:hAnsi="Times New Roman" w:cs="Times New Roman"/>
          <w:color w:val="FF0000"/>
          <w:sz w:val="24"/>
          <w:szCs w:val="24"/>
          <w:u w:val="single"/>
          <w:rPrChange w:id="3389" w:author="SHAHZAIB KHAN" w:date="2026-10-07T21:04:00Z">
            <w:rPr>
              <w:ins w:id="3390" w:author="SHAHZAIB KHAN" w:date="2026-10-07T21:03:00Z"/>
              <w:rFonts w:ascii="Times New Roman" w:eastAsia="Times New Roman" w:hAnsi="Times New Roman" w:cs="Times New Roman"/>
              <w:b/>
              <w:bCs/>
              <w:sz w:val="24"/>
              <w:szCs w:val="24"/>
              <w:u w:val="single"/>
            </w:rPr>
          </w:rPrChange>
        </w:rPr>
      </w:pPr>
      <w:ins w:id="3391" w:author="SHAHZAIB KHAN" w:date="2026-10-07T21:03:00Z">
        <w:r w:rsidRPr="00DB397A">
          <w:rPr>
            <w:rFonts w:ascii="Times New Roman" w:eastAsia="Times New Roman" w:hAnsi="Times New Roman" w:cs="Times New Roman"/>
            <w:color w:val="FF0000"/>
            <w:sz w:val="24"/>
            <w:szCs w:val="24"/>
            <w:u w:val="single"/>
            <w:rPrChange w:id="3392" w:author="SHAHZAIB KHAN" w:date="2026-10-07T21:04:00Z">
              <w:rPr>
                <w:rFonts w:ascii="Times New Roman" w:eastAsia="Times New Roman" w:hAnsi="Times New Roman" w:cs="Times New Roman"/>
                <w:b/>
                <w:bCs/>
                <w:sz w:val="24"/>
                <w:szCs w:val="24"/>
                <w:u w:val="single"/>
              </w:rPr>
            </w:rPrChange>
          </w:rPr>
          <w:t>The system shows a message that delivery is not available right now.</w:t>
        </w:r>
      </w:ins>
    </w:p>
    <w:p w14:paraId="53A1242B" w14:textId="77777777" w:rsidR="007F709E" w:rsidRPr="00DB397A" w:rsidRDefault="007F709E" w:rsidP="007F709E">
      <w:pPr>
        <w:numPr>
          <w:ilvl w:val="0"/>
          <w:numId w:val="93"/>
        </w:numPr>
        <w:spacing w:before="100" w:beforeAutospacing="1" w:after="100" w:afterAutospacing="1" w:line="240" w:lineRule="auto"/>
        <w:rPr>
          <w:ins w:id="3393" w:author="SHAHZAIB KHAN" w:date="2026-10-07T21:03:00Z"/>
          <w:rFonts w:ascii="Times New Roman" w:eastAsia="Times New Roman" w:hAnsi="Times New Roman" w:cs="Times New Roman"/>
          <w:color w:val="FF0000"/>
          <w:sz w:val="24"/>
          <w:szCs w:val="24"/>
          <w:u w:val="single"/>
          <w:rPrChange w:id="3394" w:author="SHAHZAIB KHAN" w:date="2026-10-07T21:04:00Z">
            <w:rPr>
              <w:ins w:id="3395" w:author="SHAHZAIB KHAN" w:date="2026-10-07T21:03:00Z"/>
              <w:rFonts w:ascii="Times New Roman" w:eastAsia="Times New Roman" w:hAnsi="Times New Roman" w:cs="Times New Roman"/>
              <w:b/>
              <w:bCs/>
              <w:sz w:val="24"/>
              <w:szCs w:val="24"/>
              <w:u w:val="single"/>
            </w:rPr>
          </w:rPrChange>
        </w:rPr>
      </w:pPr>
      <w:ins w:id="3396" w:author="SHAHZAIB KHAN" w:date="2026-10-07T21:03:00Z">
        <w:r w:rsidRPr="00DB397A">
          <w:rPr>
            <w:rFonts w:ascii="Times New Roman" w:eastAsia="Times New Roman" w:hAnsi="Times New Roman" w:cs="Times New Roman"/>
            <w:color w:val="FF0000"/>
            <w:sz w:val="24"/>
            <w:szCs w:val="24"/>
            <w:u w:val="single"/>
            <w:rPrChange w:id="3397" w:author="SHAHZAIB KHAN" w:date="2026-10-07T21:04:00Z">
              <w:rPr>
                <w:rFonts w:ascii="Times New Roman" w:eastAsia="Times New Roman" w:hAnsi="Times New Roman" w:cs="Times New Roman"/>
                <w:b/>
                <w:bCs/>
                <w:sz w:val="24"/>
                <w:szCs w:val="24"/>
                <w:u w:val="single"/>
              </w:rPr>
            </w:rPrChange>
          </w:rPr>
          <w:t>The system takes the Customer back to the order page and the Customer can try again later.</w:t>
        </w:r>
      </w:ins>
    </w:p>
    <w:p w14:paraId="67F56F58" w14:textId="77777777" w:rsidR="007F709E" w:rsidRPr="00DB397A" w:rsidRDefault="007F709E" w:rsidP="007F709E">
      <w:pPr>
        <w:spacing w:before="100" w:beforeAutospacing="1" w:after="100" w:afterAutospacing="1" w:line="240" w:lineRule="auto"/>
        <w:ind w:left="720"/>
        <w:rPr>
          <w:ins w:id="3398" w:author="SHAHZAIB KHAN" w:date="2026-10-07T21:03:00Z"/>
          <w:rFonts w:ascii="Times New Roman" w:eastAsia="Times New Roman" w:hAnsi="Times New Roman" w:cs="Times New Roman"/>
          <w:color w:val="FF0000"/>
          <w:sz w:val="24"/>
          <w:szCs w:val="24"/>
          <w:u w:val="single"/>
          <w:rPrChange w:id="3399" w:author="SHAHZAIB KHAN" w:date="2026-10-07T21:04:00Z">
            <w:rPr>
              <w:ins w:id="3400" w:author="SHAHZAIB KHAN" w:date="2026-10-07T21:03:00Z"/>
              <w:rFonts w:ascii="Times New Roman" w:eastAsia="Times New Roman" w:hAnsi="Times New Roman" w:cs="Times New Roman"/>
              <w:b/>
              <w:bCs/>
              <w:sz w:val="24"/>
              <w:szCs w:val="24"/>
              <w:u w:val="single"/>
            </w:rPr>
          </w:rPrChange>
        </w:rPr>
      </w:pPr>
      <w:ins w:id="3401" w:author="SHAHZAIB KHAN" w:date="2026-10-07T21:03:00Z">
        <w:r w:rsidRPr="00DB397A">
          <w:rPr>
            <w:rFonts w:ascii="Times New Roman" w:eastAsia="Times New Roman" w:hAnsi="Times New Roman" w:cs="Times New Roman"/>
            <w:color w:val="FF0000"/>
            <w:sz w:val="24"/>
            <w:szCs w:val="24"/>
            <w:u w:val="single"/>
            <w:rPrChange w:id="3402" w:author="SHAHZAIB KHAN" w:date="2026-10-07T21:04:00Z">
              <w:rPr>
                <w:rFonts w:ascii="Times New Roman" w:eastAsia="Times New Roman" w:hAnsi="Times New Roman" w:cs="Times New Roman"/>
                <w:b/>
                <w:bCs/>
                <w:sz w:val="24"/>
                <w:szCs w:val="24"/>
                <w:u w:val="single"/>
              </w:rPr>
            </w:rPrChange>
          </w:rPr>
          <w:t>5. Post conditions</w:t>
        </w:r>
      </w:ins>
    </w:p>
    <w:p w14:paraId="4DBD681F" w14:textId="77777777" w:rsidR="007F709E" w:rsidRPr="00DB397A" w:rsidRDefault="007F709E" w:rsidP="007F709E">
      <w:pPr>
        <w:numPr>
          <w:ilvl w:val="0"/>
          <w:numId w:val="94"/>
        </w:numPr>
        <w:spacing w:before="100" w:beforeAutospacing="1" w:after="100" w:afterAutospacing="1" w:line="240" w:lineRule="auto"/>
        <w:rPr>
          <w:ins w:id="3403" w:author="SHAHZAIB KHAN" w:date="2026-10-07T21:03:00Z"/>
          <w:rFonts w:ascii="Times New Roman" w:eastAsia="Times New Roman" w:hAnsi="Times New Roman" w:cs="Times New Roman"/>
          <w:color w:val="FF0000"/>
          <w:sz w:val="24"/>
          <w:szCs w:val="24"/>
          <w:u w:val="single"/>
          <w:rPrChange w:id="3404" w:author="SHAHZAIB KHAN" w:date="2026-10-07T21:04:00Z">
            <w:rPr>
              <w:ins w:id="3405" w:author="SHAHZAIB KHAN" w:date="2026-10-07T21:03:00Z"/>
              <w:rFonts w:ascii="Times New Roman" w:eastAsia="Times New Roman" w:hAnsi="Times New Roman" w:cs="Times New Roman"/>
              <w:b/>
              <w:bCs/>
              <w:sz w:val="24"/>
              <w:szCs w:val="24"/>
              <w:u w:val="single"/>
            </w:rPr>
          </w:rPrChange>
        </w:rPr>
      </w:pPr>
      <w:ins w:id="3406" w:author="SHAHZAIB KHAN" w:date="2026-10-07T21:03:00Z">
        <w:r w:rsidRPr="00DB397A">
          <w:rPr>
            <w:rFonts w:ascii="Times New Roman" w:eastAsia="Times New Roman" w:hAnsi="Times New Roman" w:cs="Times New Roman"/>
            <w:color w:val="FF0000"/>
            <w:sz w:val="24"/>
            <w:szCs w:val="24"/>
            <w:u w:val="single"/>
            <w:rPrChange w:id="3407" w:author="SHAHZAIB KHAN" w:date="2026-10-07T21:04:00Z">
              <w:rPr>
                <w:rFonts w:ascii="Times New Roman" w:eastAsia="Times New Roman" w:hAnsi="Times New Roman" w:cs="Times New Roman"/>
                <w:b/>
                <w:bCs/>
                <w:sz w:val="24"/>
                <w:szCs w:val="24"/>
                <w:u w:val="single"/>
              </w:rPr>
            </w:rPrChange>
          </w:rPr>
          <w:t>The valid delivery area is saved with the current order of the Customer.</w:t>
        </w:r>
      </w:ins>
    </w:p>
    <w:p w14:paraId="76504F57" w14:textId="77777777" w:rsidR="007F709E" w:rsidRPr="00DB397A" w:rsidRDefault="007F709E" w:rsidP="007F709E">
      <w:pPr>
        <w:numPr>
          <w:ilvl w:val="0"/>
          <w:numId w:val="94"/>
        </w:numPr>
        <w:spacing w:before="100" w:beforeAutospacing="1" w:after="100" w:afterAutospacing="1" w:line="240" w:lineRule="auto"/>
        <w:rPr>
          <w:ins w:id="3408" w:author="SHAHZAIB KHAN" w:date="2026-10-07T21:03:00Z"/>
          <w:rFonts w:ascii="Times New Roman" w:eastAsia="Times New Roman" w:hAnsi="Times New Roman" w:cs="Times New Roman"/>
          <w:color w:val="FF0000"/>
          <w:sz w:val="24"/>
          <w:szCs w:val="24"/>
          <w:u w:val="single"/>
          <w:rPrChange w:id="3409" w:author="SHAHZAIB KHAN" w:date="2026-10-07T21:04:00Z">
            <w:rPr>
              <w:ins w:id="3410" w:author="SHAHZAIB KHAN" w:date="2026-10-07T21:03:00Z"/>
              <w:rFonts w:ascii="Times New Roman" w:eastAsia="Times New Roman" w:hAnsi="Times New Roman" w:cs="Times New Roman"/>
              <w:b/>
              <w:bCs/>
              <w:sz w:val="24"/>
              <w:szCs w:val="24"/>
              <w:u w:val="single"/>
            </w:rPr>
          </w:rPrChange>
        </w:rPr>
      </w:pPr>
      <w:ins w:id="3411" w:author="SHAHZAIB KHAN" w:date="2026-10-07T21:03:00Z">
        <w:r w:rsidRPr="00DB397A">
          <w:rPr>
            <w:rFonts w:ascii="Times New Roman" w:eastAsia="Times New Roman" w:hAnsi="Times New Roman" w:cs="Times New Roman"/>
            <w:color w:val="FF0000"/>
            <w:sz w:val="24"/>
            <w:szCs w:val="24"/>
            <w:u w:val="single"/>
            <w:rPrChange w:id="3412" w:author="SHAHZAIB KHAN" w:date="2026-10-07T21:04:00Z">
              <w:rPr>
                <w:rFonts w:ascii="Times New Roman" w:eastAsia="Times New Roman" w:hAnsi="Times New Roman" w:cs="Times New Roman"/>
                <w:b/>
                <w:bCs/>
                <w:sz w:val="24"/>
                <w:szCs w:val="24"/>
                <w:u w:val="single"/>
              </w:rPr>
            </w:rPrChange>
          </w:rPr>
          <w:t>The Area Status is set as Valid and the delivery charges are shown to the Customer.</w:t>
        </w:r>
      </w:ins>
    </w:p>
    <w:p w14:paraId="0200B3E5" w14:textId="77777777" w:rsidR="007F709E" w:rsidRPr="00DB397A" w:rsidRDefault="007F709E" w:rsidP="007F709E">
      <w:pPr>
        <w:numPr>
          <w:ilvl w:val="0"/>
          <w:numId w:val="94"/>
        </w:numPr>
        <w:spacing w:before="100" w:beforeAutospacing="1" w:after="100" w:afterAutospacing="1" w:line="240" w:lineRule="auto"/>
        <w:rPr>
          <w:ins w:id="3413" w:author="SHAHZAIB KHAN" w:date="2026-10-07T21:03:00Z"/>
          <w:rFonts w:ascii="Times New Roman" w:eastAsia="Times New Roman" w:hAnsi="Times New Roman" w:cs="Times New Roman"/>
          <w:color w:val="FF0000"/>
          <w:sz w:val="24"/>
          <w:szCs w:val="24"/>
          <w:u w:val="single"/>
          <w:rPrChange w:id="3414" w:author="SHAHZAIB KHAN" w:date="2026-10-07T21:04:00Z">
            <w:rPr>
              <w:ins w:id="3415" w:author="SHAHZAIB KHAN" w:date="2026-10-07T21:03:00Z"/>
              <w:rFonts w:ascii="Times New Roman" w:eastAsia="Times New Roman" w:hAnsi="Times New Roman" w:cs="Times New Roman"/>
              <w:b/>
              <w:bCs/>
              <w:sz w:val="24"/>
              <w:szCs w:val="24"/>
              <w:u w:val="single"/>
            </w:rPr>
          </w:rPrChange>
        </w:rPr>
      </w:pPr>
      <w:ins w:id="3416" w:author="SHAHZAIB KHAN" w:date="2026-10-07T21:03:00Z">
        <w:r w:rsidRPr="00DB397A">
          <w:rPr>
            <w:rFonts w:ascii="Times New Roman" w:eastAsia="Times New Roman" w:hAnsi="Times New Roman" w:cs="Times New Roman"/>
            <w:color w:val="FF0000"/>
            <w:sz w:val="24"/>
            <w:szCs w:val="24"/>
            <w:u w:val="single"/>
            <w:rPrChange w:id="3417" w:author="SHAHZAIB KHAN" w:date="2026-10-07T21:04:00Z">
              <w:rPr>
                <w:rFonts w:ascii="Times New Roman" w:eastAsia="Times New Roman" w:hAnsi="Times New Roman" w:cs="Times New Roman"/>
                <w:b/>
                <w:bCs/>
                <w:sz w:val="24"/>
                <w:szCs w:val="24"/>
                <w:u w:val="single"/>
              </w:rPr>
            </w:rPrChange>
          </w:rPr>
          <w:t>The Customer can continue to place the order.</w:t>
        </w:r>
      </w:ins>
    </w:p>
    <w:p w14:paraId="70021242" w14:textId="77777777" w:rsidR="007F709E" w:rsidRPr="00DB397A" w:rsidRDefault="007F709E" w:rsidP="007F709E">
      <w:pPr>
        <w:spacing w:before="100" w:beforeAutospacing="1" w:after="100" w:afterAutospacing="1" w:line="240" w:lineRule="auto"/>
        <w:ind w:left="720"/>
        <w:rPr>
          <w:ins w:id="3418" w:author="SHAHZAIB KHAN" w:date="2026-10-07T21:03:00Z"/>
          <w:rFonts w:ascii="Times New Roman" w:eastAsia="Times New Roman" w:hAnsi="Times New Roman" w:cs="Times New Roman"/>
          <w:color w:val="FF0000"/>
          <w:sz w:val="24"/>
          <w:szCs w:val="24"/>
          <w:u w:val="single"/>
          <w:rPrChange w:id="3419" w:author="SHAHZAIB KHAN" w:date="2026-10-07T21:04:00Z">
            <w:rPr>
              <w:ins w:id="3420" w:author="SHAHZAIB KHAN" w:date="2026-10-07T21:03:00Z"/>
              <w:rFonts w:ascii="Times New Roman" w:eastAsia="Times New Roman" w:hAnsi="Times New Roman" w:cs="Times New Roman"/>
              <w:b/>
              <w:bCs/>
              <w:sz w:val="24"/>
              <w:szCs w:val="24"/>
              <w:u w:val="single"/>
            </w:rPr>
          </w:rPrChange>
        </w:rPr>
      </w:pPr>
      <w:ins w:id="3421" w:author="SHAHZAIB KHAN" w:date="2026-10-07T21:03:00Z">
        <w:r w:rsidRPr="00DB397A">
          <w:rPr>
            <w:rFonts w:ascii="Times New Roman" w:eastAsia="Times New Roman" w:hAnsi="Times New Roman" w:cs="Times New Roman"/>
            <w:color w:val="FF0000"/>
            <w:sz w:val="24"/>
            <w:szCs w:val="24"/>
            <w:u w:val="single"/>
            <w:rPrChange w:id="3422" w:author="SHAHZAIB KHAN" w:date="2026-10-07T21:04:00Z">
              <w:rPr>
                <w:rFonts w:ascii="Times New Roman" w:eastAsia="Times New Roman" w:hAnsi="Times New Roman" w:cs="Times New Roman"/>
                <w:b/>
                <w:bCs/>
                <w:sz w:val="24"/>
                <w:szCs w:val="24"/>
                <w:u w:val="single"/>
              </w:rPr>
            </w:rPrChange>
          </w:rPr>
          <w:t>User Stories</w:t>
        </w:r>
      </w:ins>
    </w:p>
    <w:p w14:paraId="1A83656B" w14:textId="77777777" w:rsidR="007F709E" w:rsidRPr="00DB397A" w:rsidRDefault="007F709E" w:rsidP="007F709E">
      <w:pPr>
        <w:spacing w:before="100" w:beforeAutospacing="1" w:after="100" w:afterAutospacing="1" w:line="240" w:lineRule="auto"/>
        <w:ind w:left="720"/>
        <w:rPr>
          <w:ins w:id="3423" w:author="SHAHZAIB KHAN" w:date="2026-10-07T21:03:00Z"/>
          <w:rFonts w:ascii="Times New Roman" w:eastAsia="Times New Roman" w:hAnsi="Times New Roman" w:cs="Times New Roman"/>
          <w:color w:val="FF0000"/>
          <w:sz w:val="24"/>
          <w:szCs w:val="24"/>
          <w:u w:val="single"/>
          <w:rPrChange w:id="3424" w:author="SHAHZAIB KHAN" w:date="2026-10-07T21:04:00Z">
            <w:rPr>
              <w:ins w:id="3425" w:author="SHAHZAIB KHAN" w:date="2026-10-07T21:03:00Z"/>
              <w:rFonts w:ascii="Times New Roman" w:eastAsia="Times New Roman" w:hAnsi="Times New Roman" w:cs="Times New Roman"/>
              <w:b/>
              <w:bCs/>
              <w:sz w:val="24"/>
              <w:szCs w:val="24"/>
              <w:u w:val="single"/>
            </w:rPr>
          </w:rPrChange>
        </w:rPr>
      </w:pPr>
      <w:ins w:id="3426" w:author="SHAHZAIB KHAN" w:date="2026-10-07T21:03:00Z">
        <w:r w:rsidRPr="00DB397A">
          <w:rPr>
            <w:rFonts w:ascii="Times New Roman" w:eastAsia="Times New Roman" w:hAnsi="Times New Roman" w:cs="Times New Roman"/>
            <w:color w:val="FF0000"/>
            <w:sz w:val="24"/>
            <w:szCs w:val="24"/>
            <w:u w:val="single"/>
            <w:rPrChange w:id="3427" w:author="SHAHZAIB KHAN" w:date="2026-10-07T21:04:00Z">
              <w:rPr>
                <w:rFonts w:ascii="Times New Roman" w:eastAsia="Times New Roman" w:hAnsi="Times New Roman" w:cs="Times New Roman"/>
                <w:b/>
                <w:bCs/>
                <w:sz w:val="24"/>
                <w:szCs w:val="24"/>
                <w:u w:val="single"/>
              </w:rPr>
            </w:rPrChange>
          </w:rPr>
          <w:lastRenderedPageBreak/>
          <w:t xml:space="preserve">User Story No.1: </w:t>
        </w:r>
      </w:ins>
    </w:p>
    <w:p w14:paraId="3DD67298" w14:textId="77777777" w:rsidR="007F709E" w:rsidRPr="00DB397A" w:rsidRDefault="007F709E" w:rsidP="007F709E">
      <w:pPr>
        <w:spacing w:before="100" w:beforeAutospacing="1" w:after="100" w:afterAutospacing="1" w:line="240" w:lineRule="auto"/>
        <w:ind w:left="720"/>
        <w:rPr>
          <w:ins w:id="3428" w:author="SHAHZAIB KHAN" w:date="2026-10-07T21:03:00Z"/>
          <w:rFonts w:ascii="Times New Roman" w:eastAsia="Times New Roman" w:hAnsi="Times New Roman" w:cs="Times New Roman"/>
          <w:color w:val="FF0000"/>
          <w:sz w:val="24"/>
          <w:szCs w:val="24"/>
          <w:u w:val="single"/>
          <w:rPrChange w:id="3429" w:author="SHAHZAIB KHAN" w:date="2026-10-07T21:04:00Z">
            <w:rPr>
              <w:ins w:id="3430" w:author="SHAHZAIB KHAN" w:date="2026-10-07T21:03:00Z"/>
              <w:rFonts w:ascii="Times New Roman" w:eastAsia="Times New Roman" w:hAnsi="Times New Roman" w:cs="Times New Roman"/>
              <w:b/>
              <w:bCs/>
              <w:sz w:val="24"/>
              <w:szCs w:val="24"/>
              <w:u w:val="single"/>
            </w:rPr>
          </w:rPrChange>
        </w:rPr>
      </w:pPr>
      <w:ins w:id="3431" w:author="SHAHZAIB KHAN" w:date="2026-10-07T21:03:00Z">
        <w:r w:rsidRPr="00DB397A">
          <w:rPr>
            <w:rFonts w:ascii="Times New Roman" w:eastAsia="Times New Roman" w:hAnsi="Times New Roman" w:cs="Times New Roman"/>
            <w:color w:val="FF0000"/>
            <w:sz w:val="24"/>
            <w:szCs w:val="24"/>
            <w:u w:val="single"/>
            <w:rPrChange w:id="3432" w:author="SHAHZAIB KHAN" w:date="2026-10-07T21:04:00Z">
              <w:rPr>
                <w:rFonts w:ascii="Times New Roman" w:eastAsia="Times New Roman" w:hAnsi="Times New Roman" w:cs="Times New Roman"/>
                <w:b/>
                <w:bCs/>
                <w:sz w:val="24"/>
                <w:szCs w:val="24"/>
                <w:u w:val="single"/>
              </w:rPr>
            </w:rPrChange>
          </w:rPr>
          <w:t xml:space="preserve">             Selecting the delivery area</w:t>
        </w:r>
      </w:ins>
    </w:p>
    <w:p w14:paraId="66F6F7F3" w14:textId="77777777" w:rsidR="007F709E" w:rsidRPr="00DB397A" w:rsidRDefault="007F709E" w:rsidP="007F709E">
      <w:pPr>
        <w:numPr>
          <w:ilvl w:val="0"/>
          <w:numId w:val="95"/>
        </w:numPr>
        <w:spacing w:before="100" w:beforeAutospacing="1" w:after="100" w:afterAutospacing="1" w:line="240" w:lineRule="auto"/>
        <w:rPr>
          <w:ins w:id="3433" w:author="SHAHZAIB KHAN" w:date="2026-10-07T21:03:00Z"/>
          <w:rFonts w:ascii="Times New Roman" w:eastAsia="Times New Roman" w:hAnsi="Times New Roman" w:cs="Times New Roman"/>
          <w:color w:val="FF0000"/>
          <w:sz w:val="24"/>
          <w:szCs w:val="24"/>
          <w:u w:val="single"/>
          <w:rPrChange w:id="3434" w:author="SHAHZAIB KHAN" w:date="2026-10-07T21:04:00Z">
            <w:rPr>
              <w:ins w:id="3435" w:author="SHAHZAIB KHAN" w:date="2026-10-07T21:03:00Z"/>
              <w:rFonts w:ascii="Times New Roman" w:eastAsia="Times New Roman" w:hAnsi="Times New Roman" w:cs="Times New Roman"/>
              <w:b/>
              <w:bCs/>
              <w:sz w:val="24"/>
              <w:szCs w:val="24"/>
              <w:u w:val="single"/>
            </w:rPr>
          </w:rPrChange>
        </w:rPr>
      </w:pPr>
      <w:ins w:id="3436" w:author="SHAHZAIB KHAN" w:date="2026-10-07T21:03:00Z">
        <w:r w:rsidRPr="00DB397A">
          <w:rPr>
            <w:rFonts w:ascii="Times New Roman" w:eastAsia="Times New Roman" w:hAnsi="Times New Roman" w:cs="Times New Roman"/>
            <w:color w:val="FF0000"/>
            <w:sz w:val="24"/>
            <w:szCs w:val="24"/>
            <w:u w:val="single"/>
            <w:rPrChange w:id="3437" w:author="SHAHZAIB KHAN" w:date="2026-10-07T21:04:00Z">
              <w:rPr>
                <w:rFonts w:ascii="Times New Roman" w:eastAsia="Times New Roman" w:hAnsi="Times New Roman" w:cs="Times New Roman"/>
                <w:b/>
                <w:bCs/>
                <w:sz w:val="24"/>
                <w:szCs w:val="24"/>
                <w:u w:val="single"/>
              </w:rPr>
            </w:rPrChange>
          </w:rPr>
          <w:t>Who: I am a customer of the Online Bakery system.</w:t>
        </w:r>
      </w:ins>
    </w:p>
    <w:p w14:paraId="2B93111A" w14:textId="77777777" w:rsidR="007F709E" w:rsidRPr="00DB397A" w:rsidRDefault="007F709E" w:rsidP="007F709E">
      <w:pPr>
        <w:numPr>
          <w:ilvl w:val="0"/>
          <w:numId w:val="95"/>
        </w:numPr>
        <w:spacing w:before="100" w:beforeAutospacing="1" w:after="100" w:afterAutospacing="1" w:line="240" w:lineRule="auto"/>
        <w:rPr>
          <w:ins w:id="3438" w:author="SHAHZAIB KHAN" w:date="2026-10-07T21:03:00Z"/>
          <w:rFonts w:ascii="Times New Roman" w:eastAsia="Times New Roman" w:hAnsi="Times New Roman" w:cs="Times New Roman"/>
          <w:color w:val="FF0000"/>
          <w:sz w:val="24"/>
          <w:szCs w:val="24"/>
          <w:u w:val="single"/>
          <w:rPrChange w:id="3439" w:author="SHAHZAIB KHAN" w:date="2026-10-07T21:04:00Z">
            <w:rPr>
              <w:ins w:id="3440" w:author="SHAHZAIB KHAN" w:date="2026-10-07T21:03:00Z"/>
              <w:rFonts w:ascii="Times New Roman" w:eastAsia="Times New Roman" w:hAnsi="Times New Roman" w:cs="Times New Roman"/>
              <w:b/>
              <w:bCs/>
              <w:sz w:val="24"/>
              <w:szCs w:val="24"/>
              <w:u w:val="single"/>
            </w:rPr>
          </w:rPrChange>
        </w:rPr>
      </w:pPr>
      <w:ins w:id="3441" w:author="SHAHZAIB KHAN" w:date="2026-10-07T21:03:00Z">
        <w:r w:rsidRPr="00DB397A">
          <w:rPr>
            <w:rFonts w:ascii="Times New Roman" w:eastAsia="Times New Roman" w:hAnsi="Times New Roman" w:cs="Times New Roman"/>
            <w:color w:val="FF0000"/>
            <w:sz w:val="24"/>
            <w:szCs w:val="24"/>
            <w:u w:val="single"/>
            <w:rPrChange w:id="3442" w:author="SHAHZAIB KHAN" w:date="2026-10-07T21:04:00Z">
              <w:rPr>
                <w:rFonts w:ascii="Times New Roman" w:eastAsia="Times New Roman" w:hAnsi="Times New Roman" w:cs="Times New Roman"/>
                <w:b/>
                <w:bCs/>
                <w:sz w:val="24"/>
                <w:szCs w:val="24"/>
                <w:u w:val="single"/>
              </w:rPr>
            </w:rPrChange>
          </w:rPr>
          <w:t>What: I want to select the area where my order should be delivered.</w:t>
        </w:r>
      </w:ins>
    </w:p>
    <w:p w14:paraId="4403D488" w14:textId="77777777" w:rsidR="007F709E" w:rsidRPr="00DB397A" w:rsidRDefault="007F709E" w:rsidP="007F709E">
      <w:pPr>
        <w:numPr>
          <w:ilvl w:val="0"/>
          <w:numId w:val="95"/>
        </w:numPr>
        <w:spacing w:before="100" w:beforeAutospacing="1" w:after="100" w:afterAutospacing="1" w:line="240" w:lineRule="auto"/>
        <w:rPr>
          <w:ins w:id="3443" w:author="SHAHZAIB KHAN" w:date="2026-10-07T21:03:00Z"/>
          <w:rFonts w:ascii="Times New Roman" w:eastAsia="Times New Roman" w:hAnsi="Times New Roman" w:cs="Times New Roman"/>
          <w:color w:val="FF0000"/>
          <w:sz w:val="24"/>
          <w:szCs w:val="24"/>
          <w:u w:val="single"/>
          <w:rPrChange w:id="3444" w:author="SHAHZAIB KHAN" w:date="2026-10-07T21:04:00Z">
            <w:rPr>
              <w:ins w:id="3445" w:author="SHAHZAIB KHAN" w:date="2026-10-07T21:03:00Z"/>
              <w:rFonts w:ascii="Times New Roman" w:eastAsia="Times New Roman" w:hAnsi="Times New Roman" w:cs="Times New Roman"/>
              <w:b/>
              <w:bCs/>
              <w:sz w:val="24"/>
              <w:szCs w:val="24"/>
              <w:u w:val="single"/>
            </w:rPr>
          </w:rPrChange>
        </w:rPr>
      </w:pPr>
      <w:ins w:id="3446" w:author="SHAHZAIB KHAN" w:date="2026-10-07T21:03:00Z">
        <w:r w:rsidRPr="00DB397A">
          <w:rPr>
            <w:rFonts w:ascii="Times New Roman" w:eastAsia="Times New Roman" w:hAnsi="Times New Roman" w:cs="Times New Roman"/>
            <w:color w:val="FF0000"/>
            <w:sz w:val="24"/>
            <w:szCs w:val="24"/>
            <w:u w:val="single"/>
            <w:rPrChange w:id="3447" w:author="SHAHZAIB KHAN" w:date="2026-10-07T21:04:00Z">
              <w:rPr>
                <w:rFonts w:ascii="Times New Roman" w:eastAsia="Times New Roman" w:hAnsi="Times New Roman" w:cs="Times New Roman"/>
                <w:b/>
                <w:bCs/>
                <w:sz w:val="24"/>
                <w:szCs w:val="24"/>
                <w:u w:val="single"/>
              </w:rPr>
            </w:rPrChange>
          </w:rPr>
          <w:t>Why: So that the bakery knows where to deliver and I know that delivery is possible in my area.</w:t>
        </w:r>
      </w:ins>
    </w:p>
    <w:p w14:paraId="61FD4730" w14:textId="77777777" w:rsidR="007F709E" w:rsidRPr="00DB397A" w:rsidRDefault="007F709E" w:rsidP="007F709E">
      <w:pPr>
        <w:spacing w:before="100" w:beforeAutospacing="1" w:after="100" w:afterAutospacing="1" w:line="240" w:lineRule="auto"/>
        <w:ind w:left="720"/>
        <w:rPr>
          <w:ins w:id="3448" w:author="SHAHZAIB KHAN" w:date="2026-10-07T21:03:00Z"/>
          <w:rFonts w:ascii="Times New Roman" w:eastAsia="Times New Roman" w:hAnsi="Times New Roman" w:cs="Times New Roman"/>
          <w:color w:val="FF0000"/>
          <w:sz w:val="24"/>
          <w:szCs w:val="24"/>
          <w:u w:val="single"/>
          <w:rPrChange w:id="3449" w:author="SHAHZAIB KHAN" w:date="2026-10-07T21:04:00Z">
            <w:rPr>
              <w:ins w:id="3450" w:author="SHAHZAIB KHAN" w:date="2026-10-07T21:03:00Z"/>
              <w:rFonts w:ascii="Times New Roman" w:eastAsia="Times New Roman" w:hAnsi="Times New Roman" w:cs="Times New Roman"/>
              <w:b/>
              <w:bCs/>
              <w:sz w:val="24"/>
              <w:szCs w:val="24"/>
              <w:u w:val="single"/>
            </w:rPr>
          </w:rPrChange>
        </w:rPr>
      </w:pPr>
      <w:ins w:id="3451" w:author="SHAHZAIB KHAN" w:date="2026-10-07T21:03:00Z">
        <w:r w:rsidRPr="00DB397A">
          <w:rPr>
            <w:rFonts w:ascii="Times New Roman" w:eastAsia="Times New Roman" w:hAnsi="Times New Roman" w:cs="Times New Roman"/>
            <w:color w:val="FF0000"/>
            <w:sz w:val="24"/>
            <w:szCs w:val="24"/>
            <w:u w:val="single"/>
            <w:rPrChange w:id="3452" w:author="SHAHZAIB KHAN" w:date="2026-10-07T21:04:00Z">
              <w:rPr>
                <w:rFonts w:ascii="Times New Roman" w:eastAsia="Times New Roman" w:hAnsi="Times New Roman" w:cs="Times New Roman"/>
                <w:b/>
                <w:bCs/>
                <w:sz w:val="24"/>
                <w:szCs w:val="24"/>
                <w:u w:val="single"/>
              </w:rPr>
            </w:rPrChange>
          </w:rPr>
          <w:t>Acceptance Criteria:</w:t>
        </w:r>
        <w:r w:rsidRPr="00DB397A">
          <w:rPr>
            <w:rFonts w:ascii="Times New Roman" w:eastAsia="Times New Roman" w:hAnsi="Times New Roman" w:cs="Times New Roman"/>
            <w:color w:val="FF0000"/>
            <w:sz w:val="24"/>
            <w:szCs w:val="24"/>
            <w:u w:val="single"/>
            <w:rPrChange w:id="3453" w:author="SHAHZAIB KHAN" w:date="2026-10-07T21:04:00Z">
              <w:rPr>
                <w:rFonts w:ascii="Times New Roman" w:eastAsia="Times New Roman" w:hAnsi="Times New Roman" w:cs="Times New Roman"/>
                <w:b/>
                <w:bCs/>
                <w:sz w:val="24"/>
                <w:szCs w:val="24"/>
                <w:u w:val="single"/>
              </w:rPr>
            </w:rPrChange>
          </w:rPr>
          <w:tab/>
        </w:r>
      </w:ins>
    </w:p>
    <w:p w14:paraId="4CA0D7D9" w14:textId="77777777" w:rsidR="007F709E" w:rsidRPr="00DB397A" w:rsidRDefault="007F709E" w:rsidP="007F709E">
      <w:pPr>
        <w:numPr>
          <w:ilvl w:val="0"/>
          <w:numId w:val="96"/>
        </w:numPr>
        <w:spacing w:before="100" w:beforeAutospacing="1" w:after="100" w:afterAutospacing="1" w:line="240" w:lineRule="auto"/>
        <w:rPr>
          <w:ins w:id="3454" w:author="SHAHZAIB KHAN" w:date="2026-10-07T21:03:00Z"/>
          <w:rFonts w:ascii="Times New Roman" w:eastAsia="Times New Roman" w:hAnsi="Times New Roman" w:cs="Times New Roman"/>
          <w:color w:val="FF0000"/>
          <w:sz w:val="24"/>
          <w:szCs w:val="24"/>
          <w:u w:val="single"/>
          <w:rPrChange w:id="3455" w:author="SHAHZAIB KHAN" w:date="2026-10-07T21:04:00Z">
            <w:rPr>
              <w:ins w:id="3456" w:author="SHAHZAIB KHAN" w:date="2026-10-07T21:03:00Z"/>
              <w:rFonts w:ascii="Times New Roman" w:eastAsia="Times New Roman" w:hAnsi="Times New Roman" w:cs="Times New Roman"/>
              <w:b/>
              <w:bCs/>
              <w:sz w:val="24"/>
              <w:szCs w:val="24"/>
              <w:u w:val="single"/>
            </w:rPr>
          </w:rPrChange>
        </w:rPr>
      </w:pPr>
      <w:ins w:id="3457" w:author="SHAHZAIB KHAN" w:date="2026-10-07T21:03:00Z">
        <w:r w:rsidRPr="00DB397A">
          <w:rPr>
            <w:rFonts w:ascii="Times New Roman" w:eastAsia="Times New Roman" w:hAnsi="Times New Roman" w:cs="Times New Roman"/>
            <w:color w:val="FF0000"/>
            <w:sz w:val="24"/>
            <w:szCs w:val="24"/>
            <w:u w:val="single"/>
            <w:rPrChange w:id="3458" w:author="SHAHZAIB KHAN" w:date="2026-10-07T21:04:00Z">
              <w:rPr>
                <w:rFonts w:ascii="Times New Roman" w:eastAsia="Times New Roman" w:hAnsi="Times New Roman" w:cs="Times New Roman"/>
                <w:b/>
                <w:bCs/>
                <w:sz w:val="24"/>
                <w:szCs w:val="24"/>
                <w:u w:val="single"/>
              </w:rPr>
            </w:rPrChange>
          </w:rPr>
          <w:t>Scenario: Successful selection of the delivery area</w:t>
        </w:r>
      </w:ins>
    </w:p>
    <w:p w14:paraId="518590C0" w14:textId="77777777" w:rsidR="007F709E" w:rsidRPr="00DB397A" w:rsidRDefault="007F709E" w:rsidP="007F709E">
      <w:pPr>
        <w:numPr>
          <w:ilvl w:val="0"/>
          <w:numId w:val="96"/>
        </w:numPr>
        <w:spacing w:before="100" w:beforeAutospacing="1" w:after="100" w:afterAutospacing="1" w:line="240" w:lineRule="auto"/>
        <w:rPr>
          <w:ins w:id="3459" w:author="SHAHZAIB KHAN" w:date="2026-10-07T21:03:00Z"/>
          <w:rFonts w:ascii="Times New Roman" w:eastAsia="Times New Roman" w:hAnsi="Times New Roman" w:cs="Times New Roman"/>
          <w:color w:val="FF0000"/>
          <w:sz w:val="24"/>
          <w:szCs w:val="24"/>
          <w:u w:val="single"/>
          <w:rPrChange w:id="3460" w:author="SHAHZAIB KHAN" w:date="2026-10-07T21:04:00Z">
            <w:rPr>
              <w:ins w:id="3461" w:author="SHAHZAIB KHAN" w:date="2026-10-07T21:03:00Z"/>
              <w:rFonts w:ascii="Times New Roman" w:eastAsia="Times New Roman" w:hAnsi="Times New Roman" w:cs="Times New Roman"/>
              <w:b/>
              <w:bCs/>
              <w:sz w:val="24"/>
              <w:szCs w:val="24"/>
              <w:u w:val="single"/>
            </w:rPr>
          </w:rPrChange>
        </w:rPr>
      </w:pPr>
      <w:ins w:id="3462" w:author="SHAHZAIB KHAN" w:date="2026-10-07T21:03:00Z">
        <w:r w:rsidRPr="00DB397A">
          <w:rPr>
            <w:rFonts w:ascii="Times New Roman" w:eastAsia="Times New Roman" w:hAnsi="Times New Roman" w:cs="Times New Roman"/>
            <w:color w:val="FF0000"/>
            <w:sz w:val="24"/>
            <w:szCs w:val="24"/>
            <w:u w:val="single"/>
            <w:rPrChange w:id="3463" w:author="SHAHZAIB KHAN" w:date="2026-10-07T21:04:00Z">
              <w:rPr>
                <w:rFonts w:ascii="Times New Roman" w:eastAsia="Times New Roman" w:hAnsi="Times New Roman" w:cs="Times New Roman"/>
                <w:b/>
                <w:bCs/>
                <w:sz w:val="24"/>
                <w:szCs w:val="24"/>
                <w:u w:val="single"/>
              </w:rPr>
            </w:rPrChange>
          </w:rPr>
          <w:t>Given: The customer has selected the items and the total amount is shown.</w:t>
        </w:r>
      </w:ins>
    </w:p>
    <w:p w14:paraId="0C0EE554" w14:textId="77777777" w:rsidR="007F709E" w:rsidRPr="00DB397A" w:rsidRDefault="007F709E" w:rsidP="007F709E">
      <w:pPr>
        <w:numPr>
          <w:ilvl w:val="0"/>
          <w:numId w:val="96"/>
        </w:numPr>
        <w:spacing w:before="100" w:beforeAutospacing="1" w:after="100" w:afterAutospacing="1" w:line="240" w:lineRule="auto"/>
        <w:rPr>
          <w:ins w:id="3464" w:author="SHAHZAIB KHAN" w:date="2026-10-07T21:03:00Z"/>
          <w:rFonts w:ascii="Times New Roman" w:eastAsia="Times New Roman" w:hAnsi="Times New Roman" w:cs="Times New Roman"/>
          <w:color w:val="FF0000"/>
          <w:sz w:val="24"/>
          <w:szCs w:val="24"/>
          <w:u w:val="single"/>
          <w:rPrChange w:id="3465" w:author="SHAHZAIB KHAN" w:date="2026-10-07T21:04:00Z">
            <w:rPr>
              <w:ins w:id="3466" w:author="SHAHZAIB KHAN" w:date="2026-10-07T21:03:00Z"/>
              <w:rFonts w:ascii="Times New Roman" w:eastAsia="Times New Roman" w:hAnsi="Times New Roman" w:cs="Times New Roman"/>
              <w:b/>
              <w:bCs/>
              <w:sz w:val="24"/>
              <w:szCs w:val="24"/>
              <w:u w:val="single"/>
            </w:rPr>
          </w:rPrChange>
        </w:rPr>
      </w:pPr>
      <w:ins w:id="3467" w:author="SHAHZAIB KHAN" w:date="2026-10-07T21:03:00Z">
        <w:r w:rsidRPr="00DB397A">
          <w:rPr>
            <w:rFonts w:ascii="Times New Roman" w:eastAsia="Times New Roman" w:hAnsi="Times New Roman" w:cs="Times New Roman"/>
            <w:color w:val="FF0000"/>
            <w:sz w:val="24"/>
            <w:szCs w:val="24"/>
            <w:u w:val="single"/>
            <w:rPrChange w:id="3468" w:author="SHAHZAIB KHAN" w:date="2026-10-07T21:04:00Z">
              <w:rPr>
                <w:rFonts w:ascii="Times New Roman" w:eastAsia="Times New Roman" w:hAnsi="Times New Roman" w:cs="Times New Roman"/>
                <w:b/>
                <w:bCs/>
                <w:sz w:val="24"/>
                <w:szCs w:val="24"/>
                <w:u w:val="single"/>
              </w:rPr>
            </w:rPrChange>
          </w:rPr>
          <w:t>And: The customer has selected a delivery area and entered the correct address details.</w:t>
        </w:r>
      </w:ins>
    </w:p>
    <w:p w14:paraId="3280773F" w14:textId="77777777" w:rsidR="007F709E" w:rsidRPr="00DB397A" w:rsidRDefault="007F709E" w:rsidP="007F709E">
      <w:pPr>
        <w:numPr>
          <w:ilvl w:val="0"/>
          <w:numId w:val="96"/>
        </w:numPr>
        <w:spacing w:before="100" w:beforeAutospacing="1" w:after="100" w:afterAutospacing="1" w:line="240" w:lineRule="auto"/>
        <w:rPr>
          <w:ins w:id="3469" w:author="SHAHZAIB KHAN" w:date="2026-10-07T21:03:00Z"/>
          <w:rFonts w:ascii="Times New Roman" w:eastAsia="Times New Roman" w:hAnsi="Times New Roman" w:cs="Times New Roman"/>
          <w:color w:val="FF0000"/>
          <w:sz w:val="24"/>
          <w:szCs w:val="24"/>
          <w:u w:val="single"/>
          <w:rPrChange w:id="3470" w:author="SHAHZAIB KHAN" w:date="2026-10-07T21:04:00Z">
            <w:rPr>
              <w:ins w:id="3471" w:author="SHAHZAIB KHAN" w:date="2026-10-07T21:03:00Z"/>
              <w:rFonts w:ascii="Times New Roman" w:eastAsia="Times New Roman" w:hAnsi="Times New Roman" w:cs="Times New Roman"/>
              <w:b/>
              <w:bCs/>
              <w:sz w:val="24"/>
              <w:szCs w:val="24"/>
              <w:u w:val="single"/>
            </w:rPr>
          </w:rPrChange>
        </w:rPr>
      </w:pPr>
      <w:ins w:id="3472" w:author="SHAHZAIB KHAN" w:date="2026-10-07T21:03:00Z">
        <w:r w:rsidRPr="00DB397A">
          <w:rPr>
            <w:rFonts w:ascii="Times New Roman" w:eastAsia="Times New Roman" w:hAnsi="Times New Roman" w:cs="Times New Roman"/>
            <w:color w:val="FF0000"/>
            <w:sz w:val="24"/>
            <w:szCs w:val="24"/>
            <w:u w:val="single"/>
            <w:rPrChange w:id="3473" w:author="SHAHZAIB KHAN" w:date="2026-10-07T21:04:00Z">
              <w:rPr>
                <w:rFonts w:ascii="Times New Roman" w:eastAsia="Times New Roman" w:hAnsi="Times New Roman" w:cs="Times New Roman"/>
                <w:b/>
                <w:bCs/>
                <w:sz w:val="24"/>
                <w:szCs w:val="24"/>
                <w:u w:val="single"/>
              </w:rPr>
            </w:rPrChange>
          </w:rPr>
          <w:t>When: The customer submits the address details.</w:t>
        </w:r>
      </w:ins>
    </w:p>
    <w:p w14:paraId="056B7A6A" w14:textId="77777777" w:rsidR="007F709E" w:rsidRPr="00DB397A" w:rsidRDefault="007F709E" w:rsidP="007F709E">
      <w:pPr>
        <w:numPr>
          <w:ilvl w:val="0"/>
          <w:numId w:val="96"/>
        </w:numPr>
        <w:spacing w:before="100" w:beforeAutospacing="1" w:after="100" w:afterAutospacing="1" w:line="240" w:lineRule="auto"/>
        <w:rPr>
          <w:ins w:id="3474" w:author="SHAHZAIB KHAN" w:date="2026-10-07T21:03:00Z"/>
          <w:rFonts w:ascii="Times New Roman" w:eastAsia="Times New Roman" w:hAnsi="Times New Roman" w:cs="Times New Roman"/>
          <w:color w:val="FF0000"/>
          <w:sz w:val="24"/>
          <w:szCs w:val="24"/>
          <w:u w:val="single"/>
          <w:rPrChange w:id="3475" w:author="SHAHZAIB KHAN" w:date="2026-10-07T21:04:00Z">
            <w:rPr>
              <w:ins w:id="3476" w:author="SHAHZAIB KHAN" w:date="2026-10-07T21:03:00Z"/>
              <w:rFonts w:ascii="Times New Roman" w:eastAsia="Times New Roman" w:hAnsi="Times New Roman" w:cs="Times New Roman"/>
              <w:b/>
              <w:bCs/>
              <w:sz w:val="24"/>
              <w:szCs w:val="24"/>
              <w:u w:val="single"/>
            </w:rPr>
          </w:rPrChange>
        </w:rPr>
      </w:pPr>
      <w:ins w:id="3477" w:author="SHAHZAIB KHAN" w:date="2026-10-07T21:03:00Z">
        <w:r w:rsidRPr="00DB397A">
          <w:rPr>
            <w:rFonts w:ascii="Times New Roman" w:eastAsia="Times New Roman" w:hAnsi="Times New Roman" w:cs="Times New Roman"/>
            <w:color w:val="FF0000"/>
            <w:sz w:val="24"/>
            <w:szCs w:val="24"/>
            <w:u w:val="single"/>
            <w:rPrChange w:id="3478" w:author="SHAHZAIB KHAN" w:date="2026-10-07T21:04:00Z">
              <w:rPr>
                <w:rFonts w:ascii="Times New Roman" w:eastAsia="Times New Roman" w:hAnsi="Times New Roman" w:cs="Times New Roman"/>
                <w:b/>
                <w:bCs/>
                <w:sz w:val="24"/>
                <w:szCs w:val="24"/>
                <w:u w:val="single"/>
              </w:rPr>
            </w:rPrChange>
          </w:rPr>
          <w:t>Then: The system checks the area, finds it valid and saves it with the order.</w:t>
        </w:r>
      </w:ins>
    </w:p>
    <w:p w14:paraId="0743F5C6" w14:textId="77777777" w:rsidR="007F709E" w:rsidRPr="00DB397A" w:rsidRDefault="007F709E" w:rsidP="007F709E">
      <w:pPr>
        <w:numPr>
          <w:ilvl w:val="0"/>
          <w:numId w:val="96"/>
        </w:numPr>
        <w:spacing w:before="100" w:beforeAutospacing="1" w:after="100" w:afterAutospacing="1" w:line="240" w:lineRule="auto"/>
        <w:rPr>
          <w:ins w:id="3479" w:author="SHAHZAIB KHAN" w:date="2026-10-07T21:03:00Z"/>
          <w:rFonts w:ascii="Times New Roman" w:eastAsia="Times New Roman" w:hAnsi="Times New Roman" w:cs="Times New Roman"/>
          <w:color w:val="FF0000"/>
          <w:sz w:val="24"/>
          <w:szCs w:val="24"/>
          <w:u w:val="single"/>
          <w:rPrChange w:id="3480" w:author="SHAHZAIB KHAN" w:date="2026-10-07T21:04:00Z">
            <w:rPr>
              <w:ins w:id="3481" w:author="SHAHZAIB KHAN" w:date="2026-10-07T21:03:00Z"/>
              <w:rFonts w:ascii="Times New Roman" w:eastAsia="Times New Roman" w:hAnsi="Times New Roman" w:cs="Times New Roman"/>
              <w:b/>
              <w:bCs/>
              <w:sz w:val="24"/>
              <w:szCs w:val="24"/>
              <w:u w:val="single"/>
            </w:rPr>
          </w:rPrChange>
        </w:rPr>
      </w:pPr>
      <w:ins w:id="3482" w:author="SHAHZAIB KHAN" w:date="2026-10-07T21:03:00Z">
        <w:r w:rsidRPr="00DB397A">
          <w:rPr>
            <w:rFonts w:ascii="Times New Roman" w:eastAsia="Times New Roman" w:hAnsi="Times New Roman" w:cs="Times New Roman"/>
            <w:color w:val="FF0000"/>
            <w:sz w:val="24"/>
            <w:szCs w:val="24"/>
            <w:u w:val="single"/>
            <w:rPrChange w:id="3483" w:author="SHAHZAIB KHAN" w:date="2026-10-07T21:04:00Z">
              <w:rPr>
                <w:rFonts w:ascii="Times New Roman" w:eastAsia="Times New Roman" w:hAnsi="Times New Roman" w:cs="Times New Roman"/>
                <w:b/>
                <w:bCs/>
                <w:sz w:val="24"/>
                <w:szCs w:val="24"/>
                <w:u w:val="single"/>
              </w:rPr>
            </w:rPrChange>
          </w:rPr>
          <w:t>And: The system shows the Area Name, Area Status and Delivery Charges.</w:t>
        </w:r>
      </w:ins>
    </w:p>
    <w:p w14:paraId="5538686C" w14:textId="77777777" w:rsidR="007F709E" w:rsidRPr="00DB397A" w:rsidRDefault="007F709E" w:rsidP="007F709E">
      <w:pPr>
        <w:spacing w:before="100" w:beforeAutospacing="1" w:after="100" w:afterAutospacing="1" w:line="240" w:lineRule="auto"/>
        <w:ind w:left="720"/>
        <w:rPr>
          <w:ins w:id="3484" w:author="SHAHZAIB KHAN" w:date="2026-10-07T21:03:00Z"/>
          <w:rFonts w:ascii="Times New Roman" w:eastAsia="Times New Roman" w:hAnsi="Times New Roman" w:cs="Times New Roman"/>
          <w:color w:val="FF0000"/>
          <w:sz w:val="24"/>
          <w:szCs w:val="24"/>
          <w:u w:val="single"/>
          <w:rPrChange w:id="3485" w:author="SHAHZAIB KHAN" w:date="2026-10-07T21:04:00Z">
            <w:rPr>
              <w:ins w:id="3486" w:author="SHAHZAIB KHAN" w:date="2026-10-07T21:03:00Z"/>
              <w:rFonts w:ascii="Times New Roman" w:eastAsia="Times New Roman" w:hAnsi="Times New Roman" w:cs="Times New Roman"/>
              <w:b/>
              <w:bCs/>
              <w:sz w:val="24"/>
              <w:szCs w:val="24"/>
              <w:u w:val="single"/>
            </w:rPr>
          </w:rPrChange>
        </w:rPr>
      </w:pPr>
      <w:ins w:id="3487" w:author="SHAHZAIB KHAN" w:date="2026-10-07T21:03:00Z">
        <w:r w:rsidRPr="00DB397A">
          <w:rPr>
            <w:rFonts w:ascii="Times New Roman" w:eastAsia="Times New Roman" w:hAnsi="Times New Roman" w:cs="Times New Roman"/>
            <w:color w:val="FF0000"/>
            <w:sz w:val="24"/>
            <w:szCs w:val="24"/>
            <w:u w:val="single"/>
            <w:rPrChange w:id="3488" w:author="SHAHZAIB KHAN" w:date="2026-10-07T21:04:00Z">
              <w:rPr>
                <w:rFonts w:ascii="Times New Roman" w:eastAsia="Times New Roman" w:hAnsi="Times New Roman" w:cs="Times New Roman"/>
                <w:b/>
                <w:bCs/>
                <w:sz w:val="24"/>
                <w:szCs w:val="24"/>
                <w:u w:val="single"/>
              </w:rPr>
            </w:rPrChange>
          </w:rPr>
          <w:t>User Story No.2:</w:t>
        </w:r>
      </w:ins>
    </w:p>
    <w:p w14:paraId="700AD99D" w14:textId="77777777" w:rsidR="007F709E" w:rsidRPr="00DB397A" w:rsidRDefault="007F709E" w:rsidP="007F709E">
      <w:pPr>
        <w:spacing w:before="100" w:beforeAutospacing="1" w:after="100" w:afterAutospacing="1" w:line="240" w:lineRule="auto"/>
        <w:ind w:left="720"/>
        <w:rPr>
          <w:ins w:id="3489" w:author="SHAHZAIB KHAN" w:date="2026-10-07T21:03:00Z"/>
          <w:rFonts w:ascii="Times New Roman" w:eastAsia="Times New Roman" w:hAnsi="Times New Roman" w:cs="Times New Roman"/>
          <w:color w:val="FF0000"/>
          <w:sz w:val="24"/>
          <w:szCs w:val="24"/>
          <w:u w:val="single"/>
          <w:rPrChange w:id="3490" w:author="SHAHZAIB KHAN" w:date="2026-10-07T21:04:00Z">
            <w:rPr>
              <w:ins w:id="3491" w:author="SHAHZAIB KHAN" w:date="2026-10-07T21:03:00Z"/>
              <w:rFonts w:ascii="Times New Roman" w:eastAsia="Times New Roman" w:hAnsi="Times New Roman" w:cs="Times New Roman"/>
              <w:b/>
              <w:bCs/>
              <w:sz w:val="24"/>
              <w:szCs w:val="24"/>
              <w:u w:val="single"/>
            </w:rPr>
          </w:rPrChange>
        </w:rPr>
      </w:pPr>
      <w:ins w:id="3492" w:author="SHAHZAIB KHAN" w:date="2026-10-07T21:03:00Z">
        <w:r w:rsidRPr="00DB397A">
          <w:rPr>
            <w:rFonts w:ascii="Times New Roman" w:eastAsia="Times New Roman" w:hAnsi="Times New Roman" w:cs="Times New Roman"/>
            <w:color w:val="FF0000"/>
            <w:sz w:val="24"/>
            <w:szCs w:val="24"/>
            <w:u w:val="single"/>
            <w:rPrChange w:id="3493" w:author="SHAHZAIB KHAN" w:date="2026-10-07T21:04:00Z">
              <w:rPr>
                <w:rFonts w:ascii="Times New Roman" w:eastAsia="Times New Roman" w:hAnsi="Times New Roman" w:cs="Times New Roman"/>
                <w:b/>
                <w:bCs/>
                <w:sz w:val="24"/>
                <w:szCs w:val="24"/>
                <w:u w:val="single"/>
              </w:rPr>
            </w:rPrChange>
          </w:rPr>
          <w:t xml:space="preserve">      Area not available or wrong details</w:t>
        </w:r>
      </w:ins>
    </w:p>
    <w:p w14:paraId="6B4B48D4" w14:textId="77777777" w:rsidR="007F709E" w:rsidRPr="00DB397A" w:rsidRDefault="007F709E" w:rsidP="007F709E">
      <w:pPr>
        <w:numPr>
          <w:ilvl w:val="0"/>
          <w:numId w:val="97"/>
        </w:numPr>
        <w:spacing w:before="100" w:beforeAutospacing="1" w:after="100" w:afterAutospacing="1" w:line="240" w:lineRule="auto"/>
        <w:rPr>
          <w:ins w:id="3494" w:author="SHAHZAIB KHAN" w:date="2026-10-07T21:03:00Z"/>
          <w:rFonts w:ascii="Times New Roman" w:eastAsia="Times New Roman" w:hAnsi="Times New Roman" w:cs="Times New Roman"/>
          <w:color w:val="FF0000"/>
          <w:sz w:val="24"/>
          <w:szCs w:val="24"/>
          <w:u w:val="single"/>
          <w:rPrChange w:id="3495" w:author="SHAHZAIB KHAN" w:date="2026-10-07T21:04:00Z">
            <w:rPr>
              <w:ins w:id="3496" w:author="SHAHZAIB KHAN" w:date="2026-10-07T21:03:00Z"/>
              <w:rFonts w:ascii="Times New Roman" w:eastAsia="Times New Roman" w:hAnsi="Times New Roman" w:cs="Times New Roman"/>
              <w:b/>
              <w:bCs/>
              <w:sz w:val="24"/>
              <w:szCs w:val="24"/>
              <w:u w:val="single"/>
            </w:rPr>
          </w:rPrChange>
        </w:rPr>
      </w:pPr>
      <w:ins w:id="3497" w:author="SHAHZAIB KHAN" w:date="2026-10-07T21:03:00Z">
        <w:r w:rsidRPr="00DB397A">
          <w:rPr>
            <w:rFonts w:ascii="Times New Roman" w:eastAsia="Times New Roman" w:hAnsi="Times New Roman" w:cs="Times New Roman"/>
            <w:color w:val="FF0000"/>
            <w:sz w:val="24"/>
            <w:szCs w:val="24"/>
            <w:u w:val="single"/>
            <w:rPrChange w:id="3498" w:author="SHAHZAIB KHAN" w:date="2026-10-07T21:04:00Z">
              <w:rPr>
                <w:rFonts w:ascii="Times New Roman" w:eastAsia="Times New Roman" w:hAnsi="Times New Roman" w:cs="Times New Roman"/>
                <w:b/>
                <w:bCs/>
                <w:sz w:val="24"/>
                <w:szCs w:val="24"/>
                <w:u w:val="single"/>
              </w:rPr>
            </w:rPrChange>
          </w:rPr>
          <w:t>Who: I am a customer of the Online Bakery system.</w:t>
        </w:r>
      </w:ins>
    </w:p>
    <w:p w14:paraId="4235E354" w14:textId="77777777" w:rsidR="007F709E" w:rsidRPr="00DB397A" w:rsidRDefault="007F709E" w:rsidP="007F709E">
      <w:pPr>
        <w:numPr>
          <w:ilvl w:val="0"/>
          <w:numId w:val="97"/>
        </w:numPr>
        <w:spacing w:before="100" w:beforeAutospacing="1" w:after="100" w:afterAutospacing="1" w:line="240" w:lineRule="auto"/>
        <w:rPr>
          <w:ins w:id="3499" w:author="SHAHZAIB KHAN" w:date="2026-10-07T21:03:00Z"/>
          <w:rFonts w:ascii="Times New Roman" w:eastAsia="Times New Roman" w:hAnsi="Times New Roman" w:cs="Times New Roman"/>
          <w:color w:val="FF0000"/>
          <w:sz w:val="24"/>
          <w:szCs w:val="24"/>
          <w:u w:val="single"/>
          <w:rPrChange w:id="3500" w:author="SHAHZAIB KHAN" w:date="2026-10-07T21:04:00Z">
            <w:rPr>
              <w:ins w:id="3501" w:author="SHAHZAIB KHAN" w:date="2026-10-07T21:03:00Z"/>
              <w:rFonts w:ascii="Times New Roman" w:eastAsia="Times New Roman" w:hAnsi="Times New Roman" w:cs="Times New Roman"/>
              <w:b/>
              <w:bCs/>
              <w:sz w:val="24"/>
              <w:szCs w:val="24"/>
              <w:u w:val="single"/>
            </w:rPr>
          </w:rPrChange>
        </w:rPr>
      </w:pPr>
      <w:ins w:id="3502" w:author="SHAHZAIB KHAN" w:date="2026-10-07T21:03:00Z">
        <w:r w:rsidRPr="00DB397A">
          <w:rPr>
            <w:rFonts w:ascii="Times New Roman" w:eastAsia="Times New Roman" w:hAnsi="Times New Roman" w:cs="Times New Roman"/>
            <w:color w:val="FF0000"/>
            <w:sz w:val="24"/>
            <w:szCs w:val="24"/>
            <w:u w:val="single"/>
            <w:rPrChange w:id="3503" w:author="SHAHZAIB KHAN" w:date="2026-10-07T21:04:00Z">
              <w:rPr>
                <w:rFonts w:ascii="Times New Roman" w:eastAsia="Times New Roman" w:hAnsi="Times New Roman" w:cs="Times New Roman"/>
                <w:b/>
                <w:bCs/>
                <w:sz w:val="24"/>
                <w:szCs w:val="24"/>
                <w:u w:val="single"/>
              </w:rPr>
            </w:rPrChange>
          </w:rPr>
          <w:t>What: I want to know when the bakery does not deliver to my area or when my address details are wrong.</w:t>
        </w:r>
      </w:ins>
    </w:p>
    <w:p w14:paraId="285EE02A" w14:textId="77777777" w:rsidR="007F709E" w:rsidRPr="00DB397A" w:rsidRDefault="007F709E" w:rsidP="007F709E">
      <w:pPr>
        <w:numPr>
          <w:ilvl w:val="0"/>
          <w:numId w:val="97"/>
        </w:numPr>
        <w:spacing w:before="100" w:beforeAutospacing="1" w:after="100" w:afterAutospacing="1" w:line="240" w:lineRule="auto"/>
        <w:rPr>
          <w:ins w:id="3504" w:author="SHAHZAIB KHAN" w:date="2026-10-07T21:03:00Z"/>
          <w:rFonts w:ascii="Times New Roman" w:eastAsia="Times New Roman" w:hAnsi="Times New Roman" w:cs="Times New Roman"/>
          <w:color w:val="FF0000"/>
          <w:sz w:val="24"/>
          <w:szCs w:val="24"/>
          <w:u w:val="single"/>
          <w:rPrChange w:id="3505" w:author="SHAHZAIB KHAN" w:date="2026-10-07T21:04:00Z">
            <w:rPr>
              <w:ins w:id="3506" w:author="SHAHZAIB KHAN" w:date="2026-10-07T21:03:00Z"/>
              <w:rFonts w:ascii="Times New Roman" w:eastAsia="Times New Roman" w:hAnsi="Times New Roman" w:cs="Times New Roman"/>
              <w:b/>
              <w:bCs/>
              <w:sz w:val="24"/>
              <w:szCs w:val="24"/>
              <w:u w:val="single"/>
            </w:rPr>
          </w:rPrChange>
        </w:rPr>
      </w:pPr>
      <w:ins w:id="3507" w:author="SHAHZAIB KHAN" w:date="2026-10-07T21:03:00Z">
        <w:r w:rsidRPr="00DB397A">
          <w:rPr>
            <w:rFonts w:ascii="Times New Roman" w:eastAsia="Times New Roman" w:hAnsi="Times New Roman" w:cs="Times New Roman"/>
            <w:color w:val="FF0000"/>
            <w:sz w:val="24"/>
            <w:szCs w:val="24"/>
            <w:u w:val="single"/>
            <w:rPrChange w:id="3508" w:author="SHAHZAIB KHAN" w:date="2026-10-07T21:04:00Z">
              <w:rPr>
                <w:rFonts w:ascii="Times New Roman" w:eastAsia="Times New Roman" w:hAnsi="Times New Roman" w:cs="Times New Roman"/>
                <w:b/>
                <w:bCs/>
                <w:sz w:val="24"/>
                <w:szCs w:val="24"/>
                <w:u w:val="single"/>
              </w:rPr>
            </w:rPrChange>
          </w:rPr>
          <w:t>Why: So that I can correct the details or choose another area and not lose my order.</w:t>
        </w:r>
      </w:ins>
    </w:p>
    <w:p w14:paraId="5ACA6C25" w14:textId="77777777" w:rsidR="007F709E" w:rsidRPr="00DB397A" w:rsidRDefault="007F709E" w:rsidP="007F709E">
      <w:pPr>
        <w:spacing w:before="100" w:beforeAutospacing="1" w:after="100" w:afterAutospacing="1" w:line="240" w:lineRule="auto"/>
        <w:ind w:left="720"/>
        <w:rPr>
          <w:ins w:id="3509" w:author="SHAHZAIB KHAN" w:date="2026-10-07T21:03:00Z"/>
          <w:rFonts w:ascii="Times New Roman" w:eastAsia="Times New Roman" w:hAnsi="Times New Roman" w:cs="Times New Roman"/>
          <w:color w:val="FF0000"/>
          <w:sz w:val="24"/>
          <w:szCs w:val="24"/>
          <w:u w:val="single"/>
          <w:rPrChange w:id="3510" w:author="SHAHZAIB KHAN" w:date="2026-10-07T21:04:00Z">
            <w:rPr>
              <w:ins w:id="3511" w:author="SHAHZAIB KHAN" w:date="2026-10-07T21:03:00Z"/>
              <w:rFonts w:ascii="Times New Roman" w:eastAsia="Times New Roman" w:hAnsi="Times New Roman" w:cs="Times New Roman"/>
              <w:b/>
              <w:bCs/>
              <w:sz w:val="24"/>
              <w:szCs w:val="24"/>
              <w:u w:val="single"/>
            </w:rPr>
          </w:rPrChange>
        </w:rPr>
      </w:pPr>
      <w:ins w:id="3512" w:author="SHAHZAIB KHAN" w:date="2026-10-07T21:03:00Z">
        <w:r w:rsidRPr="00DB397A">
          <w:rPr>
            <w:rFonts w:ascii="Times New Roman" w:eastAsia="Times New Roman" w:hAnsi="Times New Roman" w:cs="Times New Roman"/>
            <w:color w:val="FF0000"/>
            <w:sz w:val="24"/>
            <w:szCs w:val="24"/>
            <w:u w:val="single"/>
            <w:rPrChange w:id="3513" w:author="SHAHZAIB KHAN" w:date="2026-10-07T21:04:00Z">
              <w:rPr>
                <w:rFonts w:ascii="Times New Roman" w:eastAsia="Times New Roman" w:hAnsi="Times New Roman" w:cs="Times New Roman"/>
                <w:b/>
                <w:bCs/>
                <w:sz w:val="24"/>
                <w:szCs w:val="24"/>
                <w:u w:val="single"/>
              </w:rPr>
            </w:rPrChange>
          </w:rPr>
          <w:t>Acceptance Criteria:</w:t>
        </w:r>
      </w:ins>
    </w:p>
    <w:p w14:paraId="22A3ACD2" w14:textId="77777777" w:rsidR="007F709E" w:rsidRPr="00DB397A" w:rsidRDefault="007F709E" w:rsidP="007F709E">
      <w:pPr>
        <w:numPr>
          <w:ilvl w:val="0"/>
          <w:numId w:val="98"/>
        </w:numPr>
        <w:spacing w:before="100" w:beforeAutospacing="1" w:after="100" w:afterAutospacing="1" w:line="240" w:lineRule="auto"/>
        <w:rPr>
          <w:ins w:id="3514" w:author="SHAHZAIB KHAN" w:date="2026-10-07T21:03:00Z"/>
          <w:rFonts w:ascii="Times New Roman" w:eastAsia="Times New Roman" w:hAnsi="Times New Roman" w:cs="Times New Roman"/>
          <w:color w:val="FF0000"/>
          <w:sz w:val="24"/>
          <w:szCs w:val="24"/>
          <w:u w:val="single"/>
          <w:rPrChange w:id="3515" w:author="SHAHZAIB KHAN" w:date="2026-10-07T21:04:00Z">
            <w:rPr>
              <w:ins w:id="3516" w:author="SHAHZAIB KHAN" w:date="2026-10-07T21:03:00Z"/>
              <w:rFonts w:ascii="Times New Roman" w:eastAsia="Times New Roman" w:hAnsi="Times New Roman" w:cs="Times New Roman"/>
              <w:b/>
              <w:bCs/>
              <w:sz w:val="24"/>
              <w:szCs w:val="24"/>
              <w:u w:val="single"/>
            </w:rPr>
          </w:rPrChange>
        </w:rPr>
      </w:pPr>
      <w:ins w:id="3517" w:author="SHAHZAIB KHAN" w:date="2026-10-07T21:03:00Z">
        <w:r w:rsidRPr="00DB397A">
          <w:rPr>
            <w:rFonts w:ascii="Times New Roman" w:eastAsia="Times New Roman" w:hAnsi="Times New Roman" w:cs="Times New Roman"/>
            <w:color w:val="FF0000"/>
            <w:sz w:val="24"/>
            <w:szCs w:val="24"/>
            <w:u w:val="single"/>
            <w:rPrChange w:id="3518" w:author="SHAHZAIB KHAN" w:date="2026-10-07T21:04:00Z">
              <w:rPr>
                <w:rFonts w:ascii="Times New Roman" w:eastAsia="Times New Roman" w:hAnsi="Times New Roman" w:cs="Times New Roman"/>
                <w:b/>
                <w:bCs/>
                <w:sz w:val="24"/>
                <w:szCs w:val="24"/>
                <w:u w:val="single"/>
              </w:rPr>
            </w:rPrChange>
          </w:rPr>
          <w:t>Scenario: Delivery area is not valid</w:t>
        </w:r>
      </w:ins>
    </w:p>
    <w:p w14:paraId="7C29C4E9" w14:textId="77777777" w:rsidR="007F709E" w:rsidRPr="00DB397A" w:rsidRDefault="007F709E" w:rsidP="007F709E">
      <w:pPr>
        <w:numPr>
          <w:ilvl w:val="0"/>
          <w:numId w:val="98"/>
        </w:numPr>
        <w:spacing w:before="100" w:beforeAutospacing="1" w:after="100" w:afterAutospacing="1" w:line="240" w:lineRule="auto"/>
        <w:rPr>
          <w:ins w:id="3519" w:author="SHAHZAIB KHAN" w:date="2026-10-07T21:03:00Z"/>
          <w:rFonts w:ascii="Times New Roman" w:eastAsia="Times New Roman" w:hAnsi="Times New Roman" w:cs="Times New Roman"/>
          <w:color w:val="FF0000"/>
          <w:sz w:val="24"/>
          <w:szCs w:val="24"/>
          <w:u w:val="single"/>
          <w:rPrChange w:id="3520" w:author="SHAHZAIB KHAN" w:date="2026-10-07T21:04:00Z">
            <w:rPr>
              <w:ins w:id="3521" w:author="SHAHZAIB KHAN" w:date="2026-10-07T21:03:00Z"/>
              <w:rFonts w:ascii="Times New Roman" w:eastAsia="Times New Roman" w:hAnsi="Times New Roman" w:cs="Times New Roman"/>
              <w:b/>
              <w:bCs/>
              <w:sz w:val="24"/>
              <w:szCs w:val="24"/>
              <w:u w:val="single"/>
            </w:rPr>
          </w:rPrChange>
        </w:rPr>
      </w:pPr>
      <w:ins w:id="3522" w:author="SHAHZAIB KHAN" w:date="2026-10-07T21:03:00Z">
        <w:r w:rsidRPr="00DB397A">
          <w:rPr>
            <w:rFonts w:ascii="Times New Roman" w:eastAsia="Times New Roman" w:hAnsi="Times New Roman" w:cs="Times New Roman"/>
            <w:color w:val="FF0000"/>
            <w:sz w:val="24"/>
            <w:szCs w:val="24"/>
            <w:u w:val="single"/>
            <w:rPrChange w:id="3523" w:author="SHAHZAIB KHAN" w:date="2026-10-07T21:04:00Z">
              <w:rPr>
                <w:rFonts w:ascii="Times New Roman" w:eastAsia="Times New Roman" w:hAnsi="Times New Roman" w:cs="Times New Roman"/>
                <w:b/>
                <w:bCs/>
                <w:sz w:val="24"/>
                <w:szCs w:val="24"/>
                <w:u w:val="single"/>
              </w:rPr>
            </w:rPrChange>
          </w:rPr>
          <w:t>Given: The customer is on the Select Delivery Area page with the selected items.</w:t>
        </w:r>
      </w:ins>
    </w:p>
    <w:p w14:paraId="69740991" w14:textId="77777777" w:rsidR="007F709E" w:rsidRPr="00DB397A" w:rsidRDefault="007F709E" w:rsidP="007F709E">
      <w:pPr>
        <w:numPr>
          <w:ilvl w:val="0"/>
          <w:numId w:val="98"/>
        </w:numPr>
        <w:spacing w:before="100" w:beforeAutospacing="1" w:after="100" w:afterAutospacing="1" w:line="240" w:lineRule="auto"/>
        <w:rPr>
          <w:ins w:id="3524" w:author="SHAHZAIB KHAN" w:date="2026-10-07T21:03:00Z"/>
          <w:rFonts w:ascii="Times New Roman" w:eastAsia="Times New Roman" w:hAnsi="Times New Roman" w:cs="Times New Roman"/>
          <w:color w:val="FF0000"/>
          <w:sz w:val="24"/>
          <w:szCs w:val="24"/>
          <w:u w:val="single"/>
          <w:rPrChange w:id="3525" w:author="SHAHZAIB KHAN" w:date="2026-10-07T21:04:00Z">
            <w:rPr>
              <w:ins w:id="3526" w:author="SHAHZAIB KHAN" w:date="2026-10-07T21:03:00Z"/>
              <w:rFonts w:ascii="Times New Roman" w:eastAsia="Times New Roman" w:hAnsi="Times New Roman" w:cs="Times New Roman"/>
              <w:b/>
              <w:bCs/>
              <w:sz w:val="24"/>
              <w:szCs w:val="24"/>
              <w:u w:val="single"/>
            </w:rPr>
          </w:rPrChange>
        </w:rPr>
      </w:pPr>
      <w:ins w:id="3527" w:author="SHAHZAIB KHAN" w:date="2026-10-07T21:03:00Z">
        <w:r w:rsidRPr="00DB397A">
          <w:rPr>
            <w:rFonts w:ascii="Times New Roman" w:eastAsia="Times New Roman" w:hAnsi="Times New Roman" w:cs="Times New Roman"/>
            <w:color w:val="FF0000"/>
            <w:sz w:val="24"/>
            <w:szCs w:val="24"/>
            <w:u w:val="single"/>
            <w:rPrChange w:id="3528" w:author="SHAHZAIB KHAN" w:date="2026-10-07T21:04:00Z">
              <w:rPr>
                <w:rFonts w:ascii="Times New Roman" w:eastAsia="Times New Roman" w:hAnsi="Times New Roman" w:cs="Times New Roman"/>
                <w:b/>
                <w:bCs/>
                <w:sz w:val="24"/>
                <w:szCs w:val="24"/>
                <w:u w:val="single"/>
              </w:rPr>
            </w:rPrChange>
          </w:rPr>
          <w:t>And: The customer selects an area where the bakery does not deliver, or enters wrong address details.</w:t>
        </w:r>
      </w:ins>
    </w:p>
    <w:p w14:paraId="239FE14F" w14:textId="77777777" w:rsidR="007F709E" w:rsidRPr="00DB397A" w:rsidRDefault="007F709E" w:rsidP="007F709E">
      <w:pPr>
        <w:numPr>
          <w:ilvl w:val="0"/>
          <w:numId w:val="98"/>
        </w:numPr>
        <w:spacing w:before="100" w:beforeAutospacing="1" w:after="100" w:afterAutospacing="1" w:line="240" w:lineRule="auto"/>
        <w:rPr>
          <w:ins w:id="3529" w:author="SHAHZAIB KHAN" w:date="2026-10-07T21:03:00Z"/>
          <w:rFonts w:ascii="Times New Roman" w:eastAsia="Times New Roman" w:hAnsi="Times New Roman" w:cs="Times New Roman"/>
          <w:color w:val="FF0000"/>
          <w:sz w:val="24"/>
          <w:szCs w:val="24"/>
          <w:u w:val="single"/>
          <w:rPrChange w:id="3530" w:author="SHAHZAIB KHAN" w:date="2026-10-07T21:04:00Z">
            <w:rPr>
              <w:ins w:id="3531" w:author="SHAHZAIB KHAN" w:date="2026-10-07T21:03:00Z"/>
              <w:rFonts w:ascii="Times New Roman" w:eastAsia="Times New Roman" w:hAnsi="Times New Roman" w:cs="Times New Roman"/>
              <w:b/>
              <w:bCs/>
              <w:sz w:val="24"/>
              <w:szCs w:val="24"/>
              <w:u w:val="single"/>
            </w:rPr>
          </w:rPrChange>
        </w:rPr>
      </w:pPr>
      <w:ins w:id="3532" w:author="SHAHZAIB KHAN" w:date="2026-10-07T21:03:00Z">
        <w:r w:rsidRPr="00DB397A">
          <w:rPr>
            <w:rFonts w:ascii="Times New Roman" w:eastAsia="Times New Roman" w:hAnsi="Times New Roman" w:cs="Times New Roman"/>
            <w:color w:val="FF0000"/>
            <w:sz w:val="24"/>
            <w:szCs w:val="24"/>
            <w:u w:val="single"/>
            <w:rPrChange w:id="3533" w:author="SHAHZAIB KHAN" w:date="2026-10-07T21:04:00Z">
              <w:rPr>
                <w:rFonts w:ascii="Times New Roman" w:eastAsia="Times New Roman" w:hAnsi="Times New Roman" w:cs="Times New Roman"/>
                <w:b/>
                <w:bCs/>
                <w:sz w:val="24"/>
                <w:szCs w:val="24"/>
                <w:u w:val="single"/>
              </w:rPr>
            </w:rPrChange>
          </w:rPr>
          <w:t>When: The customer submits the address details.</w:t>
        </w:r>
      </w:ins>
    </w:p>
    <w:p w14:paraId="4793612D" w14:textId="77777777" w:rsidR="007F709E" w:rsidRPr="00DB397A" w:rsidRDefault="007F709E" w:rsidP="007F709E">
      <w:pPr>
        <w:numPr>
          <w:ilvl w:val="0"/>
          <w:numId w:val="98"/>
        </w:numPr>
        <w:spacing w:before="100" w:beforeAutospacing="1" w:after="100" w:afterAutospacing="1" w:line="240" w:lineRule="auto"/>
        <w:rPr>
          <w:ins w:id="3534" w:author="SHAHZAIB KHAN" w:date="2026-10-07T21:03:00Z"/>
          <w:rFonts w:ascii="Times New Roman" w:eastAsia="Times New Roman" w:hAnsi="Times New Roman" w:cs="Times New Roman"/>
          <w:color w:val="FF0000"/>
          <w:sz w:val="24"/>
          <w:szCs w:val="24"/>
          <w:u w:val="single"/>
          <w:rPrChange w:id="3535" w:author="SHAHZAIB KHAN" w:date="2026-10-07T21:04:00Z">
            <w:rPr>
              <w:ins w:id="3536" w:author="SHAHZAIB KHAN" w:date="2026-10-07T21:03:00Z"/>
              <w:rFonts w:ascii="Times New Roman" w:eastAsia="Times New Roman" w:hAnsi="Times New Roman" w:cs="Times New Roman"/>
              <w:b/>
              <w:bCs/>
              <w:sz w:val="24"/>
              <w:szCs w:val="24"/>
              <w:u w:val="single"/>
            </w:rPr>
          </w:rPrChange>
        </w:rPr>
      </w:pPr>
      <w:ins w:id="3537" w:author="SHAHZAIB KHAN" w:date="2026-10-07T21:03:00Z">
        <w:r w:rsidRPr="00DB397A">
          <w:rPr>
            <w:rFonts w:ascii="Times New Roman" w:eastAsia="Times New Roman" w:hAnsi="Times New Roman" w:cs="Times New Roman"/>
            <w:color w:val="FF0000"/>
            <w:sz w:val="24"/>
            <w:szCs w:val="24"/>
            <w:u w:val="single"/>
            <w:rPrChange w:id="3538" w:author="SHAHZAIB KHAN" w:date="2026-10-07T21:04:00Z">
              <w:rPr>
                <w:rFonts w:ascii="Times New Roman" w:eastAsia="Times New Roman" w:hAnsi="Times New Roman" w:cs="Times New Roman"/>
                <w:b/>
                <w:bCs/>
                <w:sz w:val="24"/>
                <w:szCs w:val="24"/>
                <w:u w:val="single"/>
              </w:rPr>
            </w:rPrChange>
          </w:rPr>
          <w:t>Then: The system shows an error message, sets the Area Status as Not Valid and does not save the area with the order.</w:t>
        </w:r>
      </w:ins>
    </w:p>
    <w:p w14:paraId="7C03CE24" w14:textId="77777777" w:rsidR="007F709E" w:rsidRPr="00DB397A" w:rsidRDefault="007F709E" w:rsidP="007F709E">
      <w:pPr>
        <w:numPr>
          <w:ilvl w:val="0"/>
          <w:numId w:val="98"/>
        </w:numPr>
        <w:spacing w:before="100" w:beforeAutospacing="1" w:after="100" w:afterAutospacing="1" w:line="240" w:lineRule="auto"/>
        <w:rPr>
          <w:ins w:id="3539" w:author="SHAHZAIB KHAN" w:date="2026-10-07T21:03:00Z"/>
          <w:rFonts w:ascii="Times New Roman" w:eastAsia="Times New Roman" w:hAnsi="Times New Roman" w:cs="Times New Roman"/>
          <w:b/>
          <w:bCs/>
          <w:color w:val="FF0000"/>
          <w:sz w:val="24"/>
          <w:szCs w:val="24"/>
          <w:u w:val="single"/>
        </w:rPr>
      </w:pPr>
      <w:ins w:id="3540" w:author="SHAHZAIB KHAN" w:date="2026-10-07T21:03:00Z">
        <w:r w:rsidRPr="00DB397A">
          <w:rPr>
            <w:rFonts w:ascii="Times New Roman" w:eastAsia="Times New Roman" w:hAnsi="Times New Roman" w:cs="Times New Roman"/>
            <w:color w:val="FF0000"/>
            <w:sz w:val="24"/>
            <w:szCs w:val="24"/>
            <w:u w:val="single"/>
            <w:rPrChange w:id="3541" w:author="SHAHZAIB KHAN" w:date="2026-10-07T21:04:00Z">
              <w:rPr>
                <w:rFonts w:ascii="Times New Roman" w:eastAsia="Times New Roman" w:hAnsi="Times New Roman" w:cs="Times New Roman"/>
                <w:b/>
                <w:bCs/>
                <w:sz w:val="24"/>
                <w:szCs w:val="24"/>
                <w:u w:val="single"/>
              </w:rPr>
            </w:rPrChange>
          </w:rPr>
          <w:t>And: The system lets the customer select another area or enter the details again</w:t>
        </w:r>
        <w:r w:rsidRPr="00DB397A">
          <w:rPr>
            <w:rFonts w:ascii="Times New Roman" w:eastAsia="Times New Roman" w:hAnsi="Times New Roman" w:cs="Times New Roman"/>
            <w:b/>
            <w:bCs/>
            <w:color w:val="FF0000"/>
            <w:sz w:val="24"/>
            <w:szCs w:val="24"/>
            <w:u w:val="single"/>
          </w:rPr>
          <w:t>.</w:t>
        </w:r>
      </w:ins>
    </w:p>
    <w:p w14:paraId="15CF20D4" w14:textId="77777777" w:rsidR="007F709E" w:rsidRPr="00DB397A" w:rsidRDefault="007F709E" w:rsidP="00C526BA">
      <w:pPr>
        <w:spacing w:before="100" w:beforeAutospacing="1" w:after="100" w:afterAutospacing="1" w:line="240" w:lineRule="auto"/>
        <w:ind w:left="720"/>
        <w:rPr>
          <w:ins w:id="3542" w:author="SHAHZAIB KHAN" w:date="2026-10-07T20:47:00Z"/>
          <w:rFonts w:ascii="Times New Roman" w:eastAsia="Times New Roman" w:hAnsi="Times New Roman" w:cs="Times New Roman"/>
          <w:b/>
          <w:bCs/>
          <w:color w:val="FF0000"/>
          <w:sz w:val="24"/>
          <w:szCs w:val="24"/>
          <w:u w:val="single"/>
          <w:rPrChange w:id="3543" w:author="SHAHZAIB KHAN" w:date="2026-10-07T21:00:00Z">
            <w:rPr>
              <w:ins w:id="3544" w:author="SHAHZAIB KHAN" w:date="2026-10-07T20:47:00Z"/>
              <w:rFonts w:ascii="Times New Roman" w:eastAsia="Times New Roman" w:hAnsi="Times New Roman" w:cs="Times New Roman"/>
              <w:sz w:val="24"/>
              <w:szCs w:val="24"/>
              <w:u w:val="single"/>
            </w:rPr>
          </w:rPrChange>
        </w:rPr>
      </w:pPr>
    </w:p>
    <w:p w14:paraId="7E6F0486" w14:textId="77777777" w:rsidR="00C526BA" w:rsidRPr="00DB397A" w:rsidRDefault="00C526BA" w:rsidP="00C526BA">
      <w:pPr>
        <w:spacing w:before="100" w:beforeAutospacing="1" w:after="100" w:afterAutospacing="1" w:line="240" w:lineRule="auto"/>
        <w:ind w:left="720"/>
        <w:rPr>
          <w:ins w:id="3545" w:author="SHAHZAIB KHAN" w:date="2026-10-07T20:47:00Z"/>
          <w:rFonts w:ascii="Times New Roman" w:eastAsia="Times New Roman" w:hAnsi="Times New Roman" w:cs="Times New Roman"/>
          <w:b/>
          <w:bCs/>
          <w:color w:val="FF0000"/>
          <w:sz w:val="24"/>
          <w:szCs w:val="24"/>
          <w:u w:val="single"/>
          <w:rPrChange w:id="3546" w:author="SHAHZAIB KHAN" w:date="2026-10-07T21:06:00Z">
            <w:rPr>
              <w:ins w:id="3547" w:author="SHAHZAIB KHAN" w:date="2026-10-07T20:47:00Z"/>
              <w:rFonts w:ascii="Times New Roman" w:eastAsia="Times New Roman" w:hAnsi="Times New Roman" w:cs="Times New Roman"/>
              <w:sz w:val="24"/>
              <w:szCs w:val="24"/>
              <w:u w:val="single"/>
            </w:rPr>
          </w:rPrChange>
        </w:rPr>
      </w:pPr>
    </w:p>
    <w:p w14:paraId="040D88BC" w14:textId="2DBC5E1A" w:rsidR="00C526BA" w:rsidRPr="00DB397A" w:rsidRDefault="007F709E" w:rsidP="00C526BA">
      <w:pPr>
        <w:spacing w:before="100" w:beforeAutospacing="1" w:after="100" w:afterAutospacing="1" w:line="240" w:lineRule="auto"/>
        <w:ind w:left="720"/>
        <w:rPr>
          <w:ins w:id="3548" w:author="SHAHZAIB KHAN" w:date="2026-10-07T21:06:00Z"/>
          <w:rFonts w:ascii="Times New Roman" w:eastAsia="Times New Roman" w:hAnsi="Times New Roman" w:cs="Times New Roman"/>
          <w:b/>
          <w:bCs/>
          <w:color w:val="FF0000"/>
          <w:sz w:val="24"/>
          <w:szCs w:val="24"/>
          <w:u w:val="single"/>
        </w:rPr>
      </w:pPr>
      <w:ins w:id="3549" w:author="SHAHZAIB KHAN" w:date="2026-10-07T21:05:00Z">
        <w:r w:rsidRPr="00DB397A">
          <w:rPr>
            <w:rFonts w:ascii="Times New Roman" w:eastAsia="Times New Roman" w:hAnsi="Times New Roman" w:cs="Times New Roman"/>
            <w:b/>
            <w:bCs/>
            <w:color w:val="FF0000"/>
            <w:sz w:val="24"/>
            <w:szCs w:val="24"/>
            <w:u w:val="single"/>
            <w:rPrChange w:id="3550" w:author="SHAHZAIB KHAN" w:date="2026-10-07T21:06:00Z">
              <w:rPr>
                <w:rFonts w:ascii="Times New Roman" w:eastAsia="Times New Roman" w:hAnsi="Times New Roman" w:cs="Times New Roman"/>
                <w:sz w:val="24"/>
                <w:szCs w:val="24"/>
                <w:u w:val="single"/>
              </w:rPr>
            </w:rPrChange>
          </w:rPr>
          <w:t xml:space="preserve">Use Case : </w:t>
        </w:r>
      </w:ins>
      <w:ins w:id="3551" w:author="SHAHZAIB KHAN" w:date="2026-10-07T21:06:00Z">
        <w:r w:rsidRPr="00DB397A">
          <w:rPr>
            <w:rFonts w:ascii="Times New Roman" w:eastAsia="Times New Roman" w:hAnsi="Times New Roman" w:cs="Times New Roman"/>
            <w:b/>
            <w:bCs/>
            <w:color w:val="FF0000"/>
            <w:sz w:val="24"/>
            <w:szCs w:val="24"/>
            <w:u w:val="single"/>
            <w:rPrChange w:id="3552" w:author="SHAHZAIB KHAN" w:date="2026-10-07T21:06:00Z">
              <w:rPr>
                <w:rFonts w:ascii="Times New Roman" w:eastAsia="Times New Roman" w:hAnsi="Times New Roman" w:cs="Times New Roman"/>
                <w:sz w:val="24"/>
                <w:szCs w:val="24"/>
                <w:u w:val="single"/>
              </w:rPr>
            </w:rPrChange>
          </w:rPr>
          <w:t>07</w:t>
        </w:r>
      </w:ins>
    </w:p>
    <w:p w14:paraId="0D18D1EA" w14:textId="77777777" w:rsidR="007F709E" w:rsidRPr="00DB397A" w:rsidRDefault="007F709E" w:rsidP="007F709E">
      <w:pPr>
        <w:spacing w:before="100" w:beforeAutospacing="1" w:after="100" w:afterAutospacing="1" w:line="240" w:lineRule="auto"/>
        <w:ind w:left="720"/>
        <w:rPr>
          <w:ins w:id="3553" w:author="SHAHZAIB KHAN" w:date="2026-10-07T21:06:00Z"/>
          <w:rFonts w:ascii="Times New Roman" w:eastAsia="Times New Roman" w:hAnsi="Times New Roman" w:cs="Times New Roman"/>
          <w:b/>
          <w:bCs/>
          <w:color w:val="FF0000"/>
          <w:sz w:val="24"/>
          <w:szCs w:val="24"/>
          <w:u w:val="single"/>
        </w:rPr>
      </w:pPr>
      <w:ins w:id="3554" w:author="SHAHZAIB KHAN" w:date="2026-10-07T21:06:00Z">
        <w:r w:rsidRPr="00DB397A">
          <w:rPr>
            <w:rFonts w:ascii="Times New Roman" w:eastAsia="Times New Roman" w:hAnsi="Times New Roman" w:cs="Times New Roman"/>
            <w:b/>
            <w:bCs/>
            <w:color w:val="FF0000"/>
            <w:sz w:val="24"/>
            <w:szCs w:val="24"/>
            <w:u w:val="single"/>
          </w:rPr>
          <w:t>Use Case: Place Order</w:t>
        </w:r>
      </w:ins>
    </w:p>
    <w:p w14:paraId="0C39BE86" w14:textId="77777777" w:rsidR="007F709E" w:rsidRPr="00DB397A" w:rsidRDefault="007F709E" w:rsidP="007F709E">
      <w:pPr>
        <w:spacing w:before="100" w:beforeAutospacing="1" w:after="100" w:afterAutospacing="1" w:line="240" w:lineRule="auto"/>
        <w:ind w:left="720"/>
        <w:rPr>
          <w:ins w:id="3555" w:author="SHAHZAIB KHAN" w:date="2026-10-07T21:06:00Z"/>
          <w:rFonts w:ascii="Times New Roman" w:eastAsia="Times New Roman" w:hAnsi="Times New Roman" w:cs="Times New Roman"/>
          <w:b/>
          <w:bCs/>
          <w:color w:val="FF0000"/>
          <w:sz w:val="24"/>
          <w:szCs w:val="24"/>
          <w:u w:val="single"/>
          <w:rtl/>
        </w:rPr>
      </w:pPr>
    </w:p>
    <w:p w14:paraId="1E4EDD38" w14:textId="77777777" w:rsidR="007F709E" w:rsidRPr="00DB397A" w:rsidRDefault="007F709E" w:rsidP="007F709E">
      <w:pPr>
        <w:spacing w:before="100" w:beforeAutospacing="1" w:after="100" w:afterAutospacing="1" w:line="240" w:lineRule="auto"/>
        <w:ind w:left="720"/>
        <w:rPr>
          <w:ins w:id="3556" w:author="SHAHZAIB KHAN" w:date="2026-10-07T21:06:00Z"/>
          <w:rFonts w:ascii="Times New Roman" w:eastAsia="Times New Roman" w:hAnsi="Times New Roman" w:cs="Times New Roman"/>
          <w:b/>
          <w:bCs/>
          <w:color w:val="FF0000"/>
          <w:sz w:val="24"/>
          <w:szCs w:val="24"/>
          <w:u w:val="single"/>
          <w:rtl/>
        </w:rPr>
      </w:pPr>
      <w:ins w:id="3557" w:author="SHAHZAIB KHAN" w:date="2026-10-07T21:06:00Z">
        <w:r w:rsidRPr="00DB397A">
          <w:rPr>
            <w:rFonts w:ascii="Times New Roman" w:eastAsia="Times New Roman" w:hAnsi="Times New Roman" w:cs="Times New Roman"/>
            <w:b/>
            <w:bCs/>
            <w:color w:val="FF0000"/>
            <w:sz w:val="24"/>
            <w:szCs w:val="24"/>
            <w:u w:val="single"/>
          </w:rPr>
          <w:t>Scope:</w:t>
        </w:r>
      </w:ins>
    </w:p>
    <w:p w14:paraId="52896C35" w14:textId="511BA8FE" w:rsidR="007F709E" w:rsidRPr="00DB397A" w:rsidRDefault="007F709E" w:rsidP="007F709E">
      <w:pPr>
        <w:spacing w:before="100" w:beforeAutospacing="1" w:after="100" w:afterAutospacing="1" w:line="240" w:lineRule="auto"/>
        <w:ind w:left="720"/>
        <w:rPr>
          <w:ins w:id="3558" w:author="SHAHZAIB KHAN" w:date="2026-10-07T21:06:00Z"/>
          <w:rFonts w:ascii="Times New Roman" w:eastAsia="Times New Roman" w:hAnsi="Times New Roman" w:cs="Times New Roman"/>
          <w:color w:val="FF0000"/>
          <w:sz w:val="24"/>
          <w:szCs w:val="24"/>
          <w:u w:val="single"/>
        </w:rPr>
      </w:pPr>
      <w:ins w:id="3559" w:author="SHAHZAIB KHAN" w:date="2026-10-07T21:06:00Z">
        <w:r w:rsidRPr="00DB397A">
          <w:rPr>
            <w:rFonts w:ascii="Times New Roman" w:eastAsia="Times New Roman" w:hAnsi="Times New Roman" w:cs="Times New Roman"/>
            <w:color w:val="FF0000"/>
            <w:sz w:val="24"/>
            <w:szCs w:val="24"/>
            <w:u w:val="single"/>
          </w:rPr>
          <w:t xml:space="preserve">This use case covers, how a customer </w:t>
        </w:r>
      </w:ins>
      <w:ins w:id="3560" w:author="SHAHZAIB KHAN" w:date="2026-10-07T21:50:00Z">
        <w:r w:rsidR="000F180E" w:rsidRPr="00DB397A">
          <w:rPr>
            <w:rFonts w:ascii="Times New Roman" w:eastAsia="Times New Roman" w:hAnsi="Times New Roman" w:cs="Times New Roman"/>
            <w:color w:val="FF0000"/>
            <w:sz w:val="24"/>
            <w:szCs w:val="24"/>
            <w:u w:val="single"/>
          </w:rPr>
          <w:t xml:space="preserve"> </w:t>
        </w:r>
      </w:ins>
      <w:ins w:id="3561" w:author="SHAHZAIB KHAN" w:date="2026-10-07T21:06:00Z">
        <w:r w:rsidRPr="00DB397A">
          <w:rPr>
            <w:rFonts w:ascii="Times New Roman" w:eastAsia="Times New Roman" w:hAnsi="Times New Roman" w:cs="Times New Roman"/>
            <w:color w:val="FF0000"/>
            <w:sz w:val="24"/>
            <w:szCs w:val="24"/>
            <w:u w:val="single"/>
          </w:rPr>
          <w:t>turns their selected items into an official order in the Online Bakery Ordering System. It starts when the customer, who already has items selected and a valid delivery area, chooses Place Order. The system shows the order summary, the customer confirms it and enters the delivery details, and the system saves them through the included Log Delivery Details use case. T</w:t>
        </w:r>
      </w:ins>
      <w:ins w:id="3562" w:author="SHAHZAIB KHAN" w:date="2026-10-07T21:50:00Z">
        <w:r w:rsidR="000F180E" w:rsidRPr="00DB397A">
          <w:rPr>
            <w:rFonts w:ascii="Times New Roman" w:eastAsia="Times New Roman" w:hAnsi="Times New Roman" w:cs="Times New Roman"/>
            <w:color w:val="FF0000"/>
            <w:sz w:val="24"/>
            <w:szCs w:val="24"/>
            <w:u w:val="single"/>
          </w:rPr>
          <w:t>h</w:t>
        </w:r>
      </w:ins>
      <w:ins w:id="3563" w:author="SHAHZAIB KHAN" w:date="2026-10-07T21:06:00Z">
        <w:r w:rsidRPr="00DB397A">
          <w:rPr>
            <w:rFonts w:ascii="Times New Roman" w:eastAsia="Times New Roman" w:hAnsi="Times New Roman" w:cs="Times New Roman"/>
            <w:color w:val="FF0000"/>
            <w:sz w:val="24"/>
            <w:szCs w:val="24"/>
            <w:u w:val="single"/>
          </w:rPr>
          <w:t>e use case ends when the system has created a unique Order ID, saved the order with the status Placed, and shown the final summary to the customer. It also covers the alternative flows of invalid delivery details, changing the order, cancelling, and booking the order for later with an order deadline.</w:t>
        </w:r>
      </w:ins>
    </w:p>
    <w:p w14:paraId="7D09164D" w14:textId="77777777" w:rsidR="007F709E" w:rsidRPr="00DB397A" w:rsidRDefault="007F709E" w:rsidP="007F709E">
      <w:pPr>
        <w:spacing w:before="100" w:beforeAutospacing="1" w:after="100" w:afterAutospacing="1" w:line="240" w:lineRule="auto"/>
        <w:ind w:left="720"/>
        <w:rPr>
          <w:ins w:id="3564" w:author="SHAHZAIB KHAN" w:date="2026-10-07T21:06:00Z"/>
          <w:rFonts w:ascii="Times New Roman" w:eastAsia="Times New Roman" w:hAnsi="Times New Roman" w:cs="Times New Roman"/>
          <w:b/>
          <w:bCs/>
          <w:color w:val="FF0000"/>
          <w:sz w:val="24"/>
          <w:szCs w:val="24"/>
          <w:u w:val="single"/>
        </w:rPr>
      </w:pPr>
      <w:ins w:id="3565" w:author="SHAHZAIB KHAN" w:date="2026-10-07T21:06:00Z">
        <w:r w:rsidRPr="00DB397A">
          <w:rPr>
            <w:rFonts w:ascii="Times New Roman" w:eastAsia="Times New Roman" w:hAnsi="Times New Roman" w:cs="Times New Roman"/>
            <w:b/>
            <w:bCs/>
            <w:color w:val="FF0000"/>
            <w:sz w:val="24"/>
            <w:szCs w:val="24"/>
            <w:u w:val="single"/>
          </w:rPr>
          <w:t>Inputs:</w:t>
        </w:r>
      </w:ins>
    </w:p>
    <w:p w14:paraId="60A97B23" w14:textId="77777777" w:rsidR="007F709E" w:rsidRPr="00DB397A" w:rsidRDefault="007F709E" w:rsidP="007F709E">
      <w:pPr>
        <w:numPr>
          <w:ilvl w:val="0"/>
          <w:numId w:val="99"/>
        </w:numPr>
        <w:spacing w:before="100" w:beforeAutospacing="1" w:after="100" w:afterAutospacing="1" w:line="240" w:lineRule="auto"/>
        <w:rPr>
          <w:ins w:id="3566" w:author="SHAHZAIB KHAN" w:date="2026-10-07T21:06:00Z"/>
          <w:rFonts w:ascii="Times New Roman" w:eastAsia="Times New Roman" w:hAnsi="Times New Roman" w:cs="Times New Roman"/>
          <w:b/>
          <w:bCs/>
          <w:color w:val="FF0000"/>
          <w:sz w:val="24"/>
          <w:szCs w:val="24"/>
          <w:u w:val="single"/>
        </w:rPr>
      </w:pPr>
      <w:ins w:id="3567" w:author="SHAHZAIB KHAN" w:date="2026-10-07T21:06:00Z">
        <w:r w:rsidRPr="00DB397A">
          <w:rPr>
            <w:rFonts w:ascii="Times New Roman" w:eastAsia="Times New Roman" w:hAnsi="Times New Roman" w:cs="Times New Roman"/>
            <w:color w:val="FF0000"/>
            <w:sz w:val="24"/>
            <w:szCs w:val="24"/>
            <w:u w:val="single"/>
          </w:rPr>
          <w:t>Order list (the selected items and their quantities).</w:t>
        </w:r>
      </w:ins>
    </w:p>
    <w:p w14:paraId="60E5CE98" w14:textId="77777777" w:rsidR="007F709E" w:rsidRPr="00DB397A" w:rsidRDefault="007F709E" w:rsidP="007F709E">
      <w:pPr>
        <w:numPr>
          <w:ilvl w:val="0"/>
          <w:numId w:val="99"/>
        </w:numPr>
        <w:spacing w:before="100" w:beforeAutospacing="1" w:after="100" w:afterAutospacing="1" w:line="240" w:lineRule="auto"/>
        <w:rPr>
          <w:ins w:id="3568" w:author="SHAHZAIB KHAN" w:date="2026-10-07T21:06:00Z"/>
          <w:rFonts w:ascii="Times New Roman" w:eastAsia="Times New Roman" w:hAnsi="Times New Roman" w:cs="Times New Roman"/>
          <w:b/>
          <w:bCs/>
          <w:color w:val="FF0000"/>
          <w:sz w:val="24"/>
          <w:szCs w:val="24"/>
          <w:u w:val="single"/>
        </w:rPr>
      </w:pPr>
      <w:ins w:id="3569" w:author="SHAHZAIB KHAN" w:date="2026-10-07T21:06:00Z">
        <w:r w:rsidRPr="00DB397A">
          <w:rPr>
            <w:rFonts w:ascii="Times New Roman" w:eastAsia="Times New Roman" w:hAnsi="Times New Roman" w:cs="Times New Roman"/>
            <w:color w:val="FF0000"/>
            <w:sz w:val="24"/>
            <w:szCs w:val="24"/>
            <w:u w:val="single"/>
          </w:rPr>
          <w:t>Delivery area and address details.</w:t>
        </w:r>
      </w:ins>
    </w:p>
    <w:p w14:paraId="6B339819" w14:textId="77777777" w:rsidR="007F709E" w:rsidRPr="00DB397A" w:rsidRDefault="007F709E" w:rsidP="007F709E">
      <w:pPr>
        <w:numPr>
          <w:ilvl w:val="0"/>
          <w:numId w:val="99"/>
        </w:numPr>
        <w:spacing w:before="100" w:beforeAutospacing="1" w:after="100" w:afterAutospacing="1" w:line="240" w:lineRule="auto"/>
        <w:rPr>
          <w:ins w:id="3570" w:author="SHAHZAIB KHAN" w:date="2026-10-07T21:06:00Z"/>
          <w:rFonts w:ascii="Times New Roman" w:eastAsia="Times New Roman" w:hAnsi="Times New Roman" w:cs="Times New Roman"/>
          <w:b/>
          <w:bCs/>
          <w:color w:val="FF0000"/>
          <w:sz w:val="24"/>
          <w:szCs w:val="24"/>
          <w:u w:val="single"/>
        </w:rPr>
      </w:pPr>
      <w:ins w:id="3571" w:author="SHAHZAIB KHAN" w:date="2026-10-07T21:06:00Z">
        <w:r w:rsidRPr="00DB397A">
          <w:rPr>
            <w:rFonts w:ascii="Times New Roman" w:eastAsia="Times New Roman" w:hAnsi="Times New Roman" w:cs="Times New Roman"/>
            <w:color w:val="FF0000"/>
            <w:sz w:val="24"/>
            <w:szCs w:val="24"/>
            <w:u w:val="single"/>
          </w:rPr>
          <w:t>Costumer details.</w:t>
        </w:r>
      </w:ins>
    </w:p>
    <w:p w14:paraId="355EF317" w14:textId="77777777" w:rsidR="007F709E" w:rsidRPr="00DB397A" w:rsidRDefault="007F709E" w:rsidP="007F709E">
      <w:pPr>
        <w:numPr>
          <w:ilvl w:val="0"/>
          <w:numId w:val="99"/>
        </w:numPr>
        <w:spacing w:before="100" w:beforeAutospacing="1" w:after="100" w:afterAutospacing="1" w:line="240" w:lineRule="auto"/>
        <w:rPr>
          <w:ins w:id="3572" w:author="SHAHZAIB KHAN" w:date="2026-10-07T21:06:00Z"/>
          <w:rFonts w:ascii="Times New Roman" w:eastAsia="Times New Roman" w:hAnsi="Times New Roman" w:cs="Times New Roman"/>
          <w:b/>
          <w:bCs/>
          <w:color w:val="FF0000"/>
          <w:sz w:val="24"/>
          <w:szCs w:val="24"/>
          <w:u w:val="single"/>
        </w:rPr>
      </w:pPr>
      <w:ins w:id="3573" w:author="SHAHZAIB KHAN" w:date="2026-10-07T21:06:00Z">
        <w:r w:rsidRPr="00DB397A">
          <w:rPr>
            <w:rFonts w:ascii="Times New Roman" w:eastAsia="Times New Roman" w:hAnsi="Times New Roman" w:cs="Times New Roman"/>
            <w:color w:val="FF0000"/>
            <w:sz w:val="24"/>
            <w:szCs w:val="24"/>
            <w:u w:val="single"/>
          </w:rPr>
          <w:t>Costumer confirmation of orders.</w:t>
        </w:r>
      </w:ins>
    </w:p>
    <w:p w14:paraId="16A08483" w14:textId="77777777" w:rsidR="007F709E" w:rsidRPr="00DB397A" w:rsidRDefault="007F709E" w:rsidP="007F709E">
      <w:pPr>
        <w:spacing w:before="100" w:beforeAutospacing="1" w:after="100" w:afterAutospacing="1" w:line="240" w:lineRule="auto"/>
        <w:ind w:left="720"/>
        <w:rPr>
          <w:ins w:id="3574" w:author="SHAHZAIB KHAN" w:date="2026-10-07T21:06:00Z"/>
          <w:rFonts w:ascii="Times New Roman" w:eastAsia="Times New Roman" w:hAnsi="Times New Roman" w:cs="Times New Roman"/>
          <w:b/>
          <w:bCs/>
          <w:color w:val="FF0000"/>
          <w:sz w:val="24"/>
          <w:szCs w:val="24"/>
          <w:u w:val="single"/>
        </w:rPr>
      </w:pPr>
      <w:ins w:id="3575" w:author="SHAHZAIB KHAN" w:date="2026-10-07T21:06:00Z">
        <w:r w:rsidRPr="00DB397A">
          <w:rPr>
            <w:rFonts w:ascii="Times New Roman" w:eastAsia="Times New Roman" w:hAnsi="Times New Roman" w:cs="Times New Roman"/>
            <w:b/>
            <w:bCs/>
            <w:color w:val="FF0000"/>
            <w:sz w:val="24"/>
            <w:szCs w:val="24"/>
            <w:u w:val="single"/>
          </w:rPr>
          <w:t>Outputs:</w:t>
        </w:r>
      </w:ins>
    </w:p>
    <w:p w14:paraId="27085030" w14:textId="77777777" w:rsidR="007F709E" w:rsidRPr="00DB397A" w:rsidRDefault="007F709E" w:rsidP="007F709E">
      <w:pPr>
        <w:numPr>
          <w:ilvl w:val="0"/>
          <w:numId w:val="100"/>
        </w:numPr>
        <w:spacing w:before="100" w:beforeAutospacing="1" w:after="100" w:afterAutospacing="1" w:line="240" w:lineRule="auto"/>
        <w:rPr>
          <w:ins w:id="3576" w:author="SHAHZAIB KHAN" w:date="2026-10-07T21:06:00Z"/>
          <w:rFonts w:ascii="Times New Roman" w:eastAsia="Times New Roman" w:hAnsi="Times New Roman" w:cs="Times New Roman"/>
          <w:b/>
          <w:bCs/>
          <w:color w:val="FF0000"/>
          <w:sz w:val="24"/>
          <w:szCs w:val="24"/>
          <w:u w:val="single"/>
        </w:rPr>
      </w:pPr>
      <w:ins w:id="3577" w:author="SHAHZAIB KHAN" w:date="2026-10-07T21:06:00Z">
        <w:r w:rsidRPr="00DB397A">
          <w:rPr>
            <w:rFonts w:ascii="Times New Roman" w:eastAsia="Times New Roman" w:hAnsi="Times New Roman" w:cs="Times New Roman"/>
            <w:color w:val="FF0000"/>
            <w:sz w:val="24"/>
            <w:szCs w:val="24"/>
            <w:u w:val="single"/>
          </w:rPr>
          <w:t>Order ID.</w:t>
        </w:r>
      </w:ins>
    </w:p>
    <w:p w14:paraId="04F8F691" w14:textId="77777777" w:rsidR="007F709E" w:rsidRPr="00DB397A" w:rsidRDefault="007F709E" w:rsidP="007F709E">
      <w:pPr>
        <w:numPr>
          <w:ilvl w:val="0"/>
          <w:numId w:val="100"/>
        </w:numPr>
        <w:spacing w:before="100" w:beforeAutospacing="1" w:after="100" w:afterAutospacing="1" w:line="240" w:lineRule="auto"/>
        <w:rPr>
          <w:ins w:id="3578" w:author="SHAHZAIB KHAN" w:date="2026-10-07T21:06:00Z"/>
          <w:rFonts w:ascii="Times New Roman" w:eastAsia="Times New Roman" w:hAnsi="Times New Roman" w:cs="Times New Roman"/>
          <w:b/>
          <w:bCs/>
          <w:color w:val="FF0000"/>
          <w:sz w:val="24"/>
          <w:szCs w:val="24"/>
          <w:u w:val="single"/>
        </w:rPr>
      </w:pPr>
      <w:ins w:id="3579" w:author="SHAHZAIB KHAN" w:date="2026-10-07T21:06:00Z">
        <w:r w:rsidRPr="00DB397A">
          <w:rPr>
            <w:rFonts w:ascii="Times New Roman" w:eastAsia="Times New Roman" w:hAnsi="Times New Roman" w:cs="Times New Roman"/>
            <w:color w:val="FF0000"/>
            <w:sz w:val="24"/>
            <w:szCs w:val="24"/>
            <w:u w:val="single"/>
          </w:rPr>
          <w:t>Order Status.</w:t>
        </w:r>
      </w:ins>
    </w:p>
    <w:p w14:paraId="5E17C3D5" w14:textId="77777777" w:rsidR="007F709E" w:rsidRPr="00DB397A" w:rsidRDefault="007F709E" w:rsidP="007F709E">
      <w:pPr>
        <w:numPr>
          <w:ilvl w:val="0"/>
          <w:numId w:val="100"/>
        </w:numPr>
        <w:spacing w:before="100" w:beforeAutospacing="1" w:after="100" w:afterAutospacing="1" w:line="240" w:lineRule="auto"/>
        <w:rPr>
          <w:ins w:id="3580" w:author="SHAHZAIB KHAN" w:date="2026-10-07T21:06:00Z"/>
          <w:rFonts w:ascii="Times New Roman" w:eastAsia="Times New Roman" w:hAnsi="Times New Roman" w:cs="Times New Roman"/>
          <w:b/>
          <w:bCs/>
          <w:color w:val="FF0000"/>
          <w:sz w:val="24"/>
          <w:szCs w:val="24"/>
          <w:u w:val="single"/>
        </w:rPr>
      </w:pPr>
      <w:ins w:id="3581" w:author="SHAHZAIB KHAN" w:date="2026-10-07T21:06:00Z">
        <w:r w:rsidRPr="00DB397A">
          <w:rPr>
            <w:rFonts w:ascii="Times New Roman" w:eastAsia="Times New Roman" w:hAnsi="Times New Roman" w:cs="Times New Roman"/>
            <w:color w:val="FF0000"/>
            <w:sz w:val="24"/>
            <w:szCs w:val="24"/>
            <w:u w:val="single"/>
          </w:rPr>
          <w:t>Order Summary.</w:t>
        </w:r>
      </w:ins>
    </w:p>
    <w:p w14:paraId="50C0B432" w14:textId="77777777" w:rsidR="007F709E" w:rsidRPr="00DB397A" w:rsidRDefault="007F709E" w:rsidP="007F709E">
      <w:pPr>
        <w:numPr>
          <w:ilvl w:val="0"/>
          <w:numId w:val="100"/>
        </w:numPr>
        <w:spacing w:before="100" w:beforeAutospacing="1" w:after="100" w:afterAutospacing="1" w:line="240" w:lineRule="auto"/>
        <w:rPr>
          <w:ins w:id="3582" w:author="SHAHZAIB KHAN" w:date="2026-10-07T21:06:00Z"/>
          <w:rFonts w:ascii="Times New Roman" w:eastAsia="Times New Roman" w:hAnsi="Times New Roman" w:cs="Times New Roman"/>
          <w:b/>
          <w:bCs/>
          <w:color w:val="FF0000"/>
          <w:sz w:val="24"/>
          <w:szCs w:val="24"/>
          <w:u w:val="single"/>
        </w:rPr>
      </w:pPr>
      <w:ins w:id="3583" w:author="SHAHZAIB KHAN" w:date="2026-10-07T21:06:00Z">
        <w:r w:rsidRPr="00DB397A">
          <w:rPr>
            <w:rFonts w:ascii="Times New Roman" w:eastAsia="Times New Roman" w:hAnsi="Times New Roman" w:cs="Times New Roman"/>
            <w:color w:val="FF0000"/>
            <w:sz w:val="24"/>
            <w:szCs w:val="24"/>
            <w:u w:val="single"/>
          </w:rPr>
          <w:t>Saved delivery details.</w:t>
        </w:r>
      </w:ins>
    </w:p>
    <w:p w14:paraId="0BCDB8A3" w14:textId="77777777" w:rsidR="007F709E" w:rsidRPr="00DB397A" w:rsidRDefault="007F709E" w:rsidP="007F709E">
      <w:pPr>
        <w:spacing w:before="100" w:beforeAutospacing="1" w:after="100" w:afterAutospacing="1" w:line="240" w:lineRule="auto"/>
        <w:ind w:left="720"/>
        <w:rPr>
          <w:ins w:id="3584" w:author="SHAHZAIB KHAN" w:date="2026-10-07T21:06:00Z"/>
          <w:rFonts w:ascii="Times New Roman" w:eastAsia="Times New Roman" w:hAnsi="Times New Roman" w:cs="Times New Roman"/>
          <w:color w:val="FF0000"/>
          <w:sz w:val="24"/>
          <w:szCs w:val="24"/>
          <w:u w:val="single"/>
        </w:rPr>
      </w:pPr>
      <w:ins w:id="3585" w:author="SHAHZAIB KHAN" w:date="2026-10-07T21:06:00Z">
        <w:r w:rsidRPr="00DB397A">
          <w:rPr>
            <w:rFonts w:ascii="Times New Roman" w:eastAsia="Times New Roman" w:hAnsi="Times New Roman" w:cs="Times New Roman"/>
            <w:b/>
            <w:bCs/>
            <w:color w:val="FF0000"/>
            <w:sz w:val="24"/>
            <w:szCs w:val="24"/>
            <w:u w:val="single"/>
          </w:rPr>
          <w:t xml:space="preserve">Primary Actor: </w:t>
        </w:r>
        <w:r w:rsidRPr="00DB397A">
          <w:rPr>
            <w:rFonts w:ascii="Times New Roman" w:eastAsia="Times New Roman" w:hAnsi="Times New Roman" w:cs="Times New Roman"/>
            <w:color w:val="FF0000"/>
            <w:sz w:val="24"/>
            <w:szCs w:val="24"/>
            <w:u w:val="single"/>
          </w:rPr>
          <w:t>Costumer.</w:t>
        </w:r>
      </w:ins>
    </w:p>
    <w:p w14:paraId="6E30E9DA" w14:textId="77777777" w:rsidR="007F709E" w:rsidRPr="00DB397A" w:rsidRDefault="007F709E" w:rsidP="007F709E">
      <w:pPr>
        <w:spacing w:before="100" w:beforeAutospacing="1" w:after="100" w:afterAutospacing="1" w:line="240" w:lineRule="auto"/>
        <w:ind w:left="720"/>
        <w:rPr>
          <w:ins w:id="3586" w:author="SHAHZAIB KHAN" w:date="2026-10-07T21:06:00Z"/>
          <w:rFonts w:ascii="Times New Roman" w:eastAsia="Times New Roman" w:hAnsi="Times New Roman" w:cs="Times New Roman"/>
          <w:b/>
          <w:bCs/>
          <w:color w:val="FF0000"/>
          <w:sz w:val="24"/>
          <w:szCs w:val="24"/>
          <w:u w:val="single"/>
        </w:rPr>
      </w:pPr>
      <w:ins w:id="3587" w:author="SHAHZAIB KHAN" w:date="2026-10-07T21:06:00Z">
        <w:r w:rsidRPr="00DB397A">
          <w:rPr>
            <w:rFonts w:ascii="Times New Roman" w:eastAsia="Times New Roman" w:hAnsi="Times New Roman" w:cs="Times New Roman"/>
            <w:b/>
            <w:bCs/>
            <w:color w:val="FF0000"/>
            <w:sz w:val="24"/>
            <w:szCs w:val="24"/>
            <w:u w:val="single"/>
          </w:rPr>
          <w:t>Pre-condition:</w:t>
        </w:r>
      </w:ins>
    </w:p>
    <w:p w14:paraId="65884994" w14:textId="77777777" w:rsidR="007F709E" w:rsidRPr="00DB397A" w:rsidRDefault="007F709E" w:rsidP="007F709E">
      <w:pPr>
        <w:numPr>
          <w:ilvl w:val="0"/>
          <w:numId w:val="101"/>
        </w:numPr>
        <w:spacing w:before="100" w:beforeAutospacing="1" w:after="100" w:afterAutospacing="1" w:line="240" w:lineRule="auto"/>
        <w:rPr>
          <w:ins w:id="3588" w:author="SHAHZAIB KHAN" w:date="2026-10-07T21:06:00Z"/>
          <w:rFonts w:ascii="Times New Roman" w:eastAsia="Times New Roman" w:hAnsi="Times New Roman" w:cs="Times New Roman"/>
          <w:color w:val="FF0000"/>
          <w:sz w:val="24"/>
          <w:szCs w:val="24"/>
          <w:u w:val="single"/>
        </w:rPr>
      </w:pPr>
      <w:ins w:id="3589" w:author="SHAHZAIB KHAN" w:date="2026-10-07T21:06:00Z">
        <w:r w:rsidRPr="00DB397A">
          <w:rPr>
            <w:rFonts w:ascii="Times New Roman" w:eastAsia="Times New Roman" w:hAnsi="Times New Roman" w:cs="Times New Roman"/>
            <w:color w:val="FF0000"/>
            <w:sz w:val="24"/>
            <w:szCs w:val="24"/>
            <w:u w:val="single"/>
          </w:rPr>
          <w:t>The costumer has already selected the items and the order list is not empty.</w:t>
        </w:r>
      </w:ins>
    </w:p>
    <w:p w14:paraId="387B967F" w14:textId="77777777" w:rsidR="007F709E" w:rsidRPr="00DB397A" w:rsidRDefault="007F709E" w:rsidP="007F709E">
      <w:pPr>
        <w:numPr>
          <w:ilvl w:val="0"/>
          <w:numId w:val="101"/>
        </w:numPr>
        <w:spacing w:before="100" w:beforeAutospacing="1" w:after="100" w:afterAutospacing="1" w:line="240" w:lineRule="auto"/>
        <w:rPr>
          <w:ins w:id="3590" w:author="SHAHZAIB KHAN" w:date="2026-10-07T21:06:00Z"/>
          <w:rFonts w:ascii="Times New Roman" w:eastAsia="Times New Roman" w:hAnsi="Times New Roman" w:cs="Times New Roman"/>
          <w:color w:val="FF0000"/>
          <w:sz w:val="24"/>
          <w:szCs w:val="24"/>
          <w:u w:val="single"/>
        </w:rPr>
      </w:pPr>
      <w:ins w:id="3591" w:author="SHAHZAIB KHAN" w:date="2026-10-07T21:06:00Z">
        <w:r w:rsidRPr="00DB397A">
          <w:rPr>
            <w:rFonts w:ascii="Times New Roman" w:eastAsia="Times New Roman" w:hAnsi="Times New Roman" w:cs="Times New Roman"/>
            <w:color w:val="FF0000"/>
            <w:sz w:val="24"/>
            <w:szCs w:val="24"/>
            <w:u w:val="single"/>
          </w:rPr>
          <w:t>The total bill is calculated and shown with any discounts or package deals added.</w:t>
        </w:r>
      </w:ins>
    </w:p>
    <w:p w14:paraId="784956E8" w14:textId="77777777" w:rsidR="007F709E" w:rsidRPr="00DB397A" w:rsidRDefault="007F709E" w:rsidP="007F709E">
      <w:pPr>
        <w:numPr>
          <w:ilvl w:val="0"/>
          <w:numId w:val="101"/>
        </w:numPr>
        <w:spacing w:before="100" w:beforeAutospacing="1" w:after="100" w:afterAutospacing="1" w:line="240" w:lineRule="auto"/>
        <w:rPr>
          <w:ins w:id="3592" w:author="SHAHZAIB KHAN" w:date="2026-10-07T21:06:00Z"/>
          <w:rFonts w:ascii="Times New Roman" w:eastAsia="Times New Roman" w:hAnsi="Times New Roman" w:cs="Times New Roman"/>
          <w:color w:val="FF0000"/>
          <w:sz w:val="24"/>
          <w:szCs w:val="24"/>
          <w:u w:val="single"/>
        </w:rPr>
      </w:pPr>
      <w:ins w:id="3593" w:author="SHAHZAIB KHAN" w:date="2026-10-07T21:06:00Z">
        <w:r w:rsidRPr="00DB397A">
          <w:rPr>
            <w:rFonts w:ascii="Times New Roman" w:eastAsia="Times New Roman" w:hAnsi="Times New Roman" w:cs="Times New Roman"/>
            <w:color w:val="FF0000"/>
            <w:sz w:val="24"/>
            <w:szCs w:val="24"/>
            <w:u w:val="single"/>
          </w:rPr>
          <w:t>The costumer has specified and selected the delivery area and the system has known it as a valid address.</w:t>
        </w:r>
      </w:ins>
    </w:p>
    <w:p w14:paraId="3097FB24" w14:textId="77777777" w:rsidR="007F709E" w:rsidRPr="00DB397A" w:rsidRDefault="007F709E" w:rsidP="007F709E">
      <w:pPr>
        <w:spacing w:before="100" w:beforeAutospacing="1" w:after="100" w:afterAutospacing="1" w:line="240" w:lineRule="auto"/>
        <w:ind w:left="720"/>
        <w:rPr>
          <w:ins w:id="3594" w:author="SHAHZAIB KHAN" w:date="2026-10-07T21:06:00Z"/>
          <w:rFonts w:ascii="Times New Roman" w:eastAsia="Times New Roman" w:hAnsi="Times New Roman" w:cs="Times New Roman"/>
          <w:b/>
          <w:bCs/>
          <w:color w:val="FF0000"/>
          <w:sz w:val="24"/>
          <w:szCs w:val="24"/>
          <w:u w:val="single"/>
        </w:rPr>
      </w:pPr>
      <w:ins w:id="3595" w:author="SHAHZAIB KHAN" w:date="2026-10-07T21:06:00Z">
        <w:r w:rsidRPr="00DB397A">
          <w:rPr>
            <w:rFonts w:ascii="Times New Roman" w:eastAsia="Times New Roman" w:hAnsi="Times New Roman" w:cs="Times New Roman"/>
            <w:b/>
            <w:bCs/>
            <w:color w:val="FF0000"/>
            <w:sz w:val="24"/>
            <w:szCs w:val="24"/>
            <w:u w:val="single"/>
          </w:rPr>
          <w:t>Main Success Scenario:</w:t>
        </w:r>
      </w:ins>
    </w:p>
    <w:p w14:paraId="518A6D78" w14:textId="77777777" w:rsidR="007F709E" w:rsidRPr="00DB397A" w:rsidRDefault="007F709E" w:rsidP="007F709E">
      <w:pPr>
        <w:numPr>
          <w:ilvl w:val="0"/>
          <w:numId w:val="102"/>
        </w:numPr>
        <w:spacing w:before="100" w:beforeAutospacing="1" w:after="100" w:afterAutospacing="1" w:line="240" w:lineRule="auto"/>
        <w:rPr>
          <w:ins w:id="3596" w:author="SHAHZAIB KHAN" w:date="2026-10-07T21:06:00Z"/>
          <w:rFonts w:ascii="Times New Roman" w:eastAsia="Times New Roman" w:hAnsi="Times New Roman" w:cs="Times New Roman"/>
          <w:color w:val="FF0000"/>
          <w:sz w:val="24"/>
          <w:szCs w:val="24"/>
          <w:u w:val="single"/>
        </w:rPr>
      </w:pPr>
      <w:ins w:id="3597" w:author="SHAHZAIB KHAN" w:date="2026-10-07T21:06:00Z">
        <w:r w:rsidRPr="00DB397A">
          <w:rPr>
            <w:rFonts w:ascii="Times New Roman" w:eastAsia="Times New Roman" w:hAnsi="Times New Roman" w:cs="Times New Roman"/>
            <w:color w:val="FF0000"/>
            <w:sz w:val="24"/>
            <w:szCs w:val="24"/>
            <w:u w:val="single"/>
          </w:rPr>
          <w:t>The costumer selects the Place Order option.</w:t>
        </w:r>
      </w:ins>
    </w:p>
    <w:p w14:paraId="469662D2" w14:textId="77777777" w:rsidR="007F709E" w:rsidRPr="00DB397A" w:rsidRDefault="007F709E" w:rsidP="007F709E">
      <w:pPr>
        <w:numPr>
          <w:ilvl w:val="0"/>
          <w:numId w:val="102"/>
        </w:numPr>
        <w:spacing w:before="100" w:beforeAutospacing="1" w:after="100" w:afterAutospacing="1" w:line="240" w:lineRule="auto"/>
        <w:rPr>
          <w:ins w:id="3598" w:author="SHAHZAIB KHAN" w:date="2026-10-07T21:06:00Z"/>
          <w:rFonts w:ascii="Times New Roman" w:eastAsia="Times New Roman" w:hAnsi="Times New Roman" w:cs="Times New Roman"/>
          <w:color w:val="FF0000"/>
          <w:sz w:val="24"/>
          <w:szCs w:val="24"/>
          <w:u w:val="single"/>
        </w:rPr>
      </w:pPr>
      <w:ins w:id="3599" w:author="SHAHZAIB KHAN" w:date="2026-10-07T21:06:00Z">
        <w:r w:rsidRPr="00DB397A">
          <w:rPr>
            <w:rFonts w:ascii="Times New Roman" w:eastAsia="Times New Roman" w:hAnsi="Times New Roman" w:cs="Times New Roman"/>
            <w:color w:val="FF0000"/>
            <w:sz w:val="24"/>
            <w:szCs w:val="24"/>
            <w:u w:val="single"/>
          </w:rPr>
          <w:t>The system shows the order summary: the selected items, quantities, total amount, delivery area and the delivery charges.</w:t>
        </w:r>
      </w:ins>
    </w:p>
    <w:p w14:paraId="1259DE0B" w14:textId="77777777" w:rsidR="007F709E" w:rsidRPr="00DB397A" w:rsidRDefault="007F709E" w:rsidP="007F709E">
      <w:pPr>
        <w:numPr>
          <w:ilvl w:val="0"/>
          <w:numId w:val="102"/>
        </w:numPr>
        <w:spacing w:before="100" w:beforeAutospacing="1" w:after="100" w:afterAutospacing="1" w:line="240" w:lineRule="auto"/>
        <w:rPr>
          <w:ins w:id="3600" w:author="SHAHZAIB KHAN" w:date="2026-10-07T21:06:00Z"/>
          <w:rFonts w:ascii="Times New Roman" w:eastAsia="Times New Roman" w:hAnsi="Times New Roman" w:cs="Times New Roman"/>
          <w:color w:val="FF0000"/>
          <w:sz w:val="24"/>
          <w:szCs w:val="24"/>
          <w:u w:val="single"/>
        </w:rPr>
      </w:pPr>
      <w:ins w:id="3601" w:author="SHAHZAIB KHAN" w:date="2026-10-07T21:06:00Z">
        <w:r w:rsidRPr="00DB397A">
          <w:rPr>
            <w:rFonts w:ascii="Times New Roman" w:eastAsia="Times New Roman" w:hAnsi="Times New Roman" w:cs="Times New Roman"/>
            <w:color w:val="FF0000"/>
            <w:sz w:val="24"/>
            <w:szCs w:val="24"/>
            <w:u w:val="single"/>
          </w:rPr>
          <w:t>The costumer checks the summary and confirms the order.</w:t>
        </w:r>
      </w:ins>
    </w:p>
    <w:p w14:paraId="1CA817FA" w14:textId="77777777" w:rsidR="007F709E" w:rsidRPr="00DB397A" w:rsidRDefault="007F709E" w:rsidP="007F709E">
      <w:pPr>
        <w:numPr>
          <w:ilvl w:val="0"/>
          <w:numId w:val="102"/>
        </w:numPr>
        <w:spacing w:before="100" w:beforeAutospacing="1" w:after="100" w:afterAutospacing="1" w:line="240" w:lineRule="auto"/>
        <w:rPr>
          <w:ins w:id="3602" w:author="SHAHZAIB KHAN" w:date="2026-10-07T21:06:00Z"/>
          <w:rFonts w:ascii="Times New Roman" w:eastAsia="Times New Roman" w:hAnsi="Times New Roman" w:cs="Times New Roman"/>
          <w:color w:val="FF0000"/>
          <w:sz w:val="24"/>
          <w:szCs w:val="24"/>
          <w:u w:val="single"/>
        </w:rPr>
      </w:pPr>
      <w:ins w:id="3603" w:author="SHAHZAIB KHAN" w:date="2026-10-07T21:06:00Z">
        <w:r w:rsidRPr="00DB397A">
          <w:rPr>
            <w:rFonts w:ascii="Times New Roman" w:eastAsia="Times New Roman" w:hAnsi="Times New Roman" w:cs="Times New Roman"/>
            <w:color w:val="FF0000"/>
            <w:sz w:val="24"/>
            <w:szCs w:val="24"/>
            <w:u w:val="single"/>
          </w:rPr>
          <w:t>The system asks the costumer to enter the delivery details (name, phone number and address) for the selected area.</w:t>
        </w:r>
      </w:ins>
    </w:p>
    <w:p w14:paraId="77AC8C56" w14:textId="77777777" w:rsidR="007F709E" w:rsidRPr="00DB397A" w:rsidRDefault="007F709E" w:rsidP="007F709E">
      <w:pPr>
        <w:numPr>
          <w:ilvl w:val="0"/>
          <w:numId w:val="102"/>
        </w:numPr>
        <w:spacing w:before="100" w:beforeAutospacing="1" w:after="100" w:afterAutospacing="1" w:line="240" w:lineRule="auto"/>
        <w:rPr>
          <w:ins w:id="3604" w:author="SHAHZAIB KHAN" w:date="2026-10-07T21:06:00Z"/>
          <w:rFonts w:ascii="Times New Roman" w:eastAsia="Times New Roman" w:hAnsi="Times New Roman" w:cs="Times New Roman"/>
          <w:color w:val="FF0000"/>
          <w:sz w:val="24"/>
          <w:szCs w:val="24"/>
          <w:u w:val="single"/>
        </w:rPr>
      </w:pPr>
      <w:ins w:id="3605" w:author="SHAHZAIB KHAN" w:date="2026-10-07T21:06:00Z">
        <w:r w:rsidRPr="00DB397A">
          <w:rPr>
            <w:rFonts w:ascii="Times New Roman" w:eastAsia="Times New Roman" w:hAnsi="Times New Roman" w:cs="Times New Roman"/>
            <w:color w:val="FF0000"/>
            <w:sz w:val="24"/>
            <w:szCs w:val="24"/>
            <w:u w:val="single"/>
          </w:rPr>
          <w:t>The costumer enters the delivery details and submits them.</w:t>
        </w:r>
      </w:ins>
    </w:p>
    <w:p w14:paraId="3190BA20" w14:textId="77777777" w:rsidR="007F709E" w:rsidRPr="00DB397A" w:rsidRDefault="007F709E" w:rsidP="007F709E">
      <w:pPr>
        <w:numPr>
          <w:ilvl w:val="0"/>
          <w:numId w:val="102"/>
        </w:numPr>
        <w:spacing w:before="100" w:beforeAutospacing="1" w:after="100" w:afterAutospacing="1" w:line="240" w:lineRule="auto"/>
        <w:rPr>
          <w:ins w:id="3606" w:author="SHAHZAIB KHAN" w:date="2026-10-07T21:06:00Z"/>
          <w:rFonts w:ascii="Times New Roman" w:eastAsia="Times New Roman" w:hAnsi="Times New Roman" w:cs="Times New Roman"/>
          <w:color w:val="FF0000"/>
          <w:sz w:val="24"/>
          <w:szCs w:val="24"/>
          <w:u w:val="single"/>
        </w:rPr>
      </w:pPr>
      <w:ins w:id="3607" w:author="SHAHZAIB KHAN" w:date="2026-10-07T21:06:00Z">
        <w:r w:rsidRPr="00DB397A">
          <w:rPr>
            <w:rFonts w:ascii="Times New Roman" w:eastAsia="Times New Roman" w:hAnsi="Times New Roman" w:cs="Times New Roman"/>
            <w:color w:val="FF0000"/>
            <w:sz w:val="24"/>
            <w:szCs w:val="24"/>
            <w:u w:val="single"/>
          </w:rPr>
          <w:lastRenderedPageBreak/>
          <w:t>The system checks the details and saves them with the order.</w:t>
        </w:r>
      </w:ins>
    </w:p>
    <w:p w14:paraId="18413345" w14:textId="77777777" w:rsidR="007F709E" w:rsidRPr="00DB397A" w:rsidRDefault="007F709E" w:rsidP="007F709E">
      <w:pPr>
        <w:numPr>
          <w:ilvl w:val="0"/>
          <w:numId w:val="102"/>
        </w:numPr>
        <w:spacing w:before="100" w:beforeAutospacing="1" w:after="100" w:afterAutospacing="1" w:line="240" w:lineRule="auto"/>
        <w:rPr>
          <w:ins w:id="3608" w:author="SHAHZAIB KHAN" w:date="2026-10-07T21:06:00Z"/>
          <w:rFonts w:ascii="Times New Roman" w:eastAsia="Times New Roman" w:hAnsi="Times New Roman" w:cs="Times New Roman"/>
          <w:color w:val="FF0000"/>
          <w:sz w:val="24"/>
          <w:szCs w:val="24"/>
          <w:u w:val="single"/>
        </w:rPr>
      </w:pPr>
      <w:ins w:id="3609" w:author="SHAHZAIB KHAN" w:date="2026-10-07T21:06:00Z">
        <w:r w:rsidRPr="00DB397A">
          <w:rPr>
            <w:rFonts w:ascii="Times New Roman" w:eastAsia="Times New Roman" w:hAnsi="Times New Roman" w:cs="Times New Roman"/>
            <w:color w:val="FF0000"/>
            <w:sz w:val="24"/>
            <w:szCs w:val="24"/>
            <w:u w:val="single"/>
          </w:rPr>
          <w:t>The system creates a unique Order ID and saves the order in the database with the statues placed.</w:t>
        </w:r>
      </w:ins>
    </w:p>
    <w:p w14:paraId="1858A926" w14:textId="77777777" w:rsidR="007F709E" w:rsidRPr="00DB397A" w:rsidRDefault="007F709E" w:rsidP="007F709E">
      <w:pPr>
        <w:numPr>
          <w:ilvl w:val="0"/>
          <w:numId w:val="102"/>
        </w:numPr>
        <w:spacing w:before="100" w:beforeAutospacing="1" w:after="100" w:afterAutospacing="1" w:line="240" w:lineRule="auto"/>
        <w:rPr>
          <w:ins w:id="3610" w:author="SHAHZAIB KHAN" w:date="2026-10-07T21:06:00Z"/>
          <w:rFonts w:ascii="Times New Roman" w:eastAsia="Times New Roman" w:hAnsi="Times New Roman" w:cs="Times New Roman"/>
          <w:color w:val="FF0000"/>
          <w:sz w:val="24"/>
          <w:szCs w:val="24"/>
          <w:u w:val="single"/>
        </w:rPr>
      </w:pPr>
      <w:ins w:id="3611" w:author="SHAHZAIB KHAN" w:date="2026-10-07T21:06:00Z">
        <w:r w:rsidRPr="00DB397A">
          <w:rPr>
            <w:rFonts w:ascii="Times New Roman" w:eastAsia="Times New Roman" w:hAnsi="Times New Roman" w:cs="Times New Roman"/>
            <w:color w:val="FF0000"/>
            <w:sz w:val="24"/>
            <w:szCs w:val="24"/>
            <w:u w:val="single"/>
          </w:rPr>
          <w:t>The system shows the Order ID, Order statues and the final order summary to the costumer and the costumer can go for the payment.</w:t>
        </w:r>
      </w:ins>
    </w:p>
    <w:p w14:paraId="1C5DCA6F" w14:textId="77777777" w:rsidR="007F709E" w:rsidRPr="00DB397A" w:rsidRDefault="007F709E" w:rsidP="007F709E">
      <w:pPr>
        <w:spacing w:before="100" w:beforeAutospacing="1" w:after="100" w:afterAutospacing="1" w:line="240" w:lineRule="auto"/>
        <w:ind w:left="720"/>
        <w:rPr>
          <w:ins w:id="3612" w:author="SHAHZAIB KHAN" w:date="2026-10-07T21:06:00Z"/>
          <w:rFonts w:ascii="Times New Roman" w:eastAsia="Times New Roman" w:hAnsi="Times New Roman" w:cs="Times New Roman"/>
          <w:color w:val="FF0000"/>
          <w:sz w:val="24"/>
          <w:szCs w:val="24"/>
          <w:u w:val="single"/>
        </w:rPr>
      </w:pPr>
    </w:p>
    <w:p w14:paraId="552BBD92" w14:textId="77777777" w:rsidR="007F709E" w:rsidRPr="00DB397A" w:rsidRDefault="007F709E" w:rsidP="007F709E">
      <w:pPr>
        <w:spacing w:before="100" w:beforeAutospacing="1" w:after="100" w:afterAutospacing="1" w:line="240" w:lineRule="auto"/>
        <w:ind w:left="720"/>
        <w:rPr>
          <w:ins w:id="3613" w:author="SHAHZAIB KHAN" w:date="2026-10-07T21:06:00Z"/>
          <w:rFonts w:ascii="Times New Roman" w:eastAsia="Times New Roman" w:hAnsi="Times New Roman" w:cs="Times New Roman"/>
          <w:b/>
          <w:bCs/>
          <w:color w:val="FF0000"/>
          <w:sz w:val="24"/>
          <w:szCs w:val="24"/>
          <w:u w:val="single"/>
        </w:rPr>
      </w:pPr>
      <w:ins w:id="3614" w:author="SHAHZAIB KHAN" w:date="2026-10-07T21:06:00Z">
        <w:r w:rsidRPr="00DB397A">
          <w:rPr>
            <w:rFonts w:ascii="Times New Roman" w:eastAsia="Times New Roman" w:hAnsi="Times New Roman" w:cs="Times New Roman"/>
            <w:b/>
            <w:bCs/>
            <w:color w:val="FF0000"/>
            <w:sz w:val="24"/>
            <w:szCs w:val="24"/>
            <w:u w:val="single"/>
          </w:rPr>
          <w:t>Alternative Scenario:</w:t>
        </w:r>
      </w:ins>
    </w:p>
    <w:p w14:paraId="0A145B31" w14:textId="77777777" w:rsidR="007F709E" w:rsidRPr="00DB397A" w:rsidRDefault="007F709E" w:rsidP="007F709E">
      <w:pPr>
        <w:spacing w:before="100" w:beforeAutospacing="1" w:after="100" w:afterAutospacing="1" w:line="240" w:lineRule="auto"/>
        <w:ind w:left="720"/>
        <w:rPr>
          <w:ins w:id="3615" w:author="SHAHZAIB KHAN" w:date="2026-10-07T21:06:00Z"/>
          <w:rFonts w:ascii="Times New Roman" w:eastAsia="Times New Roman" w:hAnsi="Times New Roman" w:cs="Times New Roman"/>
          <w:color w:val="FF0000"/>
          <w:sz w:val="24"/>
          <w:szCs w:val="24"/>
          <w:u w:val="single"/>
        </w:rPr>
      </w:pPr>
      <w:ins w:id="3616" w:author="SHAHZAIB KHAN" w:date="2026-10-07T21:06:00Z">
        <w:r w:rsidRPr="00DB397A">
          <w:rPr>
            <w:rFonts w:ascii="Times New Roman" w:eastAsia="Times New Roman" w:hAnsi="Times New Roman" w:cs="Times New Roman"/>
            <w:b/>
            <w:bCs/>
            <w:color w:val="FF0000"/>
            <w:sz w:val="24"/>
            <w:szCs w:val="24"/>
            <w:u w:val="single"/>
          </w:rPr>
          <w:t>Invalid or Missing Delivery Details</w:t>
        </w:r>
      </w:ins>
    </w:p>
    <w:p w14:paraId="49FB0F69" w14:textId="77777777" w:rsidR="007F709E" w:rsidRPr="00DB397A" w:rsidRDefault="007F709E" w:rsidP="007F709E">
      <w:pPr>
        <w:numPr>
          <w:ilvl w:val="0"/>
          <w:numId w:val="103"/>
        </w:numPr>
        <w:spacing w:before="100" w:beforeAutospacing="1" w:after="100" w:afterAutospacing="1" w:line="240" w:lineRule="auto"/>
        <w:rPr>
          <w:ins w:id="3617" w:author="SHAHZAIB KHAN" w:date="2026-10-07T21:06:00Z"/>
          <w:rFonts w:ascii="Times New Roman" w:eastAsia="Times New Roman" w:hAnsi="Times New Roman" w:cs="Times New Roman"/>
          <w:color w:val="FF0000"/>
          <w:sz w:val="24"/>
          <w:szCs w:val="24"/>
          <w:u w:val="single"/>
        </w:rPr>
      </w:pPr>
      <w:ins w:id="3618" w:author="SHAHZAIB KHAN" w:date="2026-10-07T21:06:00Z">
        <w:r w:rsidRPr="00DB397A">
          <w:rPr>
            <w:rFonts w:ascii="Times New Roman" w:eastAsia="Times New Roman" w:hAnsi="Times New Roman" w:cs="Times New Roman"/>
            <w:color w:val="FF0000"/>
            <w:sz w:val="24"/>
            <w:szCs w:val="24"/>
            <w:u w:val="single"/>
          </w:rPr>
          <w:t>At step 6 of the main success scenario, the system checks the delivery details entered by the customer.</w:t>
        </w:r>
      </w:ins>
    </w:p>
    <w:p w14:paraId="3F8B1A38" w14:textId="77777777" w:rsidR="007F709E" w:rsidRPr="00DB397A" w:rsidRDefault="007F709E" w:rsidP="007F709E">
      <w:pPr>
        <w:numPr>
          <w:ilvl w:val="0"/>
          <w:numId w:val="103"/>
        </w:numPr>
        <w:spacing w:before="100" w:beforeAutospacing="1" w:after="100" w:afterAutospacing="1" w:line="240" w:lineRule="auto"/>
        <w:rPr>
          <w:ins w:id="3619" w:author="SHAHZAIB KHAN" w:date="2026-10-07T21:06:00Z"/>
          <w:rFonts w:ascii="Times New Roman" w:eastAsia="Times New Roman" w:hAnsi="Times New Roman" w:cs="Times New Roman"/>
          <w:color w:val="FF0000"/>
          <w:sz w:val="24"/>
          <w:szCs w:val="24"/>
          <w:u w:val="single"/>
        </w:rPr>
      </w:pPr>
      <w:ins w:id="3620" w:author="SHAHZAIB KHAN" w:date="2026-10-07T21:06:00Z">
        <w:r w:rsidRPr="00DB397A">
          <w:rPr>
            <w:rFonts w:ascii="Times New Roman" w:eastAsia="Times New Roman" w:hAnsi="Times New Roman" w:cs="Times New Roman"/>
            <w:color w:val="FF0000"/>
            <w:sz w:val="24"/>
            <w:szCs w:val="24"/>
            <w:u w:val="single"/>
          </w:rPr>
          <w:t>The system finds that some detail is wrong or missing (for example the phone number).</w:t>
        </w:r>
      </w:ins>
    </w:p>
    <w:p w14:paraId="56799F79" w14:textId="77777777" w:rsidR="007F709E" w:rsidRPr="00DB397A" w:rsidRDefault="007F709E" w:rsidP="007F709E">
      <w:pPr>
        <w:numPr>
          <w:ilvl w:val="0"/>
          <w:numId w:val="103"/>
        </w:numPr>
        <w:spacing w:before="100" w:beforeAutospacing="1" w:after="100" w:afterAutospacing="1" w:line="240" w:lineRule="auto"/>
        <w:rPr>
          <w:ins w:id="3621" w:author="SHAHZAIB KHAN" w:date="2026-10-07T21:06:00Z"/>
          <w:rFonts w:ascii="Times New Roman" w:eastAsia="Times New Roman" w:hAnsi="Times New Roman" w:cs="Times New Roman"/>
          <w:color w:val="FF0000"/>
          <w:sz w:val="24"/>
          <w:szCs w:val="24"/>
          <w:u w:val="single"/>
        </w:rPr>
      </w:pPr>
      <w:ins w:id="3622" w:author="SHAHZAIB KHAN" w:date="2026-10-07T21:06:00Z">
        <w:r w:rsidRPr="00DB397A">
          <w:rPr>
            <w:rFonts w:ascii="Times New Roman" w:eastAsia="Times New Roman" w:hAnsi="Times New Roman" w:cs="Times New Roman"/>
            <w:color w:val="FF0000"/>
            <w:sz w:val="24"/>
            <w:szCs w:val="24"/>
            <w:u w:val="single"/>
          </w:rPr>
          <w:t>The system shows an error message and asks the customer to enter the details again.</w:t>
        </w:r>
      </w:ins>
    </w:p>
    <w:p w14:paraId="12E7C997" w14:textId="77777777" w:rsidR="007F709E" w:rsidRPr="00DB397A" w:rsidRDefault="007F709E" w:rsidP="007F709E">
      <w:pPr>
        <w:numPr>
          <w:ilvl w:val="0"/>
          <w:numId w:val="103"/>
        </w:numPr>
        <w:spacing w:before="100" w:beforeAutospacing="1" w:after="100" w:afterAutospacing="1" w:line="240" w:lineRule="auto"/>
        <w:rPr>
          <w:ins w:id="3623" w:author="SHAHZAIB KHAN" w:date="2026-10-07T21:06:00Z"/>
          <w:rFonts w:ascii="Times New Roman" w:eastAsia="Times New Roman" w:hAnsi="Times New Roman" w:cs="Times New Roman"/>
          <w:color w:val="FF0000"/>
          <w:sz w:val="24"/>
          <w:szCs w:val="24"/>
          <w:u w:val="single"/>
        </w:rPr>
      </w:pPr>
      <w:ins w:id="3624" w:author="SHAHZAIB KHAN" w:date="2026-10-07T21:06:00Z">
        <w:r w:rsidRPr="00DB397A">
          <w:rPr>
            <w:rFonts w:ascii="Times New Roman" w:eastAsia="Times New Roman" w:hAnsi="Times New Roman" w:cs="Times New Roman"/>
            <w:color w:val="FF0000"/>
            <w:sz w:val="24"/>
            <w:szCs w:val="24"/>
            <w:u w:val="single"/>
          </w:rPr>
          <w:t>The customer corrects the details and the flow continues from step 5 of the main success scenario.</w:t>
        </w:r>
      </w:ins>
    </w:p>
    <w:p w14:paraId="612D5728" w14:textId="77777777" w:rsidR="007F709E" w:rsidRPr="00DB397A" w:rsidRDefault="007F709E" w:rsidP="007F709E">
      <w:pPr>
        <w:spacing w:before="100" w:beforeAutospacing="1" w:after="100" w:afterAutospacing="1" w:line="240" w:lineRule="auto"/>
        <w:ind w:left="720"/>
        <w:rPr>
          <w:ins w:id="3625" w:author="SHAHZAIB KHAN" w:date="2026-10-07T21:06:00Z"/>
          <w:rFonts w:ascii="Times New Roman" w:eastAsia="Times New Roman" w:hAnsi="Times New Roman" w:cs="Times New Roman"/>
          <w:color w:val="FF0000"/>
          <w:sz w:val="24"/>
          <w:szCs w:val="24"/>
          <w:u w:val="single"/>
        </w:rPr>
      </w:pPr>
      <w:ins w:id="3626" w:author="SHAHZAIB KHAN" w:date="2026-10-07T21:06:00Z">
        <w:r w:rsidRPr="00DB397A">
          <w:rPr>
            <w:rFonts w:ascii="Times New Roman" w:eastAsia="Times New Roman" w:hAnsi="Times New Roman" w:cs="Times New Roman"/>
            <w:b/>
            <w:bCs/>
            <w:color w:val="FF0000"/>
            <w:sz w:val="24"/>
            <w:szCs w:val="24"/>
            <w:u w:val="single"/>
          </w:rPr>
          <w:t xml:space="preserve"> Customer Changes the Order</w:t>
        </w:r>
      </w:ins>
    </w:p>
    <w:p w14:paraId="2375874E" w14:textId="77777777" w:rsidR="007F709E" w:rsidRPr="00DB397A" w:rsidRDefault="007F709E" w:rsidP="007F709E">
      <w:pPr>
        <w:numPr>
          <w:ilvl w:val="0"/>
          <w:numId w:val="104"/>
        </w:numPr>
        <w:spacing w:before="100" w:beforeAutospacing="1" w:after="100" w:afterAutospacing="1" w:line="240" w:lineRule="auto"/>
        <w:rPr>
          <w:ins w:id="3627" w:author="SHAHZAIB KHAN" w:date="2026-10-07T21:06:00Z"/>
          <w:rFonts w:ascii="Times New Roman" w:eastAsia="Times New Roman" w:hAnsi="Times New Roman" w:cs="Times New Roman"/>
          <w:color w:val="FF0000"/>
          <w:sz w:val="24"/>
          <w:szCs w:val="24"/>
          <w:u w:val="single"/>
        </w:rPr>
      </w:pPr>
      <w:ins w:id="3628" w:author="SHAHZAIB KHAN" w:date="2026-10-07T21:06:00Z">
        <w:r w:rsidRPr="00DB397A">
          <w:rPr>
            <w:rFonts w:ascii="Times New Roman" w:eastAsia="Times New Roman" w:hAnsi="Times New Roman" w:cs="Times New Roman"/>
            <w:color w:val="FF0000"/>
            <w:sz w:val="24"/>
            <w:szCs w:val="24"/>
            <w:u w:val="single"/>
          </w:rPr>
          <w:t>At step 3 of the main success scenario, the customer finds that the order is not correct.</w:t>
        </w:r>
      </w:ins>
    </w:p>
    <w:p w14:paraId="6ED472C8" w14:textId="77777777" w:rsidR="007F709E" w:rsidRPr="00DB397A" w:rsidRDefault="007F709E" w:rsidP="007F709E">
      <w:pPr>
        <w:numPr>
          <w:ilvl w:val="0"/>
          <w:numId w:val="104"/>
        </w:numPr>
        <w:spacing w:before="100" w:beforeAutospacing="1" w:after="100" w:afterAutospacing="1" w:line="240" w:lineRule="auto"/>
        <w:rPr>
          <w:ins w:id="3629" w:author="SHAHZAIB KHAN" w:date="2026-10-07T21:06:00Z"/>
          <w:rFonts w:ascii="Times New Roman" w:eastAsia="Times New Roman" w:hAnsi="Times New Roman" w:cs="Times New Roman"/>
          <w:color w:val="FF0000"/>
          <w:sz w:val="24"/>
          <w:szCs w:val="24"/>
          <w:u w:val="single"/>
        </w:rPr>
      </w:pPr>
      <w:ins w:id="3630" w:author="SHAHZAIB KHAN" w:date="2026-10-07T21:06:00Z">
        <w:r w:rsidRPr="00DB397A">
          <w:rPr>
            <w:rFonts w:ascii="Times New Roman" w:eastAsia="Times New Roman" w:hAnsi="Times New Roman" w:cs="Times New Roman"/>
            <w:color w:val="FF0000"/>
            <w:sz w:val="24"/>
            <w:szCs w:val="24"/>
            <w:u w:val="single"/>
          </w:rPr>
          <w:t>The customer chooses to go back and selects the Select Items use case to add, remove or change items or quantities.</w:t>
        </w:r>
      </w:ins>
    </w:p>
    <w:p w14:paraId="67444C61" w14:textId="77777777" w:rsidR="007F709E" w:rsidRPr="00DB397A" w:rsidRDefault="007F709E" w:rsidP="007F709E">
      <w:pPr>
        <w:numPr>
          <w:ilvl w:val="0"/>
          <w:numId w:val="104"/>
        </w:numPr>
        <w:spacing w:before="100" w:beforeAutospacing="1" w:after="100" w:afterAutospacing="1" w:line="240" w:lineRule="auto"/>
        <w:rPr>
          <w:ins w:id="3631" w:author="SHAHZAIB KHAN" w:date="2026-10-07T21:06:00Z"/>
          <w:rFonts w:ascii="Times New Roman" w:eastAsia="Times New Roman" w:hAnsi="Times New Roman" w:cs="Times New Roman"/>
          <w:color w:val="FF0000"/>
          <w:sz w:val="24"/>
          <w:szCs w:val="24"/>
          <w:u w:val="single"/>
        </w:rPr>
      </w:pPr>
      <w:ins w:id="3632" w:author="SHAHZAIB KHAN" w:date="2026-10-07T21:06:00Z">
        <w:r w:rsidRPr="00DB397A">
          <w:rPr>
            <w:rFonts w:ascii="Times New Roman" w:eastAsia="Times New Roman" w:hAnsi="Times New Roman" w:cs="Times New Roman"/>
            <w:color w:val="FF0000"/>
            <w:sz w:val="24"/>
            <w:szCs w:val="24"/>
            <w:u w:val="single"/>
          </w:rPr>
          <w:t>The system updates the order list and the total amount, and the flow continues from step 1 of the main success scenario.</w:t>
        </w:r>
      </w:ins>
    </w:p>
    <w:p w14:paraId="42330A77" w14:textId="77777777" w:rsidR="007F709E" w:rsidRPr="00DB397A" w:rsidRDefault="007F709E" w:rsidP="007F709E">
      <w:pPr>
        <w:spacing w:before="100" w:beforeAutospacing="1" w:after="100" w:afterAutospacing="1" w:line="240" w:lineRule="auto"/>
        <w:ind w:left="720"/>
        <w:rPr>
          <w:ins w:id="3633" w:author="SHAHZAIB KHAN" w:date="2026-10-07T21:06:00Z"/>
          <w:rFonts w:ascii="Times New Roman" w:eastAsia="Times New Roman" w:hAnsi="Times New Roman" w:cs="Times New Roman"/>
          <w:color w:val="FF0000"/>
          <w:sz w:val="24"/>
          <w:szCs w:val="24"/>
          <w:u w:val="single"/>
        </w:rPr>
      </w:pPr>
      <w:ins w:id="3634" w:author="SHAHZAIB KHAN" w:date="2026-10-07T21:06:00Z">
        <w:r w:rsidRPr="00DB397A">
          <w:rPr>
            <w:rFonts w:ascii="Times New Roman" w:eastAsia="Times New Roman" w:hAnsi="Times New Roman" w:cs="Times New Roman"/>
            <w:b/>
            <w:bCs/>
            <w:color w:val="FF0000"/>
            <w:sz w:val="24"/>
            <w:szCs w:val="24"/>
            <w:u w:val="single"/>
          </w:rPr>
          <w:t>Customer Books the Order for Later</w:t>
        </w:r>
      </w:ins>
    </w:p>
    <w:p w14:paraId="3B256048" w14:textId="77777777" w:rsidR="007F709E" w:rsidRPr="00DB397A" w:rsidRDefault="007F709E" w:rsidP="007F709E">
      <w:pPr>
        <w:numPr>
          <w:ilvl w:val="0"/>
          <w:numId w:val="105"/>
        </w:numPr>
        <w:spacing w:before="100" w:beforeAutospacing="1" w:after="100" w:afterAutospacing="1" w:line="240" w:lineRule="auto"/>
        <w:rPr>
          <w:ins w:id="3635" w:author="SHAHZAIB KHAN" w:date="2026-10-07T21:06:00Z"/>
          <w:rFonts w:ascii="Times New Roman" w:eastAsia="Times New Roman" w:hAnsi="Times New Roman" w:cs="Times New Roman"/>
          <w:color w:val="FF0000"/>
          <w:sz w:val="24"/>
          <w:szCs w:val="24"/>
          <w:u w:val="single"/>
        </w:rPr>
      </w:pPr>
      <w:ins w:id="3636" w:author="SHAHZAIB KHAN" w:date="2026-10-07T21:06:00Z">
        <w:r w:rsidRPr="00DB397A">
          <w:rPr>
            <w:rFonts w:ascii="Times New Roman" w:eastAsia="Times New Roman" w:hAnsi="Times New Roman" w:cs="Times New Roman"/>
            <w:color w:val="FF0000"/>
            <w:sz w:val="24"/>
            <w:szCs w:val="24"/>
            <w:u w:val="single"/>
          </w:rPr>
          <w:t>At step 3 of the main success scenario, the customer chooses the Book Order option instead of placing the order immediately.</w:t>
        </w:r>
      </w:ins>
    </w:p>
    <w:p w14:paraId="23EB76F6" w14:textId="77777777" w:rsidR="007F709E" w:rsidRPr="00DB397A" w:rsidRDefault="007F709E" w:rsidP="007F709E">
      <w:pPr>
        <w:numPr>
          <w:ilvl w:val="0"/>
          <w:numId w:val="105"/>
        </w:numPr>
        <w:spacing w:before="100" w:beforeAutospacing="1" w:after="100" w:afterAutospacing="1" w:line="240" w:lineRule="auto"/>
        <w:rPr>
          <w:ins w:id="3637" w:author="SHAHZAIB KHAN" w:date="2026-10-07T21:06:00Z"/>
          <w:rFonts w:ascii="Times New Roman" w:eastAsia="Times New Roman" w:hAnsi="Times New Roman" w:cs="Times New Roman"/>
          <w:color w:val="FF0000"/>
          <w:sz w:val="24"/>
          <w:szCs w:val="24"/>
          <w:u w:val="single"/>
        </w:rPr>
      </w:pPr>
      <w:ins w:id="3638" w:author="SHAHZAIB KHAN" w:date="2026-10-07T21:06:00Z">
        <w:r w:rsidRPr="00DB397A">
          <w:rPr>
            <w:rFonts w:ascii="Times New Roman" w:eastAsia="Times New Roman" w:hAnsi="Times New Roman" w:cs="Times New Roman"/>
            <w:color w:val="FF0000"/>
            <w:sz w:val="24"/>
            <w:szCs w:val="24"/>
            <w:u w:val="single"/>
          </w:rPr>
          <w:t>The system asks for the order deadline (Set Order Deadline use case is included).</w:t>
        </w:r>
      </w:ins>
    </w:p>
    <w:p w14:paraId="1B3F75D0" w14:textId="77777777" w:rsidR="007F709E" w:rsidRPr="00DB397A" w:rsidRDefault="007F709E" w:rsidP="007F709E">
      <w:pPr>
        <w:numPr>
          <w:ilvl w:val="0"/>
          <w:numId w:val="105"/>
        </w:numPr>
        <w:spacing w:before="100" w:beforeAutospacing="1" w:after="100" w:afterAutospacing="1" w:line="240" w:lineRule="auto"/>
        <w:rPr>
          <w:ins w:id="3639" w:author="SHAHZAIB KHAN" w:date="2026-10-07T21:06:00Z"/>
          <w:rFonts w:ascii="Times New Roman" w:eastAsia="Times New Roman" w:hAnsi="Times New Roman" w:cs="Times New Roman"/>
          <w:color w:val="FF0000"/>
          <w:sz w:val="24"/>
          <w:szCs w:val="24"/>
          <w:u w:val="single"/>
        </w:rPr>
      </w:pPr>
      <w:ins w:id="3640" w:author="SHAHZAIB KHAN" w:date="2026-10-07T21:06:00Z">
        <w:r w:rsidRPr="00DB397A">
          <w:rPr>
            <w:rFonts w:ascii="Times New Roman" w:eastAsia="Times New Roman" w:hAnsi="Times New Roman" w:cs="Times New Roman"/>
            <w:color w:val="FF0000"/>
            <w:sz w:val="24"/>
            <w:szCs w:val="24"/>
            <w:u w:val="single"/>
          </w:rPr>
          <w:t>The customer enters the deadline and the system saves it with the order.</w:t>
        </w:r>
      </w:ins>
    </w:p>
    <w:p w14:paraId="6C977A1C" w14:textId="77777777" w:rsidR="007F709E" w:rsidRPr="00DB397A" w:rsidRDefault="007F709E" w:rsidP="007F709E">
      <w:pPr>
        <w:numPr>
          <w:ilvl w:val="0"/>
          <w:numId w:val="105"/>
        </w:numPr>
        <w:spacing w:before="100" w:beforeAutospacing="1" w:after="100" w:afterAutospacing="1" w:line="240" w:lineRule="auto"/>
        <w:rPr>
          <w:ins w:id="3641" w:author="SHAHZAIB KHAN" w:date="2026-10-07T21:06:00Z"/>
          <w:rFonts w:ascii="Times New Roman" w:eastAsia="Times New Roman" w:hAnsi="Times New Roman" w:cs="Times New Roman"/>
          <w:color w:val="FF0000"/>
          <w:sz w:val="24"/>
          <w:szCs w:val="24"/>
          <w:u w:val="single"/>
        </w:rPr>
      </w:pPr>
      <w:ins w:id="3642" w:author="SHAHZAIB KHAN" w:date="2026-10-07T21:06:00Z">
        <w:r w:rsidRPr="00DB397A">
          <w:rPr>
            <w:rFonts w:ascii="Times New Roman" w:eastAsia="Times New Roman" w:hAnsi="Times New Roman" w:cs="Times New Roman"/>
            <w:color w:val="FF0000"/>
            <w:sz w:val="24"/>
            <w:szCs w:val="24"/>
            <w:u w:val="single"/>
          </w:rPr>
          <w:t>The flow continues from step 4 of the main success scenario.</w:t>
        </w:r>
      </w:ins>
    </w:p>
    <w:p w14:paraId="0A34844E" w14:textId="77777777" w:rsidR="007F709E" w:rsidRPr="00DB397A" w:rsidRDefault="007F709E" w:rsidP="007F709E">
      <w:pPr>
        <w:spacing w:before="100" w:beforeAutospacing="1" w:after="100" w:afterAutospacing="1" w:line="240" w:lineRule="auto"/>
        <w:ind w:left="720"/>
        <w:rPr>
          <w:ins w:id="3643" w:author="SHAHZAIB KHAN" w:date="2026-10-07T21:06:00Z"/>
          <w:rFonts w:ascii="Times New Roman" w:eastAsia="Times New Roman" w:hAnsi="Times New Roman" w:cs="Times New Roman"/>
          <w:color w:val="FF0000"/>
          <w:sz w:val="24"/>
          <w:szCs w:val="24"/>
          <w:u w:val="single"/>
        </w:rPr>
      </w:pPr>
      <w:ins w:id="3644" w:author="SHAHZAIB KHAN" w:date="2026-10-07T21:06:00Z">
        <w:r w:rsidRPr="00DB397A">
          <w:rPr>
            <w:rFonts w:ascii="Times New Roman" w:eastAsia="Times New Roman" w:hAnsi="Times New Roman" w:cs="Times New Roman"/>
            <w:b/>
            <w:bCs/>
            <w:color w:val="FF0000"/>
            <w:sz w:val="24"/>
            <w:szCs w:val="24"/>
            <w:u w:val="single"/>
          </w:rPr>
          <w:t>Customer Cancels the Order</w:t>
        </w:r>
      </w:ins>
    </w:p>
    <w:p w14:paraId="1BC448D4" w14:textId="77777777" w:rsidR="007F709E" w:rsidRPr="00DB397A" w:rsidRDefault="007F709E" w:rsidP="007F709E">
      <w:pPr>
        <w:numPr>
          <w:ilvl w:val="0"/>
          <w:numId w:val="106"/>
        </w:numPr>
        <w:spacing w:before="100" w:beforeAutospacing="1" w:after="100" w:afterAutospacing="1" w:line="240" w:lineRule="auto"/>
        <w:rPr>
          <w:ins w:id="3645" w:author="SHAHZAIB KHAN" w:date="2026-10-07T21:06:00Z"/>
          <w:rFonts w:ascii="Times New Roman" w:eastAsia="Times New Roman" w:hAnsi="Times New Roman" w:cs="Times New Roman"/>
          <w:color w:val="FF0000"/>
          <w:sz w:val="24"/>
          <w:szCs w:val="24"/>
          <w:u w:val="single"/>
        </w:rPr>
      </w:pPr>
      <w:ins w:id="3646" w:author="SHAHZAIB KHAN" w:date="2026-10-07T21:06:00Z">
        <w:r w:rsidRPr="00DB397A">
          <w:rPr>
            <w:rFonts w:ascii="Times New Roman" w:eastAsia="Times New Roman" w:hAnsi="Times New Roman" w:cs="Times New Roman"/>
            <w:color w:val="FF0000"/>
            <w:sz w:val="24"/>
            <w:szCs w:val="24"/>
            <w:u w:val="single"/>
          </w:rPr>
          <w:t>Before step 7 of the main success scenario, the customer presses the cancel button.</w:t>
        </w:r>
      </w:ins>
    </w:p>
    <w:p w14:paraId="542AB219" w14:textId="77777777" w:rsidR="007F709E" w:rsidRPr="00DB397A" w:rsidRDefault="007F709E" w:rsidP="007F709E">
      <w:pPr>
        <w:numPr>
          <w:ilvl w:val="0"/>
          <w:numId w:val="106"/>
        </w:numPr>
        <w:spacing w:before="100" w:beforeAutospacing="1" w:after="100" w:afterAutospacing="1" w:line="240" w:lineRule="auto"/>
        <w:rPr>
          <w:ins w:id="3647" w:author="SHAHZAIB KHAN" w:date="2026-10-07T21:06:00Z"/>
          <w:rFonts w:ascii="Times New Roman" w:eastAsia="Times New Roman" w:hAnsi="Times New Roman" w:cs="Times New Roman"/>
          <w:color w:val="FF0000"/>
          <w:sz w:val="24"/>
          <w:szCs w:val="24"/>
          <w:u w:val="single"/>
        </w:rPr>
      </w:pPr>
      <w:ins w:id="3648" w:author="SHAHZAIB KHAN" w:date="2026-10-07T21:06:00Z">
        <w:r w:rsidRPr="00DB397A">
          <w:rPr>
            <w:rFonts w:ascii="Times New Roman" w:eastAsia="Times New Roman" w:hAnsi="Times New Roman" w:cs="Times New Roman"/>
            <w:color w:val="FF0000"/>
            <w:sz w:val="24"/>
            <w:szCs w:val="24"/>
            <w:u w:val="single"/>
          </w:rPr>
          <w:t>The system asks the customer to confirm the cancellation.</w:t>
        </w:r>
      </w:ins>
    </w:p>
    <w:p w14:paraId="04FF550F" w14:textId="77777777" w:rsidR="007F709E" w:rsidRPr="00DB397A" w:rsidRDefault="007F709E" w:rsidP="007F709E">
      <w:pPr>
        <w:numPr>
          <w:ilvl w:val="0"/>
          <w:numId w:val="106"/>
        </w:numPr>
        <w:spacing w:before="100" w:beforeAutospacing="1" w:after="100" w:afterAutospacing="1" w:line="240" w:lineRule="auto"/>
        <w:rPr>
          <w:ins w:id="3649" w:author="SHAHZAIB KHAN" w:date="2026-10-07T21:06:00Z"/>
          <w:rFonts w:ascii="Times New Roman" w:eastAsia="Times New Roman" w:hAnsi="Times New Roman" w:cs="Times New Roman"/>
          <w:color w:val="FF0000"/>
          <w:sz w:val="24"/>
          <w:szCs w:val="24"/>
          <w:u w:val="single"/>
        </w:rPr>
      </w:pPr>
      <w:ins w:id="3650" w:author="SHAHZAIB KHAN" w:date="2026-10-07T21:06:00Z">
        <w:r w:rsidRPr="00DB397A">
          <w:rPr>
            <w:rFonts w:ascii="Times New Roman" w:eastAsia="Times New Roman" w:hAnsi="Times New Roman" w:cs="Times New Roman"/>
            <w:color w:val="FF0000"/>
            <w:sz w:val="24"/>
            <w:szCs w:val="24"/>
            <w:u w:val="single"/>
          </w:rPr>
          <w:t>The customer confirms, the system does not create the order and takes the customer back to the order list.</w:t>
        </w:r>
      </w:ins>
    </w:p>
    <w:p w14:paraId="526ECA1C" w14:textId="77777777" w:rsidR="007F709E" w:rsidRPr="00DB397A" w:rsidRDefault="007F709E" w:rsidP="007F709E">
      <w:pPr>
        <w:spacing w:before="100" w:beforeAutospacing="1" w:after="100" w:afterAutospacing="1" w:line="240" w:lineRule="auto"/>
        <w:ind w:left="720"/>
        <w:rPr>
          <w:ins w:id="3651" w:author="SHAHZAIB KHAN" w:date="2026-10-07T21:06:00Z"/>
          <w:rFonts w:ascii="Times New Roman" w:eastAsia="Times New Roman" w:hAnsi="Times New Roman" w:cs="Times New Roman"/>
          <w:color w:val="FF0000"/>
          <w:sz w:val="24"/>
          <w:szCs w:val="24"/>
          <w:u w:val="single"/>
        </w:rPr>
      </w:pPr>
      <w:ins w:id="3652" w:author="SHAHZAIB KHAN" w:date="2026-10-07T21:06:00Z">
        <w:r w:rsidRPr="00DB397A">
          <w:rPr>
            <w:rFonts w:ascii="Times New Roman" w:eastAsia="Times New Roman" w:hAnsi="Times New Roman" w:cs="Times New Roman"/>
            <w:b/>
            <w:bCs/>
            <w:color w:val="FF0000"/>
            <w:sz w:val="24"/>
            <w:szCs w:val="24"/>
            <w:u w:val="single"/>
          </w:rPr>
          <w:t>Empty Order List</w:t>
        </w:r>
      </w:ins>
    </w:p>
    <w:p w14:paraId="7F4C6DB5" w14:textId="77777777" w:rsidR="007F709E" w:rsidRPr="00DB397A" w:rsidRDefault="007F709E" w:rsidP="007F709E">
      <w:pPr>
        <w:numPr>
          <w:ilvl w:val="0"/>
          <w:numId w:val="107"/>
        </w:numPr>
        <w:spacing w:before="100" w:beforeAutospacing="1" w:after="100" w:afterAutospacing="1" w:line="240" w:lineRule="auto"/>
        <w:rPr>
          <w:ins w:id="3653" w:author="SHAHZAIB KHAN" w:date="2026-10-07T21:06:00Z"/>
          <w:rFonts w:ascii="Times New Roman" w:eastAsia="Times New Roman" w:hAnsi="Times New Roman" w:cs="Times New Roman"/>
          <w:color w:val="FF0000"/>
          <w:sz w:val="24"/>
          <w:szCs w:val="24"/>
          <w:u w:val="single"/>
        </w:rPr>
      </w:pPr>
      <w:ins w:id="3654" w:author="SHAHZAIB KHAN" w:date="2026-10-07T21:06:00Z">
        <w:r w:rsidRPr="00DB397A">
          <w:rPr>
            <w:rFonts w:ascii="Times New Roman" w:eastAsia="Times New Roman" w:hAnsi="Times New Roman" w:cs="Times New Roman"/>
            <w:color w:val="FF0000"/>
            <w:sz w:val="24"/>
            <w:szCs w:val="24"/>
            <w:u w:val="single"/>
          </w:rPr>
          <w:t>At step 1 of the main success scenario, the system finds that the customer has not selected any item.</w:t>
        </w:r>
      </w:ins>
    </w:p>
    <w:p w14:paraId="3219BB48" w14:textId="77777777" w:rsidR="007F709E" w:rsidRPr="00DB397A" w:rsidRDefault="007F709E" w:rsidP="007F709E">
      <w:pPr>
        <w:numPr>
          <w:ilvl w:val="0"/>
          <w:numId w:val="107"/>
        </w:numPr>
        <w:spacing w:before="100" w:beforeAutospacing="1" w:after="100" w:afterAutospacing="1" w:line="240" w:lineRule="auto"/>
        <w:rPr>
          <w:ins w:id="3655" w:author="SHAHZAIB KHAN" w:date="2026-10-07T21:06:00Z"/>
          <w:rFonts w:ascii="Times New Roman" w:eastAsia="Times New Roman" w:hAnsi="Times New Roman" w:cs="Times New Roman"/>
          <w:color w:val="FF0000"/>
          <w:sz w:val="24"/>
          <w:szCs w:val="24"/>
          <w:u w:val="single"/>
        </w:rPr>
      </w:pPr>
      <w:ins w:id="3656" w:author="SHAHZAIB KHAN" w:date="2026-10-07T21:06:00Z">
        <w:r w:rsidRPr="00DB397A">
          <w:rPr>
            <w:rFonts w:ascii="Times New Roman" w:eastAsia="Times New Roman" w:hAnsi="Times New Roman" w:cs="Times New Roman"/>
            <w:color w:val="FF0000"/>
            <w:sz w:val="24"/>
            <w:szCs w:val="24"/>
            <w:u w:val="single"/>
          </w:rPr>
          <w:lastRenderedPageBreak/>
          <w:t>The system shows a message that the order list is empty and takes the customer to the Select Items page.</w:t>
        </w:r>
      </w:ins>
    </w:p>
    <w:p w14:paraId="20327CD2" w14:textId="77777777" w:rsidR="007F709E" w:rsidRPr="00DB397A" w:rsidRDefault="007F709E" w:rsidP="007F709E">
      <w:pPr>
        <w:spacing w:before="100" w:beforeAutospacing="1" w:after="100" w:afterAutospacing="1" w:line="240" w:lineRule="auto"/>
        <w:ind w:left="720"/>
        <w:rPr>
          <w:ins w:id="3657" w:author="SHAHZAIB KHAN" w:date="2026-10-07T21:06:00Z"/>
          <w:rFonts w:ascii="Times New Roman" w:eastAsia="Times New Roman" w:hAnsi="Times New Roman" w:cs="Times New Roman"/>
          <w:b/>
          <w:bCs/>
          <w:color w:val="FF0000"/>
          <w:sz w:val="24"/>
          <w:szCs w:val="24"/>
          <w:u w:val="single"/>
        </w:rPr>
      </w:pPr>
      <w:ins w:id="3658" w:author="SHAHZAIB KHAN" w:date="2026-10-07T21:06:00Z">
        <w:r w:rsidRPr="00DB397A">
          <w:rPr>
            <w:rFonts w:ascii="Times New Roman" w:eastAsia="Times New Roman" w:hAnsi="Times New Roman" w:cs="Times New Roman"/>
            <w:b/>
            <w:bCs/>
            <w:color w:val="FF0000"/>
            <w:sz w:val="24"/>
            <w:szCs w:val="24"/>
            <w:u w:val="single"/>
          </w:rPr>
          <w:t>Post-Condition:</w:t>
        </w:r>
      </w:ins>
    </w:p>
    <w:p w14:paraId="4BEB3897" w14:textId="77777777" w:rsidR="007F709E" w:rsidRPr="00DB397A" w:rsidRDefault="007F709E" w:rsidP="007F709E">
      <w:pPr>
        <w:numPr>
          <w:ilvl w:val="0"/>
          <w:numId w:val="108"/>
        </w:numPr>
        <w:spacing w:before="100" w:beforeAutospacing="1" w:after="100" w:afterAutospacing="1" w:line="240" w:lineRule="auto"/>
        <w:rPr>
          <w:ins w:id="3659" w:author="SHAHZAIB KHAN" w:date="2026-10-07T21:06:00Z"/>
          <w:rFonts w:ascii="Times New Roman" w:eastAsia="Times New Roman" w:hAnsi="Times New Roman" w:cs="Times New Roman"/>
          <w:color w:val="FF0000"/>
          <w:sz w:val="24"/>
          <w:szCs w:val="24"/>
          <w:u w:val="single"/>
        </w:rPr>
      </w:pPr>
      <w:ins w:id="3660" w:author="SHAHZAIB KHAN" w:date="2026-10-07T21:06:00Z">
        <w:r w:rsidRPr="00DB397A">
          <w:rPr>
            <w:rFonts w:ascii="Times New Roman" w:eastAsia="Times New Roman" w:hAnsi="Times New Roman" w:cs="Times New Roman"/>
            <w:color w:val="FF0000"/>
            <w:sz w:val="24"/>
            <w:szCs w:val="24"/>
            <w:u w:val="single"/>
          </w:rPr>
          <w:t>The order is saved in the database with a unique Order ID and the status Placed.</w:t>
        </w:r>
      </w:ins>
    </w:p>
    <w:p w14:paraId="19E6CA74" w14:textId="77777777" w:rsidR="007F709E" w:rsidRPr="00DB397A" w:rsidRDefault="007F709E" w:rsidP="007F709E">
      <w:pPr>
        <w:numPr>
          <w:ilvl w:val="0"/>
          <w:numId w:val="108"/>
        </w:numPr>
        <w:spacing w:before="100" w:beforeAutospacing="1" w:after="100" w:afterAutospacing="1" w:line="240" w:lineRule="auto"/>
        <w:rPr>
          <w:ins w:id="3661" w:author="SHAHZAIB KHAN" w:date="2026-10-07T21:06:00Z"/>
          <w:rFonts w:ascii="Times New Roman" w:eastAsia="Times New Roman" w:hAnsi="Times New Roman" w:cs="Times New Roman"/>
          <w:color w:val="FF0000"/>
          <w:sz w:val="24"/>
          <w:szCs w:val="24"/>
          <w:u w:val="single"/>
        </w:rPr>
      </w:pPr>
      <w:ins w:id="3662" w:author="SHAHZAIB KHAN" w:date="2026-10-07T21:06:00Z">
        <w:r w:rsidRPr="00DB397A">
          <w:rPr>
            <w:rFonts w:ascii="Times New Roman" w:eastAsia="Times New Roman" w:hAnsi="Times New Roman" w:cs="Times New Roman"/>
            <w:color w:val="FF0000"/>
            <w:sz w:val="24"/>
            <w:szCs w:val="24"/>
            <w:u w:val="single"/>
          </w:rPr>
          <w:t>The selected items, quantities, total amount and delivery details are linked with the Order ID.</w:t>
        </w:r>
      </w:ins>
    </w:p>
    <w:p w14:paraId="45F19690" w14:textId="77777777" w:rsidR="007F709E" w:rsidRPr="00DB397A" w:rsidRDefault="007F709E" w:rsidP="007F709E">
      <w:pPr>
        <w:numPr>
          <w:ilvl w:val="0"/>
          <w:numId w:val="108"/>
        </w:numPr>
        <w:spacing w:before="100" w:beforeAutospacing="1" w:after="100" w:afterAutospacing="1" w:line="240" w:lineRule="auto"/>
        <w:rPr>
          <w:ins w:id="3663" w:author="SHAHZAIB KHAN" w:date="2026-10-07T21:06:00Z"/>
          <w:rFonts w:ascii="Times New Roman" w:eastAsia="Times New Roman" w:hAnsi="Times New Roman" w:cs="Times New Roman"/>
          <w:b/>
          <w:bCs/>
          <w:color w:val="FF0000"/>
          <w:sz w:val="24"/>
          <w:szCs w:val="24"/>
          <w:u w:val="single"/>
        </w:rPr>
      </w:pPr>
      <w:ins w:id="3664" w:author="SHAHZAIB KHAN" w:date="2026-10-07T21:06:00Z">
        <w:r w:rsidRPr="00DB397A">
          <w:rPr>
            <w:rFonts w:ascii="Times New Roman" w:eastAsia="Times New Roman" w:hAnsi="Times New Roman" w:cs="Times New Roman"/>
            <w:color w:val="FF0000"/>
            <w:sz w:val="24"/>
            <w:szCs w:val="24"/>
            <w:u w:val="single"/>
          </w:rPr>
          <w:t>The order is ready for the customer to make the payment.</w:t>
        </w:r>
      </w:ins>
    </w:p>
    <w:p w14:paraId="6029E4A8" w14:textId="77777777" w:rsidR="007F709E" w:rsidRPr="00DB397A" w:rsidRDefault="007F709E" w:rsidP="007F709E">
      <w:pPr>
        <w:spacing w:before="100" w:beforeAutospacing="1" w:after="100" w:afterAutospacing="1" w:line="240" w:lineRule="auto"/>
        <w:ind w:left="720"/>
        <w:rPr>
          <w:ins w:id="3665" w:author="SHAHZAIB KHAN" w:date="2026-10-07T21:06:00Z"/>
          <w:rFonts w:ascii="Times New Roman" w:eastAsia="Times New Roman" w:hAnsi="Times New Roman" w:cs="Times New Roman"/>
          <w:b/>
          <w:bCs/>
          <w:color w:val="FF0000"/>
          <w:sz w:val="24"/>
          <w:szCs w:val="24"/>
          <w:u w:val="single"/>
        </w:rPr>
      </w:pPr>
    </w:p>
    <w:p w14:paraId="4235F2C6" w14:textId="77777777" w:rsidR="007F709E" w:rsidRPr="00DB397A" w:rsidRDefault="007F709E" w:rsidP="007F709E">
      <w:pPr>
        <w:spacing w:before="100" w:beforeAutospacing="1" w:after="100" w:afterAutospacing="1" w:line="240" w:lineRule="auto"/>
        <w:ind w:left="720"/>
        <w:rPr>
          <w:ins w:id="3666" w:author="SHAHZAIB KHAN" w:date="2026-10-07T21:06:00Z"/>
          <w:rFonts w:ascii="Times New Roman" w:eastAsia="Times New Roman" w:hAnsi="Times New Roman" w:cs="Times New Roman"/>
          <w:b/>
          <w:bCs/>
          <w:color w:val="FF0000"/>
          <w:sz w:val="24"/>
          <w:szCs w:val="24"/>
          <w:u w:val="single"/>
        </w:rPr>
      </w:pPr>
      <w:ins w:id="3667" w:author="SHAHZAIB KHAN" w:date="2026-10-07T21:06:00Z">
        <w:r w:rsidRPr="00DB397A">
          <w:rPr>
            <w:rFonts w:ascii="Times New Roman" w:eastAsia="Times New Roman" w:hAnsi="Times New Roman" w:cs="Times New Roman"/>
            <w:b/>
            <w:bCs/>
            <w:color w:val="FF0000"/>
            <w:sz w:val="24"/>
            <w:szCs w:val="24"/>
            <w:u w:val="single"/>
          </w:rPr>
          <w:t>User Stories:</w:t>
        </w:r>
      </w:ins>
    </w:p>
    <w:p w14:paraId="2AAF656E" w14:textId="77777777" w:rsidR="007F709E" w:rsidRPr="00DB397A" w:rsidRDefault="007F709E" w:rsidP="007F709E">
      <w:pPr>
        <w:spacing w:before="100" w:beforeAutospacing="1" w:after="100" w:afterAutospacing="1" w:line="240" w:lineRule="auto"/>
        <w:ind w:left="720"/>
        <w:rPr>
          <w:ins w:id="3668" w:author="SHAHZAIB KHAN" w:date="2026-10-07T21:06:00Z"/>
          <w:rFonts w:ascii="Times New Roman" w:eastAsia="Times New Roman" w:hAnsi="Times New Roman" w:cs="Times New Roman"/>
          <w:color w:val="FF0000"/>
          <w:sz w:val="24"/>
          <w:szCs w:val="24"/>
          <w:u w:val="single"/>
        </w:rPr>
      </w:pPr>
      <w:ins w:id="3669" w:author="SHAHZAIB KHAN" w:date="2026-10-07T21:06:00Z">
        <w:r w:rsidRPr="00DB397A">
          <w:rPr>
            <w:rFonts w:ascii="Times New Roman" w:eastAsia="Times New Roman" w:hAnsi="Times New Roman" w:cs="Times New Roman"/>
            <w:b/>
            <w:bCs/>
            <w:color w:val="FF0000"/>
            <w:sz w:val="24"/>
            <w:szCs w:val="24"/>
            <w:u w:val="single"/>
          </w:rPr>
          <w:t xml:space="preserve">User Story 1: </w:t>
        </w:r>
        <w:r w:rsidRPr="00DB397A">
          <w:rPr>
            <w:rFonts w:ascii="Times New Roman" w:eastAsia="Times New Roman" w:hAnsi="Times New Roman" w:cs="Times New Roman"/>
            <w:color w:val="FF0000"/>
            <w:sz w:val="24"/>
            <w:szCs w:val="24"/>
            <w:u w:val="single"/>
          </w:rPr>
          <w:t>Placing My Order</w:t>
        </w:r>
      </w:ins>
    </w:p>
    <w:p w14:paraId="25D2FC16" w14:textId="77777777" w:rsidR="007F709E" w:rsidRPr="00DB397A" w:rsidRDefault="007F709E" w:rsidP="007F709E">
      <w:pPr>
        <w:numPr>
          <w:ilvl w:val="0"/>
          <w:numId w:val="109"/>
        </w:numPr>
        <w:spacing w:before="100" w:beforeAutospacing="1" w:after="100" w:afterAutospacing="1" w:line="240" w:lineRule="auto"/>
        <w:rPr>
          <w:ins w:id="3670" w:author="SHAHZAIB KHAN" w:date="2026-10-07T21:06:00Z"/>
          <w:rFonts w:ascii="Times New Roman" w:eastAsia="Times New Roman" w:hAnsi="Times New Roman" w:cs="Times New Roman"/>
          <w:color w:val="FF0000"/>
          <w:sz w:val="24"/>
          <w:szCs w:val="24"/>
          <w:u w:val="single"/>
        </w:rPr>
      </w:pPr>
      <w:ins w:id="3671" w:author="SHAHZAIB KHAN" w:date="2026-10-07T21:06:00Z">
        <w:r w:rsidRPr="00DB397A">
          <w:rPr>
            <w:rFonts w:ascii="Times New Roman" w:eastAsia="Times New Roman" w:hAnsi="Times New Roman" w:cs="Times New Roman"/>
            <w:b/>
            <w:bCs/>
            <w:color w:val="FF0000"/>
            <w:sz w:val="24"/>
            <w:szCs w:val="24"/>
            <w:u w:val="single"/>
          </w:rPr>
          <w:t xml:space="preserve">Who: </w:t>
        </w:r>
        <w:r w:rsidRPr="00DB397A">
          <w:rPr>
            <w:rFonts w:ascii="Times New Roman" w:eastAsia="Times New Roman" w:hAnsi="Times New Roman" w:cs="Times New Roman"/>
            <w:color w:val="FF0000"/>
            <w:sz w:val="24"/>
            <w:szCs w:val="24"/>
            <w:u w:val="single"/>
          </w:rPr>
          <w:t>I am a costumer of Online Bakery Delivery.</w:t>
        </w:r>
      </w:ins>
    </w:p>
    <w:p w14:paraId="2A1DAAA4" w14:textId="77777777" w:rsidR="007F709E" w:rsidRPr="00DB397A" w:rsidRDefault="007F709E" w:rsidP="007F709E">
      <w:pPr>
        <w:numPr>
          <w:ilvl w:val="0"/>
          <w:numId w:val="109"/>
        </w:numPr>
        <w:spacing w:before="100" w:beforeAutospacing="1" w:after="100" w:afterAutospacing="1" w:line="240" w:lineRule="auto"/>
        <w:rPr>
          <w:ins w:id="3672" w:author="SHAHZAIB KHAN" w:date="2026-10-07T21:06:00Z"/>
          <w:rFonts w:ascii="Times New Roman" w:eastAsia="Times New Roman" w:hAnsi="Times New Roman" w:cs="Times New Roman"/>
          <w:color w:val="FF0000"/>
          <w:sz w:val="24"/>
          <w:szCs w:val="24"/>
          <w:u w:val="single"/>
        </w:rPr>
      </w:pPr>
      <w:ins w:id="3673" w:author="SHAHZAIB KHAN" w:date="2026-10-07T21:06:00Z">
        <w:r w:rsidRPr="00DB397A">
          <w:rPr>
            <w:rFonts w:ascii="Times New Roman" w:eastAsia="Times New Roman" w:hAnsi="Times New Roman" w:cs="Times New Roman"/>
            <w:b/>
            <w:bCs/>
            <w:color w:val="FF0000"/>
            <w:sz w:val="24"/>
            <w:szCs w:val="24"/>
            <w:u w:val="single"/>
          </w:rPr>
          <w:t xml:space="preserve">What: </w:t>
        </w:r>
        <w:r w:rsidRPr="00DB397A">
          <w:rPr>
            <w:rFonts w:ascii="Times New Roman" w:eastAsia="Times New Roman" w:hAnsi="Times New Roman" w:cs="Times New Roman"/>
            <w:color w:val="FF0000"/>
            <w:sz w:val="24"/>
            <w:szCs w:val="24"/>
            <w:u w:val="single"/>
          </w:rPr>
          <w:t>I want to confirm my selected items and give my delivery details to place the order.</w:t>
        </w:r>
      </w:ins>
    </w:p>
    <w:p w14:paraId="4F281677" w14:textId="77777777" w:rsidR="007F709E" w:rsidRPr="00DB397A" w:rsidRDefault="007F709E" w:rsidP="007F709E">
      <w:pPr>
        <w:numPr>
          <w:ilvl w:val="0"/>
          <w:numId w:val="109"/>
        </w:numPr>
        <w:spacing w:before="100" w:beforeAutospacing="1" w:after="100" w:afterAutospacing="1" w:line="240" w:lineRule="auto"/>
        <w:rPr>
          <w:ins w:id="3674" w:author="SHAHZAIB KHAN" w:date="2026-10-07T21:06:00Z"/>
          <w:rFonts w:ascii="Times New Roman" w:eastAsia="Times New Roman" w:hAnsi="Times New Roman" w:cs="Times New Roman"/>
          <w:color w:val="FF0000"/>
          <w:sz w:val="24"/>
          <w:szCs w:val="24"/>
          <w:u w:val="single"/>
        </w:rPr>
      </w:pPr>
      <w:ins w:id="3675" w:author="SHAHZAIB KHAN" w:date="2026-10-07T21:06:00Z">
        <w:r w:rsidRPr="00DB397A">
          <w:rPr>
            <w:rFonts w:ascii="Times New Roman" w:eastAsia="Times New Roman" w:hAnsi="Times New Roman" w:cs="Times New Roman"/>
            <w:b/>
            <w:bCs/>
            <w:color w:val="FF0000"/>
            <w:sz w:val="24"/>
            <w:szCs w:val="24"/>
            <w:u w:val="single"/>
          </w:rPr>
          <w:t xml:space="preserve">Why: </w:t>
        </w:r>
        <w:r w:rsidRPr="00DB397A">
          <w:rPr>
            <w:rFonts w:ascii="Times New Roman" w:eastAsia="Times New Roman" w:hAnsi="Times New Roman" w:cs="Times New Roman"/>
            <w:color w:val="FF0000"/>
            <w:sz w:val="24"/>
            <w:szCs w:val="24"/>
            <w:u w:val="single"/>
          </w:rPr>
          <w:t>So that the bakery gets my order and I can pay for it and receive it at my address.</w:t>
        </w:r>
      </w:ins>
    </w:p>
    <w:p w14:paraId="4FF2B89C" w14:textId="77777777" w:rsidR="007F709E" w:rsidRPr="00DB397A" w:rsidRDefault="007F709E" w:rsidP="007F709E">
      <w:pPr>
        <w:spacing w:before="100" w:beforeAutospacing="1" w:after="100" w:afterAutospacing="1" w:line="240" w:lineRule="auto"/>
        <w:ind w:left="720"/>
        <w:rPr>
          <w:ins w:id="3676" w:author="SHAHZAIB KHAN" w:date="2026-10-07T21:06:00Z"/>
          <w:rFonts w:ascii="Times New Roman" w:eastAsia="Times New Roman" w:hAnsi="Times New Roman" w:cs="Times New Roman"/>
          <w:b/>
          <w:bCs/>
          <w:color w:val="FF0000"/>
          <w:sz w:val="24"/>
          <w:szCs w:val="24"/>
          <w:u w:val="single"/>
        </w:rPr>
      </w:pPr>
      <w:ins w:id="3677" w:author="SHAHZAIB KHAN" w:date="2026-10-07T21:06:00Z">
        <w:r w:rsidRPr="00DB397A">
          <w:rPr>
            <w:rFonts w:ascii="Times New Roman" w:eastAsia="Times New Roman" w:hAnsi="Times New Roman" w:cs="Times New Roman"/>
            <w:b/>
            <w:bCs/>
            <w:color w:val="FF0000"/>
            <w:sz w:val="24"/>
            <w:szCs w:val="24"/>
            <w:u w:val="single"/>
          </w:rPr>
          <w:t>Acceptance Criteria</w:t>
        </w:r>
      </w:ins>
    </w:p>
    <w:p w14:paraId="2DA1094C" w14:textId="77777777" w:rsidR="007F709E" w:rsidRPr="00DB397A" w:rsidRDefault="007F709E" w:rsidP="007F709E">
      <w:pPr>
        <w:numPr>
          <w:ilvl w:val="0"/>
          <w:numId w:val="110"/>
        </w:numPr>
        <w:spacing w:before="100" w:beforeAutospacing="1" w:after="100" w:afterAutospacing="1" w:line="240" w:lineRule="auto"/>
        <w:rPr>
          <w:ins w:id="3678" w:author="SHAHZAIB KHAN" w:date="2026-10-07T21:06:00Z"/>
          <w:rFonts w:ascii="Times New Roman" w:eastAsia="Times New Roman" w:hAnsi="Times New Roman" w:cs="Times New Roman"/>
          <w:color w:val="FF0000"/>
          <w:sz w:val="24"/>
          <w:szCs w:val="24"/>
          <w:u w:val="single"/>
        </w:rPr>
      </w:pPr>
      <w:ins w:id="3679" w:author="SHAHZAIB KHAN" w:date="2026-10-07T21:06:00Z">
        <w:r w:rsidRPr="00DB397A">
          <w:rPr>
            <w:rFonts w:ascii="Times New Roman" w:eastAsia="Times New Roman" w:hAnsi="Times New Roman" w:cs="Times New Roman"/>
            <w:b/>
            <w:bCs/>
            <w:color w:val="FF0000"/>
            <w:sz w:val="24"/>
            <w:szCs w:val="24"/>
            <w:u w:val="single"/>
          </w:rPr>
          <w:t xml:space="preserve">Scenario: </w:t>
        </w:r>
        <w:r w:rsidRPr="00DB397A">
          <w:rPr>
            <w:rFonts w:ascii="Times New Roman" w:eastAsia="Times New Roman" w:hAnsi="Times New Roman" w:cs="Times New Roman"/>
            <w:color w:val="FF0000"/>
            <w:sz w:val="24"/>
            <w:szCs w:val="24"/>
            <w:u w:val="single"/>
          </w:rPr>
          <w:t>Successful placement of an order.</w:t>
        </w:r>
      </w:ins>
    </w:p>
    <w:p w14:paraId="15EE6D2C" w14:textId="77777777" w:rsidR="007F709E" w:rsidRPr="00DB397A" w:rsidRDefault="007F709E" w:rsidP="007F709E">
      <w:pPr>
        <w:numPr>
          <w:ilvl w:val="0"/>
          <w:numId w:val="110"/>
        </w:numPr>
        <w:spacing w:before="100" w:beforeAutospacing="1" w:after="100" w:afterAutospacing="1" w:line="240" w:lineRule="auto"/>
        <w:rPr>
          <w:ins w:id="3680" w:author="SHAHZAIB KHAN" w:date="2026-10-07T21:06:00Z"/>
          <w:rFonts w:ascii="Times New Roman" w:eastAsia="Times New Roman" w:hAnsi="Times New Roman" w:cs="Times New Roman"/>
          <w:color w:val="FF0000"/>
          <w:sz w:val="24"/>
          <w:szCs w:val="24"/>
          <w:u w:val="single"/>
        </w:rPr>
      </w:pPr>
      <w:ins w:id="3681" w:author="SHAHZAIB KHAN" w:date="2026-10-07T21:06:00Z">
        <w:r w:rsidRPr="00DB397A">
          <w:rPr>
            <w:rFonts w:ascii="Times New Roman" w:eastAsia="Times New Roman" w:hAnsi="Times New Roman" w:cs="Times New Roman"/>
            <w:b/>
            <w:bCs/>
            <w:color w:val="FF0000"/>
            <w:sz w:val="24"/>
            <w:szCs w:val="24"/>
            <w:u w:val="single"/>
          </w:rPr>
          <w:t xml:space="preserve">Given: </w:t>
        </w:r>
        <w:r w:rsidRPr="00DB397A">
          <w:rPr>
            <w:rFonts w:ascii="Times New Roman" w:eastAsia="Times New Roman" w:hAnsi="Times New Roman" w:cs="Times New Roman"/>
            <w:color w:val="FF0000"/>
            <w:sz w:val="24"/>
            <w:szCs w:val="24"/>
            <w:u w:val="single"/>
          </w:rPr>
          <w:t>The customer has selected items and a valid delivery area.</w:t>
        </w:r>
      </w:ins>
    </w:p>
    <w:p w14:paraId="76DEEC2D" w14:textId="77777777" w:rsidR="007F709E" w:rsidRPr="00DB397A" w:rsidRDefault="007F709E" w:rsidP="007F709E">
      <w:pPr>
        <w:numPr>
          <w:ilvl w:val="0"/>
          <w:numId w:val="110"/>
        </w:numPr>
        <w:spacing w:before="100" w:beforeAutospacing="1" w:after="100" w:afterAutospacing="1" w:line="240" w:lineRule="auto"/>
        <w:rPr>
          <w:ins w:id="3682" w:author="SHAHZAIB KHAN" w:date="2026-10-07T21:06:00Z"/>
          <w:rFonts w:ascii="Times New Roman" w:eastAsia="Times New Roman" w:hAnsi="Times New Roman" w:cs="Times New Roman"/>
          <w:color w:val="FF0000"/>
          <w:sz w:val="24"/>
          <w:szCs w:val="24"/>
          <w:u w:val="single"/>
        </w:rPr>
      </w:pPr>
      <w:ins w:id="3683" w:author="SHAHZAIB KHAN" w:date="2026-10-07T21:06:00Z">
        <w:r w:rsidRPr="00DB397A">
          <w:rPr>
            <w:rFonts w:ascii="Times New Roman" w:eastAsia="Times New Roman" w:hAnsi="Times New Roman" w:cs="Times New Roman"/>
            <w:b/>
            <w:bCs/>
            <w:color w:val="FF0000"/>
            <w:sz w:val="24"/>
            <w:szCs w:val="24"/>
            <w:u w:val="single"/>
          </w:rPr>
          <w:t xml:space="preserve">And: </w:t>
        </w:r>
        <w:r w:rsidRPr="00DB397A">
          <w:rPr>
            <w:rFonts w:ascii="Times New Roman" w:eastAsia="Times New Roman" w:hAnsi="Times New Roman" w:cs="Times New Roman"/>
            <w:color w:val="FF0000"/>
            <w:sz w:val="24"/>
            <w:szCs w:val="24"/>
            <w:u w:val="single"/>
          </w:rPr>
          <w:t>The system shows the order summary with the total amount and delivery charges.</w:t>
        </w:r>
      </w:ins>
    </w:p>
    <w:p w14:paraId="61176737" w14:textId="77777777" w:rsidR="007F709E" w:rsidRPr="00DB397A" w:rsidRDefault="007F709E" w:rsidP="007F709E">
      <w:pPr>
        <w:numPr>
          <w:ilvl w:val="0"/>
          <w:numId w:val="110"/>
        </w:numPr>
        <w:spacing w:before="100" w:beforeAutospacing="1" w:after="100" w:afterAutospacing="1" w:line="240" w:lineRule="auto"/>
        <w:rPr>
          <w:ins w:id="3684" w:author="SHAHZAIB KHAN" w:date="2026-10-07T21:06:00Z"/>
          <w:rFonts w:ascii="Times New Roman" w:eastAsia="Times New Roman" w:hAnsi="Times New Roman" w:cs="Times New Roman"/>
          <w:color w:val="FF0000"/>
          <w:sz w:val="24"/>
          <w:szCs w:val="24"/>
          <w:u w:val="single"/>
        </w:rPr>
      </w:pPr>
      <w:ins w:id="3685" w:author="SHAHZAIB KHAN" w:date="2026-10-07T21:06:00Z">
        <w:r w:rsidRPr="00DB397A">
          <w:rPr>
            <w:rFonts w:ascii="Times New Roman" w:eastAsia="Times New Roman" w:hAnsi="Times New Roman" w:cs="Times New Roman"/>
            <w:b/>
            <w:bCs/>
            <w:color w:val="FF0000"/>
            <w:sz w:val="24"/>
            <w:szCs w:val="24"/>
            <w:u w:val="single"/>
          </w:rPr>
          <w:t xml:space="preserve">When: </w:t>
        </w:r>
        <w:r w:rsidRPr="00DB397A">
          <w:rPr>
            <w:rFonts w:ascii="Times New Roman" w:eastAsia="Times New Roman" w:hAnsi="Times New Roman" w:cs="Times New Roman"/>
            <w:color w:val="FF0000"/>
            <w:sz w:val="24"/>
            <w:szCs w:val="24"/>
            <w:u w:val="single"/>
          </w:rPr>
          <w:t>The customer confirms the order and submits correct delivery details.</w:t>
        </w:r>
      </w:ins>
    </w:p>
    <w:p w14:paraId="59DFA656" w14:textId="77777777" w:rsidR="007F709E" w:rsidRPr="00DB397A" w:rsidRDefault="007F709E" w:rsidP="007F709E">
      <w:pPr>
        <w:numPr>
          <w:ilvl w:val="0"/>
          <w:numId w:val="110"/>
        </w:numPr>
        <w:spacing w:before="100" w:beforeAutospacing="1" w:after="100" w:afterAutospacing="1" w:line="240" w:lineRule="auto"/>
        <w:rPr>
          <w:ins w:id="3686" w:author="SHAHZAIB KHAN" w:date="2026-10-07T21:06:00Z"/>
          <w:rFonts w:ascii="Times New Roman" w:eastAsia="Times New Roman" w:hAnsi="Times New Roman" w:cs="Times New Roman"/>
          <w:color w:val="FF0000"/>
          <w:sz w:val="24"/>
          <w:szCs w:val="24"/>
          <w:u w:val="single"/>
        </w:rPr>
      </w:pPr>
      <w:ins w:id="3687" w:author="SHAHZAIB KHAN" w:date="2026-10-07T21:06:00Z">
        <w:r w:rsidRPr="00DB397A">
          <w:rPr>
            <w:rFonts w:ascii="Times New Roman" w:eastAsia="Times New Roman" w:hAnsi="Times New Roman" w:cs="Times New Roman"/>
            <w:b/>
            <w:bCs/>
            <w:color w:val="FF0000"/>
            <w:sz w:val="24"/>
            <w:szCs w:val="24"/>
            <w:u w:val="single"/>
          </w:rPr>
          <w:t xml:space="preserve">Then: </w:t>
        </w:r>
        <w:r w:rsidRPr="00DB397A">
          <w:rPr>
            <w:rFonts w:ascii="Times New Roman" w:eastAsia="Times New Roman" w:hAnsi="Times New Roman" w:cs="Times New Roman"/>
            <w:color w:val="FF0000"/>
            <w:sz w:val="24"/>
            <w:szCs w:val="24"/>
            <w:u w:val="single"/>
          </w:rPr>
          <w:t>The system saves the order and the delivery details and creates an Order ID.</w:t>
        </w:r>
      </w:ins>
    </w:p>
    <w:p w14:paraId="73FD06A8" w14:textId="77777777" w:rsidR="007F709E" w:rsidRPr="00DB397A" w:rsidRDefault="007F709E" w:rsidP="007F709E">
      <w:pPr>
        <w:numPr>
          <w:ilvl w:val="0"/>
          <w:numId w:val="110"/>
        </w:numPr>
        <w:spacing w:before="100" w:beforeAutospacing="1" w:after="100" w:afterAutospacing="1" w:line="240" w:lineRule="auto"/>
        <w:rPr>
          <w:ins w:id="3688" w:author="SHAHZAIB KHAN" w:date="2026-10-07T21:06:00Z"/>
          <w:rFonts w:ascii="Times New Roman" w:eastAsia="Times New Roman" w:hAnsi="Times New Roman" w:cs="Times New Roman"/>
          <w:color w:val="FF0000"/>
          <w:sz w:val="24"/>
          <w:szCs w:val="24"/>
          <w:u w:val="single"/>
        </w:rPr>
      </w:pPr>
      <w:ins w:id="3689" w:author="SHAHZAIB KHAN" w:date="2026-10-07T21:06:00Z">
        <w:r w:rsidRPr="00DB397A">
          <w:rPr>
            <w:rFonts w:ascii="Times New Roman" w:eastAsia="Times New Roman" w:hAnsi="Times New Roman" w:cs="Times New Roman"/>
            <w:b/>
            <w:bCs/>
            <w:color w:val="FF0000"/>
            <w:sz w:val="24"/>
            <w:szCs w:val="24"/>
            <w:u w:val="single"/>
          </w:rPr>
          <w:t xml:space="preserve">And: </w:t>
        </w:r>
        <w:r w:rsidRPr="00DB397A">
          <w:rPr>
            <w:rFonts w:ascii="Times New Roman" w:eastAsia="Times New Roman" w:hAnsi="Times New Roman" w:cs="Times New Roman"/>
            <w:color w:val="FF0000"/>
            <w:sz w:val="24"/>
            <w:szCs w:val="24"/>
            <w:u w:val="single"/>
          </w:rPr>
          <w:t>The system shows the Order ID and the order status to the customer.</w:t>
        </w:r>
      </w:ins>
    </w:p>
    <w:p w14:paraId="4CF55DEE" w14:textId="77777777" w:rsidR="007F709E" w:rsidRPr="00DB397A" w:rsidRDefault="007F709E" w:rsidP="007F709E">
      <w:pPr>
        <w:spacing w:before="100" w:beforeAutospacing="1" w:after="100" w:afterAutospacing="1" w:line="240" w:lineRule="auto"/>
        <w:ind w:left="720"/>
        <w:rPr>
          <w:ins w:id="3690" w:author="SHAHZAIB KHAN" w:date="2026-10-07T21:06:00Z"/>
          <w:rFonts w:ascii="Times New Roman" w:eastAsia="Times New Roman" w:hAnsi="Times New Roman" w:cs="Times New Roman"/>
          <w:color w:val="FF0000"/>
          <w:sz w:val="24"/>
          <w:szCs w:val="24"/>
          <w:u w:val="single"/>
        </w:rPr>
      </w:pPr>
      <w:ins w:id="3691" w:author="SHAHZAIB KHAN" w:date="2026-10-07T21:06:00Z">
        <w:r w:rsidRPr="00DB397A">
          <w:rPr>
            <w:rFonts w:ascii="Times New Roman" w:eastAsia="Times New Roman" w:hAnsi="Times New Roman" w:cs="Times New Roman"/>
            <w:b/>
            <w:bCs/>
            <w:color w:val="FF0000"/>
            <w:sz w:val="24"/>
            <w:szCs w:val="24"/>
            <w:u w:val="single"/>
          </w:rPr>
          <w:t xml:space="preserve">User Story 2: </w:t>
        </w:r>
        <w:r w:rsidRPr="00DB397A">
          <w:rPr>
            <w:rFonts w:ascii="Times New Roman" w:eastAsia="Times New Roman" w:hAnsi="Times New Roman" w:cs="Times New Roman"/>
            <w:color w:val="FF0000"/>
            <w:sz w:val="24"/>
            <w:szCs w:val="24"/>
            <w:u w:val="single"/>
          </w:rPr>
          <w:t>Wrong or missing delivery details</w:t>
        </w:r>
      </w:ins>
    </w:p>
    <w:p w14:paraId="7C2159E2" w14:textId="77777777" w:rsidR="007F709E" w:rsidRPr="00DB397A" w:rsidRDefault="007F709E" w:rsidP="007F709E">
      <w:pPr>
        <w:numPr>
          <w:ilvl w:val="0"/>
          <w:numId w:val="110"/>
        </w:numPr>
        <w:spacing w:before="100" w:beforeAutospacing="1" w:after="100" w:afterAutospacing="1" w:line="240" w:lineRule="auto"/>
        <w:rPr>
          <w:ins w:id="3692" w:author="SHAHZAIB KHAN" w:date="2026-10-07T21:06:00Z"/>
          <w:rFonts w:ascii="Times New Roman" w:eastAsia="Times New Roman" w:hAnsi="Times New Roman" w:cs="Times New Roman"/>
          <w:color w:val="FF0000"/>
          <w:sz w:val="24"/>
          <w:szCs w:val="24"/>
          <w:u w:val="single"/>
        </w:rPr>
      </w:pPr>
      <w:ins w:id="3693" w:author="SHAHZAIB KHAN" w:date="2026-10-07T21:06:00Z">
        <w:r w:rsidRPr="00DB397A">
          <w:rPr>
            <w:rFonts w:ascii="Times New Roman" w:eastAsia="Times New Roman" w:hAnsi="Times New Roman" w:cs="Times New Roman"/>
            <w:b/>
            <w:bCs/>
            <w:color w:val="FF0000"/>
            <w:sz w:val="24"/>
            <w:szCs w:val="24"/>
            <w:u w:val="single"/>
          </w:rPr>
          <w:t xml:space="preserve">Who: </w:t>
        </w:r>
        <w:r w:rsidRPr="00DB397A">
          <w:rPr>
            <w:rFonts w:ascii="Times New Roman" w:eastAsia="Times New Roman" w:hAnsi="Times New Roman" w:cs="Times New Roman"/>
            <w:color w:val="FF0000"/>
            <w:sz w:val="24"/>
            <w:szCs w:val="24"/>
            <w:u w:val="single"/>
          </w:rPr>
          <w:t>I am a customer of the Online Bakery system.</w:t>
        </w:r>
      </w:ins>
    </w:p>
    <w:p w14:paraId="26823EEB" w14:textId="77777777" w:rsidR="007F709E" w:rsidRPr="00DB397A" w:rsidRDefault="007F709E" w:rsidP="007F709E">
      <w:pPr>
        <w:numPr>
          <w:ilvl w:val="0"/>
          <w:numId w:val="110"/>
        </w:numPr>
        <w:spacing w:before="100" w:beforeAutospacing="1" w:after="100" w:afterAutospacing="1" w:line="240" w:lineRule="auto"/>
        <w:rPr>
          <w:ins w:id="3694" w:author="SHAHZAIB KHAN" w:date="2026-10-07T21:06:00Z"/>
          <w:rFonts w:ascii="Times New Roman" w:eastAsia="Times New Roman" w:hAnsi="Times New Roman" w:cs="Times New Roman"/>
          <w:color w:val="FF0000"/>
          <w:sz w:val="24"/>
          <w:szCs w:val="24"/>
          <w:u w:val="single"/>
        </w:rPr>
      </w:pPr>
      <w:ins w:id="3695" w:author="SHAHZAIB KHAN" w:date="2026-10-07T21:06:00Z">
        <w:r w:rsidRPr="00DB397A">
          <w:rPr>
            <w:rFonts w:ascii="Times New Roman" w:eastAsia="Times New Roman" w:hAnsi="Times New Roman" w:cs="Times New Roman"/>
            <w:b/>
            <w:bCs/>
            <w:color w:val="FF0000"/>
            <w:sz w:val="24"/>
            <w:szCs w:val="24"/>
            <w:u w:val="single"/>
          </w:rPr>
          <w:t xml:space="preserve">What: </w:t>
        </w:r>
        <w:r w:rsidRPr="00DB397A">
          <w:rPr>
            <w:rFonts w:ascii="Times New Roman" w:eastAsia="Times New Roman" w:hAnsi="Times New Roman" w:cs="Times New Roman"/>
            <w:color w:val="FF0000"/>
            <w:sz w:val="24"/>
            <w:szCs w:val="24"/>
            <w:u w:val="single"/>
          </w:rPr>
          <w:t>I want to be told when my delivery details are wrong or missing.</w:t>
        </w:r>
      </w:ins>
    </w:p>
    <w:p w14:paraId="6DB4951C" w14:textId="77777777" w:rsidR="007F709E" w:rsidRPr="00DB397A" w:rsidRDefault="007F709E" w:rsidP="007F709E">
      <w:pPr>
        <w:numPr>
          <w:ilvl w:val="0"/>
          <w:numId w:val="110"/>
        </w:numPr>
        <w:spacing w:before="100" w:beforeAutospacing="1" w:after="100" w:afterAutospacing="1" w:line="240" w:lineRule="auto"/>
        <w:rPr>
          <w:ins w:id="3696" w:author="SHAHZAIB KHAN" w:date="2026-10-07T21:06:00Z"/>
          <w:rFonts w:ascii="Times New Roman" w:eastAsia="Times New Roman" w:hAnsi="Times New Roman" w:cs="Times New Roman"/>
          <w:color w:val="FF0000"/>
          <w:sz w:val="24"/>
          <w:szCs w:val="24"/>
          <w:u w:val="single"/>
        </w:rPr>
      </w:pPr>
      <w:ins w:id="3697" w:author="SHAHZAIB KHAN" w:date="2026-10-07T21:06:00Z">
        <w:r w:rsidRPr="00DB397A">
          <w:rPr>
            <w:rFonts w:ascii="Times New Roman" w:eastAsia="Times New Roman" w:hAnsi="Times New Roman" w:cs="Times New Roman"/>
            <w:b/>
            <w:bCs/>
            <w:color w:val="FF0000"/>
            <w:sz w:val="24"/>
            <w:szCs w:val="24"/>
            <w:u w:val="single"/>
          </w:rPr>
          <w:t xml:space="preserve">Why: </w:t>
        </w:r>
        <w:r w:rsidRPr="00DB397A">
          <w:rPr>
            <w:rFonts w:ascii="Times New Roman" w:eastAsia="Times New Roman" w:hAnsi="Times New Roman" w:cs="Times New Roman"/>
            <w:color w:val="FF0000"/>
            <w:sz w:val="24"/>
            <w:szCs w:val="24"/>
            <w:u w:val="single"/>
          </w:rPr>
          <w:t>So that I can correct them and my order is not delivered to a wrong place.</w:t>
        </w:r>
      </w:ins>
    </w:p>
    <w:p w14:paraId="43C947E9" w14:textId="77777777" w:rsidR="007F709E" w:rsidRPr="00DB397A" w:rsidRDefault="007F709E" w:rsidP="007F709E">
      <w:pPr>
        <w:spacing w:before="100" w:beforeAutospacing="1" w:after="100" w:afterAutospacing="1" w:line="240" w:lineRule="auto"/>
        <w:ind w:left="720"/>
        <w:rPr>
          <w:ins w:id="3698" w:author="SHAHZAIB KHAN" w:date="2026-10-07T21:06:00Z"/>
          <w:rFonts w:ascii="Times New Roman" w:eastAsia="Times New Roman" w:hAnsi="Times New Roman" w:cs="Times New Roman"/>
          <w:color w:val="FF0000"/>
          <w:sz w:val="24"/>
          <w:szCs w:val="24"/>
          <w:u w:val="single"/>
        </w:rPr>
      </w:pPr>
      <w:ins w:id="3699" w:author="SHAHZAIB KHAN" w:date="2026-10-07T21:06:00Z">
        <w:r w:rsidRPr="00DB397A">
          <w:rPr>
            <w:rFonts w:ascii="Times New Roman" w:eastAsia="Times New Roman" w:hAnsi="Times New Roman" w:cs="Times New Roman"/>
            <w:b/>
            <w:bCs/>
            <w:color w:val="FF0000"/>
            <w:sz w:val="24"/>
            <w:szCs w:val="24"/>
            <w:u w:val="single"/>
          </w:rPr>
          <w:t>Acceptance Criteria:</w:t>
        </w:r>
      </w:ins>
    </w:p>
    <w:p w14:paraId="1BD88F7C" w14:textId="77777777" w:rsidR="007F709E" w:rsidRPr="00DB397A" w:rsidRDefault="007F709E" w:rsidP="007F709E">
      <w:pPr>
        <w:numPr>
          <w:ilvl w:val="0"/>
          <w:numId w:val="110"/>
        </w:numPr>
        <w:spacing w:before="100" w:beforeAutospacing="1" w:after="100" w:afterAutospacing="1" w:line="240" w:lineRule="auto"/>
        <w:rPr>
          <w:ins w:id="3700" w:author="SHAHZAIB KHAN" w:date="2026-10-07T21:06:00Z"/>
          <w:rFonts w:ascii="Times New Roman" w:eastAsia="Times New Roman" w:hAnsi="Times New Roman" w:cs="Times New Roman"/>
          <w:color w:val="FF0000"/>
          <w:sz w:val="24"/>
          <w:szCs w:val="24"/>
          <w:u w:val="single"/>
        </w:rPr>
      </w:pPr>
      <w:ins w:id="3701" w:author="SHAHZAIB KHAN" w:date="2026-10-07T21:06:00Z">
        <w:r w:rsidRPr="00DB397A">
          <w:rPr>
            <w:rFonts w:ascii="Times New Roman" w:eastAsia="Times New Roman" w:hAnsi="Times New Roman" w:cs="Times New Roman"/>
            <w:b/>
            <w:bCs/>
            <w:color w:val="FF0000"/>
            <w:sz w:val="24"/>
            <w:szCs w:val="24"/>
            <w:u w:val="single"/>
          </w:rPr>
          <w:t xml:space="preserve">Scenario: </w:t>
        </w:r>
        <w:r w:rsidRPr="00DB397A">
          <w:rPr>
            <w:rFonts w:ascii="Times New Roman" w:eastAsia="Times New Roman" w:hAnsi="Times New Roman" w:cs="Times New Roman"/>
            <w:color w:val="FF0000"/>
            <w:sz w:val="24"/>
            <w:szCs w:val="24"/>
            <w:u w:val="single"/>
          </w:rPr>
          <w:t>Delivery details are not correct.</w:t>
        </w:r>
      </w:ins>
    </w:p>
    <w:p w14:paraId="5E0559B8" w14:textId="77777777" w:rsidR="007F709E" w:rsidRPr="00DB397A" w:rsidRDefault="007F709E" w:rsidP="007F709E">
      <w:pPr>
        <w:numPr>
          <w:ilvl w:val="0"/>
          <w:numId w:val="110"/>
        </w:numPr>
        <w:spacing w:before="100" w:beforeAutospacing="1" w:after="100" w:afterAutospacing="1" w:line="240" w:lineRule="auto"/>
        <w:rPr>
          <w:ins w:id="3702" w:author="SHAHZAIB KHAN" w:date="2026-10-07T21:06:00Z"/>
          <w:rFonts w:ascii="Times New Roman" w:eastAsia="Times New Roman" w:hAnsi="Times New Roman" w:cs="Times New Roman"/>
          <w:color w:val="FF0000"/>
          <w:sz w:val="24"/>
          <w:szCs w:val="24"/>
          <w:u w:val="single"/>
        </w:rPr>
      </w:pPr>
      <w:ins w:id="3703" w:author="SHAHZAIB KHAN" w:date="2026-10-07T21:06:00Z">
        <w:r w:rsidRPr="00DB397A">
          <w:rPr>
            <w:rFonts w:ascii="Times New Roman" w:eastAsia="Times New Roman" w:hAnsi="Times New Roman" w:cs="Times New Roman"/>
            <w:b/>
            <w:bCs/>
            <w:color w:val="FF0000"/>
            <w:sz w:val="24"/>
            <w:szCs w:val="24"/>
            <w:u w:val="single"/>
          </w:rPr>
          <w:t xml:space="preserve">Given: </w:t>
        </w:r>
        <w:r w:rsidRPr="00DB397A">
          <w:rPr>
            <w:rFonts w:ascii="Times New Roman" w:eastAsia="Times New Roman" w:hAnsi="Times New Roman" w:cs="Times New Roman"/>
            <w:color w:val="FF0000"/>
            <w:sz w:val="24"/>
            <w:szCs w:val="24"/>
            <w:u w:val="single"/>
          </w:rPr>
          <w:t>The customer has confirmed the order and is on the delivery details page.</w:t>
        </w:r>
      </w:ins>
    </w:p>
    <w:p w14:paraId="0E4FC13D" w14:textId="77777777" w:rsidR="007F709E" w:rsidRPr="00DB397A" w:rsidRDefault="007F709E" w:rsidP="007F709E">
      <w:pPr>
        <w:numPr>
          <w:ilvl w:val="0"/>
          <w:numId w:val="110"/>
        </w:numPr>
        <w:spacing w:before="100" w:beforeAutospacing="1" w:after="100" w:afterAutospacing="1" w:line="240" w:lineRule="auto"/>
        <w:rPr>
          <w:ins w:id="3704" w:author="SHAHZAIB KHAN" w:date="2026-10-07T21:06:00Z"/>
          <w:rFonts w:ascii="Times New Roman" w:eastAsia="Times New Roman" w:hAnsi="Times New Roman" w:cs="Times New Roman"/>
          <w:color w:val="FF0000"/>
          <w:sz w:val="24"/>
          <w:szCs w:val="24"/>
          <w:u w:val="single"/>
        </w:rPr>
      </w:pPr>
      <w:ins w:id="3705" w:author="SHAHZAIB KHAN" w:date="2026-10-07T21:06:00Z">
        <w:r w:rsidRPr="00DB397A">
          <w:rPr>
            <w:rFonts w:ascii="Times New Roman" w:eastAsia="Times New Roman" w:hAnsi="Times New Roman" w:cs="Times New Roman"/>
            <w:b/>
            <w:bCs/>
            <w:color w:val="FF0000"/>
            <w:sz w:val="24"/>
            <w:szCs w:val="24"/>
            <w:u w:val="single"/>
          </w:rPr>
          <w:t xml:space="preserve">And: </w:t>
        </w:r>
        <w:r w:rsidRPr="00DB397A">
          <w:rPr>
            <w:rFonts w:ascii="Times New Roman" w:eastAsia="Times New Roman" w:hAnsi="Times New Roman" w:cs="Times New Roman"/>
            <w:color w:val="FF0000"/>
            <w:sz w:val="24"/>
            <w:szCs w:val="24"/>
            <w:u w:val="single"/>
          </w:rPr>
          <w:t>The customer leaves a required detail empty or enters a wrong detail.</w:t>
        </w:r>
      </w:ins>
    </w:p>
    <w:p w14:paraId="24B4E906" w14:textId="77777777" w:rsidR="007F709E" w:rsidRPr="00DB397A" w:rsidRDefault="007F709E" w:rsidP="007F709E">
      <w:pPr>
        <w:numPr>
          <w:ilvl w:val="0"/>
          <w:numId w:val="110"/>
        </w:numPr>
        <w:spacing w:before="100" w:beforeAutospacing="1" w:after="100" w:afterAutospacing="1" w:line="240" w:lineRule="auto"/>
        <w:rPr>
          <w:ins w:id="3706" w:author="SHAHZAIB KHAN" w:date="2026-10-07T21:06:00Z"/>
          <w:rFonts w:ascii="Times New Roman" w:eastAsia="Times New Roman" w:hAnsi="Times New Roman" w:cs="Times New Roman"/>
          <w:color w:val="FF0000"/>
          <w:sz w:val="24"/>
          <w:szCs w:val="24"/>
          <w:u w:val="single"/>
        </w:rPr>
      </w:pPr>
      <w:ins w:id="3707" w:author="SHAHZAIB KHAN" w:date="2026-10-07T21:06:00Z">
        <w:r w:rsidRPr="00DB397A">
          <w:rPr>
            <w:rFonts w:ascii="Times New Roman" w:eastAsia="Times New Roman" w:hAnsi="Times New Roman" w:cs="Times New Roman"/>
            <w:b/>
            <w:bCs/>
            <w:color w:val="FF0000"/>
            <w:sz w:val="24"/>
            <w:szCs w:val="24"/>
            <w:u w:val="single"/>
          </w:rPr>
          <w:t xml:space="preserve">When: </w:t>
        </w:r>
        <w:r w:rsidRPr="00DB397A">
          <w:rPr>
            <w:rFonts w:ascii="Times New Roman" w:eastAsia="Times New Roman" w:hAnsi="Times New Roman" w:cs="Times New Roman"/>
            <w:color w:val="FF0000"/>
            <w:sz w:val="24"/>
            <w:szCs w:val="24"/>
            <w:u w:val="single"/>
          </w:rPr>
          <w:t>The customer submits the delivery details.</w:t>
        </w:r>
      </w:ins>
    </w:p>
    <w:p w14:paraId="4B5C56EF" w14:textId="77777777" w:rsidR="007F709E" w:rsidRPr="00DB397A" w:rsidRDefault="007F709E" w:rsidP="007F709E">
      <w:pPr>
        <w:numPr>
          <w:ilvl w:val="0"/>
          <w:numId w:val="110"/>
        </w:numPr>
        <w:spacing w:before="100" w:beforeAutospacing="1" w:after="100" w:afterAutospacing="1" w:line="240" w:lineRule="auto"/>
        <w:rPr>
          <w:ins w:id="3708" w:author="SHAHZAIB KHAN" w:date="2026-10-07T21:06:00Z"/>
          <w:rFonts w:ascii="Times New Roman" w:eastAsia="Times New Roman" w:hAnsi="Times New Roman" w:cs="Times New Roman"/>
          <w:color w:val="FF0000"/>
          <w:sz w:val="24"/>
          <w:szCs w:val="24"/>
          <w:u w:val="single"/>
        </w:rPr>
      </w:pPr>
      <w:ins w:id="3709" w:author="SHAHZAIB KHAN" w:date="2026-10-07T21:06:00Z">
        <w:r w:rsidRPr="00DB397A">
          <w:rPr>
            <w:rFonts w:ascii="Times New Roman" w:eastAsia="Times New Roman" w:hAnsi="Times New Roman" w:cs="Times New Roman"/>
            <w:b/>
            <w:bCs/>
            <w:color w:val="FF0000"/>
            <w:sz w:val="24"/>
            <w:szCs w:val="24"/>
            <w:u w:val="single"/>
          </w:rPr>
          <w:t xml:space="preserve">Then: </w:t>
        </w:r>
        <w:r w:rsidRPr="00DB397A">
          <w:rPr>
            <w:rFonts w:ascii="Times New Roman" w:eastAsia="Times New Roman" w:hAnsi="Times New Roman" w:cs="Times New Roman"/>
            <w:color w:val="FF0000"/>
            <w:sz w:val="24"/>
            <w:szCs w:val="24"/>
            <w:u w:val="single"/>
          </w:rPr>
          <w:t>The system shows an error message and does not place the order.</w:t>
        </w:r>
      </w:ins>
    </w:p>
    <w:p w14:paraId="307FDACE" w14:textId="77777777" w:rsidR="007F709E" w:rsidRPr="00DB397A" w:rsidRDefault="007F709E" w:rsidP="007F709E">
      <w:pPr>
        <w:numPr>
          <w:ilvl w:val="0"/>
          <w:numId w:val="110"/>
        </w:numPr>
        <w:spacing w:before="100" w:beforeAutospacing="1" w:after="100" w:afterAutospacing="1" w:line="240" w:lineRule="auto"/>
        <w:rPr>
          <w:ins w:id="3710" w:author="SHAHZAIB KHAN" w:date="2026-10-07T21:06:00Z"/>
          <w:rFonts w:ascii="Times New Roman" w:eastAsia="Times New Roman" w:hAnsi="Times New Roman" w:cs="Times New Roman"/>
          <w:color w:val="FF0000"/>
          <w:sz w:val="24"/>
          <w:szCs w:val="24"/>
          <w:u w:val="single"/>
        </w:rPr>
      </w:pPr>
      <w:ins w:id="3711" w:author="SHAHZAIB KHAN" w:date="2026-10-07T21:06:00Z">
        <w:r w:rsidRPr="00DB397A">
          <w:rPr>
            <w:rFonts w:ascii="Times New Roman" w:eastAsia="Times New Roman" w:hAnsi="Times New Roman" w:cs="Times New Roman"/>
            <w:b/>
            <w:bCs/>
            <w:color w:val="FF0000"/>
            <w:sz w:val="24"/>
            <w:szCs w:val="24"/>
            <w:u w:val="single"/>
          </w:rPr>
          <w:t xml:space="preserve">And: </w:t>
        </w:r>
        <w:r w:rsidRPr="00DB397A">
          <w:rPr>
            <w:rFonts w:ascii="Times New Roman" w:eastAsia="Times New Roman" w:hAnsi="Times New Roman" w:cs="Times New Roman"/>
            <w:color w:val="FF0000"/>
            <w:sz w:val="24"/>
            <w:szCs w:val="24"/>
            <w:u w:val="single"/>
          </w:rPr>
          <w:t>The system lets the customer enter the details again.</w:t>
        </w:r>
      </w:ins>
    </w:p>
    <w:p w14:paraId="33F9CB5B" w14:textId="77777777" w:rsidR="007F709E" w:rsidRPr="00DB397A" w:rsidRDefault="007F709E" w:rsidP="007F709E">
      <w:pPr>
        <w:spacing w:before="100" w:beforeAutospacing="1" w:after="100" w:afterAutospacing="1" w:line="240" w:lineRule="auto"/>
        <w:ind w:left="720"/>
        <w:rPr>
          <w:ins w:id="3712" w:author="SHAHZAIB KHAN" w:date="2026-10-07T21:06:00Z"/>
          <w:rFonts w:ascii="Times New Roman" w:eastAsia="Times New Roman" w:hAnsi="Times New Roman" w:cs="Times New Roman"/>
          <w:color w:val="FF0000"/>
          <w:sz w:val="24"/>
          <w:szCs w:val="24"/>
          <w:u w:val="single"/>
        </w:rPr>
      </w:pPr>
    </w:p>
    <w:p w14:paraId="10FB3695" w14:textId="77777777" w:rsidR="007F709E" w:rsidRPr="00DB397A" w:rsidRDefault="007F709E" w:rsidP="007F709E">
      <w:pPr>
        <w:spacing w:before="100" w:beforeAutospacing="1" w:after="100" w:afterAutospacing="1" w:line="240" w:lineRule="auto"/>
        <w:ind w:left="720"/>
        <w:rPr>
          <w:ins w:id="3713" w:author="SHAHZAIB KHAN" w:date="2026-10-07T21:06:00Z"/>
          <w:rFonts w:ascii="Times New Roman" w:eastAsia="Times New Roman" w:hAnsi="Times New Roman" w:cs="Times New Roman"/>
          <w:color w:val="FF0000"/>
          <w:sz w:val="24"/>
          <w:szCs w:val="24"/>
          <w:u w:val="single"/>
        </w:rPr>
      </w:pPr>
    </w:p>
    <w:p w14:paraId="1069A169" w14:textId="77777777" w:rsidR="007F709E" w:rsidRPr="00DB397A" w:rsidRDefault="007F709E" w:rsidP="007F709E">
      <w:pPr>
        <w:spacing w:before="100" w:beforeAutospacing="1" w:after="100" w:afterAutospacing="1" w:line="240" w:lineRule="auto"/>
        <w:ind w:left="720"/>
        <w:rPr>
          <w:ins w:id="3714" w:author="SHAHZAIB KHAN" w:date="2026-10-07T21:06:00Z"/>
          <w:rFonts w:ascii="Times New Roman" w:eastAsia="Times New Roman" w:hAnsi="Times New Roman" w:cs="Times New Roman"/>
          <w:color w:val="FF0000"/>
          <w:sz w:val="24"/>
          <w:szCs w:val="24"/>
          <w:u w:val="single"/>
        </w:rPr>
      </w:pPr>
    </w:p>
    <w:p w14:paraId="3F620439" w14:textId="77777777" w:rsidR="007F709E" w:rsidRPr="00DB397A" w:rsidRDefault="007F709E" w:rsidP="007F709E">
      <w:pPr>
        <w:spacing w:before="100" w:beforeAutospacing="1" w:after="100" w:afterAutospacing="1" w:line="240" w:lineRule="auto"/>
        <w:ind w:left="720"/>
        <w:rPr>
          <w:ins w:id="3715" w:author="SHAHZAIB KHAN" w:date="2026-10-07T21:06:00Z"/>
          <w:rFonts w:ascii="Times New Roman" w:eastAsia="Times New Roman" w:hAnsi="Times New Roman" w:cs="Times New Roman"/>
          <w:color w:val="FF0000"/>
          <w:sz w:val="24"/>
          <w:szCs w:val="24"/>
          <w:u w:val="single"/>
        </w:rPr>
      </w:pPr>
    </w:p>
    <w:p w14:paraId="50F5197C" w14:textId="77777777" w:rsidR="007F709E" w:rsidRPr="00DB397A" w:rsidRDefault="007F709E" w:rsidP="00C526BA">
      <w:pPr>
        <w:spacing w:before="100" w:beforeAutospacing="1" w:after="100" w:afterAutospacing="1" w:line="240" w:lineRule="auto"/>
        <w:ind w:left="720"/>
        <w:rPr>
          <w:ins w:id="3716" w:author="SHAHZAIB KHAN" w:date="2026-10-07T20:47:00Z"/>
          <w:rFonts w:ascii="Times New Roman" w:eastAsia="Times New Roman" w:hAnsi="Times New Roman" w:cs="Times New Roman"/>
          <w:color w:val="FF0000"/>
          <w:sz w:val="24"/>
          <w:szCs w:val="24"/>
          <w:u w:val="single"/>
        </w:rPr>
      </w:pPr>
    </w:p>
    <w:p w14:paraId="1643581C" w14:textId="77777777" w:rsidR="00C526BA" w:rsidRPr="00DB397A" w:rsidRDefault="00C526BA" w:rsidP="00C526BA">
      <w:pPr>
        <w:spacing w:before="100" w:beforeAutospacing="1" w:after="100" w:afterAutospacing="1" w:line="240" w:lineRule="auto"/>
        <w:ind w:left="720"/>
        <w:rPr>
          <w:ins w:id="3717" w:author="SHAHZAIB KHAN" w:date="2026-10-07T20:47:00Z"/>
          <w:rFonts w:ascii="Times New Roman" w:eastAsia="Times New Roman" w:hAnsi="Times New Roman" w:cs="Times New Roman"/>
          <w:color w:val="FF0000"/>
          <w:sz w:val="24"/>
          <w:szCs w:val="24"/>
          <w:u w:val="single"/>
        </w:rPr>
      </w:pPr>
    </w:p>
    <w:p w14:paraId="3097EC69" w14:textId="77777777" w:rsidR="00C526BA" w:rsidRPr="00DB397A" w:rsidRDefault="00C526BA" w:rsidP="00C526BA">
      <w:pPr>
        <w:spacing w:before="100" w:beforeAutospacing="1" w:after="100" w:afterAutospacing="1" w:line="240" w:lineRule="auto"/>
        <w:ind w:left="720"/>
        <w:rPr>
          <w:ins w:id="3718" w:author="SHAHZAIB KHAN" w:date="2026-10-07T20:47:00Z"/>
          <w:rFonts w:ascii="Times New Roman" w:eastAsia="Times New Roman" w:hAnsi="Times New Roman" w:cs="Times New Roman"/>
          <w:color w:val="FF0000"/>
          <w:sz w:val="24"/>
          <w:szCs w:val="24"/>
          <w:u w:val="single"/>
        </w:rPr>
      </w:pPr>
    </w:p>
    <w:p w14:paraId="4F554180" w14:textId="77777777" w:rsidR="00C526BA" w:rsidRPr="00DB397A" w:rsidRDefault="00C526BA" w:rsidP="00C526BA">
      <w:pPr>
        <w:spacing w:before="100" w:beforeAutospacing="1" w:after="100" w:afterAutospacing="1" w:line="240" w:lineRule="auto"/>
        <w:ind w:left="720"/>
        <w:rPr>
          <w:ins w:id="3719" w:author="SHAHZAIB KHAN" w:date="2026-10-07T20:47:00Z"/>
          <w:rFonts w:ascii="Times New Roman" w:eastAsia="Times New Roman" w:hAnsi="Times New Roman" w:cs="Times New Roman"/>
          <w:color w:val="FF0000"/>
          <w:sz w:val="24"/>
          <w:szCs w:val="24"/>
          <w:u w:val="single"/>
        </w:rPr>
      </w:pPr>
    </w:p>
    <w:p w14:paraId="161C4343" w14:textId="77777777" w:rsidR="00C526BA" w:rsidRPr="00DB397A" w:rsidRDefault="00C526BA" w:rsidP="00C526BA">
      <w:pPr>
        <w:spacing w:before="100" w:beforeAutospacing="1" w:after="100" w:afterAutospacing="1" w:line="240" w:lineRule="auto"/>
        <w:ind w:left="720"/>
        <w:rPr>
          <w:ins w:id="3720" w:author="SHAHZAIB KHAN" w:date="2026-10-07T20:44:00Z"/>
          <w:rFonts w:ascii="Times New Roman" w:eastAsia="Times New Roman" w:hAnsi="Times New Roman" w:cs="Times New Roman"/>
          <w:color w:val="FF0000"/>
          <w:sz w:val="24"/>
          <w:szCs w:val="24"/>
          <w:u w:val="single"/>
          <w:rPrChange w:id="3721" w:author="SHAHZAIB KHAN" w:date="2026-10-07T20:47:00Z">
            <w:rPr>
              <w:ins w:id="3722" w:author="SHAHZAIB KHAN" w:date="2026-10-07T20:44:00Z"/>
              <w:rFonts w:ascii="Times New Roman" w:eastAsia="Times New Roman" w:hAnsi="Times New Roman" w:cs="Times New Roman"/>
              <w:b/>
              <w:bCs/>
              <w:sz w:val="36"/>
              <w:szCs w:val="36"/>
              <w:u w:val="single"/>
            </w:rPr>
          </w:rPrChange>
        </w:rPr>
      </w:pPr>
    </w:p>
    <w:p w14:paraId="67753430" w14:textId="77777777" w:rsidR="00C526BA" w:rsidRPr="00DB397A" w:rsidRDefault="00C526BA" w:rsidP="00C526BA">
      <w:pPr>
        <w:spacing w:before="100" w:beforeAutospacing="1" w:after="100" w:afterAutospacing="1" w:line="240" w:lineRule="auto"/>
        <w:ind w:left="720"/>
        <w:rPr>
          <w:ins w:id="3723" w:author="SHAHZAIB KHAN" w:date="2026-10-07T20:44:00Z"/>
          <w:rFonts w:ascii="Times New Roman" w:eastAsia="Times New Roman" w:hAnsi="Times New Roman" w:cs="Times New Roman"/>
          <w:b/>
          <w:bCs/>
          <w:color w:val="FF0000"/>
          <w:sz w:val="36"/>
          <w:szCs w:val="36"/>
          <w:u w:val="single"/>
        </w:rPr>
      </w:pPr>
    </w:p>
    <w:p w14:paraId="16600250" w14:textId="77777777" w:rsidR="00C526BA" w:rsidRPr="00DB397A" w:rsidRDefault="00C526BA" w:rsidP="00C526BA">
      <w:pPr>
        <w:spacing w:before="100" w:beforeAutospacing="1" w:after="100" w:afterAutospacing="1" w:line="240" w:lineRule="auto"/>
        <w:ind w:left="720"/>
        <w:rPr>
          <w:ins w:id="3724" w:author="SHAHZAIB KHAN" w:date="2026-10-07T20:44:00Z"/>
          <w:rFonts w:ascii="Times New Roman" w:eastAsia="Times New Roman" w:hAnsi="Times New Roman" w:cs="Times New Roman"/>
          <w:b/>
          <w:bCs/>
          <w:color w:val="FF0000"/>
          <w:sz w:val="36"/>
          <w:szCs w:val="36"/>
          <w:u w:val="single"/>
        </w:rPr>
      </w:pPr>
    </w:p>
    <w:p w14:paraId="7C45679D" w14:textId="77777777" w:rsidR="00C526BA" w:rsidRPr="00DB397A" w:rsidRDefault="00C526BA" w:rsidP="00C526BA">
      <w:pPr>
        <w:spacing w:before="100" w:beforeAutospacing="1" w:after="100" w:afterAutospacing="1" w:line="240" w:lineRule="auto"/>
        <w:ind w:left="720"/>
        <w:rPr>
          <w:ins w:id="3725" w:author="SHAHZAIB KHAN" w:date="2026-10-07T22:09:00Z"/>
          <w:rFonts w:ascii="Times New Roman" w:eastAsia="Times New Roman" w:hAnsi="Times New Roman" w:cs="Times New Roman"/>
          <w:b/>
          <w:bCs/>
          <w:color w:val="FF0000"/>
          <w:sz w:val="36"/>
          <w:szCs w:val="36"/>
          <w:u w:val="single"/>
        </w:rPr>
      </w:pPr>
    </w:p>
    <w:p w14:paraId="0F71007B" w14:textId="77777777" w:rsidR="00C726F4" w:rsidRPr="00DB397A" w:rsidRDefault="00C726F4" w:rsidP="00C526BA">
      <w:pPr>
        <w:spacing w:before="100" w:beforeAutospacing="1" w:after="100" w:afterAutospacing="1" w:line="240" w:lineRule="auto"/>
        <w:ind w:left="720"/>
        <w:rPr>
          <w:ins w:id="3726" w:author="SHAHZAIB KHAN" w:date="2026-10-07T22:09:00Z"/>
          <w:rFonts w:ascii="Times New Roman" w:eastAsia="Times New Roman" w:hAnsi="Times New Roman" w:cs="Times New Roman"/>
          <w:b/>
          <w:bCs/>
          <w:color w:val="FF0000"/>
          <w:sz w:val="36"/>
          <w:szCs w:val="36"/>
          <w:u w:val="single"/>
        </w:rPr>
      </w:pPr>
    </w:p>
    <w:p w14:paraId="2928171A" w14:textId="77777777" w:rsidR="00C726F4" w:rsidRPr="00DB397A" w:rsidRDefault="00C726F4" w:rsidP="00C526BA">
      <w:pPr>
        <w:spacing w:before="100" w:beforeAutospacing="1" w:after="100" w:afterAutospacing="1" w:line="240" w:lineRule="auto"/>
        <w:ind w:left="720"/>
        <w:rPr>
          <w:ins w:id="3727" w:author="SHAHZAIB KHAN" w:date="2026-10-07T20:44:00Z"/>
          <w:rFonts w:ascii="Times New Roman" w:eastAsia="Times New Roman" w:hAnsi="Times New Roman" w:cs="Times New Roman"/>
          <w:b/>
          <w:bCs/>
          <w:color w:val="FF0000"/>
          <w:sz w:val="36"/>
          <w:szCs w:val="36"/>
          <w:u w:val="single"/>
        </w:rPr>
      </w:pPr>
    </w:p>
    <w:p w14:paraId="0DA4E6DA" w14:textId="515EDF07" w:rsidR="00C526BA" w:rsidRPr="00DB397A" w:rsidRDefault="006C3D66" w:rsidP="00C526BA">
      <w:pPr>
        <w:spacing w:before="100" w:beforeAutospacing="1" w:after="100" w:afterAutospacing="1" w:line="240" w:lineRule="auto"/>
        <w:ind w:left="720"/>
        <w:rPr>
          <w:ins w:id="3728" w:author="SHAHZAIB KHAN" w:date="2026-10-07T21:13:00Z"/>
          <w:rFonts w:ascii="Times New Roman" w:eastAsia="Times New Roman" w:hAnsi="Times New Roman" w:cs="Times New Roman"/>
          <w:b/>
          <w:bCs/>
          <w:color w:val="FF0000"/>
          <w:sz w:val="36"/>
          <w:szCs w:val="36"/>
          <w:u w:val="single"/>
        </w:rPr>
      </w:pPr>
      <w:ins w:id="3729" w:author="SHAHZAIB KHAN" w:date="2026-10-07T21:13:00Z">
        <w:r w:rsidRPr="00DB397A">
          <w:rPr>
            <w:rFonts w:ascii="Times New Roman" w:eastAsia="Times New Roman" w:hAnsi="Times New Roman" w:cs="Times New Roman"/>
            <w:b/>
            <w:bCs/>
            <w:color w:val="FF0000"/>
            <w:sz w:val="36"/>
            <w:szCs w:val="36"/>
            <w:u w:val="single"/>
          </w:rPr>
          <w:t>System Sequence Diagram</w:t>
        </w:r>
      </w:ins>
    </w:p>
    <w:p w14:paraId="56CEA6A6" w14:textId="1AC623D4" w:rsidR="006C3D66" w:rsidRPr="00DB397A" w:rsidRDefault="006C3D66" w:rsidP="00C526BA">
      <w:pPr>
        <w:spacing w:before="100" w:beforeAutospacing="1" w:after="100" w:afterAutospacing="1" w:line="240" w:lineRule="auto"/>
        <w:ind w:left="720"/>
        <w:rPr>
          <w:ins w:id="3730" w:author="SHAHZAIB KHAN" w:date="2026-10-07T20:44:00Z"/>
          <w:rFonts w:ascii="Times New Roman" w:eastAsia="Times New Roman" w:hAnsi="Times New Roman" w:cs="Times New Roman"/>
          <w:b/>
          <w:bCs/>
          <w:color w:val="FF0000"/>
          <w:sz w:val="36"/>
          <w:szCs w:val="36"/>
          <w:u w:val="single"/>
        </w:rPr>
      </w:pPr>
      <w:ins w:id="3731" w:author="SHAHZAIB KHAN" w:date="2026-10-07T21:17:00Z">
        <w:r w:rsidRPr="00DB397A">
          <w:rPr>
            <w:rFonts w:ascii="Times New Roman" w:eastAsia="Times New Roman" w:hAnsi="Times New Roman" w:cs="Times New Roman"/>
            <w:b/>
            <w:bCs/>
            <w:noProof/>
            <w:color w:val="FF0000"/>
            <w:sz w:val="36"/>
            <w:szCs w:val="36"/>
            <w:u w:val="single"/>
          </w:rPr>
          <w:lastRenderedPageBreak/>
          <w:drawing>
            <wp:inline distT="0" distB="0" distL="0" distR="0" wp14:anchorId="3E593EB4" wp14:editId="0528BC47">
              <wp:extent cx="5065269" cy="4695825"/>
              <wp:effectExtent l="0" t="0" r="2540" b="0"/>
              <wp:docPr id="211819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6337" name="Picture 2118196337"/>
                      <pic:cNvPicPr/>
                    </pic:nvPicPr>
                    <pic:blipFill>
                      <a:blip r:embed="rId12">
                        <a:extLst>
                          <a:ext uri="{28A0092B-C50C-407E-A947-70E740481C1C}">
                            <a14:useLocalDpi xmlns:a14="http://schemas.microsoft.com/office/drawing/2010/main" val="0"/>
                          </a:ext>
                        </a:extLst>
                      </a:blip>
                      <a:stretch>
                        <a:fillRect/>
                      </a:stretch>
                    </pic:blipFill>
                    <pic:spPr>
                      <a:xfrm>
                        <a:off x="0" y="0"/>
                        <a:ext cx="5066110" cy="4696605"/>
                      </a:xfrm>
                      <a:prstGeom prst="rect">
                        <a:avLst/>
                      </a:prstGeom>
                    </pic:spPr>
                  </pic:pic>
                </a:graphicData>
              </a:graphic>
            </wp:inline>
          </w:drawing>
        </w:r>
      </w:ins>
    </w:p>
    <w:p w14:paraId="0A38F391" w14:textId="77777777" w:rsidR="00C526BA" w:rsidRPr="00DB397A" w:rsidRDefault="00C526BA" w:rsidP="00C526BA">
      <w:pPr>
        <w:spacing w:before="100" w:beforeAutospacing="1" w:after="100" w:afterAutospacing="1" w:line="240" w:lineRule="auto"/>
        <w:ind w:left="720"/>
        <w:rPr>
          <w:ins w:id="3732" w:author="SHAHZAIB KHAN" w:date="2026-10-07T20:44:00Z"/>
          <w:rFonts w:ascii="Times New Roman" w:eastAsia="Times New Roman" w:hAnsi="Times New Roman" w:cs="Times New Roman"/>
          <w:b/>
          <w:bCs/>
          <w:color w:val="FF0000"/>
          <w:sz w:val="36"/>
          <w:szCs w:val="36"/>
          <w:u w:val="single"/>
        </w:rPr>
      </w:pPr>
    </w:p>
    <w:p w14:paraId="45E4C842" w14:textId="77777777" w:rsidR="00C526BA" w:rsidRPr="00DB397A" w:rsidRDefault="00C526BA" w:rsidP="00C526BA">
      <w:pPr>
        <w:spacing w:before="100" w:beforeAutospacing="1" w:after="100" w:afterAutospacing="1" w:line="240" w:lineRule="auto"/>
        <w:ind w:left="720"/>
        <w:rPr>
          <w:ins w:id="3733" w:author="SHAHZAIB KHAN" w:date="2026-10-07T20:44:00Z"/>
          <w:rFonts w:ascii="Times New Roman" w:eastAsia="Times New Roman" w:hAnsi="Times New Roman" w:cs="Times New Roman"/>
          <w:b/>
          <w:bCs/>
          <w:color w:val="FF0000"/>
          <w:sz w:val="36"/>
          <w:szCs w:val="36"/>
          <w:u w:val="single"/>
        </w:rPr>
      </w:pPr>
    </w:p>
    <w:p w14:paraId="74E369DC" w14:textId="77777777" w:rsidR="00C526BA" w:rsidRPr="00DB397A" w:rsidRDefault="00C526BA" w:rsidP="00C526BA">
      <w:pPr>
        <w:spacing w:before="100" w:beforeAutospacing="1" w:after="100" w:afterAutospacing="1" w:line="240" w:lineRule="auto"/>
        <w:ind w:left="720"/>
        <w:rPr>
          <w:ins w:id="3734" w:author="SHAHZAIB KHAN" w:date="2026-10-07T20:44:00Z"/>
          <w:rFonts w:ascii="Times New Roman" w:eastAsia="Times New Roman" w:hAnsi="Times New Roman" w:cs="Times New Roman"/>
          <w:b/>
          <w:bCs/>
          <w:color w:val="FF0000"/>
          <w:sz w:val="36"/>
          <w:szCs w:val="36"/>
          <w:u w:val="single"/>
        </w:rPr>
      </w:pPr>
    </w:p>
    <w:p w14:paraId="53610D9D" w14:textId="77777777" w:rsidR="00C526BA" w:rsidRPr="00DB397A" w:rsidRDefault="00C526BA" w:rsidP="00C526BA">
      <w:pPr>
        <w:spacing w:before="100" w:beforeAutospacing="1" w:after="100" w:afterAutospacing="1" w:line="240" w:lineRule="auto"/>
        <w:ind w:left="720"/>
        <w:rPr>
          <w:ins w:id="3735" w:author="SHAHZAIB KHAN" w:date="2026-10-07T20:44:00Z"/>
          <w:rFonts w:ascii="Times New Roman" w:eastAsia="Times New Roman" w:hAnsi="Times New Roman" w:cs="Times New Roman"/>
          <w:b/>
          <w:bCs/>
          <w:color w:val="FF0000"/>
          <w:sz w:val="36"/>
          <w:szCs w:val="36"/>
          <w:u w:val="single"/>
        </w:rPr>
      </w:pPr>
    </w:p>
    <w:p w14:paraId="4D542111" w14:textId="77777777" w:rsidR="00C526BA" w:rsidRPr="00DB397A" w:rsidRDefault="00C526BA" w:rsidP="00C526BA">
      <w:pPr>
        <w:spacing w:before="100" w:beforeAutospacing="1" w:after="100" w:afterAutospacing="1" w:line="240" w:lineRule="auto"/>
        <w:ind w:left="720"/>
        <w:rPr>
          <w:ins w:id="3736" w:author="SHAHZAIB KHAN" w:date="2026-10-07T20:44:00Z"/>
          <w:rFonts w:ascii="Times New Roman" w:eastAsia="Times New Roman" w:hAnsi="Times New Roman" w:cs="Times New Roman"/>
          <w:b/>
          <w:bCs/>
          <w:color w:val="FF0000"/>
          <w:sz w:val="36"/>
          <w:szCs w:val="36"/>
          <w:u w:val="single"/>
        </w:rPr>
      </w:pPr>
    </w:p>
    <w:p w14:paraId="2F856BA2" w14:textId="77777777" w:rsidR="00C526BA" w:rsidRPr="00DB397A" w:rsidRDefault="00C526BA" w:rsidP="00C526BA">
      <w:pPr>
        <w:spacing w:before="100" w:beforeAutospacing="1" w:after="100" w:afterAutospacing="1" w:line="240" w:lineRule="auto"/>
        <w:ind w:left="720"/>
        <w:rPr>
          <w:ins w:id="3737" w:author="SHAHZAIB KHAN" w:date="2026-10-07T20:44:00Z"/>
          <w:rFonts w:ascii="Times New Roman" w:eastAsia="Times New Roman" w:hAnsi="Times New Roman" w:cs="Times New Roman"/>
          <w:b/>
          <w:bCs/>
          <w:color w:val="FF0000"/>
          <w:sz w:val="36"/>
          <w:szCs w:val="36"/>
          <w:u w:val="single"/>
        </w:rPr>
      </w:pPr>
    </w:p>
    <w:p w14:paraId="2C7EF341" w14:textId="77777777" w:rsidR="00C526BA" w:rsidRPr="00DB397A" w:rsidRDefault="00C526BA" w:rsidP="00C526BA">
      <w:pPr>
        <w:spacing w:before="100" w:beforeAutospacing="1" w:after="100" w:afterAutospacing="1" w:line="240" w:lineRule="auto"/>
        <w:ind w:left="720"/>
        <w:rPr>
          <w:ins w:id="3738" w:author="SHAHZAIB KHAN" w:date="2026-10-07T20:44:00Z"/>
          <w:rFonts w:ascii="Times New Roman" w:eastAsia="Times New Roman" w:hAnsi="Times New Roman" w:cs="Times New Roman"/>
          <w:b/>
          <w:bCs/>
          <w:color w:val="FF0000"/>
          <w:sz w:val="36"/>
          <w:szCs w:val="36"/>
          <w:u w:val="single"/>
        </w:rPr>
      </w:pPr>
    </w:p>
    <w:p w14:paraId="1D46D071" w14:textId="6A0EF560" w:rsidR="00C526BA" w:rsidRPr="00DB397A" w:rsidRDefault="006C3D66" w:rsidP="00C526BA">
      <w:pPr>
        <w:spacing w:before="100" w:beforeAutospacing="1" w:after="100" w:afterAutospacing="1" w:line="240" w:lineRule="auto"/>
        <w:ind w:left="720"/>
        <w:rPr>
          <w:ins w:id="3739" w:author="SHAHZAIB KHAN" w:date="2026-10-07T20:44:00Z"/>
          <w:rFonts w:ascii="Times New Roman" w:eastAsia="Times New Roman" w:hAnsi="Times New Roman" w:cs="Times New Roman"/>
          <w:b/>
          <w:bCs/>
          <w:color w:val="FF0000"/>
          <w:sz w:val="36"/>
          <w:szCs w:val="36"/>
          <w:u w:val="single"/>
        </w:rPr>
      </w:pPr>
      <w:ins w:id="3740" w:author="SHAHZAIB KHAN" w:date="2026-10-07T21:23:00Z">
        <w:r w:rsidRPr="00DB397A">
          <w:rPr>
            <w:rFonts w:ascii="Times New Roman" w:eastAsia="Times New Roman" w:hAnsi="Times New Roman" w:cs="Times New Roman"/>
            <w:b/>
            <w:bCs/>
            <w:noProof/>
            <w:color w:val="FF0000"/>
            <w:sz w:val="36"/>
            <w:szCs w:val="36"/>
            <w:u w:val="single"/>
          </w:rPr>
          <w:lastRenderedPageBreak/>
          <w:drawing>
            <wp:inline distT="0" distB="0" distL="0" distR="0" wp14:anchorId="5AE851B8" wp14:editId="6F5A0E4F">
              <wp:extent cx="3943350" cy="4086225"/>
              <wp:effectExtent l="0" t="0" r="0" b="9525"/>
              <wp:docPr id="1652632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32073" name="Picture 1652632073"/>
                      <pic:cNvPicPr/>
                    </pic:nvPicPr>
                    <pic:blipFill>
                      <a:blip r:embed="rId13">
                        <a:extLst>
                          <a:ext uri="{28A0092B-C50C-407E-A947-70E740481C1C}">
                            <a14:useLocalDpi xmlns:a14="http://schemas.microsoft.com/office/drawing/2010/main" val="0"/>
                          </a:ext>
                        </a:extLst>
                      </a:blip>
                      <a:stretch>
                        <a:fillRect/>
                      </a:stretch>
                    </pic:blipFill>
                    <pic:spPr>
                      <a:xfrm>
                        <a:off x="0" y="0"/>
                        <a:ext cx="3943350" cy="4086225"/>
                      </a:xfrm>
                      <a:prstGeom prst="rect">
                        <a:avLst/>
                      </a:prstGeom>
                    </pic:spPr>
                  </pic:pic>
                </a:graphicData>
              </a:graphic>
            </wp:inline>
          </w:drawing>
        </w:r>
      </w:ins>
    </w:p>
    <w:p w14:paraId="40B751FF" w14:textId="77777777" w:rsidR="00C526BA" w:rsidRPr="00DB397A" w:rsidRDefault="00C526BA" w:rsidP="00C526BA">
      <w:pPr>
        <w:spacing w:before="100" w:beforeAutospacing="1" w:after="100" w:afterAutospacing="1" w:line="240" w:lineRule="auto"/>
        <w:ind w:left="720"/>
        <w:rPr>
          <w:ins w:id="3741" w:author="SHAHZAIB KHAN" w:date="2026-10-07T20:44:00Z"/>
          <w:rFonts w:ascii="Times New Roman" w:eastAsia="Times New Roman" w:hAnsi="Times New Roman" w:cs="Times New Roman"/>
          <w:b/>
          <w:bCs/>
          <w:color w:val="FF0000"/>
          <w:sz w:val="36"/>
          <w:szCs w:val="36"/>
          <w:u w:val="single"/>
        </w:rPr>
      </w:pPr>
    </w:p>
    <w:p w14:paraId="53D18066" w14:textId="77777777" w:rsidR="00C526BA" w:rsidRPr="00DB397A" w:rsidRDefault="00C526BA" w:rsidP="00C526BA">
      <w:pPr>
        <w:spacing w:before="100" w:beforeAutospacing="1" w:after="100" w:afterAutospacing="1" w:line="240" w:lineRule="auto"/>
        <w:ind w:left="720"/>
        <w:rPr>
          <w:ins w:id="3742" w:author="SHAHZAIB KHAN" w:date="2026-10-07T20:44:00Z"/>
          <w:rFonts w:ascii="Times New Roman" w:eastAsia="Times New Roman" w:hAnsi="Times New Roman" w:cs="Times New Roman"/>
          <w:b/>
          <w:bCs/>
          <w:color w:val="FF0000"/>
          <w:sz w:val="36"/>
          <w:szCs w:val="36"/>
          <w:u w:val="single"/>
        </w:rPr>
      </w:pPr>
    </w:p>
    <w:p w14:paraId="27379DF3" w14:textId="77777777" w:rsidR="00C526BA" w:rsidRPr="00DB397A" w:rsidRDefault="00C526BA" w:rsidP="00C526BA">
      <w:pPr>
        <w:spacing w:before="100" w:beforeAutospacing="1" w:after="100" w:afterAutospacing="1" w:line="240" w:lineRule="auto"/>
        <w:ind w:left="720"/>
        <w:rPr>
          <w:ins w:id="3743" w:author="SHAHZAIB KHAN" w:date="2026-10-07T20:44:00Z"/>
          <w:rFonts w:ascii="Times New Roman" w:eastAsia="Times New Roman" w:hAnsi="Times New Roman" w:cs="Times New Roman"/>
          <w:b/>
          <w:bCs/>
          <w:color w:val="FF0000"/>
          <w:sz w:val="36"/>
          <w:szCs w:val="36"/>
          <w:u w:val="single"/>
        </w:rPr>
      </w:pPr>
    </w:p>
    <w:p w14:paraId="1BB34567" w14:textId="77777777" w:rsidR="00C526BA" w:rsidRPr="00DB397A" w:rsidRDefault="00C526BA" w:rsidP="00C526BA">
      <w:pPr>
        <w:spacing w:before="100" w:beforeAutospacing="1" w:after="100" w:afterAutospacing="1" w:line="240" w:lineRule="auto"/>
        <w:ind w:left="720"/>
        <w:rPr>
          <w:ins w:id="3744" w:author="SHAHZAIB KHAN" w:date="2026-10-07T20:44:00Z"/>
          <w:rFonts w:ascii="Times New Roman" w:eastAsia="Times New Roman" w:hAnsi="Times New Roman" w:cs="Times New Roman"/>
          <w:b/>
          <w:bCs/>
          <w:color w:val="FF0000"/>
          <w:sz w:val="36"/>
          <w:szCs w:val="36"/>
          <w:u w:val="single"/>
        </w:rPr>
      </w:pPr>
    </w:p>
    <w:p w14:paraId="477A36E4" w14:textId="77777777" w:rsidR="00C526BA" w:rsidRPr="00DB397A" w:rsidRDefault="00C526BA" w:rsidP="00C526BA">
      <w:pPr>
        <w:spacing w:before="100" w:beforeAutospacing="1" w:after="100" w:afterAutospacing="1" w:line="240" w:lineRule="auto"/>
        <w:ind w:left="720"/>
        <w:rPr>
          <w:ins w:id="3745" w:author="SHAHZAIB KHAN" w:date="2026-10-07T20:44:00Z"/>
          <w:rFonts w:ascii="Times New Roman" w:eastAsia="Times New Roman" w:hAnsi="Times New Roman" w:cs="Times New Roman"/>
          <w:b/>
          <w:bCs/>
          <w:color w:val="FF0000"/>
          <w:sz w:val="36"/>
          <w:szCs w:val="36"/>
          <w:u w:val="single"/>
        </w:rPr>
      </w:pPr>
    </w:p>
    <w:p w14:paraId="3698A4B1" w14:textId="77777777" w:rsidR="00C526BA" w:rsidRPr="00DB397A" w:rsidRDefault="00C526BA" w:rsidP="00C526BA">
      <w:pPr>
        <w:spacing w:before="100" w:beforeAutospacing="1" w:after="100" w:afterAutospacing="1" w:line="240" w:lineRule="auto"/>
        <w:ind w:left="720"/>
        <w:rPr>
          <w:ins w:id="3746" w:author="SHAHZAIB KHAN" w:date="2026-10-07T20:44:00Z"/>
          <w:rFonts w:ascii="Times New Roman" w:eastAsia="Times New Roman" w:hAnsi="Times New Roman" w:cs="Times New Roman"/>
          <w:b/>
          <w:bCs/>
          <w:color w:val="FF0000"/>
          <w:sz w:val="36"/>
          <w:szCs w:val="36"/>
          <w:u w:val="single"/>
        </w:rPr>
      </w:pPr>
    </w:p>
    <w:p w14:paraId="18F2E84E" w14:textId="77777777" w:rsidR="00C526BA" w:rsidRPr="00DB397A" w:rsidRDefault="00C526BA" w:rsidP="00C526BA">
      <w:pPr>
        <w:spacing w:before="100" w:beforeAutospacing="1" w:after="100" w:afterAutospacing="1" w:line="240" w:lineRule="auto"/>
        <w:ind w:left="720"/>
        <w:rPr>
          <w:ins w:id="3747" w:author="SHAHZAIB KHAN" w:date="2026-10-07T20:44:00Z"/>
          <w:rFonts w:ascii="Times New Roman" w:eastAsia="Times New Roman" w:hAnsi="Times New Roman" w:cs="Times New Roman"/>
          <w:b/>
          <w:bCs/>
          <w:color w:val="FF0000"/>
          <w:sz w:val="36"/>
          <w:szCs w:val="36"/>
          <w:u w:val="single"/>
        </w:rPr>
      </w:pPr>
    </w:p>
    <w:p w14:paraId="39C6AF2F" w14:textId="77777777" w:rsidR="00C526BA" w:rsidRPr="00DB397A" w:rsidRDefault="00C526BA" w:rsidP="00C526BA">
      <w:pPr>
        <w:spacing w:before="100" w:beforeAutospacing="1" w:after="100" w:afterAutospacing="1" w:line="240" w:lineRule="auto"/>
        <w:ind w:left="720"/>
        <w:rPr>
          <w:ins w:id="3748" w:author="SHAHZAIB KHAN" w:date="2026-10-07T20:44:00Z"/>
          <w:rFonts w:ascii="Times New Roman" w:eastAsia="Times New Roman" w:hAnsi="Times New Roman" w:cs="Times New Roman"/>
          <w:b/>
          <w:bCs/>
          <w:color w:val="FF0000"/>
          <w:sz w:val="36"/>
          <w:szCs w:val="36"/>
          <w:u w:val="single"/>
        </w:rPr>
      </w:pPr>
    </w:p>
    <w:p w14:paraId="163B766B" w14:textId="77777777" w:rsidR="00C526BA" w:rsidRPr="00DB397A" w:rsidRDefault="00C526BA" w:rsidP="00C526BA">
      <w:pPr>
        <w:spacing w:before="100" w:beforeAutospacing="1" w:after="100" w:afterAutospacing="1" w:line="240" w:lineRule="auto"/>
        <w:ind w:left="720"/>
        <w:rPr>
          <w:ins w:id="3749" w:author="SHAHZAIB KHAN" w:date="2026-10-07T20:44:00Z"/>
          <w:rFonts w:ascii="Times New Roman" w:eastAsia="Times New Roman" w:hAnsi="Times New Roman" w:cs="Times New Roman"/>
          <w:b/>
          <w:bCs/>
          <w:color w:val="FF0000"/>
          <w:sz w:val="36"/>
          <w:szCs w:val="36"/>
          <w:u w:val="single"/>
        </w:rPr>
      </w:pPr>
    </w:p>
    <w:p w14:paraId="023AA045" w14:textId="77777777" w:rsidR="00C526BA" w:rsidRPr="00DB397A" w:rsidRDefault="00C526BA" w:rsidP="00C526BA">
      <w:pPr>
        <w:spacing w:before="100" w:beforeAutospacing="1" w:after="100" w:afterAutospacing="1" w:line="240" w:lineRule="auto"/>
        <w:ind w:left="720"/>
        <w:rPr>
          <w:ins w:id="3750" w:author="SHAHZAIB KHAN" w:date="2026-10-07T21:23:00Z"/>
          <w:rFonts w:ascii="Times New Roman" w:eastAsia="Times New Roman" w:hAnsi="Times New Roman" w:cs="Times New Roman"/>
          <w:b/>
          <w:bCs/>
          <w:color w:val="FF0000"/>
          <w:sz w:val="36"/>
          <w:szCs w:val="36"/>
          <w:u w:val="single"/>
        </w:rPr>
      </w:pPr>
    </w:p>
    <w:p w14:paraId="17894950" w14:textId="77777777" w:rsidR="005D1215" w:rsidRPr="00DB397A" w:rsidRDefault="005D1215" w:rsidP="00C526BA">
      <w:pPr>
        <w:spacing w:before="100" w:beforeAutospacing="1" w:after="100" w:afterAutospacing="1" w:line="240" w:lineRule="auto"/>
        <w:ind w:left="720"/>
        <w:rPr>
          <w:ins w:id="3751" w:author="SHAHZAIB KHAN" w:date="2026-10-07T21:23:00Z"/>
          <w:rFonts w:ascii="Times New Roman" w:eastAsia="Times New Roman" w:hAnsi="Times New Roman" w:cs="Times New Roman"/>
          <w:b/>
          <w:bCs/>
          <w:color w:val="FF0000"/>
          <w:sz w:val="36"/>
          <w:szCs w:val="36"/>
          <w:u w:val="single"/>
        </w:rPr>
      </w:pPr>
    </w:p>
    <w:p w14:paraId="4AA46EDB" w14:textId="6F10CA21" w:rsidR="005D1215" w:rsidRPr="00DB397A" w:rsidRDefault="005D1215" w:rsidP="00C526BA">
      <w:pPr>
        <w:spacing w:before="100" w:beforeAutospacing="1" w:after="100" w:afterAutospacing="1" w:line="240" w:lineRule="auto"/>
        <w:ind w:left="720"/>
        <w:rPr>
          <w:ins w:id="3752" w:author="SHAHZAIB KHAN" w:date="2026-10-07T20:44:00Z"/>
          <w:rFonts w:ascii="Times New Roman" w:eastAsia="Times New Roman" w:hAnsi="Times New Roman" w:cs="Times New Roman"/>
          <w:b/>
          <w:bCs/>
          <w:color w:val="FF0000"/>
          <w:sz w:val="36"/>
          <w:szCs w:val="36"/>
          <w:u w:val="single"/>
        </w:rPr>
      </w:pPr>
      <w:bookmarkStart w:id="3753" w:name="_GoBack"/>
      <w:bookmarkEnd w:id="3753"/>
      <w:ins w:id="3754" w:author="SHAHZAIB KHAN" w:date="2026-10-07T21:24:00Z">
        <w:r w:rsidRPr="00DB397A">
          <w:rPr>
            <w:rFonts w:ascii="Times New Roman" w:eastAsia="Times New Roman" w:hAnsi="Times New Roman" w:cs="Times New Roman"/>
            <w:b/>
            <w:bCs/>
            <w:noProof/>
            <w:color w:val="FF0000"/>
            <w:sz w:val="36"/>
            <w:szCs w:val="36"/>
            <w:u w:val="single"/>
          </w:rPr>
          <w:drawing>
            <wp:inline distT="0" distB="0" distL="0" distR="0" wp14:anchorId="72274221" wp14:editId="7528E483">
              <wp:extent cx="4286250" cy="4514850"/>
              <wp:effectExtent l="0" t="0" r="0" b="0"/>
              <wp:docPr id="216157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57551" name="Picture 216157551"/>
                      <pic:cNvPicPr/>
                    </pic:nvPicPr>
                    <pic:blipFill>
                      <a:blip r:embed="rId14">
                        <a:extLst>
                          <a:ext uri="{28A0092B-C50C-407E-A947-70E740481C1C}">
                            <a14:useLocalDpi xmlns:a14="http://schemas.microsoft.com/office/drawing/2010/main" val="0"/>
                          </a:ext>
                        </a:extLst>
                      </a:blip>
                      <a:stretch>
                        <a:fillRect/>
                      </a:stretch>
                    </pic:blipFill>
                    <pic:spPr>
                      <a:xfrm>
                        <a:off x="0" y="0"/>
                        <a:ext cx="4286250" cy="4514850"/>
                      </a:xfrm>
                      <a:prstGeom prst="rect">
                        <a:avLst/>
                      </a:prstGeom>
                    </pic:spPr>
                  </pic:pic>
                </a:graphicData>
              </a:graphic>
            </wp:inline>
          </w:drawing>
        </w:r>
      </w:ins>
    </w:p>
    <w:p w14:paraId="1E232FCA" w14:textId="77777777" w:rsidR="00C526BA" w:rsidRPr="00DB397A" w:rsidRDefault="00C526BA" w:rsidP="00C526BA">
      <w:pPr>
        <w:spacing w:before="100" w:beforeAutospacing="1" w:after="100" w:afterAutospacing="1" w:line="240" w:lineRule="auto"/>
        <w:ind w:left="720"/>
        <w:rPr>
          <w:ins w:id="3755" w:author="SHAHZAIB KHAN" w:date="2026-10-07T20:44:00Z"/>
          <w:rFonts w:ascii="Times New Roman" w:eastAsia="Times New Roman" w:hAnsi="Times New Roman" w:cs="Times New Roman"/>
          <w:b/>
          <w:bCs/>
          <w:color w:val="FF0000"/>
          <w:sz w:val="36"/>
          <w:szCs w:val="36"/>
          <w:u w:val="single"/>
        </w:rPr>
      </w:pPr>
    </w:p>
    <w:p w14:paraId="46ED1F1E" w14:textId="77777777" w:rsidR="00C526BA" w:rsidRPr="00DB397A" w:rsidRDefault="00C526BA" w:rsidP="00C526BA">
      <w:pPr>
        <w:spacing w:before="100" w:beforeAutospacing="1" w:after="100" w:afterAutospacing="1" w:line="240" w:lineRule="auto"/>
        <w:ind w:left="720"/>
        <w:rPr>
          <w:ins w:id="3756" w:author="SHAHZAIB KHAN" w:date="2026-10-07T20:44:00Z"/>
          <w:rFonts w:ascii="Times New Roman" w:eastAsia="Times New Roman" w:hAnsi="Times New Roman" w:cs="Times New Roman"/>
          <w:b/>
          <w:bCs/>
          <w:color w:val="FF0000"/>
          <w:sz w:val="36"/>
          <w:szCs w:val="36"/>
          <w:u w:val="single"/>
        </w:rPr>
      </w:pPr>
    </w:p>
    <w:p w14:paraId="3AF0375B" w14:textId="77777777" w:rsidR="00C526BA" w:rsidRPr="00DB397A" w:rsidRDefault="00C526BA" w:rsidP="1A775A4C">
      <w:pPr>
        <w:spacing w:before="100" w:beforeAutospacing="1" w:after="100" w:afterAutospacing="1" w:line="240" w:lineRule="auto"/>
        <w:ind w:left="720"/>
        <w:rPr>
          <w:ins w:id="3757" w:author="SHAHZAIB KHAN" w:date="2026-10-07T20:43:00Z"/>
          <w:rFonts w:ascii="Times New Roman" w:eastAsia="Times New Roman" w:hAnsi="Times New Roman" w:cs="Times New Roman"/>
          <w:b/>
          <w:bCs/>
          <w:color w:val="FF0000"/>
          <w:sz w:val="36"/>
          <w:szCs w:val="36"/>
          <w:u w:val="single"/>
        </w:rPr>
      </w:pPr>
    </w:p>
    <w:p w14:paraId="4B083416" w14:textId="77777777" w:rsidR="00C526BA" w:rsidRPr="00DB397A" w:rsidRDefault="00C526BA" w:rsidP="1A775A4C">
      <w:pPr>
        <w:spacing w:before="100" w:beforeAutospacing="1" w:after="100" w:afterAutospacing="1" w:line="240" w:lineRule="auto"/>
        <w:ind w:left="720"/>
        <w:rPr>
          <w:ins w:id="3758" w:author="SHAHZAIB KHAN" w:date="2026-10-07T21:49:00Z"/>
          <w:rFonts w:ascii="Times New Roman" w:eastAsia="Times New Roman" w:hAnsi="Times New Roman" w:cs="Times New Roman"/>
          <w:b/>
          <w:bCs/>
          <w:color w:val="FF0000"/>
          <w:sz w:val="36"/>
          <w:szCs w:val="36"/>
          <w:u w:val="single"/>
        </w:rPr>
      </w:pPr>
    </w:p>
    <w:p w14:paraId="2FAF5008" w14:textId="77777777" w:rsidR="000F180E" w:rsidRPr="00DB397A" w:rsidRDefault="000F180E" w:rsidP="1A775A4C">
      <w:pPr>
        <w:spacing w:before="100" w:beforeAutospacing="1" w:after="100" w:afterAutospacing="1" w:line="240" w:lineRule="auto"/>
        <w:ind w:left="720"/>
        <w:rPr>
          <w:ins w:id="3759" w:author="SHAHZAIB KHAN" w:date="2026-10-07T21:49:00Z"/>
          <w:rFonts w:ascii="Times New Roman" w:eastAsia="Times New Roman" w:hAnsi="Times New Roman" w:cs="Times New Roman"/>
          <w:b/>
          <w:bCs/>
          <w:color w:val="FF0000"/>
          <w:sz w:val="36"/>
          <w:szCs w:val="36"/>
          <w:u w:val="single"/>
        </w:rPr>
      </w:pPr>
    </w:p>
    <w:p w14:paraId="042878D9" w14:textId="228C72C4" w:rsidR="000F180E" w:rsidRPr="00DB397A" w:rsidRDefault="000F180E" w:rsidP="1A775A4C">
      <w:pPr>
        <w:spacing w:before="100" w:beforeAutospacing="1" w:after="100" w:afterAutospacing="1" w:line="240" w:lineRule="auto"/>
        <w:ind w:left="720"/>
        <w:rPr>
          <w:ins w:id="3760" w:author="SHAHZAIB KHAN" w:date="2026-10-07T21:49:00Z"/>
          <w:rFonts w:ascii="Times New Roman" w:eastAsia="Times New Roman" w:hAnsi="Times New Roman" w:cs="Times New Roman"/>
          <w:b/>
          <w:bCs/>
          <w:color w:val="FF0000"/>
          <w:sz w:val="36"/>
          <w:szCs w:val="36"/>
          <w:u w:val="single"/>
        </w:rPr>
      </w:pPr>
      <w:ins w:id="3761" w:author="SHAHZAIB KHAN" w:date="2026-10-07T21:50:00Z">
        <w:r w:rsidRPr="00DB397A">
          <w:rPr>
            <w:rFonts w:ascii="Times New Roman" w:eastAsia="Times New Roman" w:hAnsi="Times New Roman" w:cs="Times New Roman"/>
            <w:b/>
            <w:bCs/>
            <w:noProof/>
            <w:color w:val="FF0000"/>
            <w:sz w:val="36"/>
            <w:szCs w:val="36"/>
            <w:u w:val="single"/>
          </w:rPr>
          <w:lastRenderedPageBreak/>
          <w:drawing>
            <wp:inline distT="0" distB="0" distL="0" distR="0" wp14:anchorId="011B9D0D" wp14:editId="514FFE18">
              <wp:extent cx="4981575" cy="4914900"/>
              <wp:effectExtent l="0" t="0" r="9525" b="0"/>
              <wp:docPr id="299358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58556" name="Picture 299358556"/>
                      <pic:cNvPicPr/>
                    </pic:nvPicPr>
                    <pic:blipFill>
                      <a:blip r:embed="rId15">
                        <a:extLst>
                          <a:ext uri="{28A0092B-C50C-407E-A947-70E740481C1C}">
                            <a14:useLocalDpi xmlns:a14="http://schemas.microsoft.com/office/drawing/2010/main" val="0"/>
                          </a:ext>
                        </a:extLst>
                      </a:blip>
                      <a:stretch>
                        <a:fillRect/>
                      </a:stretch>
                    </pic:blipFill>
                    <pic:spPr>
                      <a:xfrm>
                        <a:off x="0" y="0"/>
                        <a:ext cx="4981575" cy="4914900"/>
                      </a:xfrm>
                      <a:prstGeom prst="rect">
                        <a:avLst/>
                      </a:prstGeom>
                    </pic:spPr>
                  </pic:pic>
                </a:graphicData>
              </a:graphic>
            </wp:inline>
          </w:drawing>
        </w:r>
      </w:ins>
    </w:p>
    <w:p w14:paraId="25C246CF" w14:textId="77777777" w:rsidR="000F180E" w:rsidRPr="00DB397A" w:rsidRDefault="000F180E" w:rsidP="1A775A4C">
      <w:pPr>
        <w:spacing w:before="100" w:beforeAutospacing="1" w:after="100" w:afterAutospacing="1" w:line="240" w:lineRule="auto"/>
        <w:ind w:left="720"/>
        <w:rPr>
          <w:ins w:id="3762" w:author="SHAHZAIB KHAN" w:date="2026-10-07T21:49:00Z"/>
          <w:rFonts w:ascii="Times New Roman" w:eastAsia="Times New Roman" w:hAnsi="Times New Roman" w:cs="Times New Roman"/>
          <w:b/>
          <w:bCs/>
          <w:color w:val="FF0000"/>
          <w:sz w:val="36"/>
          <w:szCs w:val="36"/>
          <w:u w:val="single"/>
        </w:rPr>
      </w:pPr>
    </w:p>
    <w:p w14:paraId="1A64EADF" w14:textId="77777777" w:rsidR="000F180E" w:rsidRPr="00DB397A" w:rsidRDefault="000F180E" w:rsidP="1A775A4C">
      <w:pPr>
        <w:spacing w:before="100" w:beforeAutospacing="1" w:after="100" w:afterAutospacing="1" w:line="240" w:lineRule="auto"/>
        <w:ind w:left="720"/>
        <w:rPr>
          <w:ins w:id="3763" w:author="SHAHZAIB KHAN" w:date="2026-10-07T21:49:00Z"/>
          <w:rFonts w:ascii="Times New Roman" w:eastAsia="Times New Roman" w:hAnsi="Times New Roman" w:cs="Times New Roman"/>
          <w:b/>
          <w:bCs/>
          <w:color w:val="FF0000"/>
          <w:sz w:val="36"/>
          <w:szCs w:val="36"/>
          <w:u w:val="single"/>
        </w:rPr>
      </w:pPr>
    </w:p>
    <w:p w14:paraId="35A03109" w14:textId="77777777" w:rsidR="000F180E" w:rsidRPr="00DB397A" w:rsidRDefault="000F180E" w:rsidP="1A775A4C">
      <w:pPr>
        <w:spacing w:before="100" w:beforeAutospacing="1" w:after="100" w:afterAutospacing="1" w:line="240" w:lineRule="auto"/>
        <w:ind w:left="720"/>
        <w:rPr>
          <w:ins w:id="3764" w:author="SHAHZAIB KHAN" w:date="2026-10-07T21:49:00Z"/>
          <w:rFonts w:ascii="Times New Roman" w:eastAsia="Times New Roman" w:hAnsi="Times New Roman" w:cs="Times New Roman"/>
          <w:b/>
          <w:bCs/>
          <w:color w:val="FF0000"/>
          <w:sz w:val="36"/>
          <w:szCs w:val="36"/>
          <w:u w:val="single"/>
        </w:rPr>
      </w:pPr>
    </w:p>
    <w:p w14:paraId="5D806C38" w14:textId="77777777" w:rsidR="000F180E" w:rsidRPr="00DB397A" w:rsidRDefault="000F180E" w:rsidP="1A775A4C">
      <w:pPr>
        <w:spacing w:before="100" w:beforeAutospacing="1" w:after="100" w:afterAutospacing="1" w:line="240" w:lineRule="auto"/>
        <w:ind w:left="720"/>
        <w:rPr>
          <w:ins w:id="3765" w:author="SHAHZAIB KHAN" w:date="2026-10-07T21:49:00Z"/>
          <w:rFonts w:ascii="Times New Roman" w:eastAsia="Times New Roman" w:hAnsi="Times New Roman" w:cs="Times New Roman"/>
          <w:b/>
          <w:bCs/>
          <w:color w:val="FF0000"/>
          <w:sz w:val="36"/>
          <w:szCs w:val="36"/>
          <w:u w:val="single"/>
        </w:rPr>
      </w:pPr>
    </w:p>
    <w:p w14:paraId="70B27C2E" w14:textId="77777777" w:rsidR="000F180E" w:rsidRPr="00DB397A" w:rsidRDefault="000F180E" w:rsidP="1A775A4C">
      <w:pPr>
        <w:spacing w:before="100" w:beforeAutospacing="1" w:after="100" w:afterAutospacing="1" w:line="240" w:lineRule="auto"/>
        <w:ind w:left="720"/>
        <w:rPr>
          <w:ins w:id="3766" w:author="SHAHZAIB KHAN" w:date="2026-10-07T21:49:00Z"/>
          <w:rFonts w:ascii="Times New Roman" w:eastAsia="Times New Roman" w:hAnsi="Times New Roman" w:cs="Times New Roman"/>
          <w:b/>
          <w:bCs/>
          <w:color w:val="FF0000"/>
          <w:sz w:val="36"/>
          <w:szCs w:val="36"/>
          <w:u w:val="single"/>
        </w:rPr>
      </w:pPr>
    </w:p>
    <w:p w14:paraId="3C9412F7" w14:textId="77777777" w:rsidR="000F180E" w:rsidRPr="00DB397A" w:rsidRDefault="000F180E" w:rsidP="1A775A4C">
      <w:pPr>
        <w:spacing w:before="100" w:beforeAutospacing="1" w:after="100" w:afterAutospacing="1" w:line="240" w:lineRule="auto"/>
        <w:ind w:left="720"/>
        <w:rPr>
          <w:ins w:id="3767" w:author="SHAHZAIB KHAN" w:date="2026-10-07T21:49:00Z"/>
          <w:rFonts w:ascii="Times New Roman" w:eastAsia="Times New Roman" w:hAnsi="Times New Roman" w:cs="Times New Roman"/>
          <w:b/>
          <w:bCs/>
          <w:color w:val="FF0000"/>
          <w:sz w:val="36"/>
          <w:szCs w:val="36"/>
          <w:u w:val="single"/>
        </w:rPr>
      </w:pPr>
    </w:p>
    <w:p w14:paraId="7D01BEEE" w14:textId="77777777" w:rsidR="000F180E" w:rsidRPr="00DB397A" w:rsidRDefault="000F180E" w:rsidP="1A775A4C">
      <w:pPr>
        <w:spacing w:before="100" w:beforeAutospacing="1" w:after="100" w:afterAutospacing="1" w:line="240" w:lineRule="auto"/>
        <w:ind w:left="720"/>
        <w:rPr>
          <w:ins w:id="3768" w:author="SHAHZAIB KHAN" w:date="2026-10-07T21:49:00Z"/>
          <w:rFonts w:ascii="Times New Roman" w:eastAsia="Times New Roman" w:hAnsi="Times New Roman" w:cs="Times New Roman"/>
          <w:b/>
          <w:bCs/>
          <w:color w:val="FF0000"/>
          <w:sz w:val="36"/>
          <w:szCs w:val="36"/>
          <w:u w:val="single"/>
        </w:rPr>
      </w:pPr>
    </w:p>
    <w:p w14:paraId="11324123" w14:textId="77777777" w:rsidR="000F180E" w:rsidRPr="00DB397A" w:rsidRDefault="000F180E" w:rsidP="1A775A4C">
      <w:pPr>
        <w:spacing w:before="100" w:beforeAutospacing="1" w:after="100" w:afterAutospacing="1" w:line="240" w:lineRule="auto"/>
        <w:ind w:left="720"/>
        <w:rPr>
          <w:ins w:id="3769" w:author="SHAHZAIB KHAN" w:date="2026-10-07T21:49:00Z"/>
          <w:rFonts w:ascii="Times New Roman" w:eastAsia="Times New Roman" w:hAnsi="Times New Roman" w:cs="Times New Roman"/>
          <w:b/>
          <w:bCs/>
          <w:color w:val="FF0000"/>
          <w:sz w:val="36"/>
          <w:szCs w:val="36"/>
          <w:u w:val="single"/>
        </w:rPr>
      </w:pPr>
    </w:p>
    <w:p w14:paraId="1E681AE1" w14:textId="77777777" w:rsidR="000F180E" w:rsidRPr="00DB397A" w:rsidRDefault="000F180E" w:rsidP="1A775A4C">
      <w:pPr>
        <w:spacing w:before="100" w:beforeAutospacing="1" w:after="100" w:afterAutospacing="1" w:line="240" w:lineRule="auto"/>
        <w:ind w:left="720"/>
        <w:rPr>
          <w:ins w:id="3770" w:author="SHAHZAIB KHAN" w:date="2026-10-07T21:23:00Z"/>
          <w:rFonts w:ascii="Times New Roman" w:eastAsia="Times New Roman" w:hAnsi="Times New Roman" w:cs="Times New Roman"/>
          <w:b/>
          <w:bCs/>
          <w:color w:val="FF0000"/>
          <w:sz w:val="36"/>
          <w:szCs w:val="36"/>
          <w:u w:val="single"/>
        </w:rPr>
      </w:pPr>
    </w:p>
    <w:p w14:paraId="53E22904" w14:textId="77777777" w:rsidR="005D1215" w:rsidRPr="00DB397A" w:rsidRDefault="005D1215" w:rsidP="1A775A4C">
      <w:pPr>
        <w:spacing w:before="100" w:beforeAutospacing="1" w:after="100" w:afterAutospacing="1" w:line="240" w:lineRule="auto"/>
        <w:ind w:left="720"/>
        <w:rPr>
          <w:ins w:id="3771" w:author="SHAHZAIB KHAN" w:date="2026-10-07T21:23:00Z"/>
          <w:rFonts w:ascii="Times New Roman" w:eastAsia="Times New Roman" w:hAnsi="Times New Roman" w:cs="Times New Roman"/>
          <w:b/>
          <w:bCs/>
          <w:color w:val="FF0000"/>
          <w:sz w:val="36"/>
          <w:szCs w:val="36"/>
          <w:u w:val="single"/>
        </w:rPr>
      </w:pPr>
    </w:p>
    <w:p w14:paraId="3C50154B" w14:textId="02347A20" w:rsidR="005D1215" w:rsidRPr="00DB397A" w:rsidRDefault="005D1215" w:rsidP="1A775A4C">
      <w:pPr>
        <w:spacing w:before="100" w:beforeAutospacing="1" w:after="100" w:afterAutospacing="1" w:line="240" w:lineRule="auto"/>
        <w:ind w:left="720"/>
        <w:rPr>
          <w:ins w:id="3772" w:author="SHAHZAIB KHAN" w:date="2026-10-07T21:34:00Z"/>
          <w:rFonts w:ascii="Times New Roman" w:eastAsia="Times New Roman" w:hAnsi="Times New Roman" w:cs="Times New Roman"/>
          <w:b/>
          <w:bCs/>
          <w:color w:val="FF0000"/>
          <w:sz w:val="36"/>
          <w:szCs w:val="36"/>
          <w:u w:val="single"/>
        </w:rPr>
      </w:pPr>
      <w:ins w:id="3773" w:author="SHAHZAIB KHAN" w:date="2026-10-07T21:34:00Z">
        <w:r w:rsidRPr="00DB397A">
          <w:rPr>
            <w:rFonts w:ascii="Times New Roman" w:eastAsia="Times New Roman" w:hAnsi="Times New Roman" w:cs="Times New Roman"/>
            <w:b/>
            <w:bCs/>
            <w:color w:val="FF0000"/>
            <w:sz w:val="36"/>
            <w:szCs w:val="36"/>
            <w:u w:val="single"/>
          </w:rPr>
          <w:t>Domain Model</w:t>
        </w:r>
      </w:ins>
    </w:p>
    <w:p w14:paraId="0AB82A14" w14:textId="2A610789" w:rsidR="005D1215" w:rsidRPr="00DB397A" w:rsidRDefault="0078745F" w:rsidP="1A775A4C">
      <w:pPr>
        <w:spacing w:before="100" w:beforeAutospacing="1" w:after="100" w:afterAutospacing="1" w:line="240" w:lineRule="auto"/>
        <w:ind w:left="720"/>
        <w:rPr>
          <w:ins w:id="3774" w:author="SHAHZAIB KHAN" w:date="2026-10-07T21:23:00Z"/>
          <w:rFonts w:ascii="Times New Roman" w:eastAsia="Times New Roman" w:hAnsi="Times New Roman" w:cs="Times New Roman"/>
          <w:b/>
          <w:bCs/>
          <w:color w:val="FF0000"/>
          <w:sz w:val="36"/>
          <w:szCs w:val="36"/>
          <w:u w:val="single"/>
        </w:rPr>
      </w:pPr>
      <w:ins w:id="3775" w:author="SHAHZAIB KHAN" w:date="2026-10-07T21:34:00Z">
        <w:r w:rsidRPr="00DB397A">
          <w:rPr>
            <w:noProof/>
            <w:color w:val="FF0000"/>
          </w:rPr>
          <w:drawing>
            <wp:inline distT="0" distB="0" distL="0" distR="0" wp14:anchorId="676AE21E" wp14:editId="5EB5D78D">
              <wp:extent cx="5943600" cy="4476750"/>
              <wp:effectExtent l="0" t="0" r="0" b="0"/>
              <wp:docPr id="1855721626" name="Picture 1"/>
              <wp:cNvGraphicFramePr/>
              <a:graphic xmlns:a="http://schemas.openxmlformats.org/drawingml/2006/main">
                <a:graphicData uri="http://schemas.openxmlformats.org/drawingml/2006/picture">
                  <pic:pic xmlns:pic="http://schemas.openxmlformats.org/drawingml/2006/picture">
                    <pic:nvPicPr>
                      <pic:cNvPr id="1855721626" name="Picture 1"/>
                      <pic:cNvPicPr/>
                    </pic:nvPicPr>
                    <pic:blipFill>
                      <a:blip r:embed="rId16"/>
                      <a:stretch>
                        <a:fillRect/>
                      </a:stretch>
                    </pic:blipFill>
                    <pic:spPr>
                      <a:xfrm>
                        <a:off x="0" y="0"/>
                        <a:ext cx="5943600" cy="4476750"/>
                      </a:xfrm>
                      <a:prstGeom prst="rect">
                        <a:avLst/>
                      </a:prstGeom>
                    </pic:spPr>
                  </pic:pic>
                </a:graphicData>
              </a:graphic>
            </wp:inline>
          </w:drawing>
        </w:r>
      </w:ins>
    </w:p>
    <w:p w14:paraId="3D2BD83B" w14:textId="77777777" w:rsidR="005D1215" w:rsidRPr="00DB397A" w:rsidRDefault="005D1215" w:rsidP="1A775A4C">
      <w:pPr>
        <w:spacing w:before="100" w:beforeAutospacing="1" w:after="100" w:afterAutospacing="1" w:line="240" w:lineRule="auto"/>
        <w:ind w:left="720"/>
        <w:rPr>
          <w:ins w:id="3776" w:author="SHAHZAIB KHAN" w:date="2026-10-07T21:23:00Z"/>
          <w:rFonts w:ascii="Times New Roman" w:eastAsia="Times New Roman" w:hAnsi="Times New Roman" w:cs="Times New Roman"/>
          <w:b/>
          <w:bCs/>
          <w:color w:val="FF0000"/>
          <w:sz w:val="36"/>
          <w:szCs w:val="36"/>
          <w:u w:val="single"/>
        </w:rPr>
      </w:pPr>
    </w:p>
    <w:p w14:paraId="08737B72" w14:textId="77777777" w:rsidR="005D1215" w:rsidRPr="00DB397A" w:rsidRDefault="005D1215" w:rsidP="1A775A4C">
      <w:pPr>
        <w:spacing w:before="100" w:beforeAutospacing="1" w:after="100" w:afterAutospacing="1" w:line="240" w:lineRule="auto"/>
        <w:ind w:left="720"/>
        <w:rPr>
          <w:ins w:id="3777" w:author="SHAHZAIB KHAN" w:date="2026-10-07T21:23:00Z"/>
          <w:rFonts w:ascii="Times New Roman" w:eastAsia="Times New Roman" w:hAnsi="Times New Roman" w:cs="Times New Roman"/>
          <w:b/>
          <w:bCs/>
          <w:color w:val="FF0000"/>
          <w:sz w:val="36"/>
          <w:szCs w:val="36"/>
          <w:u w:val="single"/>
        </w:rPr>
      </w:pPr>
    </w:p>
    <w:p w14:paraId="2B9688B7" w14:textId="77777777" w:rsidR="005D1215" w:rsidRPr="00DB397A" w:rsidRDefault="005D1215" w:rsidP="1A775A4C">
      <w:pPr>
        <w:spacing w:before="100" w:beforeAutospacing="1" w:after="100" w:afterAutospacing="1" w:line="240" w:lineRule="auto"/>
        <w:ind w:left="720"/>
        <w:rPr>
          <w:ins w:id="3778" w:author="SHAHZAIB KHAN" w:date="2026-10-07T21:23:00Z"/>
          <w:rFonts w:ascii="Times New Roman" w:eastAsia="Times New Roman" w:hAnsi="Times New Roman" w:cs="Times New Roman"/>
          <w:b/>
          <w:bCs/>
          <w:color w:val="FF0000"/>
          <w:sz w:val="36"/>
          <w:szCs w:val="36"/>
          <w:u w:val="single"/>
        </w:rPr>
      </w:pPr>
    </w:p>
    <w:p w14:paraId="69640453" w14:textId="77777777" w:rsidR="005D1215" w:rsidRPr="00DB397A" w:rsidRDefault="005D1215" w:rsidP="1A775A4C">
      <w:pPr>
        <w:spacing w:before="100" w:beforeAutospacing="1" w:after="100" w:afterAutospacing="1" w:line="240" w:lineRule="auto"/>
        <w:ind w:left="720"/>
        <w:rPr>
          <w:ins w:id="3779" w:author="SHAHZAIB KHAN" w:date="2026-10-07T21:23:00Z"/>
          <w:rFonts w:ascii="Times New Roman" w:eastAsia="Times New Roman" w:hAnsi="Times New Roman" w:cs="Times New Roman"/>
          <w:b/>
          <w:bCs/>
          <w:color w:val="FF0000"/>
          <w:sz w:val="36"/>
          <w:szCs w:val="36"/>
          <w:u w:val="single"/>
        </w:rPr>
      </w:pPr>
    </w:p>
    <w:p w14:paraId="4AA9EDDE" w14:textId="77777777" w:rsidR="005D1215" w:rsidRPr="00DB397A" w:rsidRDefault="005D1215" w:rsidP="1A775A4C">
      <w:pPr>
        <w:spacing w:before="100" w:beforeAutospacing="1" w:after="100" w:afterAutospacing="1" w:line="240" w:lineRule="auto"/>
        <w:ind w:left="720"/>
        <w:rPr>
          <w:ins w:id="3780" w:author="SHAHZAIB KHAN" w:date="2026-10-07T21:23:00Z"/>
          <w:rFonts w:ascii="Times New Roman" w:eastAsia="Times New Roman" w:hAnsi="Times New Roman" w:cs="Times New Roman"/>
          <w:b/>
          <w:bCs/>
          <w:color w:val="FF0000"/>
          <w:sz w:val="36"/>
          <w:szCs w:val="36"/>
          <w:u w:val="single"/>
        </w:rPr>
      </w:pPr>
    </w:p>
    <w:p w14:paraId="4F226180" w14:textId="77777777" w:rsidR="005D1215" w:rsidRPr="00DB397A" w:rsidRDefault="005D1215" w:rsidP="1A775A4C">
      <w:pPr>
        <w:spacing w:before="100" w:beforeAutospacing="1" w:after="100" w:afterAutospacing="1" w:line="240" w:lineRule="auto"/>
        <w:ind w:left="720"/>
        <w:rPr>
          <w:ins w:id="3781" w:author="SHAHZAIB KHAN" w:date="2026-10-07T21:23:00Z"/>
          <w:rFonts w:ascii="Times New Roman" w:eastAsia="Times New Roman" w:hAnsi="Times New Roman" w:cs="Times New Roman"/>
          <w:b/>
          <w:bCs/>
          <w:color w:val="FF0000"/>
          <w:sz w:val="36"/>
          <w:szCs w:val="36"/>
          <w:u w:val="single"/>
        </w:rPr>
      </w:pPr>
    </w:p>
    <w:p w14:paraId="0944A37B" w14:textId="77777777" w:rsidR="005D1215" w:rsidRPr="00DB397A" w:rsidRDefault="005D1215" w:rsidP="1A775A4C">
      <w:pPr>
        <w:spacing w:before="100" w:beforeAutospacing="1" w:after="100" w:afterAutospacing="1" w:line="240" w:lineRule="auto"/>
        <w:ind w:left="720"/>
        <w:rPr>
          <w:ins w:id="3782" w:author="SHAHZAIB KHAN" w:date="2026-10-07T21:23:00Z"/>
          <w:rFonts w:ascii="Times New Roman" w:eastAsia="Times New Roman" w:hAnsi="Times New Roman" w:cs="Times New Roman"/>
          <w:b/>
          <w:bCs/>
          <w:color w:val="FF0000"/>
          <w:sz w:val="36"/>
          <w:szCs w:val="36"/>
          <w:u w:val="single"/>
        </w:rPr>
      </w:pPr>
    </w:p>
    <w:p w14:paraId="76A8E4B8" w14:textId="33F03A11" w:rsidR="005D1215" w:rsidRPr="00DB397A" w:rsidRDefault="0078745F" w:rsidP="1A775A4C">
      <w:pPr>
        <w:spacing w:before="100" w:beforeAutospacing="1" w:after="100" w:afterAutospacing="1" w:line="240" w:lineRule="auto"/>
        <w:ind w:left="720"/>
        <w:rPr>
          <w:ins w:id="3783" w:author="SHAHZAIB KHAN" w:date="2026-10-07T21:48:00Z"/>
          <w:rFonts w:ascii="Times New Roman" w:eastAsia="Times New Roman" w:hAnsi="Times New Roman" w:cs="Times New Roman"/>
          <w:b/>
          <w:bCs/>
          <w:color w:val="FF0000"/>
          <w:sz w:val="36"/>
          <w:szCs w:val="36"/>
          <w:u w:val="single"/>
        </w:rPr>
      </w:pPr>
      <w:ins w:id="3784" w:author="SHAHZAIB KHAN" w:date="2026-10-07T21:34:00Z">
        <w:r w:rsidRPr="00DB397A">
          <w:rPr>
            <w:rFonts w:ascii="Times New Roman" w:eastAsia="Times New Roman" w:hAnsi="Times New Roman" w:cs="Times New Roman"/>
            <w:b/>
            <w:bCs/>
            <w:color w:val="FF0000"/>
            <w:sz w:val="36"/>
            <w:szCs w:val="36"/>
            <w:u w:val="single"/>
          </w:rPr>
          <w:t>Use ca</w:t>
        </w:r>
      </w:ins>
      <w:ins w:id="3785" w:author="SHAHZAIB KHAN" w:date="2026-10-07T21:35:00Z">
        <w:r w:rsidRPr="00DB397A">
          <w:rPr>
            <w:rFonts w:ascii="Times New Roman" w:eastAsia="Times New Roman" w:hAnsi="Times New Roman" w:cs="Times New Roman"/>
            <w:b/>
            <w:bCs/>
            <w:color w:val="FF0000"/>
            <w:sz w:val="36"/>
            <w:szCs w:val="36"/>
            <w:u w:val="single"/>
          </w:rPr>
          <w:t xml:space="preserve">se </w:t>
        </w:r>
      </w:ins>
    </w:p>
    <w:p w14:paraId="4E947BD1" w14:textId="77777777" w:rsidR="000F180E" w:rsidRPr="00DB397A" w:rsidRDefault="000F180E" w:rsidP="1A775A4C">
      <w:pPr>
        <w:spacing w:before="100" w:beforeAutospacing="1" w:after="100" w:afterAutospacing="1" w:line="240" w:lineRule="auto"/>
        <w:ind w:left="720"/>
        <w:rPr>
          <w:ins w:id="3786" w:author="SHAHZAIB KHAN" w:date="2026-10-07T21:35:00Z"/>
          <w:rFonts w:ascii="Times New Roman" w:eastAsia="Times New Roman" w:hAnsi="Times New Roman" w:cs="Times New Roman"/>
          <w:b/>
          <w:bCs/>
          <w:color w:val="FF0000"/>
          <w:sz w:val="36"/>
          <w:szCs w:val="36"/>
          <w:u w:val="single"/>
        </w:rPr>
      </w:pPr>
    </w:p>
    <w:p w14:paraId="03556787" w14:textId="7B1B2D1E" w:rsidR="0078745F" w:rsidRPr="00DB397A" w:rsidRDefault="000F180E" w:rsidP="1A775A4C">
      <w:pPr>
        <w:spacing w:before="100" w:beforeAutospacing="1" w:after="100" w:afterAutospacing="1" w:line="240" w:lineRule="auto"/>
        <w:ind w:left="720"/>
        <w:rPr>
          <w:ins w:id="3787" w:author="SHAHZAIB KHAN" w:date="2026-10-07T21:23:00Z"/>
          <w:rFonts w:ascii="Times New Roman" w:eastAsia="Times New Roman" w:hAnsi="Times New Roman" w:cs="Times New Roman"/>
          <w:b/>
          <w:bCs/>
          <w:color w:val="FF0000"/>
          <w:sz w:val="36"/>
          <w:szCs w:val="36"/>
          <w:u w:val="single"/>
        </w:rPr>
      </w:pPr>
      <w:ins w:id="3788" w:author="SHAHZAIB KHAN" w:date="2026-10-07T21:47:00Z">
        <w:r w:rsidRPr="00DB397A">
          <w:rPr>
            <w:rFonts w:ascii="Times New Roman" w:eastAsia="Times New Roman" w:hAnsi="Times New Roman" w:cs="Times New Roman"/>
            <w:b/>
            <w:bCs/>
            <w:noProof/>
            <w:color w:val="FF0000"/>
            <w:sz w:val="36"/>
            <w:szCs w:val="36"/>
            <w:u w:val="single"/>
          </w:rPr>
          <w:drawing>
            <wp:inline distT="0" distB="0" distL="0" distR="0" wp14:anchorId="5C9ECB70" wp14:editId="224B0462">
              <wp:extent cx="5943600" cy="2574290"/>
              <wp:effectExtent l="0" t="0" r="9525" b="9525"/>
              <wp:docPr id="1920973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73089" name="Picture 1920973089"/>
                      <pic:cNvPicPr/>
                    </pic:nvPicPr>
                    <pic:blipFill>
                      <a:blip r:embed="rId17">
                        <a:extLst>
                          <a:ext uri="{28A0092B-C50C-407E-A947-70E740481C1C}">
                            <a14:useLocalDpi xmlns:a14="http://schemas.microsoft.com/office/drawing/2010/main" val="0"/>
                          </a:ext>
                        </a:extLst>
                      </a:blip>
                      <a:stretch>
                        <a:fillRect/>
                      </a:stretch>
                    </pic:blipFill>
                    <pic:spPr>
                      <a:xfrm>
                        <a:off x="0" y="0"/>
                        <a:ext cx="5943600" cy="2574290"/>
                      </a:xfrm>
                      <a:prstGeom prst="rect">
                        <a:avLst/>
                      </a:prstGeom>
                    </pic:spPr>
                  </pic:pic>
                </a:graphicData>
              </a:graphic>
            </wp:inline>
          </w:drawing>
        </w:r>
      </w:ins>
    </w:p>
    <w:p w14:paraId="6879C3A3" w14:textId="77777777" w:rsidR="005D1215" w:rsidRPr="00DB397A" w:rsidRDefault="005D1215" w:rsidP="1A775A4C">
      <w:pPr>
        <w:spacing w:before="100" w:beforeAutospacing="1" w:after="100" w:afterAutospacing="1" w:line="240" w:lineRule="auto"/>
        <w:ind w:left="720"/>
        <w:rPr>
          <w:ins w:id="3789" w:author="SHAHZAIB KHAN" w:date="2026-10-07T21:23:00Z"/>
          <w:rFonts w:ascii="Times New Roman" w:eastAsia="Times New Roman" w:hAnsi="Times New Roman" w:cs="Times New Roman"/>
          <w:b/>
          <w:bCs/>
          <w:color w:val="FF0000"/>
          <w:sz w:val="36"/>
          <w:szCs w:val="36"/>
          <w:u w:val="single"/>
        </w:rPr>
      </w:pPr>
    </w:p>
    <w:p w14:paraId="2C0882B7" w14:textId="77777777" w:rsidR="005D1215" w:rsidRPr="00DB397A" w:rsidRDefault="005D1215" w:rsidP="1A775A4C">
      <w:pPr>
        <w:spacing w:before="100" w:beforeAutospacing="1" w:after="100" w:afterAutospacing="1" w:line="240" w:lineRule="auto"/>
        <w:ind w:left="720"/>
        <w:rPr>
          <w:ins w:id="3790" w:author="SHAHZAIB KHAN" w:date="2026-10-07T21:24:00Z"/>
          <w:rFonts w:ascii="Times New Roman" w:eastAsia="Times New Roman" w:hAnsi="Times New Roman" w:cs="Times New Roman"/>
          <w:b/>
          <w:bCs/>
          <w:color w:val="FF0000"/>
          <w:sz w:val="36"/>
          <w:szCs w:val="36"/>
          <w:u w:val="single"/>
        </w:rPr>
      </w:pPr>
    </w:p>
    <w:p w14:paraId="59A20680" w14:textId="77777777" w:rsidR="005D1215" w:rsidRPr="00DB397A" w:rsidRDefault="005D1215" w:rsidP="1A775A4C">
      <w:pPr>
        <w:spacing w:before="100" w:beforeAutospacing="1" w:after="100" w:afterAutospacing="1" w:line="240" w:lineRule="auto"/>
        <w:ind w:left="720"/>
        <w:rPr>
          <w:ins w:id="3791" w:author="SHAHZAIB KHAN" w:date="2026-10-07T21:24:00Z"/>
          <w:rFonts w:ascii="Times New Roman" w:eastAsia="Times New Roman" w:hAnsi="Times New Roman" w:cs="Times New Roman"/>
          <w:b/>
          <w:bCs/>
          <w:color w:val="FF0000"/>
          <w:sz w:val="36"/>
          <w:szCs w:val="36"/>
          <w:u w:val="single"/>
        </w:rPr>
      </w:pPr>
    </w:p>
    <w:p w14:paraId="7F9CC73E" w14:textId="77777777" w:rsidR="005D1215" w:rsidRPr="00DB397A" w:rsidRDefault="005D1215" w:rsidP="1A775A4C">
      <w:pPr>
        <w:spacing w:before="100" w:beforeAutospacing="1" w:after="100" w:afterAutospacing="1" w:line="240" w:lineRule="auto"/>
        <w:ind w:left="720"/>
        <w:rPr>
          <w:ins w:id="3792" w:author="SHAHZAIB KHAN" w:date="2026-10-07T21:24:00Z"/>
          <w:rFonts w:ascii="Times New Roman" w:eastAsia="Times New Roman" w:hAnsi="Times New Roman" w:cs="Times New Roman"/>
          <w:b/>
          <w:bCs/>
          <w:color w:val="FF0000"/>
          <w:sz w:val="36"/>
          <w:szCs w:val="36"/>
          <w:u w:val="single"/>
        </w:rPr>
      </w:pPr>
    </w:p>
    <w:p w14:paraId="256277B6" w14:textId="77777777" w:rsidR="005D1215" w:rsidRPr="00DB397A" w:rsidRDefault="005D1215" w:rsidP="1A775A4C">
      <w:pPr>
        <w:spacing w:before="100" w:beforeAutospacing="1" w:after="100" w:afterAutospacing="1" w:line="240" w:lineRule="auto"/>
        <w:ind w:left="720"/>
        <w:rPr>
          <w:ins w:id="3793" w:author="SHAHZAIB KHAN" w:date="2026-10-07T21:24:00Z"/>
          <w:rFonts w:ascii="Times New Roman" w:eastAsia="Times New Roman" w:hAnsi="Times New Roman" w:cs="Times New Roman"/>
          <w:b/>
          <w:bCs/>
          <w:color w:val="FF0000"/>
          <w:sz w:val="36"/>
          <w:szCs w:val="36"/>
          <w:u w:val="single"/>
        </w:rPr>
      </w:pPr>
    </w:p>
    <w:p w14:paraId="0D2C93C9" w14:textId="77777777" w:rsidR="005D1215" w:rsidRPr="00DB397A" w:rsidRDefault="005D1215" w:rsidP="1A775A4C">
      <w:pPr>
        <w:spacing w:before="100" w:beforeAutospacing="1" w:after="100" w:afterAutospacing="1" w:line="240" w:lineRule="auto"/>
        <w:ind w:left="720"/>
        <w:rPr>
          <w:ins w:id="3794" w:author="SHAHZAIB KHAN" w:date="2026-10-07T21:24:00Z"/>
          <w:rFonts w:ascii="Times New Roman" w:eastAsia="Times New Roman" w:hAnsi="Times New Roman" w:cs="Times New Roman"/>
          <w:b/>
          <w:bCs/>
          <w:color w:val="FF0000"/>
          <w:sz w:val="36"/>
          <w:szCs w:val="36"/>
          <w:u w:val="single"/>
        </w:rPr>
      </w:pPr>
    </w:p>
    <w:p w14:paraId="153AA61E" w14:textId="77777777" w:rsidR="005D1215" w:rsidRPr="00DB397A" w:rsidRDefault="005D1215" w:rsidP="1A775A4C">
      <w:pPr>
        <w:spacing w:before="100" w:beforeAutospacing="1" w:after="100" w:afterAutospacing="1" w:line="240" w:lineRule="auto"/>
        <w:ind w:left="720"/>
        <w:rPr>
          <w:ins w:id="3795" w:author="SHAHZAIB KHAN" w:date="2026-10-07T21:34:00Z"/>
          <w:rFonts w:ascii="Times New Roman" w:eastAsia="Times New Roman" w:hAnsi="Times New Roman" w:cs="Times New Roman"/>
          <w:b/>
          <w:bCs/>
          <w:color w:val="FF0000"/>
          <w:sz w:val="36"/>
          <w:szCs w:val="36"/>
          <w:u w:val="single"/>
        </w:rPr>
      </w:pPr>
    </w:p>
    <w:p w14:paraId="346CBFB3" w14:textId="77777777" w:rsidR="0078745F" w:rsidRPr="00DB397A" w:rsidRDefault="0078745F" w:rsidP="1A775A4C">
      <w:pPr>
        <w:spacing w:before="100" w:beforeAutospacing="1" w:after="100" w:afterAutospacing="1" w:line="240" w:lineRule="auto"/>
        <w:ind w:left="720"/>
        <w:rPr>
          <w:ins w:id="3796" w:author="SHAHZAIB KHAN" w:date="2026-10-07T21:34:00Z"/>
          <w:rFonts w:ascii="Times New Roman" w:eastAsia="Times New Roman" w:hAnsi="Times New Roman" w:cs="Times New Roman"/>
          <w:b/>
          <w:bCs/>
          <w:color w:val="FF0000"/>
          <w:sz w:val="36"/>
          <w:szCs w:val="36"/>
          <w:u w:val="single"/>
        </w:rPr>
      </w:pPr>
    </w:p>
    <w:p w14:paraId="56EA5A5C" w14:textId="77777777" w:rsidR="0078745F" w:rsidRPr="00DB397A" w:rsidRDefault="0078745F" w:rsidP="1A775A4C">
      <w:pPr>
        <w:spacing w:before="100" w:beforeAutospacing="1" w:after="100" w:afterAutospacing="1" w:line="240" w:lineRule="auto"/>
        <w:ind w:left="720"/>
        <w:rPr>
          <w:ins w:id="3797" w:author="SHAHZAIB KHAN" w:date="2026-10-07T21:34:00Z"/>
          <w:rFonts w:ascii="Times New Roman" w:eastAsia="Times New Roman" w:hAnsi="Times New Roman" w:cs="Times New Roman"/>
          <w:b/>
          <w:bCs/>
          <w:color w:val="FF0000"/>
          <w:sz w:val="36"/>
          <w:szCs w:val="36"/>
          <w:u w:val="single"/>
        </w:rPr>
      </w:pPr>
    </w:p>
    <w:p w14:paraId="6CA1097E" w14:textId="77777777" w:rsidR="0078745F" w:rsidRPr="00DB397A" w:rsidRDefault="0078745F" w:rsidP="1A775A4C">
      <w:pPr>
        <w:spacing w:before="100" w:beforeAutospacing="1" w:after="100" w:afterAutospacing="1" w:line="240" w:lineRule="auto"/>
        <w:ind w:left="720"/>
        <w:rPr>
          <w:ins w:id="3798" w:author="SHAHZAIB KHAN" w:date="2026-10-07T21:34:00Z"/>
          <w:rFonts w:ascii="Times New Roman" w:eastAsia="Times New Roman" w:hAnsi="Times New Roman" w:cs="Times New Roman"/>
          <w:b/>
          <w:bCs/>
          <w:color w:val="FF0000"/>
          <w:sz w:val="36"/>
          <w:szCs w:val="36"/>
          <w:u w:val="single"/>
        </w:rPr>
      </w:pPr>
    </w:p>
    <w:p w14:paraId="56C48FBF" w14:textId="77777777" w:rsidR="0078745F" w:rsidRPr="00DB397A" w:rsidRDefault="0078745F" w:rsidP="1A775A4C">
      <w:pPr>
        <w:spacing w:before="100" w:beforeAutospacing="1" w:after="100" w:afterAutospacing="1" w:line="240" w:lineRule="auto"/>
        <w:ind w:left="720"/>
        <w:rPr>
          <w:ins w:id="3799" w:author="SHAHZAIB KHAN" w:date="2026-10-07T21:34:00Z"/>
          <w:rFonts w:ascii="Times New Roman" w:eastAsia="Times New Roman" w:hAnsi="Times New Roman" w:cs="Times New Roman"/>
          <w:b/>
          <w:bCs/>
          <w:color w:val="FF0000"/>
          <w:sz w:val="36"/>
          <w:szCs w:val="36"/>
          <w:u w:val="single"/>
        </w:rPr>
      </w:pPr>
    </w:p>
    <w:p w14:paraId="1FF934A7" w14:textId="35A97C20" w:rsidR="00BE0C1A" w:rsidRPr="00DB397A" w:rsidRDefault="00BE0C1A" w:rsidP="1A775A4C">
      <w:pPr>
        <w:pStyle w:val="Heading2"/>
        <w:rPr>
          <w:color w:val="FF0000"/>
        </w:rPr>
      </w:pPr>
    </w:p>
    <w:p w14:paraId="330AC587" w14:textId="4A8115DE" w:rsidR="00CF34AE" w:rsidRPr="00DB397A" w:rsidRDefault="00CF34AE" w:rsidP="00A80C17">
      <w:pPr>
        <w:ind w:left="1440"/>
        <w:rPr>
          <w:rFonts w:ascii="Times New Roman" w:hAnsi="Times New Roman" w:cs="Times New Roman"/>
          <w:b/>
          <w:bCs/>
          <w:color w:val="FF0000"/>
          <w:sz w:val="32"/>
          <w:szCs w:val="32"/>
        </w:rPr>
      </w:pPr>
    </w:p>
    <w:p w14:paraId="12571AF1" w14:textId="0C802015" w:rsidR="006C7C99" w:rsidRPr="00DB397A" w:rsidRDefault="006C7C99" w:rsidP="00A80C17">
      <w:pPr>
        <w:rPr>
          <w:color w:val="FF0000"/>
        </w:rPr>
      </w:pPr>
    </w:p>
    <w:p w14:paraId="33491369" w14:textId="30C50911" w:rsidR="006C7C99" w:rsidRPr="00DB397A" w:rsidDel="005D1215" w:rsidRDefault="006C7C99" w:rsidP="1A775A4C">
      <w:pPr>
        <w:pStyle w:val="ListParagraph"/>
        <w:jc w:val="center"/>
        <w:rPr>
          <w:del w:id="3800" w:author="SHAHZAIB KHAN" w:date="2026-10-07T21:32:00Z"/>
          <w:rFonts w:ascii="Times New Roman" w:hAnsi="Times New Roman" w:cs="Times New Roman"/>
          <w:b/>
          <w:bCs/>
          <w:color w:val="FF0000"/>
          <w:sz w:val="32"/>
          <w:szCs w:val="32"/>
          <w:u w:val="single"/>
          <w:rPrChange w:id="3801" w:author="SHAHZAIB KHAN" w:date="2026-10-07T19:14:00Z">
            <w:rPr>
              <w:del w:id="3802" w:author="SHAHZAIB KHAN" w:date="2026-10-07T21:32:00Z"/>
              <w:rFonts w:ascii="Times New Roman" w:hAnsi="Times New Roman" w:cs="Times New Roman"/>
              <w:b/>
              <w:bCs/>
              <w:sz w:val="32"/>
              <w:szCs w:val="32"/>
            </w:rPr>
          </w:rPrChange>
        </w:rPr>
      </w:pPr>
    </w:p>
    <w:p w14:paraId="7B35061C" w14:textId="0BF2891C" w:rsidR="006C7C99" w:rsidRPr="00DB397A" w:rsidDel="005D1215" w:rsidRDefault="006C7C99" w:rsidP="1A775A4C">
      <w:pPr>
        <w:jc w:val="center"/>
        <w:rPr>
          <w:del w:id="3803" w:author="SHAHZAIB KHAN" w:date="2026-10-07T21:32:00Z"/>
          <w:rFonts w:ascii="Times New Roman" w:hAnsi="Times New Roman" w:cs="Times New Roman"/>
          <w:b/>
          <w:bCs/>
          <w:color w:val="FF0000"/>
          <w:sz w:val="32"/>
          <w:szCs w:val="32"/>
          <w:u w:val="single"/>
          <w:rPrChange w:id="3804" w:author="SHAHZAIB KHAN" w:date="2026-10-07T19:14:00Z">
            <w:rPr>
              <w:del w:id="3805" w:author="SHAHZAIB KHAN" w:date="2026-10-07T21:32:00Z"/>
              <w:rFonts w:ascii="Times New Roman" w:hAnsi="Times New Roman" w:cs="Times New Roman"/>
              <w:b/>
              <w:bCs/>
              <w:sz w:val="32"/>
              <w:szCs w:val="32"/>
            </w:rPr>
          </w:rPrChange>
        </w:rPr>
      </w:pPr>
    </w:p>
    <w:p w14:paraId="61D5C70B" w14:textId="7282A9BF" w:rsidR="00BE0C1A" w:rsidRPr="00DB397A" w:rsidDel="005D1215" w:rsidRDefault="00BE0C1A" w:rsidP="00BE0C1A">
      <w:pPr>
        <w:rPr>
          <w:del w:id="3806" w:author="SHAHZAIB KHAN" w:date="2026-10-07T21:32:00Z"/>
          <w:rFonts w:ascii="Times New Roman" w:hAnsi="Times New Roman" w:cs="Times New Roman"/>
          <w:b/>
          <w:bCs/>
          <w:color w:val="FF0000"/>
          <w:sz w:val="32"/>
          <w:szCs w:val="32"/>
          <w:u w:val="single"/>
          <w:rPrChange w:id="3807" w:author="SHAHZAIB KHAN" w:date="2026-10-07T19:14:00Z">
            <w:rPr>
              <w:del w:id="3808" w:author="SHAHZAIB KHAN" w:date="2026-10-07T21:32:00Z"/>
              <w:rFonts w:ascii="Times New Roman" w:hAnsi="Times New Roman" w:cs="Times New Roman"/>
              <w:b/>
              <w:bCs/>
              <w:sz w:val="32"/>
              <w:szCs w:val="32"/>
            </w:rPr>
          </w:rPrChange>
        </w:rPr>
      </w:pPr>
    </w:p>
    <w:p w14:paraId="1A1F8D11" w14:textId="19B6F588" w:rsidR="00BE0C1A" w:rsidRPr="00DB397A" w:rsidDel="005D1215" w:rsidRDefault="00BE0C1A" w:rsidP="00BE0C1A">
      <w:pPr>
        <w:rPr>
          <w:del w:id="3809" w:author="SHAHZAIB KHAN" w:date="2026-10-07T21:32:00Z"/>
          <w:rFonts w:ascii="Times New Roman" w:hAnsi="Times New Roman" w:cs="Times New Roman"/>
          <w:b/>
          <w:bCs/>
          <w:color w:val="FF0000"/>
          <w:sz w:val="32"/>
          <w:szCs w:val="32"/>
          <w:u w:val="single"/>
          <w:rPrChange w:id="3810" w:author="SHAHZAIB KHAN" w:date="2026-10-07T19:14:00Z">
            <w:rPr>
              <w:del w:id="3811" w:author="SHAHZAIB KHAN" w:date="2026-10-07T21:32:00Z"/>
              <w:rFonts w:ascii="Times New Roman" w:hAnsi="Times New Roman" w:cs="Times New Roman"/>
              <w:b/>
              <w:bCs/>
              <w:sz w:val="32"/>
              <w:szCs w:val="32"/>
            </w:rPr>
          </w:rPrChange>
        </w:rPr>
      </w:pPr>
    </w:p>
    <w:p w14:paraId="3BC61C38" w14:textId="1AF620AD" w:rsidR="00BE0C1A" w:rsidRPr="00DB397A" w:rsidDel="005D1215" w:rsidRDefault="00BE0C1A" w:rsidP="1A775A4C">
      <w:pPr>
        <w:jc w:val="center"/>
        <w:rPr>
          <w:del w:id="3812" w:author="SHAHZAIB KHAN" w:date="2026-10-07T21:32:00Z"/>
          <w:rFonts w:ascii="Times New Roman" w:hAnsi="Times New Roman" w:cs="Times New Roman"/>
          <w:b/>
          <w:bCs/>
          <w:color w:val="FF0000"/>
          <w:sz w:val="32"/>
          <w:szCs w:val="32"/>
          <w:u w:val="single"/>
          <w:rPrChange w:id="3813" w:author="SHAHZAIB KHAN" w:date="2026-10-07T19:14:00Z">
            <w:rPr>
              <w:del w:id="3814" w:author="SHAHZAIB KHAN" w:date="2026-10-07T21:32:00Z"/>
              <w:rFonts w:ascii="Times New Roman" w:hAnsi="Times New Roman" w:cs="Times New Roman"/>
              <w:b/>
              <w:bCs/>
              <w:sz w:val="32"/>
              <w:szCs w:val="32"/>
            </w:rPr>
          </w:rPrChange>
        </w:rPr>
      </w:pPr>
    </w:p>
    <w:p w14:paraId="21FC8235" w14:textId="77777777" w:rsidR="00BE0C1A" w:rsidRPr="00DB397A" w:rsidRDefault="00BE0C1A" w:rsidP="1A775A4C">
      <w:pPr>
        <w:ind w:left="1440"/>
        <w:rPr>
          <w:rFonts w:ascii="Times New Roman" w:hAnsi="Times New Roman" w:cs="Times New Roman"/>
          <w:b/>
          <w:bCs/>
          <w:color w:val="FF0000"/>
          <w:sz w:val="32"/>
          <w:szCs w:val="32"/>
          <w:u w:val="single"/>
          <w:rPrChange w:id="3815" w:author="SHAHZAIB KHAN" w:date="2026-10-07T19:14:00Z">
            <w:rPr>
              <w:rFonts w:ascii="Times New Roman" w:hAnsi="Times New Roman" w:cs="Times New Roman"/>
              <w:b/>
              <w:bCs/>
              <w:sz w:val="32"/>
              <w:szCs w:val="32"/>
            </w:rPr>
          </w:rPrChange>
        </w:rPr>
      </w:pPr>
    </w:p>
    <w:sectPr w:rsidR="00BE0C1A" w:rsidRPr="00DB39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460219" w14:textId="77777777" w:rsidR="008353D6" w:rsidRDefault="008353D6" w:rsidP="005D1215">
      <w:pPr>
        <w:spacing w:after="0" w:line="240" w:lineRule="auto"/>
      </w:pPr>
      <w:r>
        <w:separator/>
      </w:r>
    </w:p>
  </w:endnote>
  <w:endnote w:type="continuationSeparator" w:id="0">
    <w:p w14:paraId="0B15F86F" w14:textId="77777777" w:rsidR="008353D6" w:rsidRDefault="008353D6" w:rsidP="005D1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ldhabi">
    <w:charset w:val="B2"/>
    <w:family w:val="auto"/>
    <w:pitch w:val="variable"/>
    <w:sig w:usb0="80002007" w:usb1="80000000" w:usb2="00000008" w:usb3="00000000" w:csb0="0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ED855C" w14:textId="77777777" w:rsidR="008353D6" w:rsidRDefault="008353D6" w:rsidP="005D1215">
      <w:pPr>
        <w:spacing w:after="0" w:line="240" w:lineRule="auto"/>
      </w:pPr>
      <w:r>
        <w:separator/>
      </w:r>
    </w:p>
  </w:footnote>
  <w:footnote w:type="continuationSeparator" w:id="0">
    <w:p w14:paraId="1AEB834E" w14:textId="77777777" w:rsidR="008353D6" w:rsidRDefault="008353D6" w:rsidP="005D12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F75"/>
    <w:multiLevelType w:val="hybridMultilevel"/>
    <w:tmpl w:val="D228F178"/>
    <w:lvl w:ilvl="0" w:tplc="22FC9CA6">
      <w:start w:val="1"/>
      <w:numFmt w:val="decimal"/>
      <w:lvlText w:val="%1."/>
      <w:lvlJc w:val="left"/>
      <w:pPr>
        <w:ind w:left="720" w:hanging="360"/>
      </w:pPr>
      <w:rPr>
        <w:rFonts w:ascii="Calibri" w:eastAsia="Calibri" w:hAnsi="Calibri" w:cs="Calibri"/>
      </w:rPr>
    </w:lvl>
    <w:lvl w:ilvl="1" w:tplc="820447B6">
      <w:numFmt w:val="decimal"/>
      <w:lvlText w:val=""/>
      <w:lvlJc w:val="left"/>
      <w:pPr>
        <w:ind w:left="0" w:firstLine="0"/>
      </w:pPr>
    </w:lvl>
    <w:lvl w:ilvl="2" w:tplc="6E2E64A2">
      <w:numFmt w:val="decimal"/>
      <w:lvlText w:val=""/>
      <w:lvlJc w:val="left"/>
      <w:pPr>
        <w:ind w:left="0" w:firstLine="0"/>
      </w:pPr>
    </w:lvl>
    <w:lvl w:ilvl="3" w:tplc="05C81A46">
      <w:numFmt w:val="decimal"/>
      <w:lvlText w:val=""/>
      <w:lvlJc w:val="left"/>
      <w:pPr>
        <w:ind w:left="0" w:firstLine="0"/>
      </w:pPr>
    </w:lvl>
    <w:lvl w:ilvl="4" w:tplc="78D8597E">
      <w:numFmt w:val="decimal"/>
      <w:lvlText w:val=""/>
      <w:lvlJc w:val="left"/>
      <w:pPr>
        <w:ind w:left="0" w:firstLine="0"/>
      </w:pPr>
    </w:lvl>
    <w:lvl w:ilvl="5" w:tplc="A0E4C2EA">
      <w:numFmt w:val="decimal"/>
      <w:lvlText w:val=""/>
      <w:lvlJc w:val="left"/>
      <w:pPr>
        <w:ind w:left="0" w:firstLine="0"/>
      </w:pPr>
    </w:lvl>
    <w:lvl w:ilvl="6" w:tplc="0086921C">
      <w:numFmt w:val="decimal"/>
      <w:lvlText w:val=""/>
      <w:lvlJc w:val="left"/>
      <w:pPr>
        <w:ind w:left="0" w:firstLine="0"/>
      </w:pPr>
    </w:lvl>
    <w:lvl w:ilvl="7" w:tplc="D09212E0">
      <w:numFmt w:val="decimal"/>
      <w:lvlText w:val=""/>
      <w:lvlJc w:val="left"/>
      <w:pPr>
        <w:ind w:left="0" w:firstLine="0"/>
      </w:pPr>
    </w:lvl>
    <w:lvl w:ilvl="8" w:tplc="6CDEDEBC">
      <w:numFmt w:val="decimal"/>
      <w:lvlText w:val=""/>
      <w:lvlJc w:val="left"/>
      <w:pPr>
        <w:ind w:left="0" w:firstLine="0"/>
      </w:pPr>
    </w:lvl>
  </w:abstractNum>
  <w:abstractNum w:abstractNumId="1" w15:restartNumberingAfterBreak="0">
    <w:nsid w:val="00283BD7"/>
    <w:multiLevelType w:val="multilevel"/>
    <w:tmpl w:val="E0B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7719B"/>
    <w:multiLevelType w:val="hybridMultilevel"/>
    <w:tmpl w:val="4F6E82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05D1B50"/>
    <w:multiLevelType w:val="hybridMultilevel"/>
    <w:tmpl w:val="0DC82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0EE6177"/>
    <w:multiLevelType w:val="multilevel"/>
    <w:tmpl w:val="CF0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31289"/>
    <w:multiLevelType w:val="multilevel"/>
    <w:tmpl w:val="97A88B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16C3DB9"/>
    <w:multiLevelType w:val="multilevel"/>
    <w:tmpl w:val="4E207D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27A64"/>
    <w:multiLevelType w:val="multilevel"/>
    <w:tmpl w:val="3DF0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C5844"/>
    <w:multiLevelType w:val="hybridMultilevel"/>
    <w:tmpl w:val="93C0C47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8A84CA8"/>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76D42"/>
    <w:multiLevelType w:val="multilevel"/>
    <w:tmpl w:val="B39E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D4C32"/>
    <w:multiLevelType w:val="hybridMultilevel"/>
    <w:tmpl w:val="A6E08D96"/>
    <w:lvl w:ilvl="0" w:tplc="3716B04E">
      <w:start w:val="1"/>
      <w:numFmt w:val="decimal"/>
      <w:lvlText w:val="%1)"/>
      <w:lvlJc w:val="left"/>
      <w:pPr>
        <w:ind w:left="720" w:hanging="360"/>
      </w:pPr>
    </w:lvl>
    <w:lvl w:ilvl="1" w:tplc="3198FD2C">
      <w:numFmt w:val="decimal"/>
      <w:lvlText w:val=""/>
      <w:lvlJc w:val="left"/>
      <w:pPr>
        <w:ind w:left="0" w:firstLine="0"/>
      </w:pPr>
    </w:lvl>
    <w:lvl w:ilvl="2" w:tplc="11A68278">
      <w:numFmt w:val="decimal"/>
      <w:lvlText w:val=""/>
      <w:lvlJc w:val="left"/>
      <w:pPr>
        <w:ind w:left="0" w:firstLine="0"/>
      </w:pPr>
    </w:lvl>
    <w:lvl w:ilvl="3" w:tplc="AB7A0C30">
      <w:numFmt w:val="decimal"/>
      <w:lvlText w:val=""/>
      <w:lvlJc w:val="left"/>
      <w:pPr>
        <w:ind w:left="0" w:firstLine="0"/>
      </w:pPr>
    </w:lvl>
    <w:lvl w:ilvl="4" w:tplc="D4706822">
      <w:numFmt w:val="decimal"/>
      <w:lvlText w:val=""/>
      <w:lvlJc w:val="left"/>
      <w:pPr>
        <w:ind w:left="0" w:firstLine="0"/>
      </w:pPr>
    </w:lvl>
    <w:lvl w:ilvl="5" w:tplc="59FA26F2">
      <w:numFmt w:val="decimal"/>
      <w:lvlText w:val=""/>
      <w:lvlJc w:val="left"/>
      <w:pPr>
        <w:ind w:left="0" w:firstLine="0"/>
      </w:pPr>
    </w:lvl>
    <w:lvl w:ilvl="6" w:tplc="7826BC60">
      <w:numFmt w:val="decimal"/>
      <w:lvlText w:val=""/>
      <w:lvlJc w:val="left"/>
      <w:pPr>
        <w:ind w:left="0" w:firstLine="0"/>
      </w:pPr>
    </w:lvl>
    <w:lvl w:ilvl="7" w:tplc="201401D4">
      <w:numFmt w:val="decimal"/>
      <w:lvlText w:val=""/>
      <w:lvlJc w:val="left"/>
      <w:pPr>
        <w:ind w:left="0" w:firstLine="0"/>
      </w:pPr>
    </w:lvl>
    <w:lvl w:ilvl="8" w:tplc="84D8E5F4">
      <w:numFmt w:val="decimal"/>
      <w:lvlText w:val=""/>
      <w:lvlJc w:val="left"/>
      <w:pPr>
        <w:ind w:left="0" w:firstLine="0"/>
      </w:pPr>
    </w:lvl>
  </w:abstractNum>
  <w:abstractNum w:abstractNumId="12" w15:restartNumberingAfterBreak="0">
    <w:nsid w:val="0C316663"/>
    <w:multiLevelType w:val="hybridMultilevel"/>
    <w:tmpl w:val="F0ACA6E0"/>
    <w:lvl w:ilvl="0" w:tplc="7C5A2214">
      <w:start w:val="1"/>
      <w:numFmt w:val="decimal"/>
      <w:lvlText w:val="%1"/>
      <w:lvlJc w:val="left"/>
      <w:pPr>
        <w:ind w:left="720" w:hanging="360"/>
      </w:pPr>
      <w:rPr>
        <w:rFonts w:ascii="Calibri" w:eastAsia="Calibri" w:hAnsi="Calibri" w:cs="Calibri"/>
      </w:rPr>
    </w:lvl>
    <w:lvl w:ilvl="1" w:tplc="9B30F296">
      <w:numFmt w:val="decimal"/>
      <w:lvlText w:val=""/>
      <w:lvlJc w:val="left"/>
      <w:pPr>
        <w:ind w:left="0" w:firstLine="0"/>
      </w:pPr>
    </w:lvl>
    <w:lvl w:ilvl="2" w:tplc="036EDC94">
      <w:numFmt w:val="decimal"/>
      <w:lvlText w:val=""/>
      <w:lvlJc w:val="left"/>
      <w:pPr>
        <w:ind w:left="0" w:firstLine="0"/>
      </w:pPr>
    </w:lvl>
    <w:lvl w:ilvl="3" w:tplc="CFD6FD16">
      <w:numFmt w:val="decimal"/>
      <w:lvlText w:val=""/>
      <w:lvlJc w:val="left"/>
      <w:pPr>
        <w:ind w:left="0" w:firstLine="0"/>
      </w:pPr>
    </w:lvl>
    <w:lvl w:ilvl="4" w:tplc="BF140434">
      <w:numFmt w:val="decimal"/>
      <w:lvlText w:val=""/>
      <w:lvlJc w:val="left"/>
      <w:pPr>
        <w:ind w:left="0" w:firstLine="0"/>
      </w:pPr>
    </w:lvl>
    <w:lvl w:ilvl="5" w:tplc="7D9C4CEA">
      <w:numFmt w:val="decimal"/>
      <w:lvlText w:val=""/>
      <w:lvlJc w:val="left"/>
      <w:pPr>
        <w:ind w:left="0" w:firstLine="0"/>
      </w:pPr>
    </w:lvl>
    <w:lvl w:ilvl="6" w:tplc="41720396">
      <w:numFmt w:val="decimal"/>
      <w:lvlText w:val=""/>
      <w:lvlJc w:val="left"/>
      <w:pPr>
        <w:ind w:left="0" w:firstLine="0"/>
      </w:pPr>
    </w:lvl>
    <w:lvl w:ilvl="7" w:tplc="D0107698">
      <w:numFmt w:val="decimal"/>
      <w:lvlText w:val=""/>
      <w:lvlJc w:val="left"/>
      <w:pPr>
        <w:ind w:left="0" w:firstLine="0"/>
      </w:pPr>
    </w:lvl>
    <w:lvl w:ilvl="8" w:tplc="37AE7AD6">
      <w:numFmt w:val="decimal"/>
      <w:lvlText w:val=""/>
      <w:lvlJc w:val="left"/>
      <w:pPr>
        <w:ind w:left="0" w:firstLine="0"/>
      </w:pPr>
    </w:lvl>
  </w:abstractNum>
  <w:abstractNum w:abstractNumId="13" w15:restartNumberingAfterBreak="0">
    <w:nsid w:val="0DDB2A76"/>
    <w:multiLevelType w:val="multilevel"/>
    <w:tmpl w:val="56684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003814"/>
    <w:multiLevelType w:val="multilevel"/>
    <w:tmpl w:val="517C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7A442A"/>
    <w:multiLevelType w:val="multilevel"/>
    <w:tmpl w:val="1DD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86A91"/>
    <w:multiLevelType w:val="multilevel"/>
    <w:tmpl w:val="FC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E04B66"/>
    <w:multiLevelType w:val="multilevel"/>
    <w:tmpl w:val="8FA640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FA0126"/>
    <w:multiLevelType w:val="multilevel"/>
    <w:tmpl w:val="975044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145E2092"/>
    <w:multiLevelType w:val="hybridMultilevel"/>
    <w:tmpl w:val="76DAF710"/>
    <w:lvl w:ilvl="0" w:tplc="BA8E6D08">
      <w:start w:val="1"/>
      <w:numFmt w:val="decimal"/>
      <w:lvlText w:val="%1."/>
      <w:lvlJc w:val="left"/>
      <w:pPr>
        <w:ind w:left="720" w:hanging="360"/>
      </w:pPr>
    </w:lvl>
    <w:lvl w:ilvl="1" w:tplc="3EF22A34">
      <w:numFmt w:val="decimal"/>
      <w:lvlText w:val=""/>
      <w:lvlJc w:val="left"/>
      <w:pPr>
        <w:ind w:left="0" w:firstLine="0"/>
      </w:pPr>
    </w:lvl>
    <w:lvl w:ilvl="2" w:tplc="91A6FA88">
      <w:numFmt w:val="decimal"/>
      <w:lvlText w:val=""/>
      <w:lvlJc w:val="left"/>
      <w:pPr>
        <w:ind w:left="0" w:firstLine="0"/>
      </w:pPr>
    </w:lvl>
    <w:lvl w:ilvl="3" w:tplc="FD52E898">
      <w:numFmt w:val="decimal"/>
      <w:lvlText w:val=""/>
      <w:lvlJc w:val="left"/>
      <w:pPr>
        <w:ind w:left="0" w:firstLine="0"/>
      </w:pPr>
    </w:lvl>
    <w:lvl w:ilvl="4" w:tplc="BB0425D2">
      <w:numFmt w:val="decimal"/>
      <w:lvlText w:val=""/>
      <w:lvlJc w:val="left"/>
      <w:pPr>
        <w:ind w:left="0" w:firstLine="0"/>
      </w:pPr>
    </w:lvl>
    <w:lvl w:ilvl="5" w:tplc="2C7CF61A">
      <w:numFmt w:val="decimal"/>
      <w:lvlText w:val=""/>
      <w:lvlJc w:val="left"/>
      <w:pPr>
        <w:ind w:left="0" w:firstLine="0"/>
      </w:pPr>
    </w:lvl>
    <w:lvl w:ilvl="6" w:tplc="0C568E92">
      <w:numFmt w:val="decimal"/>
      <w:lvlText w:val=""/>
      <w:lvlJc w:val="left"/>
      <w:pPr>
        <w:ind w:left="0" w:firstLine="0"/>
      </w:pPr>
    </w:lvl>
    <w:lvl w:ilvl="7" w:tplc="08C4954C">
      <w:numFmt w:val="decimal"/>
      <w:lvlText w:val=""/>
      <w:lvlJc w:val="left"/>
      <w:pPr>
        <w:ind w:left="0" w:firstLine="0"/>
      </w:pPr>
    </w:lvl>
    <w:lvl w:ilvl="8" w:tplc="18B0850E">
      <w:numFmt w:val="decimal"/>
      <w:lvlText w:val=""/>
      <w:lvlJc w:val="left"/>
      <w:pPr>
        <w:ind w:left="0" w:firstLine="0"/>
      </w:pPr>
    </w:lvl>
  </w:abstractNum>
  <w:abstractNum w:abstractNumId="20" w15:restartNumberingAfterBreak="0">
    <w:nsid w:val="150E60CC"/>
    <w:multiLevelType w:val="multilevel"/>
    <w:tmpl w:val="A0BAB1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614DDD"/>
    <w:multiLevelType w:val="multilevel"/>
    <w:tmpl w:val="B3C6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0D2178"/>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9560E"/>
    <w:multiLevelType w:val="hybridMultilevel"/>
    <w:tmpl w:val="09682A5C"/>
    <w:lvl w:ilvl="0" w:tplc="F67CA3DE">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16E75B51"/>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5D7386"/>
    <w:multiLevelType w:val="hybridMultilevel"/>
    <w:tmpl w:val="6FE2C0AC"/>
    <w:lvl w:ilvl="0" w:tplc="22FA171E">
      <w:start w:val="1"/>
      <w:numFmt w:val="decimal"/>
      <w:lvlText w:val="%1)"/>
      <w:lvlJc w:val="left"/>
      <w:pPr>
        <w:ind w:left="720" w:hanging="360"/>
      </w:pPr>
    </w:lvl>
    <w:lvl w:ilvl="1" w:tplc="5B181264">
      <w:numFmt w:val="decimal"/>
      <w:lvlText w:val=""/>
      <w:lvlJc w:val="left"/>
      <w:pPr>
        <w:ind w:left="0" w:firstLine="0"/>
      </w:pPr>
    </w:lvl>
    <w:lvl w:ilvl="2" w:tplc="E5B843B4">
      <w:numFmt w:val="decimal"/>
      <w:lvlText w:val=""/>
      <w:lvlJc w:val="left"/>
      <w:pPr>
        <w:ind w:left="0" w:firstLine="0"/>
      </w:pPr>
    </w:lvl>
    <w:lvl w:ilvl="3" w:tplc="E208040C">
      <w:numFmt w:val="decimal"/>
      <w:lvlText w:val=""/>
      <w:lvlJc w:val="left"/>
      <w:pPr>
        <w:ind w:left="0" w:firstLine="0"/>
      </w:pPr>
    </w:lvl>
    <w:lvl w:ilvl="4" w:tplc="C1183BEE">
      <w:numFmt w:val="decimal"/>
      <w:lvlText w:val=""/>
      <w:lvlJc w:val="left"/>
      <w:pPr>
        <w:ind w:left="0" w:firstLine="0"/>
      </w:pPr>
    </w:lvl>
    <w:lvl w:ilvl="5" w:tplc="92E01AEE">
      <w:numFmt w:val="decimal"/>
      <w:lvlText w:val=""/>
      <w:lvlJc w:val="left"/>
      <w:pPr>
        <w:ind w:left="0" w:firstLine="0"/>
      </w:pPr>
    </w:lvl>
    <w:lvl w:ilvl="6" w:tplc="852E9EEA">
      <w:numFmt w:val="decimal"/>
      <w:lvlText w:val=""/>
      <w:lvlJc w:val="left"/>
      <w:pPr>
        <w:ind w:left="0" w:firstLine="0"/>
      </w:pPr>
    </w:lvl>
    <w:lvl w:ilvl="7" w:tplc="15CC7E1C">
      <w:numFmt w:val="decimal"/>
      <w:lvlText w:val=""/>
      <w:lvlJc w:val="left"/>
      <w:pPr>
        <w:ind w:left="0" w:firstLine="0"/>
      </w:pPr>
    </w:lvl>
    <w:lvl w:ilvl="8" w:tplc="88D4B2C4">
      <w:numFmt w:val="decimal"/>
      <w:lvlText w:val=""/>
      <w:lvlJc w:val="left"/>
      <w:pPr>
        <w:ind w:left="0" w:firstLine="0"/>
      </w:pPr>
    </w:lvl>
  </w:abstractNum>
  <w:abstractNum w:abstractNumId="26" w15:restartNumberingAfterBreak="0">
    <w:nsid w:val="18953215"/>
    <w:multiLevelType w:val="multilevel"/>
    <w:tmpl w:val="03203B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1169F2"/>
    <w:multiLevelType w:val="multilevel"/>
    <w:tmpl w:val="52423B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1A1719C6"/>
    <w:multiLevelType w:val="hybridMultilevel"/>
    <w:tmpl w:val="F8DCA0E4"/>
    <w:lvl w:ilvl="0" w:tplc="C22EFBE4">
      <w:start w:val="1"/>
      <w:numFmt w:val="decimal"/>
      <w:lvlText w:val="%1)"/>
      <w:lvlJc w:val="left"/>
      <w:pPr>
        <w:ind w:left="720" w:hanging="360"/>
      </w:pPr>
    </w:lvl>
    <w:lvl w:ilvl="1" w:tplc="05642EA4">
      <w:numFmt w:val="decimal"/>
      <w:lvlText w:val=""/>
      <w:lvlJc w:val="left"/>
      <w:pPr>
        <w:ind w:left="0" w:firstLine="0"/>
      </w:pPr>
    </w:lvl>
    <w:lvl w:ilvl="2" w:tplc="BD2A63DE">
      <w:numFmt w:val="decimal"/>
      <w:lvlText w:val=""/>
      <w:lvlJc w:val="left"/>
      <w:pPr>
        <w:ind w:left="0" w:firstLine="0"/>
      </w:pPr>
    </w:lvl>
    <w:lvl w:ilvl="3" w:tplc="94563632">
      <w:numFmt w:val="decimal"/>
      <w:lvlText w:val=""/>
      <w:lvlJc w:val="left"/>
      <w:pPr>
        <w:ind w:left="0" w:firstLine="0"/>
      </w:pPr>
    </w:lvl>
    <w:lvl w:ilvl="4" w:tplc="A92A3602">
      <w:numFmt w:val="decimal"/>
      <w:lvlText w:val=""/>
      <w:lvlJc w:val="left"/>
      <w:pPr>
        <w:ind w:left="0" w:firstLine="0"/>
      </w:pPr>
    </w:lvl>
    <w:lvl w:ilvl="5" w:tplc="602257FE">
      <w:numFmt w:val="decimal"/>
      <w:lvlText w:val=""/>
      <w:lvlJc w:val="left"/>
      <w:pPr>
        <w:ind w:left="0" w:firstLine="0"/>
      </w:pPr>
    </w:lvl>
    <w:lvl w:ilvl="6" w:tplc="295C0AFE">
      <w:numFmt w:val="decimal"/>
      <w:lvlText w:val=""/>
      <w:lvlJc w:val="left"/>
      <w:pPr>
        <w:ind w:left="0" w:firstLine="0"/>
      </w:pPr>
    </w:lvl>
    <w:lvl w:ilvl="7" w:tplc="F5EAD880">
      <w:numFmt w:val="decimal"/>
      <w:lvlText w:val=""/>
      <w:lvlJc w:val="left"/>
      <w:pPr>
        <w:ind w:left="0" w:firstLine="0"/>
      </w:pPr>
    </w:lvl>
    <w:lvl w:ilvl="8" w:tplc="60260F8A">
      <w:numFmt w:val="decimal"/>
      <w:lvlText w:val=""/>
      <w:lvlJc w:val="left"/>
      <w:pPr>
        <w:ind w:left="0" w:firstLine="0"/>
      </w:pPr>
    </w:lvl>
  </w:abstractNum>
  <w:abstractNum w:abstractNumId="29" w15:restartNumberingAfterBreak="0">
    <w:nsid w:val="1A3063C2"/>
    <w:multiLevelType w:val="hybridMultilevel"/>
    <w:tmpl w:val="C082EA7C"/>
    <w:lvl w:ilvl="0" w:tplc="13A61D5C">
      <w:start w:val="1"/>
      <w:numFmt w:val="bullet"/>
      <w:lvlText w:val="•"/>
      <w:lvlJc w:val="left"/>
      <w:pPr>
        <w:ind w:left="720" w:hanging="360"/>
      </w:pPr>
    </w:lvl>
    <w:lvl w:ilvl="1" w:tplc="C3042AFA">
      <w:numFmt w:val="decimal"/>
      <w:lvlText w:val=""/>
      <w:lvlJc w:val="left"/>
      <w:pPr>
        <w:ind w:left="0" w:firstLine="0"/>
      </w:pPr>
    </w:lvl>
    <w:lvl w:ilvl="2" w:tplc="13E6C750">
      <w:numFmt w:val="decimal"/>
      <w:lvlText w:val=""/>
      <w:lvlJc w:val="left"/>
      <w:pPr>
        <w:ind w:left="0" w:firstLine="0"/>
      </w:pPr>
    </w:lvl>
    <w:lvl w:ilvl="3" w:tplc="EE5A7466">
      <w:numFmt w:val="decimal"/>
      <w:lvlText w:val=""/>
      <w:lvlJc w:val="left"/>
      <w:pPr>
        <w:ind w:left="0" w:firstLine="0"/>
      </w:pPr>
    </w:lvl>
    <w:lvl w:ilvl="4" w:tplc="C9149E5A">
      <w:numFmt w:val="decimal"/>
      <w:lvlText w:val=""/>
      <w:lvlJc w:val="left"/>
      <w:pPr>
        <w:ind w:left="0" w:firstLine="0"/>
      </w:pPr>
    </w:lvl>
    <w:lvl w:ilvl="5" w:tplc="5C7C7E44">
      <w:numFmt w:val="decimal"/>
      <w:lvlText w:val=""/>
      <w:lvlJc w:val="left"/>
      <w:pPr>
        <w:ind w:left="0" w:firstLine="0"/>
      </w:pPr>
    </w:lvl>
    <w:lvl w:ilvl="6" w:tplc="8BE65BB4">
      <w:numFmt w:val="decimal"/>
      <w:lvlText w:val=""/>
      <w:lvlJc w:val="left"/>
      <w:pPr>
        <w:ind w:left="0" w:firstLine="0"/>
      </w:pPr>
    </w:lvl>
    <w:lvl w:ilvl="7" w:tplc="7738238A">
      <w:numFmt w:val="decimal"/>
      <w:lvlText w:val=""/>
      <w:lvlJc w:val="left"/>
      <w:pPr>
        <w:ind w:left="0" w:firstLine="0"/>
      </w:pPr>
    </w:lvl>
    <w:lvl w:ilvl="8" w:tplc="A70E2DCC">
      <w:numFmt w:val="decimal"/>
      <w:lvlText w:val=""/>
      <w:lvlJc w:val="left"/>
      <w:pPr>
        <w:ind w:left="0" w:firstLine="0"/>
      </w:pPr>
    </w:lvl>
  </w:abstractNum>
  <w:abstractNum w:abstractNumId="30" w15:restartNumberingAfterBreak="0">
    <w:nsid w:val="1B4673FC"/>
    <w:multiLevelType w:val="multilevel"/>
    <w:tmpl w:val="9D38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9A7A36"/>
    <w:multiLevelType w:val="hybridMultilevel"/>
    <w:tmpl w:val="9F2AB2BC"/>
    <w:lvl w:ilvl="0" w:tplc="0409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1F117F30"/>
    <w:multiLevelType w:val="multilevel"/>
    <w:tmpl w:val="41CE0D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1F443715"/>
    <w:multiLevelType w:val="multilevel"/>
    <w:tmpl w:val="CF0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2D1CCC"/>
    <w:multiLevelType w:val="hybridMultilevel"/>
    <w:tmpl w:val="0F42B6DE"/>
    <w:lvl w:ilvl="0" w:tplc="1B620730">
      <w:start w:val="1"/>
      <w:numFmt w:val="decimal"/>
      <w:lvlText w:val="%1"/>
      <w:lvlJc w:val="left"/>
      <w:pPr>
        <w:ind w:left="720" w:hanging="360"/>
      </w:pPr>
      <w:rPr>
        <w:rFonts w:ascii="Calibri" w:eastAsia="Calibri" w:hAnsi="Calibri" w:cs="Calibri"/>
      </w:rPr>
    </w:lvl>
    <w:lvl w:ilvl="1" w:tplc="C7D2525C">
      <w:numFmt w:val="decimal"/>
      <w:lvlText w:val=""/>
      <w:lvlJc w:val="left"/>
      <w:pPr>
        <w:ind w:left="0" w:firstLine="0"/>
      </w:pPr>
    </w:lvl>
    <w:lvl w:ilvl="2" w:tplc="019297FE">
      <w:numFmt w:val="decimal"/>
      <w:lvlText w:val=""/>
      <w:lvlJc w:val="left"/>
      <w:pPr>
        <w:ind w:left="0" w:firstLine="0"/>
      </w:pPr>
    </w:lvl>
    <w:lvl w:ilvl="3" w:tplc="65B8C558">
      <w:numFmt w:val="decimal"/>
      <w:lvlText w:val=""/>
      <w:lvlJc w:val="left"/>
      <w:pPr>
        <w:ind w:left="0" w:firstLine="0"/>
      </w:pPr>
    </w:lvl>
    <w:lvl w:ilvl="4" w:tplc="49E2AFC4">
      <w:numFmt w:val="decimal"/>
      <w:lvlText w:val=""/>
      <w:lvlJc w:val="left"/>
      <w:pPr>
        <w:ind w:left="0" w:firstLine="0"/>
      </w:pPr>
    </w:lvl>
    <w:lvl w:ilvl="5" w:tplc="660E7DBC">
      <w:numFmt w:val="decimal"/>
      <w:lvlText w:val=""/>
      <w:lvlJc w:val="left"/>
      <w:pPr>
        <w:ind w:left="0" w:firstLine="0"/>
      </w:pPr>
    </w:lvl>
    <w:lvl w:ilvl="6" w:tplc="FA7884C2">
      <w:numFmt w:val="decimal"/>
      <w:lvlText w:val=""/>
      <w:lvlJc w:val="left"/>
      <w:pPr>
        <w:ind w:left="0" w:firstLine="0"/>
      </w:pPr>
    </w:lvl>
    <w:lvl w:ilvl="7" w:tplc="A3324A24">
      <w:numFmt w:val="decimal"/>
      <w:lvlText w:val=""/>
      <w:lvlJc w:val="left"/>
      <w:pPr>
        <w:ind w:left="0" w:firstLine="0"/>
      </w:pPr>
    </w:lvl>
    <w:lvl w:ilvl="8" w:tplc="CC324148">
      <w:numFmt w:val="decimal"/>
      <w:lvlText w:val=""/>
      <w:lvlJc w:val="left"/>
      <w:pPr>
        <w:ind w:left="0" w:firstLine="0"/>
      </w:pPr>
    </w:lvl>
  </w:abstractNum>
  <w:abstractNum w:abstractNumId="35" w15:restartNumberingAfterBreak="0">
    <w:nsid w:val="21777CDA"/>
    <w:multiLevelType w:val="hybridMultilevel"/>
    <w:tmpl w:val="2F264B90"/>
    <w:lvl w:ilvl="0" w:tplc="23061556">
      <w:start w:val="1"/>
      <w:numFmt w:val="bullet"/>
      <w:lvlText w:val="•"/>
      <w:lvlJc w:val="left"/>
      <w:pPr>
        <w:ind w:left="720" w:hanging="360"/>
      </w:pPr>
    </w:lvl>
    <w:lvl w:ilvl="1" w:tplc="02665BCA">
      <w:numFmt w:val="decimal"/>
      <w:lvlText w:val=""/>
      <w:lvlJc w:val="left"/>
      <w:pPr>
        <w:ind w:left="0" w:firstLine="0"/>
      </w:pPr>
    </w:lvl>
    <w:lvl w:ilvl="2" w:tplc="F258BE7A">
      <w:numFmt w:val="decimal"/>
      <w:lvlText w:val=""/>
      <w:lvlJc w:val="left"/>
      <w:pPr>
        <w:ind w:left="0" w:firstLine="0"/>
      </w:pPr>
    </w:lvl>
    <w:lvl w:ilvl="3" w:tplc="CACC69A4">
      <w:numFmt w:val="decimal"/>
      <w:lvlText w:val=""/>
      <w:lvlJc w:val="left"/>
      <w:pPr>
        <w:ind w:left="0" w:firstLine="0"/>
      </w:pPr>
    </w:lvl>
    <w:lvl w:ilvl="4" w:tplc="221626EC">
      <w:numFmt w:val="decimal"/>
      <w:lvlText w:val=""/>
      <w:lvlJc w:val="left"/>
      <w:pPr>
        <w:ind w:left="0" w:firstLine="0"/>
      </w:pPr>
    </w:lvl>
    <w:lvl w:ilvl="5" w:tplc="A55E945C">
      <w:numFmt w:val="decimal"/>
      <w:lvlText w:val=""/>
      <w:lvlJc w:val="left"/>
      <w:pPr>
        <w:ind w:left="0" w:firstLine="0"/>
      </w:pPr>
    </w:lvl>
    <w:lvl w:ilvl="6" w:tplc="088C4604">
      <w:numFmt w:val="decimal"/>
      <w:lvlText w:val=""/>
      <w:lvlJc w:val="left"/>
      <w:pPr>
        <w:ind w:left="0" w:firstLine="0"/>
      </w:pPr>
    </w:lvl>
    <w:lvl w:ilvl="7" w:tplc="84F2D308">
      <w:numFmt w:val="decimal"/>
      <w:lvlText w:val=""/>
      <w:lvlJc w:val="left"/>
      <w:pPr>
        <w:ind w:left="0" w:firstLine="0"/>
      </w:pPr>
    </w:lvl>
    <w:lvl w:ilvl="8" w:tplc="7EE0D08C">
      <w:numFmt w:val="decimal"/>
      <w:lvlText w:val=""/>
      <w:lvlJc w:val="left"/>
      <w:pPr>
        <w:ind w:left="0" w:firstLine="0"/>
      </w:pPr>
    </w:lvl>
  </w:abstractNum>
  <w:abstractNum w:abstractNumId="36" w15:restartNumberingAfterBreak="0">
    <w:nsid w:val="220A1CD4"/>
    <w:multiLevelType w:val="multilevel"/>
    <w:tmpl w:val="4D983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F602FD"/>
    <w:multiLevelType w:val="multilevel"/>
    <w:tmpl w:val="93EC3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4964C98"/>
    <w:multiLevelType w:val="hybridMultilevel"/>
    <w:tmpl w:val="3B6E5812"/>
    <w:lvl w:ilvl="0" w:tplc="360833CE">
      <w:start w:val="1"/>
      <w:numFmt w:val="decimal"/>
      <w:lvlText w:val="%1"/>
      <w:lvlJc w:val="left"/>
      <w:pPr>
        <w:ind w:left="720" w:hanging="360"/>
      </w:pPr>
    </w:lvl>
    <w:lvl w:ilvl="1" w:tplc="AD4CAB7E">
      <w:numFmt w:val="decimal"/>
      <w:lvlText w:val=""/>
      <w:lvlJc w:val="left"/>
      <w:pPr>
        <w:ind w:left="0" w:firstLine="0"/>
      </w:pPr>
    </w:lvl>
    <w:lvl w:ilvl="2" w:tplc="6A92E8FE">
      <w:numFmt w:val="decimal"/>
      <w:lvlText w:val=""/>
      <w:lvlJc w:val="left"/>
      <w:pPr>
        <w:ind w:left="0" w:firstLine="0"/>
      </w:pPr>
    </w:lvl>
    <w:lvl w:ilvl="3" w:tplc="E7040E9C">
      <w:numFmt w:val="decimal"/>
      <w:lvlText w:val=""/>
      <w:lvlJc w:val="left"/>
      <w:pPr>
        <w:ind w:left="0" w:firstLine="0"/>
      </w:pPr>
    </w:lvl>
    <w:lvl w:ilvl="4" w:tplc="D938C61A">
      <w:numFmt w:val="decimal"/>
      <w:lvlText w:val=""/>
      <w:lvlJc w:val="left"/>
      <w:pPr>
        <w:ind w:left="0" w:firstLine="0"/>
      </w:pPr>
    </w:lvl>
    <w:lvl w:ilvl="5" w:tplc="7AC8C9B8">
      <w:numFmt w:val="decimal"/>
      <w:lvlText w:val=""/>
      <w:lvlJc w:val="left"/>
      <w:pPr>
        <w:ind w:left="0" w:firstLine="0"/>
      </w:pPr>
    </w:lvl>
    <w:lvl w:ilvl="6" w:tplc="12A45D0E">
      <w:numFmt w:val="decimal"/>
      <w:lvlText w:val=""/>
      <w:lvlJc w:val="left"/>
      <w:pPr>
        <w:ind w:left="0" w:firstLine="0"/>
      </w:pPr>
    </w:lvl>
    <w:lvl w:ilvl="7" w:tplc="62FE0F3A">
      <w:numFmt w:val="decimal"/>
      <w:lvlText w:val=""/>
      <w:lvlJc w:val="left"/>
      <w:pPr>
        <w:ind w:left="0" w:firstLine="0"/>
      </w:pPr>
    </w:lvl>
    <w:lvl w:ilvl="8" w:tplc="65F61EE4">
      <w:numFmt w:val="decimal"/>
      <w:lvlText w:val=""/>
      <w:lvlJc w:val="left"/>
      <w:pPr>
        <w:ind w:left="0" w:firstLine="0"/>
      </w:pPr>
    </w:lvl>
  </w:abstractNum>
  <w:abstractNum w:abstractNumId="39" w15:restartNumberingAfterBreak="0">
    <w:nsid w:val="24B7489A"/>
    <w:multiLevelType w:val="multilevel"/>
    <w:tmpl w:val="ED9AB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25183735"/>
    <w:multiLevelType w:val="multilevel"/>
    <w:tmpl w:val="674A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4A5064"/>
    <w:multiLevelType w:val="multilevel"/>
    <w:tmpl w:val="585074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273C59C1"/>
    <w:multiLevelType w:val="multilevel"/>
    <w:tmpl w:val="CE8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C44563"/>
    <w:multiLevelType w:val="multilevel"/>
    <w:tmpl w:val="564AC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395507"/>
    <w:multiLevelType w:val="hybridMultilevel"/>
    <w:tmpl w:val="908A9944"/>
    <w:lvl w:ilvl="0" w:tplc="700E596C">
      <w:start w:val="1"/>
      <w:numFmt w:val="decimal"/>
      <w:lvlText w:val="%1."/>
      <w:lvlJc w:val="left"/>
      <w:pPr>
        <w:ind w:left="720" w:hanging="360"/>
      </w:pPr>
    </w:lvl>
    <w:lvl w:ilvl="1" w:tplc="126066FA">
      <w:numFmt w:val="decimal"/>
      <w:lvlText w:val=""/>
      <w:lvlJc w:val="left"/>
      <w:pPr>
        <w:ind w:left="0" w:firstLine="0"/>
      </w:pPr>
    </w:lvl>
    <w:lvl w:ilvl="2" w:tplc="051AF694">
      <w:numFmt w:val="decimal"/>
      <w:lvlText w:val=""/>
      <w:lvlJc w:val="left"/>
      <w:pPr>
        <w:ind w:left="0" w:firstLine="0"/>
      </w:pPr>
    </w:lvl>
    <w:lvl w:ilvl="3" w:tplc="566E43E6">
      <w:numFmt w:val="decimal"/>
      <w:lvlText w:val=""/>
      <w:lvlJc w:val="left"/>
      <w:pPr>
        <w:ind w:left="0" w:firstLine="0"/>
      </w:pPr>
    </w:lvl>
    <w:lvl w:ilvl="4" w:tplc="4ADC4030">
      <w:numFmt w:val="decimal"/>
      <w:lvlText w:val=""/>
      <w:lvlJc w:val="left"/>
      <w:pPr>
        <w:ind w:left="0" w:firstLine="0"/>
      </w:pPr>
    </w:lvl>
    <w:lvl w:ilvl="5" w:tplc="D65C477C">
      <w:numFmt w:val="decimal"/>
      <w:lvlText w:val=""/>
      <w:lvlJc w:val="left"/>
      <w:pPr>
        <w:ind w:left="0" w:firstLine="0"/>
      </w:pPr>
    </w:lvl>
    <w:lvl w:ilvl="6" w:tplc="F59ADA14">
      <w:numFmt w:val="decimal"/>
      <w:lvlText w:val=""/>
      <w:lvlJc w:val="left"/>
      <w:pPr>
        <w:ind w:left="0" w:firstLine="0"/>
      </w:pPr>
    </w:lvl>
    <w:lvl w:ilvl="7" w:tplc="D5689F32">
      <w:numFmt w:val="decimal"/>
      <w:lvlText w:val=""/>
      <w:lvlJc w:val="left"/>
      <w:pPr>
        <w:ind w:left="0" w:firstLine="0"/>
      </w:pPr>
    </w:lvl>
    <w:lvl w:ilvl="8" w:tplc="E27AE058">
      <w:numFmt w:val="decimal"/>
      <w:lvlText w:val=""/>
      <w:lvlJc w:val="left"/>
      <w:pPr>
        <w:ind w:left="0" w:firstLine="0"/>
      </w:pPr>
    </w:lvl>
  </w:abstractNum>
  <w:abstractNum w:abstractNumId="45" w15:restartNumberingAfterBreak="0">
    <w:nsid w:val="28545D6D"/>
    <w:multiLevelType w:val="multilevel"/>
    <w:tmpl w:val="CD8862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28950E71"/>
    <w:multiLevelType w:val="multilevel"/>
    <w:tmpl w:val="8812A2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2A815269"/>
    <w:multiLevelType w:val="hybridMultilevel"/>
    <w:tmpl w:val="9E6AC672"/>
    <w:lvl w:ilvl="0" w:tplc="7AC2D3CE">
      <w:start w:val="1"/>
      <w:numFmt w:val="bullet"/>
      <w:lvlText w:val="•"/>
      <w:lvlJc w:val="left"/>
      <w:pPr>
        <w:ind w:left="720" w:hanging="360"/>
      </w:pPr>
    </w:lvl>
    <w:lvl w:ilvl="1" w:tplc="25082380">
      <w:numFmt w:val="decimal"/>
      <w:lvlText w:val=""/>
      <w:lvlJc w:val="left"/>
      <w:pPr>
        <w:ind w:left="0" w:firstLine="0"/>
      </w:pPr>
    </w:lvl>
    <w:lvl w:ilvl="2" w:tplc="4B36B174">
      <w:numFmt w:val="decimal"/>
      <w:lvlText w:val=""/>
      <w:lvlJc w:val="left"/>
      <w:pPr>
        <w:ind w:left="0" w:firstLine="0"/>
      </w:pPr>
    </w:lvl>
    <w:lvl w:ilvl="3" w:tplc="3768DACA">
      <w:numFmt w:val="decimal"/>
      <w:lvlText w:val=""/>
      <w:lvlJc w:val="left"/>
      <w:pPr>
        <w:ind w:left="0" w:firstLine="0"/>
      </w:pPr>
    </w:lvl>
    <w:lvl w:ilvl="4" w:tplc="0394B1B8">
      <w:numFmt w:val="decimal"/>
      <w:lvlText w:val=""/>
      <w:lvlJc w:val="left"/>
      <w:pPr>
        <w:ind w:left="0" w:firstLine="0"/>
      </w:pPr>
    </w:lvl>
    <w:lvl w:ilvl="5" w:tplc="5BD0D68A">
      <w:numFmt w:val="decimal"/>
      <w:lvlText w:val=""/>
      <w:lvlJc w:val="left"/>
      <w:pPr>
        <w:ind w:left="0" w:firstLine="0"/>
      </w:pPr>
    </w:lvl>
    <w:lvl w:ilvl="6" w:tplc="EBDC1B26">
      <w:numFmt w:val="decimal"/>
      <w:lvlText w:val=""/>
      <w:lvlJc w:val="left"/>
      <w:pPr>
        <w:ind w:left="0" w:firstLine="0"/>
      </w:pPr>
    </w:lvl>
    <w:lvl w:ilvl="7" w:tplc="E7B250DA">
      <w:numFmt w:val="decimal"/>
      <w:lvlText w:val=""/>
      <w:lvlJc w:val="left"/>
      <w:pPr>
        <w:ind w:left="0" w:firstLine="0"/>
      </w:pPr>
    </w:lvl>
    <w:lvl w:ilvl="8" w:tplc="30742280">
      <w:numFmt w:val="decimal"/>
      <w:lvlText w:val=""/>
      <w:lvlJc w:val="left"/>
      <w:pPr>
        <w:ind w:left="0" w:firstLine="0"/>
      </w:pPr>
    </w:lvl>
  </w:abstractNum>
  <w:abstractNum w:abstractNumId="48" w15:restartNumberingAfterBreak="0">
    <w:nsid w:val="2A827E73"/>
    <w:multiLevelType w:val="hybridMultilevel"/>
    <w:tmpl w:val="62000F38"/>
    <w:lvl w:ilvl="0" w:tplc="322AFF68">
      <w:start w:val="1"/>
      <w:numFmt w:val="decimal"/>
      <w:lvlText w:val="%1."/>
      <w:lvlJc w:val="left"/>
      <w:pPr>
        <w:ind w:left="720" w:hanging="360"/>
      </w:pPr>
      <w:rPr>
        <w:rFonts w:ascii="Calibri" w:eastAsia="Calibri" w:hAnsi="Calibri" w:cs="Calibri"/>
      </w:rPr>
    </w:lvl>
    <w:lvl w:ilvl="1" w:tplc="65C8226A">
      <w:numFmt w:val="decimal"/>
      <w:lvlText w:val=""/>
      <w:lvlJc w:val="left"/>
      <w:pPr>
        <w:ind w:left="0" w:firstLine="0"/>
      </w:pPr>
    </w:lvl>
    <w:lvl w:ilvl="2" w:tplc="BA06131C">
      <w:numFmt w:val="decimal"/>
      <w:lvlText w:val=""/>
      <w:lvlJc w:val="left"/>
      <w:pPr>
        <w:ind w:left="0" w:firstLine="0"/>
      </w:pPr>
    </w:lvl>
    <w:lvl w:ilvl="3" w:tplc="5A82A97C">
      <w:numFmt w:val="decimal"/>
      <w:lvlText w:val=""/>
      <w:lvlJc w:val="left"/>
      <w:pPr>
        <w:ind w:left="0" w:firstLine="0"/>
      </w:pPr>
    </w:lvl>
    <w:lvl w:ilvl="4" w:tplc="775EB330">
      <w:numFmt w:val="decimal"/>
      <w:lvlText w:val=""/>
      <w:lvlJc w:val="left"/>
      <w:pPr>
        <w:ind w:left="0" w:firstLine="0"/>
      </w:pPr>
    </w:lvl>
    <w:lvl w:ilvl="5" w:tplc="C11612CC">
      <w:numFmt w:val="decimal"/>
      <w:lvlText w:val=""/>
      <w:lvlJc w:val="left"/>
      <w:pPr>
        <w:ind w:left="0" w:firstLine="0"/>
      </w:pPr>
    </w:lvl>
    <w:lvl w:ilvl="6" w:tplc="79FC4CD0">
      <w:numFmt w:val="decimal"/>
      <w:lvlText w:val=""/>
      <w:lvlJc w:val="left"/>
      <w:pPr>
        <w:ind w:left="0" w:firstLine="0"/>
      </w:pPr>
    </w:lvl>
    <w:lvl w:ilvl="7" w:tplc="29F61A98">
      <w:numFmt w:val="decimal"/>
      <w:lvlText w:val=""/>
      <w:lvlJc w:val="left"/>
      <w:pPr>
        <w:ind w:left="0" w:firstLine="0"/>
      </w:pPr>
    </w:lvl>
    <w:lvl w:ilvl="8" w:tplc="886292DC">
      <w:numFmt w:val="decimal"/>
      <w:lvlText w:val=""/>
      <w:lvlJc w:val="left"/>
      <w:pPr>
        <w:ind w:left="0" w:firstLine="0"/>
      </w:pPr>
    </w:lvl>
  </w:abstractNum>
  <w:abstractNum w:abstractNumId="49" w15:restartNumberingAfterBreak="0">
    <w:nsid w:val="2B297D96"/>
    <w:multiLevelType w:val="multilevel"/>
    <w:tmpl w:val="6C5201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807FC9"/>
    <w:multiLevelType w:val="multilevel"/>
    <w:tmpl w:val="44DE7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81C5F"/>
    <w:multiLevelType w:val="multilevel"/>
    <w:tmpl w:val="3F82B8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C75697"/>
    <w:multiLevelType w:val="multilevel"/>
    <w:tmpl w:val="58CAC4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2F3B2D35"/>
    <w:multiLevelType w:val="multilevel"/>
    <w:tmpl w:val="15A016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30D93CC0"/>
    <w:multiLevelType w:val="multilevel"/>
    <w:tmpl w:val="C186D0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319731E3"/>
    <w:multiLevelType w:val="multilevel"/>
    <w:tmpl w:val="341A14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354F53"/>
    <w:multiLevelType w:val="multilevel"/>
    <w:tmpl w:val="D920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7267E5"/>
    <w:multiLevelType w:val="hybridMultilevel"/>
    <w:tmpl w:val="FDC285F6"/>
    <w:lvl w:ilvl="0" w:tplc="BDD8A736">
      <w:start w:val="1"/>
      <w:numFmt w:val="bullet"/>
      <w:lvlText w:val="•"/>
      <w:lvlJc w:val="left"/>
      <w:pPr>
        <w:ind w:left="720" w:hanging="360"/>
      </w:pPr>
    </w:lvl>
    <w:lvl w:ilvl="1" w:tplc="7374C45C">
      <w:numFmt w:val="decimal"/>
      <w:lvlText w:val=""/>
      <w:lvlJc w:val="left"/>
      <w:pPr>
        <w:ind w:left="0" w:firstLine="0"/>
      </w:pPr>
    </w:lvl>
    <w:lvl w:ilvl="2" w:tplc="A2E46EBA">
      <w:numFmt w:val="decimal"/>
      <w:lvlText w:val=""/>
      <w:lvlJc w:val="left"/>
      <w:pPr>
        <w:ind w:left="0" w:firstLine="0"/>
      </w:pPr>
    </w:lvl>
    <w:lvl w:ilvl="3" w:tplc="3C563572">
      <w:numFmt w:val="decimal"/>
      <w:lvlText w:val=""/>
      <w:lvlJc w:val="left"/>
      <w:pPr>
        <w:ind w:left="0" w:firstLine="0"/>
      </w:pPr>
    </w:lvl>
    <w:lvl w:ilvl="4" w:tplc="B978E12C">
      <w:numFmt w:val="decimal"/>
      <w:lvlText w:val=""/>
      <w:lvlJc w:val="left"/>
      <w:pPr>
        <w:ind w:left="0" w:firstLine="0"/>
      </w:pPr>
    </w:lvl>
    <w:lvl w:ilvl="5" w:tplc="E97CDE48">
      <w:numFmt w:val="decimal"/>
      <w:lvlText w:val=""/>
      <w:lvlJc w:val="left"/>
      <w:pPr>
        <w:ind w:left="0" w:firstLine="0"/>
      </w:pPr>
    </w:lvl>
    <w:lvl w:ilvl="6" w:tplc="14488042">
      <w:numFmt w:val="decimal"/>
      <w:lvlText w:val=""/>
      <w:lvlJc w:val="left"/>
      <w:pPr>
        <w:ind w:left="0" w:firstLine="0"/>
      </w:pPr>
    </w:lvl>
    <w:lvl w:ilvl="7" w:tplc="C5E8D6C6">
      <w:numFmt w:val="decimal"/>
      <w:lvlText w:val=""/>
      <w:lvlJc w:val="left"/>
      <w:pPr>
        <w:ind w:left="0" w:firstLine="0"/>
      </w:pPr>
    </w:lvl>
    <w:lvl w:ilvl="8" w:tplc="2312CA9E">
      <w:numFmt w:val="decimal"/>
      <w:lvlText w:val=""/>
      <w:lvlJc w:val="left"/>
      <w:pPr>
        <w:ind w:left="0" w:firstLine="0"/>
      </w:pPr>
    </w:lvl>
  </w:abstractNum>
  <w:abstractNum w:abstractNumId="58" w15:restartNumberingAfterBreak="0">
    <w:nsid w:val="36897775"/>
    <w:multiLevelType w:val="multilevel"/>
    <w:tmpl w:val="45DC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9111C8"/>
    <w:multiLevelType w:val="multilevel"/>
    <w:tmpl w:val="B802D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92507A"/>
    <w:multiLevelType w:val="multilevel"/>
    <w:tmpl w:val="1BA603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8A6A1E"/>
    <w:multiLevelType w:val="hybridMultilevel"/>
    <w:tmpl w:val="8A5EC3F2"/>
    <w:lvl w:ilvl="0" w:tplc="7AC2D3CE">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387C1951"/>
    <w:multiLevelType w:val="multilevel"/>
    <w:tmpl w:val="DFB2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006DB9"/>
    <w:multiLevelType w:val="multilevel"/>
    <w:tmpl w:val="221839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398B39E7"/>
    <w:multiLevelType w:val="multilevel"/>
    <w:tmpl w:val="2B6C25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3A1D1985"/>
    <w:multiLevelType w:val="multilevel"/>
    <w:tmpl w:val="6C28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896A9F"/>
    <w:multiLevelType w:val="multilevel"/>
    <w:tmpl w:val="6BD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A3360F"/>
    <w:multiLevelType w:val="multilevel"/>
    <w:tmpl w:val="525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88C6F9"/>
    <w:multiLevelType w:val="multilevel"/>
    <w:tmpl w:val="31D8985E"/>
    <w:lvl w:ilvl="0">
      <w:start w:val="1"/>
      <w:numFmt w:val="bullet"/>
      <w:lvlText w:val=""/>
      <w:lvlJc w:val="left"/>
      <w:pPr>
        <w:ind w:left="72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69" w15:restartNumberingAfterBreak="0">
    <w:nsid w:val="3CA37E9D"/>
    <w:multiLevelType w:val="hybridMultilevel"/>
    <w:tmpl w:val="55086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D232C21"/>
    <w:multiLevelType w:val="hybridMultilevel"/>
    <w:tmpl w:val="6EE6ED54"/>
    <w:lvl w:ilvl="0" w:tplc="34A61CDC">
      <w:start w:val="1"/>
      <w:numFmt w:val="bullet"/>
      <w:lvlText w:val="•"/>
      <w:lvlJc w:val="left"/>
      <w:pPr>
        <w:ind w:left="720" w:hanging="360"/>
      </w:pPr>
    </w:lvl>
    <w:lvl w:ilvl="1" w:tplc="AA20F73C">
      <w:numFmt w:val="decimal"/>
      <w:lvlText w:val=""/>
      <w:lvlJc w:val="left"/>
      <w:pPr>
        <w:ind w:left="0" w:firstLine="0"/>
      </w:pPr>
    </w:lvl>
    <w:lvl w:ilvl="2" w:tplc="846CA6FA">
      <w:numFmt w:val="decimal"/>
      <w:lvlText w:val=""/>
      <w:lvlJc w:val="left"/>
      <w:pPr>
        <w:ind w:left="0" w:firstLine="0"/>
      </w:pPr>
    </w:lvl>
    <w:lvl w:ilvl="3" w:tplc="41420AA2">
      <w:numFmt w:val="decimal"/>
      <w:lvlText w:val=""/>
      <w:lvlJc w:val="left"/>
      <w:pPr>
        <w:ind w:left="0" w:firstLine="0"/>
      </w:pPr>
    </w:lvl>
    <w:lvl w:ilvl="4" w:tplc="300462C6">
      <w:numFmt w:val="decimal"/>
      <w:lvlText w:val=""/>
      <w:lvlJc w:val="left"/>
      <w:pPr>
        <w:ind w:left="0" w:firstLine="0"/>
      </w:pPr>
    </w:lvl>
    <w:lvl w:ilvl="5" w:tplc="ABBA94CA">
      <w:numFmt w:val="decimal"/>
      <w:lvlText w:val=""/>
      <w:lvlJc w:val="left"/>
      <w:pPr>
        <w:ind w:left="0" w:firstLine="0"/>
      </w:pPr>
    </w:lvl>
    <w:lvl w:ilvl="6" w:tplc="A8E62E2E">
      <w:numFmt w:val="decimal"/>
      <w:lvlText w:val=""/>
      <w:lvlJc w:val="left"/>
      <w:pPr>
        <w:ind w:left="0" w:firstLine="0"/>
      </w:pPr>
    </w:lvl>
    <w:lvl w:ilvl="7" w:tplc="1788F994">
      <w:numFmt w:val="decimal"/>
      <w:lvlText w:val=""/>
      <w:lvlJc w:val="left"/>
      <w:pPr>
        <w:ind w:left="0" w:firstLine="0"/>
      </w:pPr>
    </w:lvl>
    <w:lvl w:ilvl="8" w:tplc="41E69566">
      <w:numFmt w:val="decimal"/>
      <w:lvlText w:val=""/>
      <w:lvlJc w:val="left"/>
      <w:pPr>
        <w:ind w:left="0" w:firstLine="0"/>
      </w:pPr>
    </w:lvl>
  </w:abstractNum>
  <w:abstractNum w:abstractNumId="71" w15:restartNumberingAfterBreak="0">
    <w:nsid w:val="3FC229B3"/>
    <w:multiLevelType w:val="multilevel"/>
    <w:tmpl w:val="E64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D512C3"/>
    <w:multiLevelType w:val="hybridMultilevel"/>
    <w:tmpl w:val="C82249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0F94AE9"/>
    <w:multiLevelType w:val="multilevel"/>
    <w:tmpl w:val="0FD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994983"/>
    <w:multiLevelType w:val="hybridMultilevel"/>
    <w:tmpl w:val="BD2247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08792E"/>
    <w:multiLevelType w:val="multilevel"/>
    <w:tmpl w:val="429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381D3C"/>
    <w:multiLevelType w:val="hybridMultilevel"/>
    <w:tmpl w:val="0EB0E17A"/>
    <w:lvl w:ilvl="0" w:tplc="81CC161E">
      <w:start w:val="1"/>
      <w:numFmt w:val="decimal"/>
      <w:lvlText w:val="%1."/>
      <w:lvlJc w:val="left"/>
      <w:pPr>
        <w:ind w:left="720" w:hanging="360"/>
      </w:pPr>
      <w:rPr>
        <w:rFonts w:ascii="Calibri" w:eastAsia="Calibri" w:hAnsi="Calibri" w:cs="Calibri"/>
      </w:rPr>
    </w:lvl>
    <w:lvl w:ilvl="1" w:tplc="0A1AE38E">
      <w:numFmt w:val="decimal"/>
      <w:lvlText w:val=""/>
      <w:lvlJc w:val="left"/>
      <w:pPr>
        <w:ind w:left="0" w:firstLine="0"/>
      </w:pPr>
    </w:lvl>
    <w:lvl w:ilvl="2" w:tplc="80A2364C">
      <w:numFmt w:val="decimal"/>
      <w:lvlText w:val=""/>
      <w:lvlJc w:val="left"/>
      <w:pPr>
        <w:ind w:left="0" w:firstLine="0"/>
      </w:pPr>
    </w:lvl>
    <w:lvl w:ilvl="3" w:tplc="59C0A0BE">
      <w:numFmt w:val="decimal"/>
      <w:lvlText w:val=""/>
      <w:lvlJc w:val="left"/>
      <w:pPr>
        <w:ind w:left="0" w:firstLine="0"/>
      </w:pPr>
    </w:lvl>
    <w:lvl w:ilvl="4" w:tplc="313EA41E">
      <w:numFmt w:val="decimal"/>
      <w:lvlText w:val=""/>
      <w:lvlJc w:val="left"/>
      <w:pPr>
        <w:ind w:left="0" w:firstLine="0"/>
      </w:pPr>
    </w:lvl>
    <w:lvl w:ilvl="5" w:tplc="AA30976C">
      <w:numFmt w:val="decimal"/>
      <w:lvlText w:val=""/>
      <w:lvlJc w:val="left"/>
      <w:pPr>
        <w:ind w:left="0" w:firstLine="0"/>
      </w:pPr>
    </w:lvl>
    <w:lvl w:ilvl="6" w:tplc="842AD266">
      <w:numFmt w:val="decimal"/>
      <w:lvlText w:val=""/>
      <w:lvlJc w:val="left"/>
      <w:pPr>
        <w:ind w:left="0" w:firstLine="0"/>
      </w:pPr>
    </w:lvl>
    <w:lvl w:ilvl="7" w:tplc="2D28B2D6">
      <w:numFmt w:val="decimal"/>
      <w:lvlText w:val=""/>
      <w:lvlJc w:val="left"/>
      <w:pPr>
        <w:ind w:left="0" w:firstLine="0"/>
      </w:pPr>
    </w:lvl>
    <w:lvl w:ilvl="8" w:tplc="71403E9E">
      <w:numFmt w:val="decimal"/>
      <w:lvlText w:val=""/>
      <w:lvlJc w:val="left"/>
      <w:pPr>
        <w:ind w:left="0" w:firstLine="0"/>
      </w:pPr>
    </w:lvl>
  </w:abstractNum>
  <w:abstractNum w:abstractNumId="77" w15:restartNumberingAfterBreak="0">
    <w:nsid w:val="42C01105"/>
    <w:multiLevelType w:val="hybridMultilevel"/>
    <w:tmpl w:val="722EBC98"/>
    <w:lvl w:ilvl="0" w:tplc="CAEA066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43265C9F"/>
    <w:multiLevelType w:val="hybridMultilevel"/>
    <w:tmpl w:val="FD6A97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3695447"/>
    <w:multiLevelType w:val="hybridMultilevel"/>
    <w:tmpl w:val="DD20911C"/>
    <w:lvl w:ilvl="0" w:tplc="7A266818">
      <w:start w:val="1"/>
      <w:numFmt w:val="bullet"/>
      <w:lvlText w:val="•"/>
      <w:lvlJc w:val="left"/>
      <w:pPr>
        <w:ind w:left="720" w:hanging="360"/>
      </w:pPr>
    </w:lvl>
    <w:lvl w:ilvl="1" w:tplc="D2103810">
      <w:numFmt w:val="decimal"/>
      <w:lvlText w:val=""/>
      <w:lvlJc w:val="left"/>
      <w:pPr>
        <w:ind w:left="0" w:firstLine="0"/>
      </w:pPr>
    </w:lvl>
    <w:lvl w:ilvl="2" w:tplc="1D86F724">
      <w:numFmt w:val="decimal"/>
      <w:lvlText w:val=""/>
      <w:lvlJc w:val="left"/>
      <w:pPr>
        <w:ind w:left="0" w:firstLine="0"/>
      </w:pPr>
    </w:lvl>
    <w:lvl w:ilvl="3" w:tplc="E92E4BE8">
      <w:numFmt w:val="decimal"/>
      <w:lvlText w:val=""/>
      <w:lvlJc w:val="left"/>
      <w:pPr>
        <w:ind w:left="0" w:firstLine="0"/>
      </w:pPr>
    </w:lvl>
    <w:lvl w:ilvl="4" w:tplc="6A0002A0">
      <w:numFmt w:val="decimal"/>
      <w:lvlText w:val=""/>
      <w:lvlJc w:val="left"/>
      <w:pPr>
        <w:ind w:left="0" w:firstLine="0"/>
      </w:pPr>
    </w:lvl>
    <w:lvl w:ilvl="5" w:tplc="15C45BD2">
      <w:numFmt w:val="decimal"/>
      <w:lvlText w:val=""/>
      <w:lvlJc w:val="left"/>
      <w:pPr>
        <w:ind w:left="0" w:firstLine="0"/>
      </w:pPr>
    </w:lvl>
    <w:lvl w:ilvl="6" w:tplc="0DB65B4C">
      <w:numFmt w:val="decimal"/>
      <w:lvlText w:val=""/>
      <w:lvlJc w:val="left"/>
      <w:pPr>
        <w:ind w:left="0" w:firstLine="0"/>
      </w:pPr>
    </w:lvl>
    <w:lvl w:ilvl="7" w:tplc="FDEC0D3C">
      <w:numFmt w:val="decimal"/>
      <w:lvlText w:val=""/>
      <w:lvlJc w:val="left"/>
      <w:pPr>
        <w:ind w:left="0" w:firstLine="0"/>
      </w:pPr>
    </w:lvl>
    <w:lvl w:ilvl="8" w:tplc="12F6A6E2">
      <w:numFmt w:val="decimal"/>
      <w:lvlText w:val=""/>
      <w:lvlJc w:val="left"/>
      <w:pPr>
        <w:ind w:left="0" w:firstLine="0"/>
      </w:pPr>
    </w:lvl>
  </w:abstractNum>
  <w:abstractNum w:abstractNumId="80" w15:restartNumberingAfterBreak="0">
    <w:nsid w:val="4383480B"/>
    <w:multiLevelType w:val="hybridMultilevel"/>
    <w:tmpl w:val="81A649EA"/>
    <w:lvl w:ilvl="0" w:tplc="1C983B0E">
      <w:start w:val="1"/>
      <w:numFmt w:val="decimal"/>
      <w:lvlText w:val="%1"/>
      <w:lvlJc w:val="left"/>
      <w:pPr>
        <w:ind w:left="720" w:hanging="360"/>
      </w:pPr>
      <w:rPr>
        <w:rFonts w:ascii="Calibri" w:eastAsia="Calibri" w:hAnsi="Calibri" w:cs="Calibri"/>
      </w:rPr>
    </w:lvl>
    <w:lvl w:ilvl="1" w:tplc="DDD6F6B6">
      <w:numFmt w:val="decimal"/>
      <w:lvlText w:val=""/>
      <w:lvlJc w:val="left"/>
      <w:pPr>
        <w:ind w:left="0" w:firstLine="0"/>
      </w:pPr>
    </w:lvl>
    <w:lvl w:ilvl="2" w:tplc="527CE41E">
      <w:numFmt w:val="decimal"/>
      <w:lvlText w:val=""/>
      <w:lvlJc w:val="left"/>
      <w:pPr>
        <w:ind w:left="0" w:firstLine="0"/>
      </w:pPr>
    </w:lvl>
    <w:lvl w:ilvl="3" w:tplc="F1B0B492">
      <w:numFmt w:val="decimal"/>
      <w:lvlText w:val=""/>
      <w:lvlJc w:val="left"/>
      <w:pPr>
        <w:ind w:left="0" w:firstLine="0"/>
      </w:pPr>
    </w:lvl>
    <w:lvl w:ilvl="4" w:tplc="F7FAD83C">
      <w:numFmt w:val="decimal"/>
      <w:lvlText w:val=""/>
      <w:lvlJc w:val="left"/>
      <w:pPr>
        <w:ind w:left="0" w:firstLine="0"/>
      </w:pPr>
    </w:lvl>
    <w:lvl w:ilvl="5" w:tplc="17D834BA">
      <w:numFmt w:val="decimal"/>
      <w:lvlText w:val=""/>
      <w:lvlJc w:val="left"/>
      <w:pPr>
        <w:ind w:left="0" w:firstLine="0"/>
      </w:pPr>
    </w:lvl>
    <w:lvl w:ilvl="6" w:tplc="1E82AC52">
      <w:numFmt w:val="decimal"/>
      <w:lvlText w:val=""/>
      <w:lvlJc w:val="left"/>
      <w:pPr>
        <w:ind w:left="0" w:firstLine="0"/>
      </w:pPr>
    </w:lvl>
    <w:lvl w:ilvl="7" w:tplc="316A0504">
      <w:numFmt w:val="decimal"/>
      <w:lvlText w:val=""/>
      <w:lvlJc w:val="left"/>
      <w:pPr>
        <w:ind w:left="0" w:firstLine="0"/>
      </w:pPr>
    </w:lvl>
    <w:lvl w:ilvl="8" w:tplc="C5F04620">
      <w:numFmt w:val="decimal"/>
      <w:lvlText w:val=""/>
      <w:lvlJc w:val="left"/>
      <w:pPr>
        <w:ind w:left="0" w:firstLine="0"/>
      </w:pPr>
    </w:lvl>
  </w:abstractNum>
  <w:abstractNum w:abstractNumId="81" w15:restartNumberingAfterBreak="0">
    <w:nsid w:val="43985892"/>
    <w:multiLevelType w:val="multilevel"/>
    <w:tmpl w:val="1F8E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023846"/>
    <w:multiLevelType w:val="hybridMultilevel"/>
    <w:tmpl w:val="2C7CDC7A"/>
    <w:lvl w:ilvl="0" w:tplc="BBD6887A">
      <w:start w:val="1"/>
      <w:numFmt w:val="decimal"/>
      <w:lvlText w:val="%1."/>
      <w:lvlJc w:val="left"/>
      <w:pPr>
        <w:ind w:left="720" w:hanging="360"/>
      </w:pPr>
    </w:lvl>
    <w:lvl w:ilvl="1" w:tplc="374CD754">
      <w:numFmt w:val="decimal"/>
      <w:lvlText w:val=""/>
      <w:lvlJc w:val="left"/>
      <w:pPr>
        <w:ind w:left="0" w:firstLine="0"/>
      </w:pPr>
    </w:lvl>
    <w:lvl w:ilvl="2" w:tplc="466AB9DE">
      <w:numFmt w:val="decimal"/>
      <w:lvlText w:val=""/>
      <w:lvlJc w:val="left"/>
      <w:pPr>
        <w:ind w:left="0" w:firstLine="0"/>
      </w:pPr>
    </w:lvl>
    <w:lvl w:ilvl="3" w:tplc="2B12DAC0">
      <w:numFmt w:val="decimal"/>
      <w:lvlText w:val=""/>
      <w:lvlJc w:val="left"/>
      <w:pPr>
        <w:ind w:left="0" w:firstLine="0"/>
      </w:pPr>
    </w:lvl>
    <w:lvl w:ilvl="4" w:tplc="7D081A62">
      <w:numFmt w:val="decimal"/>
      <w:lvlText w:val=""/>
      <w:lvlJc w:val="left"/>
      <w:pPr>
        <w:ind w:left="0" w:firstLine="0"/>
      </w:pPr>
    </w:lvl>
    <w:lvl w:ilvl="5" w:tplc="9C866590">
      <w:numFmt w:val="decimal"/>
      <w:lvlText w:val=""/>
      <w:lvlJc w:val="left"/>
      <w:pPr>
        <w:ind w:left="0" w:firstLine="0"/>
      </w:pPr>
    </w:lvl>
    <w:lvl w:ilvl="6" w:tplc="9E2A3194">
      <w:numFmt w:val="decimal"/>
      <w:lvlText w:val=""/>
      <w:lvlJc w:val="left"/>
      <w:pPr>
        <w:ind w:left="0" w:firstLine="0"/>
      </w:pPr>
    </w:lvl>
    <w:lvl w:ilvl="7" w:tplc="84902030">
      <w:numFmt w:val="decimal"/>
      <w:lvlText w:val=""/>
      <w:lvlJc w:val="left"/>
      <w:pPr>
        <w:ind w:left="0" w:firstLine="0"/>
      </w:pPr>
    </w:lvl>
    <w:lvl w:ilvl="8" w:tplc="507612F8">
      <w:numFmt w:val="decimal"/>
      <w:lvlText w:val=""/>
      <w:lvlJc w:val="left"/>
      <w:pPr>
        <w:ind w:left="0" w:firstLine="0"/>
      </w:pPr>
    </w:lvl>
  </w:abstractNum>
  <w:abstractNum w:abstractNumId="83" w15:restartNumberingAfterBreak="0">
    <w:nsid w:val="444605F2"/>
    <w:multiLevelType w:val="multilevel"/>
    <w:tmpl w:val="8F04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5509CA"/>
    <w:multiLevelType w:val="hybridMultilevel"/>
    <w:tmpl w:val="9956FCF8"/>
    <w:lvl w:ilvl="0" w:tplc="77FA3896">
      <w:start w:val="1"/>
      <w:numFmt w:val="bullet"/>
      <w:lvlText w:val="•"/>
      <w:lvlJc w:val="left"/>
      <w:pPr>
        <w:ind w:left="720" w:hanging="360"/>
      </w:pPr>
    </w:lvl>
    <w:lvl w:ilvl="1" w:tplc="4ED6CE40">
      <w:numFmt w:val="decimal"/>
      <w:lvlText w:val=""/>
      <w:lvlJc w:val="left"/>
      <w:pPr>
        <w:ind w:left="0" w:firstLine="0"/>
      </w:pPr>
    </w:lvl>
    <w:lvl w:ilvl="2" w:tplc="01544E94">
      <w:numFmt w:val="decimal"/>
      <w:lvlText w:val=""/>
      <w:lvlJc w:val="left"/>
      <w:pPr>
        <w:ind w:left="0" w:firstLine="0"/>
      </w:pPr>
    </w:lvl>
    <w:lvl w:ilvl="3" w:tplc="EC6477EE">
      <w:numFmt w:val="decimal"/>
      <w:lvlText w:val=""/>
      <w:lvlJc w:val="left"/>
      <w:pPr>
        <w:ind w:left="0" w:firstLine="0"/>
      </w:pPr>
    </w:lvl>
    <w:lvl w:ilvl="4" w:tplc="75EC6B2E">
      <w:numFmt w:val="decimal"/>
      <w:lvlText w:val=""/>
      <w:lvlJc w:val="left"/>
      <w:pPr>
        <w:ind w:left="0" w:firstLine="0"/>
      </w:pPr>
    </w:lvl>
    <w:lvl w:ilvl="5" w:tplc="24AC2966">
      <w:numFmt w:val="decimal"/>
      <w:lvlText w:val=""/>
      <w:lvlJc w:val="left"/>
      <w:pPr>
        <w:ind w:left="0" w:firstLine="0"/>
      </w:pPr>
    </w:lvl>
    <w:lvl w:ilvl="6" w:tplc="9D42582E">
      <w:numFmt w:val="decimal"/>
      <w:lvlText w:val=""/>
      <w:lvlJc w:val="left"/>
      <w:pPr>
        <w:ind w:left="0" w:firstLine="0"/>
      </w:pPr>
    </w:lvl>
    <w:lvl w:ilvl="7" w:tplc="2F16A92A">
      <w:numFmt w:val="decimal"/>
      <w:lvlText w:val=""/>
      <w:lvlJc w:val="left"/>
      <w:pPr>
        <w:ind w:left="0" w:firstLine="0"/>
      </w:pPr>
    </w:lvl>
    <w:lvl w:ilvl="8" w:tplc="2286E256">
      <w:numFmt w:val="decimal"/>
      <w:lvlText w:val=""/>
      <w:lvlJc w:val="left"/>
      <w:pPr>
        <w:ind w:left="0" w:firstLine="0"/>
      </w:pPr>
    </w:lvl>
  </w:abstractNum>
  <w:abstractNum w:abstractNumId="85" w15:restartNumberingAfterBreak="0">
    <w:nsid w:val="462E1E59"/>
    <w:multiLevelType w:val="hybridMultilevel"/>
    <w:tmpl w:val="EAE28F76"/>
    <w:lvl w:ilvl="0" w:tplc="36081FDA">
      <w:start w:val="1"/>
      <w:numFmt w:val="decimal"/>
      <w:lvlText w:val="%1)"/>
      <w:lvlJc w:val="left"/>
      <w:pPr>
        <w:ind w:left="720" w:hanging="360"/>
      </w:pPr>
    </w:lvl>
    <w:lvl w:ilvl="1" w:tplc="500C65F8">
      <w:numFmt w:val="decimal"/>
      <w:lvlText w:val=""/>
      <w:lvlJc w:val="left"/>
      <w:pPr>
        <w:ind w:left="0" w:firstLine="0"/>
      </w:pPr>
    </w:lvl>
    <w:lvl w:ilvl="2" w:tplc="30B03540">
      <w:numFmt w:val="decimal"/>
      <w:lvlText w:val=""/>
      <w:lvlJc w:val="left"/>
      <w:pPr>
        <w:ind w:left="0" w:firstLine="0"/>
      </w:pPr>
    </w:lvl>
    <w:lvl w:ilvl="3" w:tplc="5FF25A0A">
      <w:numFmt w:val="decimal"/>
      <w:lvlText w:val=""/>
      <w:lvlJc w:val="left"/>
      <w:pPr>
        <w:ind w:left="0" w:firstLine="0"/>
      </w:pPr>
    </w:lvl>
    <w:lvl w:ilvl="4" w:tplc="B28AD1A6">
      <w:numFmt w:val="decimal"/>
      <w:lvlText w:val=""/>
      <w:lvlJc w:val="left"/>
      <w:pPr>
        <w:ind w:left="0" w:firstLine="0"/>
      </w:pPr>
    </w:lvl>
    <w:lvl w:ilvl="5" w:tplc="5EC8A6BE">
      <w:numFmt w:val="decimal"/>
      <w:lvlText w:val=""/>
      <w:lvlJc w:val="left"/>
      <w:pPr>
        <w:ind w:left="0" w:firstLine="0"/>
      </w:pPr>
    </w:lvl>
    <w:lvl w:ilvl="6" w:tplc="38C2CAE2">
      <w:numFmt w:val="decimal"/>
      <w:lvlText w:val=""/>
      <w:lvlJc w:val="left"/>
      <w:pPr>
        <w:ind w:left="0" w:firstLine="0"/>
      </w:pPr>
    </w:lvl>
    <w:lvl w:ilvl="7" w:tplc="CD92DD72">
      <w:numFmt w:val="decimal"/>
      <w:lvlText w:val=""/>
      <w:lvlJc w:val="left"/>
      <w:pPr>
        <w:ind w:left="0" w:firstLine="0"/>
      </w:pPr>
    </w:lvl>
    <w:lvl w:ilvl="8" w:tplc="2000DFCC">
      <w:numFmt w:val="decimal"/>
      <w:lvlText w:val=""/>
      <w:lvlJc w:val="left"/>
      <w:pPr>
        <w:ind w:left="0" w:firstLine="0"/>
      </w:pPr>
    </w:lvl>
  </w:abstractNum>
  <w:abstractNum w:abstractNumId="86" w15:restartNumberingAfterBreak="0">
    <w:nsid w:val="46B26C2D"/>
    <w:multiLevelType w:val="multilevel"/>
    <w:tmpl w:val="729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670004"/>
    <w:multiLevelType w:val="multilevel"/>
    <w:tmpl w:val="92AC5D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85520C1"/>
    <w:multiLevelType w:val="hybridMultilevel"/>
    <w:tmpl w:val="9DB6C9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A060564"/>
    <w:multiLevelType w:val="multilevel"/>
    <w:tmpl w:val="D8E4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EC5E28"/>
    <w:multiLevelType w:val="multilevel"/>
    <w:tmpl w:val="E3A858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 w15:restartNumberingAfterBreak="0">
    <w:nsid w:val="4BFC4179"/>
    <w:multiLevelType w:val="multilevel"/>
    <w:tmpl w:val="EA6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546584"/>
    <w:multiLevelType w:val="multilevel"/>
    <w:tmpl w:val="A47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4B4878"/>
    <w:multiLevelType w:val="multilevel"/>
    <w:tmpl w:val="FC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5F540D"/>
    <w:multiLevelType w:val="multilevel"/>
    <w:tmpl w:val="7C2ADB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4E96292E"/>
    <w:multiLevelType w:val="multilevel"/>
    <w:tmpl w:val="180CE0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F0943D6"/>
    <w:multiLevelType w:val="hybridMultilevel"/>
    <w:tmpl w:val="E2067F6C"/>
    <w:lvl w:ilvl="0" w:tplc="EAEAC5F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 w15:restartNumberingAfterBreak="0">
    <w:nsid w:val="4F176757"/>
    <w:multiLevelType w:val="multilevel"/>
    <w:tmpl w:val="5E08B2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FC04108"/>
    <w:multiLevelType w:val="hybridMultilevel"/>
    <w:tmpl w:val="4022DE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0A7612F"/>
    <w:multiLevelType w:val="hybridMultilevel"/>
    <w:tmpl w:val="16AE92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0" w15:restartNumberingAfterBreak="0">
    <w:nsid w:val="516975EA"/>
    <w:multiLevelType w:val="multilevel"/>
    <w:tmpl w:val="D7C670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2D16395"/>
    <w:multiLevelType w:val="multilevel"/>
    <w:tmpl w:val="481A5B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2" w15:restartNumberingAfterBreak="0">
    <w:nsid w:val="53F36962"/>
    <w:multiLevelType w:val="multilevel"/>
    <w:tmpl w:val="3698DB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6577D8A"/>
    <w:multiLevelType w:val="hybridMultilevel"/>
    <w:tmpl w:val="E5D83A98"/>
    <w:lvl w:ilvl="0" w:tplc="271E37C2">
      <w:start w:val="1"/>
      <w:numFmt w:val="decimal"/>
      <w:lvlText w:val="%1)"/>
      <w:lvlJc w:val="left"/>
      <w:pPr>
        <w:ind w:left="720" w:hanging="360"/>
      </w:pPr>
    </w:lvl>
    <w:lvl w:ilvl="1" w:tplc="6A78DAA0">
      <w:numFmt w:val="decimal"/>
      <w:lvlText w:val=""/>
      <w:lvlJc w:val="left"/>
      <w:pPr>
        <w:ind w:left="0" w:firstLine="0"/>
      </w:pPr>
    </w:lvl>
    <w:lvl w:ilvl="2" w:tplc="E71E1BCC">
      <w:numFmt w:val="decimal"/>
      <w:lvlText w:val=""/>
      <w:lvlJc w:val="left"/>
      <w:pPr>
        <w:ind w:left="0" w:firstLine="0"/>
      </w:pPr>
    </w:lvl>
    <w:lvl w:ilvl="3" w:tplc="B5BC744E">
      <w:numFmt w:val="decimal"/>
      <w:lvlText w:val=""/>
      <w:lvlJc w:val="left"/>
      <w:pPr>
        <w:ind w:left="0" w:firstLine="0"/>
      </w:pPr>
    </w:lvl>
    <w:lvl w:ilvl="4" w:tplc="5D389A88">
      <w:numFmt w:val="decimal"/>
      <w:lvlText w:val=""/>
      <w:lvlJc w:val="left"/>
      <w:pPr>
        <w:ind w:left="0" w:firstLine="0"/>
      </w:pPr>
    </w:lvl>
    <w:lvl w:ilvl="5" w:tplc="E7A67E3A">
      <w:numFmt w:val="decimal"/>
      <w:lvlText w:val=""/>
      <w:lvlJc w:val="left"/>
      <w:pPr>
        <w:ind w:left="0" w:firstLine="0"/>
      </w:pPr>
    </w:lvl>
    <w:lvl w:ilvl="6" w:tplc="EB68B99E">
      <w:numFmt w:val="decimal"/>
      <w:lvlText w:val=""/>
      <w:lvlJc w:val="left"/>
      <w:pPr>
        <w:ind w:left="0" w:firstLine="0"/>
      </w:pPr>
    </w:lvl>
    <w:lvl w:ilvl="7" w:tplc="6EAA0EA0">
      <w:numFmt w:val="decimal"/>
      <w:lvlText w:val=""/>
      <w:lvlJc w:val="left"/>
      <w:pPr>
        <w:ind w:left="0" w:firstLine="0"/>
      </w:pPr>
    </w:lvl>
    <w:lvl w:ilvl="8" w:tplc="800CC2E4">
      <w:numFmt w:val="decimal"/>
      <w:lvlText w:val=""/>
      <w:lvlJc w:val="left"/>
      <w:pPr>
        <w:ind w:left="0" w:firstLine="0"/>
      </w:pPr>
    </w:lvl>
  </w:abstractNum>
  <w:abstractNum w:abstractNumId="104" w15:restartNumberingAfterBreak="0">
    <w:nsid w:val="56B94CC8"/>
    <w:multiLevelType w:val="multilevel"/>
    <w:tmpl w:val="D904F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AEF3C8C"/>
    <w:multiLevelType w:val="multilevel"/>
    <w:tmpl w:val="1DD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DB28BE"/>
    <w:multiLevelType w:val="multilevel"/>
    <w:tmpl w:val="553069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C8A6220"/>
    <w:multiLevelType w:val="multilevel"/>
    <w:tmpl w:val="867CBF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FE34976"/>
    <w:multiLevelType w:val="hybridMultilevel"/>
    <w:tmpl w:val="05AE2B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00018CD"/>
    <w:multiLevelType w:val="multilevel"/>
    <w:tmpl w:val="3CF6F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242013"/>
    <w:multiLevelType w:val="multilevel"/>
    <w:tmpl w:val="6D16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9143E9"/>
    <w:multiLevelType w:val="hybridMultilevel"/>
    <w:tmpl w:val="2E946DD6"/>
    <w:lvl w:ilvl="0" w:tplc="30F21ED0">
      <w:start w:val="1"/>
      <w:numFmt w:val="bullet"/>
      <w:lvlText w:val="•"/>
      <w:lvlJc w:val="left"/>
      <w:pPr>
        <w:ind w:left="720" w:hanging="360"/>
      </w:pPr>
    </w:lvl>
    <w:lvl w:ilvl="1" w:tplc="84AAD10E">
      <w:numFmt w:val="decimal"/>
      <w:lvlText w:val=""/>
      <w:lvlJc w:val="left"/>
      <w:pPr>
        <w:ind w:left="0" w:firstLine="0"/>
      </w:pPr>
    </w:lvl>
    <w:lvl w:ilvl="2" w:tplc="C4545094">
      <w:numFmt w:val="decimal"/>
      <w:lvlText w:val=""/>
      <w:lvlJc w:val="left"/>
      <w:pPr>
        <w:ind w:left="0" w:firstLine="0"/>
      </w:pPr>
    </w:lvl>
    <w:lvl w:ilvl="3" w:tplc="C9C2ACFA">
      <w:numFmt w:val="decimal"/>
      <w:lvlText w:val=""/>
      <w:lvlJc w:val="left"/>
      <w:pPr>
        <w:ind w:left="0" w:firstLine="0"/>
      </w:pPr>
    </w:lvl>
    <w:lvl w:ilvl="4" w:tplc="7F2A1136">
      <w:numFmt w:val="decimal"/>
      <w:lvlText w:val=""/>
      <w:lvlJc w:val="left"/>
      <w:pPr>
        <w:ind w:left="0" w:firstLine="0"/>
      </w:pPr>
    </w:lvl>
    <w:lvl w:ilvl="5" w:tplc="BFE67B32">
      <w:numFmt w:val="decimal"/>
      <w:lvlText w:val=""/>
      <w:lvlJc w:val="left"/>
      <w:pPr>
        <w:ind w:left="0" w:firstLine="0"/>
      </w:pPr>
    </w:lvl>
    <w:lvl w:ilvl="6" w:tplc="C546AEC6">
      <w:numFmt w:val="decimal"/>
      <w:lvlText w:val=""/>
      <w:lvlJc w:val="left"/>
      <w:pPr>
        <w:ind w:left="0" w:firstLine="0"/>
      </w:pPr>
    </w:lvl>
    <w:lvl w:ilvl="7" w:tplc="6D4ECCDC">
      <w:numFmt w:val="decimal"/>
      <w:lvlText w:val=""/>
      <w:lvlJc w:val="left"/>
      <w:pPr>
        <w:ind w:left="0" w:firstLine="0"/>
      </w:pPr>
    </w:lvl>
    <w:lvl w:ilvl="8" w:tplc="8DB4D030">
      <w:numFmt w:val="decimal"/>
      <w:lvlText w:val=""/>
      <w:lvlJc w:val="left"/>
      <w:pPr>
        <w:ind w:left="0" w:firstLine="0"/>
      </w:pPr>
    </w:lvl>
  </w:abstractNum>
  <w:abstractNum w:abstractNumId="112" w15:restartNumberingAfterBreak="0">
    <w:nsid w:val="62CD2B8C"/>
    <w:multiLevelType w:val="hybridMultilevel"/>
    <w:tmpl w:val="C4FEEA3C"/>
    <w:lvl w:ilvl="0" w:tplc="B11C0512">
      <w:start w:val="1"/>
      <w:numFmt w:val="decimal"/>
      <w:lvlText w:val="%1"/>
      <w:lvlJc w:val="left"/>
      <w:pPr>
        <w:ind w:left="720" w:hanging="360"/>
      </w:pPr>
    </w:lvl>
    <w:lvl w:ilvl="1" w:tplc="F4CCDCAA">
      <w:numFmt w:val="decimal"/>
      <w:lvlText w:val=""/>
      <w:lvlJc w:val="left"/>
      <w:pPr>
        <w:ind w:left="0" w:firstLine="0"/>
      </w:pPr>
    </w:lvl>
    <w:lvl w:ilvl="2" w:tplc="E664241E">
      <w:numFmt w:val="decimal"/>
      <w:lvlText w:val=""/>
      <w:lvlJc w:val="left"/>
      <w:pPr>
        <w:ind w:left="0" w:firstLine="0"/>
      </w:pPr>
    </w:lvl>
    <w:lvl w:ilvl="3" w:tplc="0C2662C6">
      <w:numFmt w:val="decimal"/>
      <w:lvlText w:val=""/>
      <w:lvlJc w:val="left"/>
      <w:pPr>
        <w:ind w:left="0" w:firstLine="0"/>
      </w:pPr>
    </w:lvl>
    <w:lvl w:ilvl="4" w:tplc="A184ED22">
      <w:numFmt w:val="decimal"/>
      <w:lvlText w:val=""/>
      <w:lvlJc w:val="left"/>
      <w:pPr>
        <w:ind w:left="0" w:firstLine="0"/>
      </w:pPr>
    </w:lvl>
    <w:lvl w:ilvl="5" w:tplc="B1F20692">
      <w:numFmt w:val="decimal"/>
      <w:lvlText w:val=""/>
      <w:lvlJc w:val="left"/>
      <w:pPr>
        <w:ind w:left="0" w:firstLine="0"/>
      </w:pPr>
    </w:lvl>
    <w:lvl w:ilvl="6" w:tplc="83E67C98">
      <w:numFmt w:val="decimal"/>
      <w:lvlText w:val=""/>
      <w:lvlJc w:val="left"/>
      <w:pPr>
        <w:ind w:left="0" w:firstLine="0"/>
      </w:pPr>
    </w:lvl>
    <w:lvl w:ilvl="7" w:tplc="343673CC">
      <w:numFmt w:val="decimal"/>
      <w:lvlText w:val=""/>
      <w:lvlJc w:val="left"/>
      <w:pPr>
        <w:ind w:left="0" w:firstLine="0"/>
      </w:pPr>
    </w:lvl>
    <w:lvl w:ilvl="8" w:tplc="D52CB128">
      <w:numFmt w:val="decimal"/>
      <w:lvlText w:val=""/>
      <w:lvlJc w:val="left"/>
      <w:pPr>
        <w:ind w:left="0" w:firstLine="0"/>
      </w:pPr>
    </w:lvl>
  </w:abstractNum>
  <w:abstractNum w:abstractNumId="113" w15:restartNumberingAfterBreak="0">
    <w:nsid w:val="62DE3A64"/>
    <w:multiLevelType w:val="multilevel"/>
    <w:tmpl w:val="B76C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CA3F5E"/>
    <w:multiLevelType w:val="hybridMultilevel"/>
    <w:tmpl w:val="4A68CD50"/>
    <w:lvl w:ilvl="0" w:tplc="26B2DB20">
      <w:start w:val="1"/>
      <w:numFmt w:val="decimal"/>
      <w:lvlText w:val="%1"/>
      <w:lvlJc w:val="left"/>
      <w:pPr>
        <w:ind w:left="720" w:hanging="360"/>
      </w:pPr>
      <w:rPr>
        <w:rFonts w:ascii="Calibri" w:eastAsia="Calibri" w:hAnsi="Calibri" w:cs="Calibri"/>
      </w:rPr>
    </w:lvl>
    <w:lvl w:ilvl="1" w:tplc="3D289B4C">
      <w:numFmt w:val="decimal"/>
      <w:lvlText w:val=""/>
      <w:lvlJc w:val="left"/>
      <w:pPr>
        <w:ind w:left="0" w:firstLine="0"/>
      </w:pPr>
    </w:lvl>
    <w:lvl w:ilvl="2" w:tplc="29F297BA">
      <w:numFmt w:val="decimal"/>
      <w:lvlText w:val=""/>
      <w:lvlJc w:val="left"/>
      <w:pPr>
        <w:ind w:left="0" w:firstLine="0"/>
      </w:pPr>
    </w:lvl>
    <w:lvl w:ilvl="3" w:tplc="52923094">
      <w:numFmt w:val="decimal"/>
      <w:lvlText w:val=""/>
      <w:lvlJc w:val="left"/>
      <w:pPr>
        <w:ind w:left="0" w:firstLine="0"/>
      </w:pPr>
    </w:lvl>
    <w:lvl w:ilvl="4" w:tplc="2A7096B4">
      <w:numFmt w:val="decimal"/>
      <w:lvlText w:val=""/>
      <w:lvlJc w:val="left"/>
      <w:pPr>
        <w:ind w:left="0" w:firstLine="0"/>
      </w:pPr>
    </w:lvl>
    <w:lvl w:ilvl="5" w:tplc="1AE4F9C4">
      <w:numFmt w:val="decimal"/>
      <w:lvlText w:val=""/>
      <w:lvlJc w:val="left"/>
      <w:pPr>
        <w:ind w:left="0" w:firstLine="0"/>
      </w:pPr>
    </w:lvl>
    <w:lvl w:ilvl="6" w:tplc="9A460B4A">
      <w:numFmt w:val="decimal"/>
      <w:lvlText w:val=""/>
      <w:lvlJc w:val="left"/>
      <w:pPr>
        <w:ind w:left="0" w:firstLine="0"/>
      </w:pPr>
    </w:lvl>
    <w:lvl w:ilvl="7" w:tplc="80548D8A">
      <w:numFmt w:val="decimal"/>
      <w:lvlText w:val=""/>
      <w:lvlJc w:val="left"/>
      <w:pPr>
        <w:ind w:left="0" w:firstLine="0"/>
      </w:pPr>
    </w:lvl>
    <w:lvl w:ilvl="8" w:tplc="724AFE32">
      <w:numFmt w:val="decimal"/>
      <w:lvlText w:val=""/>
      <w:lvlJc w:val="left"/>
      <w:pPr>
        <w:ind w:left="0" w:firstLine="0"/>
      </w:pPr>
    </w:lvl>
  </w:abstractNum>
  <w:abstractNum w:abstractNumId="115" w15:restartNumberingAfterBreak="0">
    <w:nsid w:val="66226649"/>
    <w:multiLevelType w:val="multilevel"/>
    <w:tmpl w:val="7E9E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F54209"/>
    <w:multiLevelType w:val="hybridMultilevel"/>
    <w:tmpl w:val="2AE01F3A"/>
    <w:lvl w:ilvl="0" w:tplc="64347C3A">
      <w:start w:val="1"/>
      <w:numFmt w:val="decimal"/>
      <w:lvlText w:val="%1."/>
      <w:lvlJc w:val="left"/>
      <w:pPr>
        <w:ind w:left="720" w:hanging="360"/>
      </w:pPr>
    </w:lvl>
    <w:lvl w:ilvl="1" w:tplc="1C5EBA6C">
      <w:numFmt w:val="decimal"/>
      <w:lvlText w:val=""/>
      <w:lvlJc w:val="left"/>
      <w:pPr>
        <w:ind w:left="0" w:firstLine="0"/>
      </w:pPr>
    </w:lvl>
    <w:lvl w:ilvl="2" w:tplc="53766AB8">
      <w:numFmt w:val="decimal"/>
      <w:lvlText w:val=""/>
      <w:lvlJc w:val="left"/>
      <w:pPr>
        <w:ind w:left="0" w:firstLine="0"/>
      </w:pPr>
    </w:lvl>
    <w:lvl w:ilvl="3" w:tplc="74B85A68">
      <w:numFmt w:val="decimal"/>
      <w:lvlText w:val=""/>
      <w:lvlJc w:val="left"/>
      <w:pPr>
        <w:ind w:left="0" w:firstLine="0"/>
      </w:pPr>
    </w:lvl>
    <w:lvl w:ilvl="4" w:tplc="CADCF67E">
      <w:numFmt w:val="decimal"/>
      <w:lvlText w:val=""/>
      <w:lvlJc w:val="left"/>
      <w:pPr>
        <w:ind w:left="0" w:firstLine="0"/>
      </w:pPr>
    </w:lvl>
    <w:lvl w:ilvl="5" w:tplc="EEC24D92">
      <w:numFmt w:val="decimal"/>
      <w:lvlText w:val=""/>
      <w:lvlJc w:val="left"/>
      <w:pPr>
        <w:ind w:left="0" w:firstLine="0"/>
      </w:pPr>
    </w:lvl>
    <w:lvl w:ilvl="6" w:tplc="28C216EE">
      <w:numFmt w:val="decimal"/>
      <w:lvlText w:val=""/>
      <w:lvlJc w:val="left"/>
      <w:pPr>
        <w:ind w:left="0" w:firstLine="0"/>
      </w:pPr>
    </w:lvl>
    <w:lvl w:ilvl="7" w:tplc="11E27A64">
      <w:numFmt w:val="decimal"/>
      <w:lvlText w:val=""/>
      <w:lvlJc w:val="left"/>
      <w:pPr>
        <w:ind w:left="0" w:firstLine="0"/>
      </w:pPr>
    </w:lvl>
    <w:lvl w:ilvl="8" w:tplc="E55238DE">
      <w:numFmt w:val="decimal"/>
      <w:lvlText w:val=""/>
      <w:lvlJc w:val="left"/>
      <w:pPr>
        <w:ind w:left="0" w:firstLine="0"/>
      </w:pPr>
    </w:lvl>
  </w:abstractNum>
  <w:abstractNum w:abstractNumId="117" w15:restartNumberingAfterBreak="0">
    <w:nsid w:val="6D2E3BEC"/>
    <w:multiLevelType w:val="hybridMultilevel"/>
    <w:tmpl w:val="B62899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6DAB7C3A"/>
    <w:multiLevelType w:val="hybridMultilevel"/>
    <w:tmpl w:val="1CB833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9" w15:restartNumberingAfterBreak="0">
    <w:nsid w:val="6DF46DF3"/>
    <w:multiLevelType w:val="multilevel"/>
    <w:tmpl w:val="917CD7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15:restartNumberingAfterBreak="0">
    <w:nsid w:val="6E1446DD"/>
    <w:multiLevelType w:val="multilevel"/>
    <w:tmpl w:val="B3649D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E712F3F"/>
    <w:multiLevelType w:val="multilevel"/>
    <w:tmpl w:val="8B3616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2" w15:restartNumberingAfterBreak="0">
    <w:nsid w:val="6E8B0809"/>
    <w:multiLevelType w:val="hybridMultilevel"/>
    <w:tmpl w:val="FC341F34"/>
    <w:lvl w:ilvl="0" w:tplc="63ECD8E8">
      <w:start w:val="1"/>
      <w:numFmt w:val="bullet"/>
      <w:lvlText w:val="•"/>
      <w:lvlJc w:val="left"/>
      <w:pPr>
        <w:ind w:left="720" w:hanging="360"/>
      </w:pPr>
    </w:lvl>
    <w:lvl w:ilvl="1" w:tplc="F5D801B0">
      <w:numFmt w:val="decimal"/>
      <w:lvlText w:val=""/>
      <w:lvlJc w:val="left"/>
      <w:pPr>
        <w:ind w:left="0" w:firstLine="0"/>
      </w:pPr>
    </w:lvl>
    <w:lvl w:ilvl="2" w:tplc="21AAE78C">
      <w:numFmt w:val="decimal"/>
      <w:lvlText w:val=""/>
      <w:lvlJc w:val="left"/>
      <w:pPr>
        <w:ind w:left="0" w:firstLine="0"/>
      </w:pPr>
    </w:lvl>
    <w:lvl w:ilvl="3" w:tplc="7FE28C36">
      <w:numFmt w:val="decimal"/>
      <w:lvlText w:val=""/>
      <w:lvlJc w:val="left"/>
      <w:pPr>
        <w:ind w:left="0" w:firstLine="0"/>
      </w:pPr>
    </w:lvl>
    <w:lvl w:ilvl="4" w:tplc="78FE19CA">
      <w:numFmt w:val="decimal"/>
      <w:lvlText w:val=""/>
      <w:lvlJc w:val="left"/>
      <w:pPr>
        <w:ind w:left="0" w:firstLine="0"/>
      </w:pPr>
    </w:lvl>
    <w:lvl w:ilvl="5" w:tplc="C83C4866">
      <w:numFmt w:val="decimal"/>
      <w:lvlText w:val=""/>
      <w:lvlJc w:val="left"/>
      <w:pPr>
        <w:ind w:left="0" w:firstLine="0"/>
      </w:pPr>
    </w:lvl>
    <w:lvl w:ilvl="6" w:tplc="C194EBEA">
      <w:numFmt w:val="decimal"/>
      <w:lvlText w:val=""/>
      <w:lvlJc w:val="left"/>
      <w:pPr>
        <w:ind w:left="0" w:firstLine="0"/>
      </w:pPr>
    </w:lvl>
    <w:lvl w:ilvl="7" w:tplc="1A3A65AA">
      <w:numFmt w:val="decimal"/>
      <w:lvlText w:val=""/>
      <w:lvlJc w:val="left"/>
      <w:pPr>
        <w:ind w:left="0" w:firstLine="0"/>
      </w:pPr>
    </w:lvl>
    <w:lvl w:ilvl="8" w:tplc="BFDCE61C">
      <w:numFmt w:val="decimal"/>
      <w:lvlText w:val=""/>
      <w:lvlJc w:val="left"/>
      <w:pPr>
        <w:ind w:left="0" w:firstLine="0"/>
      </w:pPr>
    </w:lvl>
  </w:abstractNum>
  <w:abstractNum w:abstractNumId="123" w15:restartNumberingAfterBreak="0">
    <w:nsid w:val="701A5E5D"/>
    <w:multiLevelType w:val="multilevel"/>
    <w:tmpl w:val="DE201E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4" w15:restartNumberingAfterBreak="0">
    <w:nsid w:val="73640C90"/>
    <w:multiLevelType w:val="hybridMultilevel"/>
    <w:tmpl w:val="2D8E09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5" w15:restartNumberingAfterBreak="0">
    <w:nsid w:val="75ED4A93"/>
    <w:multiLevelType w:val="multilevel"/>
    <w:tmpl w:val="5FD03A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6EE47DC"/>
    <w:multiLevelType w:val="multilevel"/>
    <w:tmpl w:val="EF8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2D3C4C"/>
    <w:multiLevelType w:val="multilevel"/>
    <w:tmpl w:val="C92E8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7636110"/>
    <w:multiLevelType w:val="multilevel"/>
    <w:tmpl w:val="EF30A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7997F76"/>
    <w:multiLevelType w:val="hybridMultilevel"/>
    <w:tmpl w:val="3D880F3A"/>
    <w:lvl w:ilvl="0" w:tplc="A072B0CC">
      <w:start w:val="1"/>
      <w:numFmt w:val="bullet"/>
      <w:lvlText w:val="•"/>
      <w:lvlJc w:val="left"/>
      <w:pPr>
        <w:ind w:left="720" w:hanging="360"/>
      </w:pPr>
    </w:lvl>
    <w:lvl w:ilvl="1" w:tplc="1FE29C90">
      <w:numFmt w:val="decimal"/>
      <w:lvlText w:val=""/>
      <w:lvlJc w:val="left"/>
      <w:pPr>
        <w:ind w:left="0" w:firstLine="0"/>
      </w:pPr>
    </w:lvl>
    <w:lvl w:ilvl="2" w:tplc="E7287AF0">
      <w:numFmt w:val="decimal"/>
      <w:lvlText w:val=""/>
      <w:lvlJc w:val="left"/>
      <w:pPr>
        <w:ind w:left="0" w:firstLine="0"/>
      </w:pPr>
    </w:lvl>
    <w:lvl w:ilvl="3" w:tplc="C024DD5C">
      <w:numFmt w:val="decimal"/>
      <w:lvlText w:val=""/>
      <w:lvlJc w:val="left"/>
      <w:pPr>
        <w:ind w:left="0" w:firstLine="0"/>
      </w:pPr>
    </w:lvl>
    <w:lvl w:ilvl="4" w:tplc="91306868">
      <w:numFmt w:val="decimal"/>
      <w:lvlText w:val=""/>
      <w:lvlJc w:val="left"/>
      <w:pPr>
        <w:ind w:left="0" w:firstLine="0"/>
      </w:pPr>
    </w:lvl>
    <w:lvl w:ilvl="5" w:tplc="CCF46A78">
      <w:numFmt w:val="decimal"/>
      <w:lvlText w:val=""/>
      <w:lvlJc w:val="left"/>
      <w:pPr>
        <w:ind w:left="0" w:firstLine="0"/>
      </w:pPr>
    </w:lvl>
    <w:lvl w:ilvl="6" w:tplc="F0349392">
      <w:numFmt w:val="decimal"/>
      <w:lvlText w:val=""/>
      <w:lvlJc w:val="left"/>
      <w:pPr>
        <w:ind w:left="0" w:firstLine="0"/>
      </w:pPr>
    </w:lvl>
    <w:lvl w:ilvl="7" w:tplc="C5FCCEC6">
      <w:numFmt w:val="decimal"/>
      <w:lvlText w:val=""/>
      <w:lvlJc w:val="left"/>
      <w:pPr>
        <w:ind w:left="0" w:firstLine="0"/>
      </w:pPr>
    </w:lvl>
    <w:lvl w:ilvl="8" w:tplc="F780765A">
      <w:numFmt w:val="decimal"/>
      <w:lvlText w:val=""/>
      <w:lvlJc w:val="left"/>
      <w:pPr>
        <w:ind w:left="0" w:firstLine="0"/>
      </w:pPr>
    </w:lvl>
  </w:abstractNum>
  <w:abstractNum w:abstractNumId="130" w15:restartNumberingAfterBreak="0">
    <w:nsid w:val="7896726E"/>
    <w:multiLevelType w:val="hybridMultilevel"/>
    <w:tmpl w:val="81CE6022"/>
    <w:lvl w:ilvl="0" w:tplc="8EB674AE">
      <w:start w:val="1"/>
      <w:numFmt w:val="bullet"/>
      <w:lvlText w:val="•"/>
      <w:lvlJc w:val="left"/>
      <w:pPr>
        <w:ind w:left="720" w:hanging="360"/>
      </w:pPr>
    </w:lvl>
    <w:lvl w:ilvl="1" w:tplc="BCAED72A">
      <w:numFmt w:val="decimal"/>
      <w:lvlText w:val=""/>
      <w:lvlJc w:val="left"/>
      <w:pPr>
        <w:ind w:left="0" w:firstLine="0"/>
      </w:pPr>
    </w:lvl>
    <w:lvl w:ilvl="2" w:tplc="F24624FA">
      <w:numFmt w:val="decimal"/>
      <w:lvlText w:val=""/>
      <w:lvlJc w:val="left"/>
      <w:pPr>
        <w:ind w:left="0" w:firstLine="0"/>
      </w:pPr>
    </w:lvl>
    <w:lvl w:ilvl="3" w:tplc="079410D8">
      <w:numFmt w:val="decimal"/>
      <w:lvlText w:val=""/>
      <w:lvlJc w:val="left"/>
      <w:pPr>
        <w:ind w:left="0" w:firstLine="0"/>
      </w:pPr>
    </w:lvl>
    <w:lvl w:ilvl="4" w:tplc="86DABE52">
      <w:numFmt w:val="decimal"/>
      <w:lvlText w:val=""/>
      <w:lvlJc w:val="left"/>
      <w:pPr>
        <w:ind w:left="0" w:firstLine="0"/>
      </w:pPr>
    </w:lvl>
    <w:lvl w:ilvl="5" w:tplc="DD26B7DA">
      <w:numFmt w:val="decimal"/>
      <w:lvlText w:val=""/>
      <w:lvlJc w:val="left"/>
      <w:pPr>
        <w:ind w:left="0" w:firstLine="0"/>
      </w:pPr>
    </w:lvl>
    <w:lvl w:ilvl="6" w:tplc="A40E56CC">
      <w:numFmt w:val="decimal"/>
      <w:lvlText w:val=""/>
      <w:lvlJc w:val="left"/>
      <w:pPr>
        <w:ind w:left="0" w:firstLine="0"/>
      </w:pPr>
    </w:lvl>
    <w:lvl w:ilvl="7" w:tplc="65BA2B34">
      <w:numFmt w:val="decimal"/>
      <w:lvlText w:val=""/>
      <w:lvlJc w:val="left"/>
      <w:pPr>
        <w:ind w:left="0" w:firstLine="0"/>
      </w:pPr>
    </w:lvl>
    <w:lvl w:ilvl="8" w:tplc="CCAECEC6">
      <w:numFmt w:val="decimal"/>
      <w:lvlText w:val=""/>
      <w:lvlJc w:val="left"/>
      <w:pPr>
        <w:ind w:left="0" w:firstLine="0"/>
      </w:pPr>
    </w:lvl>
  </w:abstractNum>
  <w:abstractNum w:abstractNumId="131" w15:restartNumberingAfterBreak="0">
    <w:nsid w:val="78F82164"/>
    <w:multiLevelType w:val="multilevel"/>
    <w:tmpl w:val="621648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2" w15:restartNumberingAfterBreak="0">
    <w:nsid w:val="79EC214E"/>
    <w:multiLevelType w:val="multilevel"/>
    <w:tmpl w:val="E34E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501C12"/>
    <w:multiLevelType w:val="hybridMultilevel"/>
    <w:tmpl w:val="2DE04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4" w15:restartNumberingAfterBreak="0">
    <w:nsid w:val="7CF04AB3"/>
    <w:multiLevelType w:val="hybridMultilevel"/>
    <w:tmpl w:val="0608A3E4"/>
    <w:lvl w:ilvl="0" w:tplc="FF08926C">
      <w:start w:val="1"/>
      <w:numFmt w:val="decimal"/>
      <w:lvlText w:val="%1."/>
      <w:lvlJc w:val="left"/>
      <w:pPr>
        <w:ind w:left="720" w:hanging="360"/>
      </w:pPr>
    </w:lvl>
    <w:lvl w:ilvl="1" w:tplc="E00248CA">
      <w:numFmt w:val="decimal"/>
      <w:lvlText w:val=""/>
      <w:lvlJc w:val="left"/>
      <w:pPr>
        <w:ind w:left="0" w:firstLine="0"/>
      </w:pPr>
    </w:lvl>
    <w:lvl w:ilvl="2" w:tplc="CAF8061C">
      <w:numFmt w:val="decimal"/>
      <w:lvlText w:val=""/>
      <w:lvlJc w:val="left"/>
      <w:pPr>
        <w:ind w:left="0" w:firstLine="0"/>
      </w:pPr>
    </w:lvl>
    <w:lvl w:ilvl="3" w:tplc="DBAC0648">
      <w:numFmt w:val="decimal"/>
      <w:lvlText w:val=""/>
      <w:lvlJc w:val="left"/>
      <w:pPr>
        <w:ind w:left="0" w:firstLine="0"/>
      </w:pPr>
    </w:lvl>
    <w:lvl w:ilvl="4" w:tplc="5B3CA760">
      <w:numFmt w:val="decimal"/>
      <w:lvlText w:val=""/>
      <w:lvlJc w:val="left"/>
      <w:pPr>
        <w:ind w:left="0" w:firstLine="0"/>
      </w:pPr>
    </w:lvl>
    <w:lvl w:ilvl="5" w:tplc="812858A4">
      <w:numFmt w:val="decimal"/>
      <w:lvlText w:val=""/>
      <w:lvlJc w:val="left"/>
      <w:pPr>
        <w:ind w:left="0" w:firstLine="0"/>
      </w:pPr>
    </w:lvl>
    <w:lvl w:ilvl="6" w:tplc="17B01F94">
      <w:numFmt w:val="decimal"/>
      <w:lvlText w:val=""/>
      <w:lvlJc w:val="left"/>
      <w:pPr>
        <w:ind w:left="0" w:firstLine="0"/>
      </w:pPr>
    </w:lvl>
    <w:lvl w:ilvl="7" w:tplc="B6DC857A">
      <w:numFmt w:val="decimal"/>
      <w:lvlText w:val=""/>
      <w:lvlJc w:val="left"/>
      <w:pPr>
        <w:ind w:left="0" w:firstLine="0"/>
      </w:pPr>
    </w:lvl>
    <w:lvl w:ilvl="8" w:tplc="2280FA00">
      <w:numFmt w:val="decimal"/>
      <w:lvlText w:val=""/>
      <w:lvlJc w:val="left"/>
      <w:pPr>
        <w:ind w:left="0" w:firstLine="0"/>
      </w:pPr>
    </w:lvl>
  </w:abstractNum>
  <w:abstractNum w:abstractNumId="135" w15:restartNumberingAfterBreak="0">
    <w:nsid w:val="7E9444CD"/>
    <w:multiLevelType w:val="hybridMultilevel"/>
    <w:tmpl w:val="0E701EC8"/>
    <w:lvl w:ilvl="0" w:tplc="2CEA6184">
      <w:start w:val="1"/>
      <w:numFmt w:val="decimal"/>
      <w:lvlText w:val="%1"/>
      <w:lvlJc w:val="left"/>
      <w:pPr>
        <w:ind w:left="720" w:hanging="360"/>
      </w:pPr>
      <w:rPr>
        <w:rFonts w:ascii="Calibri" w:eastAsia="Calibri" w:hAnsi="Calibri" w:cs="Calibri"/>
      </w:rPr>
    </w:lvl>
    <w:lvl w:ilvl="1" w:tplc="48E25302">
      <w:numFmt w:val="decimal"/>
      <w:lvlText w:val=""/>
      <w:lvlJc w:val="left"/>
      <w:pPr>
        <w:ind w:left="0" w:firstLine="0"/>
      </w:pPr>
    </w:lvl>
    <w:lvl w:ilvl="2" w:tplc="D444DC2C">
      <w:numFmt w:val="decimal"/>
      <w:lvlText w:val=""/>
      <w:lvlJc w:val="left"/>
      <w:pPr>
        <w:ind w:left="0" w:firstLine="0"/>
      </w:pPr>
    </w:lvl>
    <w:lvl w:ilvl="3" w:tplc="0D04B4FC">
      <w:numFmt w:val="decimal"/>
      <w:lvlText w:val=""/>
      <w:lvlJc w:val="left"/>
      <w:pPr>
        <w:ind w:left="0" w:firstLine="0"/>
      </w:pPr>
    </w:lvl>
    <w:lvl w:ilvl="4" w:tplc="D466060A">
      <w:numFmt w:val="decimal"/>
      <w:lvlText w:val=""/>
      <w:lvlJc w:val="left"/>
      <w:pPr>
        <w:ind w:left="0" w:firstLine="0"/>
      </w:pPr>
    </w:lvl>
    <w:lvl w:ilvl="5" w:tplc="16BC694C">
      <w:numFmt w:val="decimal"/>
      <w:lvlText w:val=""/>
      <w:lvlJc w:val="left"/>
      <w:pPr>
        <w:ind w:left="0" w:firstLine="0"/>
      </w:pPr>
    </w:lvl>
    <w:lvl w:ilvl="6" w:tplc="0AAEF1D4">
      <w:numFmt w:val="decimal"/>
      <w:lvlText w:val=""/>
      <w:lvlJc w:val="left"/>
      <w:pPr>
        <w:ind w:left="0" w:firstLine="0"/>
      </w:pPr>
    </w:lvl>
    <w:lvl w:ilvl="7" w:tplc="108C442C">
      <w:numFmt w:val="decimal"/>
      <w:lvlText w:val=""/>
      <w:lvlJc w:val="left"/>
      <w:pPr>
        <w:ind w:left="0" w:firstLine="0"/>
      </w:pPr>
    </w:lvl>
    <w:lvl w:ilvl="8" w:tplc="E09EA348">
      <w:numFmt w:val="decimal"/>
      <w:lvlText w:val=""/>
      <w:lvlJc w:val="left"/>
      <w:pPr>
        <w:ind w:left="0" w:firstLine="0"/>
      </w:pPr>
    </w:lvl>
  </w:abstractNum>
  <w:abstractNum w:abstractNumId="136" w15:restartNumberingAfterBreak="0">
    <w:nsid w:val="7EF844BD"/>
    <w:multiLevelType w:val="hybridMultilevel"/>
    <w:tmpl w:val="ADDC7B8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7" w15:restartNumberingAfterBreak="0">
    <w:nsid w:val="7F1219DE"/>
    <w:multiLevelType w:val="hybridMultilevel"/>
    <w:tmpl w:val="C17E8C12"/>
    <w:lvl w:ilvl="0" w:tplc="05D04AAE">
      <w:start w:val="1"/>
      <w:numFmt w:val="decimal"/>
      <w:lvlText w:val="%1"/>
      <w:lvlJc w:val="left"/>
      <w:pPr>
        <w:ind w:left="720" w:hanging="360"/>
      </w:pPr>
      <w:rPr>
        <w:rFonts w:ascii="Calibri" w:eastAsia="Calibri" w:hAnsi="Calibri" w:cs="Calibri"/>
      </w:rPr>
    </w:lvl>
    <w:lvl w:ilvl="1" w:tplc="1C484896">
      <w:numFmt w:val="decimal"/>
      <w:lvlText w:val=""/>
      <w:lvlJc w:val="left"/>
      <w:pPr>
        <w:ind w:left="0" w:firstLine="0"/>
      </w:pPr>
    </w:lvl>
    <w:lvl w:ilvl="2" w:tplc="22DA56CA">
      <w:numFmt w:val="decimal"/>
      <w:lvlText w:val=""/>
      <w:lvlJc w:val="left"/>
      <w:pPr>
        <w:ind w:left="0" w:firstLine="0"/>
      </w:pPr>
    </w:lvl>
    <w:lvl w:ilvl="3" w:tplc="D8D89330">
      <w:numFmt w:val="decimal"/>
      <w:lvlText w:val=""/>
      <w:lvlJc w:val="left"/>
      <w:pPr>
        <w:ind w:left="0" w:firstLine="0"/>
      </w:pPr>
    </w:lvl>
    <w:lvl w:ilvl="4" w:tplc="29C82B8A">
      <w:numFmt w:val="decimal"/>
      <w:lvlText w:val=""/>
      <w:lvlJc w:val="left"/>
      <w:pPr>
        <w:ind w:left="0" w:firstLine="0"/>
      </w:pPr>
    </w:lvl>
    <w:lvl w:ilvl="5" w:tplc="B748F8DA">
      <w:numFmt w:val="decimal"/>
      <w:lvlText w:val=""/>
      <w:lvlJc w:val="left"/>
      <w:pPr>
        <w:ind w:left="0" w:firstLine="0"/>
      </w:pPr>
    </w:lvl>
    <w:lvl w:ilvl="6" w:tplc="690C6A74">
      <w:numFmt w:val="decimal"/>
      <w:lvlText w:val=""/>
      <w:lvlJc w:val="left"/>
      <w:pPr>
        <w:ind w:left="0" w:firstLine="0"/>
      </w:pPr>
    </w:lvl>
    <w:lvl w:ilvl="7" w:tplc="3E3AB1B6">
      <w:numFmt w:val="decimal"/>
      <w:lvlText w:val=""/>
      <w:lvlJc w:val="left"/>
      <w:pPr>
        <w:ind w:left="0" w:firstLine="0"/>
      </w:pPr>
    </w:lvl>
    <w:lvl w:ilvl="8" w:tplc="2A00A0AA">
      <w:numFmt w:val="decimal"/>
      <w:lvlText w:val=""/>
      <w:lvlJc w:val="left"/>
      <w:pPr>
        <w:ind w:left="0" w:firstLine="0"/>
      </w:pPr>
    </w:lvl>
  </w:abstractNum>
  <w:abstractNum w:abstractNumId="138" w15:restartNumberingAfterBreak="0">
    <w:nsid w:val="7F134D84"/>
    <w:multiLevelType w:val="multilevel"/>
    <w:tmpl w:val="0C8E0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470CB0"/>
    <w:multiLevelType w:val="multilevel"/>
    <w:tmpl w:val="BD760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68"/>
  </w:num>
  <w:num w:numId="3">
    <w:abstractNumId w:val="92"/>
  </w:num>
  <w:num w:numId="4">
    <w:abstractNumId w:val="71"/>
  </w:num>
  <w:num w:numId="5">
    <w:abstractNumId w:val="105"/>
  </w:num>
  <w:num w:numId="6">
    <w:abstractNumId w:val="16"/>
  </w:num>
  <w:num w:numId="7">
    <w:abstractNumId w:val="104"/>
  </w:num>
  <w:num w:numId="8">
    <w:abstractNumId w:val="126"/>
  </w:num>
  <w:num w:numId="9">
    <w:abstractNumId w:val="67"/>
  </w:num>
  <w:num w:numId="10">
    <w:abstractNumId w:val="4"/>
  </w:num>
  <w:num w:numId="11">
    <w:abstractNumId w:val="66"/>
  </w:num>
  <w:num w:numId="12">
    <w:abstractNumId w:val="109"/>
  </w:num>
  <w:num w:numId="13">
    <w:abstractNumId w:val="59"/>
  </w:num>
  <w:num w:numId="14">
    <w:abstractNumId w:val="30"/>
  </w:num>
  <w:num w:numId="15">
    <w:abstractNumId w:val="50"/>
  </w:num>
  <w:num w:numId="16">
    <w:abstractNumId w:val="83"/>
  </w:num>
  <w:num w:numId="17">
    <w:abstractNumId w:val="86"/>
  </w:num>
  <w:num w:numId="18">
    <w:abstractNumId w:val="1"/>
  </w:num>
  <w:num w:numId="19">
    <w:abstractNumId w:val="75"/>
  </w:num>
  <w:num w:numId="20">
    <w:abstractNumId w:val="73"/>
  </w:num>
  <w:num w:numId="21">
    <w:abstractNumId w:val="110"/>
  </w:num>
  <w:num w:numId="22">
    <w:abstractNumId w:val="91"/>
  </w:num>
  <w:num w:numId="23">
    <w:abstractNumId w:val="132"/>
  </w:num>
  <w:num w:numId="24">
    <w:abstractNumId w:val="22"/>
  </w:num>
  <w:num w:numId="25">
    <w:abstractNumId w:val="40"/>
  </w:num>
  <w:num w:numId="26">
    <w:abstractNumId w:val="117"/>
  </w:num>
  <w:num w:numId="27">
    <w:abstractNumId w:val="98"/>
  </w:num>
  <w:num w:numId="28">
    <w:abstractNumId w:val="72"/>
  </w:num>
  <w:num w:numId="29">
    <w:abstractNumId w:val="108"/>
  </w:num>
  <w:num w:numId="30">
    <w:abstractNumId w:val="93"/>
  </w:num>
  <w:num w:numId="31">
    <w:abstractNumId w:val="33"/>
  </w:num>
  <w:num w:numId="32">
    <w:abstractNumId w:val="88"/>
  </w:num>
  <w:num w:numId="33">
    <w:abstractNumId w:val="74"/>
  </w:num>
  <w:num w:numId="34">
    <w:abstractNumId w:val="78"/>
  </w:num>
  <w:num w:numId="35">
    <w:abstractNumId w:val="69"/>
  </w:num>
  <w:num w:numId="36">
    <w:abstractNumId w:val="24"/>
  </w:num>
  <w:num w:numId="37">
    <w:abstractNumId w:val="9"/>
  </w:num>
  <w:num w:numId="38">
    <w:abstractNumId w:val="31"/>
  </w:num>
  <w:num w:numId="39">
    <w:abstractNumId w:val="136"/>
  </w:num>
  <w:num w:numId="40">
    <w:abstractNumId w:val="138"/>
  </w:num>
  <w:num w:numId="41">
    <w:abstractNumId w:val="136"/>
  </w:num>
  <w:num w:numId="42">
    <w:abstractNumId w:val="42"/>
  </w:num>
  <w:num w:numId="43">
    <w:abstractNumId w:val="15"/>
  </w:num>
  <w:num w:numId="44">
    <w:abstractNumId w:val="2"/>
  </w:num>
  <w:num w:numId="45">
    <w:abstractNumId w:val="137"/>
    <w:lvlOverride w:ilvl="0">
      <w:startOverride w:val="1"/>
    </w:lvlOverride>
    <w:lvlOverride w:ilvl="1"/>
    <w:lvlOverride w:ilvl="2"/>
    <w:lvlOverride w:ilvl="3"/>
    <w:lvlOverride w:ilvl="4"/>
    <w:lvlOverride w:ilvl="5"/>
    <w:lvlOverride w:ilvl="6"/>
    <w:lvlOverride w:ilvl="7"/>
    <w:lvlOverride w:ilvl="8"/>
  </w:num>
  <w:num w:numId="46">
    <w:abstractNumId w:val="12"/>
    <w:lvlOverride w:ilvl="0">
      <w:startOverride w:val="1"/>
    </w:lvlOverride>
    <w:lvlOverride w:ilvl="1"/>
    <w:lvlOverride w:ilvl="2"/>
    <w:lvlOverride w:ilvl="3"/>
    <w:lvlOverride w:ilvl="4"/>
    <w:lvlOverride w:ilvl="5"/>
    <w:lvlOverride w:ilvl="6"/>
    <w:lvlOverride w:ilvl="7"/>
    <w:lvlOverride w:ilvl="8"/>
  </w:num>
  <w:num w:numId="47">
    <w:abstractNumId w:val="129"/>
  </w:num>
  <w:num w:numId="48">
    <w:abstractNumId w:val="135"/>
    <w:lvlOverride w:ilvl="0">
      <w:startOverride w:val="1"/>
    </w:lvlOverride>
    <w:lvlOverride w:ilvl="1"/>
    <w:lvlOverride w:ilvl="2"/>
    <w:lvlOverride w:ilvl="3"/>
    <w:lvlOverride w:ilvl="4"/>
    <w:lvlOverride w:ilvl="5"/>
    <w:lvlOverride w:ilvl="6"/>
    <w:lvlOverride w:ilvl="7"/>
    <w:lvlOverride w:ilvl="8"/>
  </w:num>
  <w:num w:numId="49">
    <w:abstractNumId w:val="80"/>
    <w:lvlOverride w:ilvl="0">
      <w:startOverride w:val="1"/>
    </w:lvlOverride>
    <w:lvlOverride w:ilvl="1"/>
    <w:lvlOverride w:ilvl="2"/>
    <w:lvlOverride w:ilvl="3"/>
    <w:lvlOverride w:ilvl="4"/>
    <w:lvlOverride w:ilvl="5"/>
    <w:lvlOverride w:ilvl="6"/>
    <w:lvlOverride w:ilvl="7"/>
    <w:lvlOverride w:ilvl="8"/>
  </w:num>
  <w:num w:numId="50">
    <w:abstractNumId w:val="103"/>
    <w:lvlOverride w:ilvl="0">
      <w:startOverride w:val="1"/>
    </w:lvlOverride>
    <w:lvlOverride w:ilvl="1"/>
    <w:lvlOverride w:ilvl="2"/>
    <w:lvlOverride w:ilvl="3"/>
    <w:lvlOverride w:ilvl="4"/>
    <w:lvlOverride w:ilvl="5"/>
    <w:lvlOverride w:ilvl="6"/>
    <w:lvlOverride w:ilvl="7"/>
    <w:lvlOverride w:ilvl="8"/>
  </w:num>
  <w:num w:numId="51">
    <w:abstractNumId w:val="34"/>
    <w:lvlOverride w:ilvl="0">
      <w:startOverride w:val="1"/>
    </w:lvlOverride>
    <w:lvlOverride w:ilvl="1"/>
    <w:lvlOverride w:ilvl="2"/>
    <w:lvlOverride w:ilvl="3"/>
    <w:lvlOverride w:ilvl="4"/>
    <w:lvlOverride w:ilvl="5"/>
    <w:lvlOverride w:ilvl="6"/>
    <w:lvlOverride w:ilvl="7"/>
    <w:lvlOverride w:ilvl="8"/>
  </w:num>
  <w:num w:numId="52">
    <w:abstractNumId w:val="114"/>
    <w:lvlOverride w:ilvl="0">
      <w:startOverride w:val="1"/>
    </w:lvlOverride>
    <w:lvlOverride w:ilvl="1"/>
    <w:lvlOverride w:ilvl="2"/>
    <w:lvlOverride w:ilvl="3"/>
    <w:lvlOverride w:ilvl="4"/>
    <w:lvlOverride w:ilvl="5"/>
    <w:lvlOverride w:ilvl="6"/>
    <w:lvlOverride w:ilvl="7"/>
    <w:lvlOverride w:ilvl="8"/>
  </w:num>
  <w:num w:numId="5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39"/>
  </w:num>
  <w:num w:numId="56">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5"/>
  </w:num>
  <w:num w:numId="6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3"/>
  </w:num>
  <w:num w:numId="6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2"/>
  </w:num>
  <w:num w:numId="78">
    <w:abstractNumId w:val="25"/>
    <w:lvlOverride w:ilvl="0">
      <w:startOverride w:val="1"/>
    </w:lvlOverride>
    <w:lvlOverride w:ilvl="1"/>
    <w:lvlOverride w:ilvl="2"/>
    <w:lvlOverride w:ilvl="3"/>
    <w:lvlOverride w:ilvl="4"/>
    <w:lvlOverride w:ilvl="5"/>
    <w:lvlOverride w:ilvl="6"/>
    <w:lvlOverride w:ilvl="7"/>
    <w:lvlOverride w:ilvl="8"/>
  </w:num>
  <w:num w:numId="79">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8"/>
  </w:num>
  <w:num w:numId="81">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8"/>
    <w:lvlOverride w:ilvl="0">
      <w:startOverride w:val="1"/>
    </w:lvlOverride>
    <w:lvlOverride w:ilvl="1"/>
    <w:lvlOverride w:ilvl="2"/>
    <w:lvlOverride w:ilvl="3"/>
    <w:lvlOverride w:ilvl="4"/>
    <w:lvlOverride w:ilvl="5"/>
    <w:lvlOverride w:ilvl="6"/>
    <w:lvlOverride w:ilvl="7"/>
    <w:lvlOverride w:ilvl="8"/>
  </w:num>
  <w:num w:numId="83">
    <w:abstractNumId w:val="85"/>
    <w:lvlOverride w:ilvl="0">
      <w:startOverride w:val="1"/>
    </w:lvlOverride>
    <w:lvlOverride w:ilvl="1"/>
    <w:lvlOverride w:ilvl="2"/>
    <w:lvlOverride w:ilvl="3"/>
    <w:lvlOverride w:ilvl="4"/>
    <w:lvlOverride w:ilvl="5"/>
    <w:lvlOverride w:ilvl="6"/>
    <w:lvlOverride w:ilvl="7"/>
    <w:lvlOverride w:ilvl="8"/>
  </w:num>
  <w:num w:numId="84">
    <w:abstractNumId w:val="11"/>
    <w:lvlOverride w:ilvl="0">
      <w:startOverride w:val="1"/>
    </w:lvlOverride>
    <w:lvlOverride w:ilvl="1"/>
    <w:lvlOverride w:ilvl="2"/>
    <w:lvlOverride w:ilvl="3"/>
    <w:lvlOverride w:ilvl="4"/>
    <w:lvlOverride w:ilvl="5"/>
    <w:lvlOverride w:ilvl="6"/>
    <w:lvlOverride w:ilvl="7"/>
    <w:lvlOverride w:ilvl="8"/>
  </w:num>
  <w:num w:numId="85">
    <w:abstractNumId w:val="130"/>
  </w:num>
  <w:num w:numId="86">
    <w:abstractNumId w:val="111"/>
  </w:num>
  <w:num w:numId="87">
    <w:abstractNumId w:val="35"/>
  </w:num>
  <w:num w:numId="88">
    <w:abstractNumId w:val="29"/>
  </w:num>
  <w:num w:numId="89">
    <w:abstractNumId w:val="38"/>
    <w:lvlOverride w:ilvl="0">
      <w:startOverride w:val="1"/>
    </w:lvlOverride>
    <w:lvlOverride w:ilvl="1"/>
    <w:lvlOverride w:ilvl="2"/>
    <w:lvlOverride w:ilvl="3"/>
    <w:lvlOverride w:ilvl="4"/>
    <w:lvlOverride w:ilvl="5"/>
    <w:lvlOverride w:ilvl="6"/>
    <w:lvlOverride w:ilvl="7"/>
    <w:lvlOverride w:ilvl="8"/>
  </w:num>
  <w:num w:numId="90">
    <w:abstractNumId w:val="76"/>
    <w:lvlOverride w:ilvl="0">
      <w:startOverride w:val="1"/>
    </w:lvlOverride>
    <w:lvlOverride w:ilvl="1"/>
    <w:lvlOverride w:ilvl="2"/>
    <w:lvlOverride w:ilvl="3"/>
    <w:lvlOverride w:ilvl="4"/>
    <w:lvlOverride w:ilvl="5"/>
    <w:lvlOverride w:ilvl="6"/>
    <w:lvlOverride w:ilvl="7"/>
    <w:lvlOverride w:ilvl="8"/>
  </w:num>
  <w:num w:numId="91">
    <w:abstractNumId w:val="112"/>
    <w:lvlOverride w:ilvl="0">
      <w:startOverride w:val="1"/>
    </w:lvlOverride>
    <w:lvlOverride w:ilvl="1"/>
    <w:lvlOverride w:ilvl="2"/>
    <w:lvlOverride w:ilvl="3"/>
    <w:lvlOverride w:ilvl="4"/>
    <w:lvlOverride w:ilvl="5"/>
    <w:lvlOverride w:ilvl="6"/>
    <w:lvlOverride w:ilvl="7"/>
    <w:lvlOverride w:ilvl="8"/>
  </w:num>
  <w:num w:numId="92">
    <w:abstractNumId w:val="0"/>
    <w:lvlOverride w:ilvl="0">
      <w:startOverride w:val="1"/>
    </w:lvlOverride>
    <w:lvlOverride w:ilvl="1"/>
    <w:lvlOverride w:ilvl="2"/>
    <w:lvlOverride w:ilvl="3"/>
    <w:lvlOverride w:ilvl="4"/>
    <w:lvlOverride w:ilvl="5"/>
    <w:lvlOverride w:ilvl="6"/>
    <w:lvlOverride w:ilvl="7"/>
    <w:lvlOverride w:ilvl="8"/>
  </w:num>
  <w:num w:numId="93">
    <w:abstractNumId w:val="48"/>
    <w:lvlOverride w:ilvl="0">
      <w:startOverride w:val="1"/>
    </w:lvlOverride>
    <w:lvlOverride w:ilvl="1"/>
    <w:lvlOverride w:ilvl="2"/>
    <w:lvlOverride w:ilvl="3"/>
    <w:lvlOverride w:ilvl="4"/>
    <w:lvlOverride w:ilvl="5"/>
    <w:lvlOverride w:ilvl="6"/>
    <w:lvlOverride w:ilvl="7"/>
    <w:lvlOverride w:ilvl="8"/>
  </w:num>
  <w:num w:numId="94">
    <w:abstractNumId w:val="57"/>
  </w:num>
  <w:num w:numId="95">
    <w:abstractNumId w:val="84"/>
  </w:num>
  <w:num w:numId="96">
    <w:abstractNumId w:val="79"/>
  </w:num>
  <w:num w:numId="97">
    <w:abstractNumId w:val="122"/>
  </w:num>
  <w:num w:numId="98">
    <w:abstractNumId w:val="70"/>
  </w:num>
  <w:num w:numId="9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33"/>
  </w:num>
  <w:num w:numId="102">
    <w:abstractNumId w:val="3"/>
  </w:num>
  <w:num w:numId="103">
    <w:abstractNumId w:val="44"/>
    <w:lvlOverride w:ilvl="0">
      <w:startOverride w:val="1"/>
    </w:lvlOverride>
    <w:lvlOverride w:ilvl="1"/>
    <w:lvlOverride w:ilvl="2"/>
    <w:lvlOverride w:ilvl="3"/>
    <w:lvlOverride w:ilvl="4"/>
    <w:lvlOverride w:ilvl="5"/>
    <w:lvlOverride w:ilvl="6"/>
    <w:lvlOverride w:ilvl="7"/>
    <w:lvlOverride w:ilvl="8"/>
  </w:num>
  <w:num w:numId="104">
    <w:abstractNumId w:val="19"/>
    <w:lvlOverride w:ilvl="0">
      <w:startOverride w:val="1"/>
    </w:lvlOverride>
    <w:lvlOverride w:ilvl="1"/>
    <w:lvlOverride w:ilvl="2"/>
    <w:lvlOverride w:ilvl="3"/>
    <w:lvlOverride w:ilvl="4"/>
    <w:lvlOverride w:ilvl="5"/>
    <w:lvlOverride w:ilvl="6"/>
    <w:lvlOverride w:ilvl="7"/>
    <w:lvlOverride w:ilvl="8"/>
  </w:num>
  <w:num w:numId="105">
    <w:abstractNumId w:val="116"/>
    <w:lvlOverride w:ilvl="0">
      <w:startOverride w:val="1"/>
    </w:lvlOverride>
    <w:lvlOverride w:ilvl="1"/>
    <w:lvlOverride w:ilvl="2"/>
    <w:lvlOverride w:ilvl="3"/>
    <w:lvlOverride w:ilvl="4"/>
    <w:lvlOverride w:ilvl="5"/>
    <w:lvlOverride w:ilvl="6"/>
    <w:lvlOverride w:ilvl="7"/>
    <w:lvlOverride w:ilvl="8"/>
  </w:num>
  <w:num w:numId="106">
    <w:abstractNumId w:val="134"/>
    <w:lvlOverride w:ilvl="0">
      <w:startOverride w:val="1"/>
    </w:lvlOverride>
    <w:lvlOverride w:ilvl="1"/>
    <w:lvlOverride w:ilvl="2"/>
    <w:lvlOverride w:ilvl="3"/>
    <w:lvlOverride w:ilvl="4"/>
    <w:lvlOverride w:ilvl="5"/>
    <w:lvlOverride w:ilvl="6"/>
    <w:lvlOverride w:ilvl="7"/>
    <w:lvlOverride w:ilvl="8"/>
  </w:num>
  <w:num w:numId="107">
    <w:abstractNumId w:val="82"/>
    <w:lvlOverride w:ilvl="0">
      <w:startOverride w:val="1"/>
    </w:lvlOverride>
    <w:lvlOverride w:ilvl="1"/>
    <w:lvlOverride w:ilvl="2"/>
    <w:lvlOverride w:ilvl="3"/>
    <w:lvlOverride w:ilvl="4"/>
    <w:lvlOverride w:ilvl="5"/>
    <w:lvlOverride w:ilvl="6"/>
    <w:lvlOverride w:ilvl="7"/>
    <w:lvlOverride w:ilvl="8"/>
  </w:num>
  <w:num w:numId="108">
    <w:abstractNumId w:val="47"/>
  </w:num>
  <w:num w:numId="109">
    <w:abstractNumId w:val="61"/>
  </w:num>
  <w:num w:numId="110">
    <w:abstractNumId w:val="47"/>
  </w:num>
  <w:num w:numId="111">
    <w:abstractNumId w:val="118"/>
  </w:num>
  <w:num w:numId="112">
    <w:abstractNumId w:val="58"/>
  </w:num>
  <w:num w:numId="113">
    <w:abstractNumId w:val="13"/>
  </w:num>
  <w:num w:numId="114">
    <w:abstractNumId w:val="127"/>
  </w:num>
  <w:num w:numId="115">
    <w:abstractNumId w:val="26"/>
  </w:num>
  <w:num w:numId="116">
    <w:abstractNumId w:val="100"/>
  </w:num>
  <w:num w:numId="117">
    <w:abstractNumId w:val="17"/>
  </w:num>
  <w:num w:numId="118">
    <w:abstractNumId w:val="128"/>
  </w:num>
  <w:num w:numId="119">
    <w:abstractNumId w:val="6"/>
  </w:num>
  <w:num w:numId="120">
    <w:abstractNumId w:val="60"/>
  </w:num>
  <w:num w:numId="121">
    <w:abstractNumId w:val="106"/>
  </w:num>
  <w:num w:numId="122">
    <w:abstractNumId w:val="107"/>
  </w:num>
  <w:num w:numId="123">
    <w:abstractNumId w:val="95"/>
  </w:num>
  <w:num w:numId="124">
    <w:abstractNumId w:val="14"/>
  </w:num>
  <w:num w:numId="125">
    <w:abstractNumId w:val="97"/>
  </w:num>
  <w:num w:numId="126">
    <w:abstractNumId w:val="49"/>
  </w:num>
  <w:num w:numId="127">
    <w:abstractNumId w:val="125"/>
  </w:num>
  <w:num w:numId="128">
    <w:abstractNumId w:val="20"/>
  </w:num>
  <w:num w:numId="129">
    <w:abstractNumId w:val="55"/>
  </w:num>
  <w:num w:numId="130">
    <w:abstractNumId w:val="21"/>
  </w:num>
  <w:num w:numId="131">
    <w:abstractNumId w:val="36"/>
  </w:num>
  <w:num w:numId="132">
    <w:abstractNumId w:val="51"/>
  </w:num>
  <w:num w:numId="133">
    <w:abstractNumId w:val="87"/>
  </w:num>
  <w:num w:numId="134">
    <w:abstractNumId w:val="102"/>
  </w:num>
  <w:num w:numId="135">
    <w:abstractNumId w:val="120"/>
  </w:num>
  <w:num w:numId="136">
    <w:abstractNumId w:val="10"/>
  </w:num>
  <w:num w:numId="137">
    <w:abstractNumId w:val="7"/>
  </w:num>
  <w:num w:numId="138">
    <w:abstractNumId w:val="56"/>
  </w:num>
  <w:num w:numId="139">
    <w:abstractNumId w:val="115"/>
  </w:num>
  <w:num w:numId="140">
    <w:abstractNumId w:val="81"/>
  </w:num>
  <w:num w:numId="141">
    <w:abstractNumId w:val="89"/>
  </w:num>
  <w:num w:numId="142">
    <w:abstractNumId w:val="113"/>
  </w:num>
  <w:numIdMacAtCleanup w:val="14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HAHZAIB KHAN">
    <w15:presenceInfo w15:providerId="AD" w15:userId="S::shahzaib.42413028@cs.qau.edu.pk::938d53a5-2a9e-493e-8190-a137333603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8CF"/>
    <w:rsid w:val="00067106"/>
    <w:rsid w:val="000F180E"/>
    <w:rsid w:val="001245F9"/>
    <w:rsid w:val="001C640F"/>
    <w:rsid w:val="001F0330"/>
    <w:rsid w:val="002413B4"/>
    <w:rsid w:val="002E30B8"/>
    <w:rsid w:val="002F4570"/>
    <w:rsid w:val="0030276B"/>
    <w:rsid w:val="003963EA"/>
    <w:rsid w:val="003A261D"/>
    <w:rsid w:val="003A7DD9"/>
    <w:rsid w:val="003E65E1"/>
    <w:rsid w:val="0040610B"/>
    <w:rsid w:val="00473E8A"/>
    <w:rsid w:val="0053165F"/>
    <w:rsid w:val="005C68AC"/>
    <w:rsid w:val="005D1215"/>
    <w:rsid w:val="00616B7F"/>
    <w:rsid w:val="00630315"/>
    <w:rsid w:val="0067737A"/>
    <w:rsid w:val="006A3635"/>
    <w:rsid w:val="006B2683"/>
    <w:rsid w:val="006C3D66"/>
    <w:rsid w:val="006C7C99"/>
    <w:rsid w:val="00721D89"/>
    <w:rsid w:val="00726DC6"/>
    <w:rsid w:val="00730BC1"/>
    <w:rsid w:val="0078745F"/>
    <w:rsid w:val="007F5093"/>
    <w:rsid w:val="007F709E"/>
    <w:rsid w:val="008353D6"/>
    <w:rsid w:val="00912154"/>
    <w:rsid w:val="00925597"/>
    <w:rsid w:val="0093730E"/>
    <w:rsid w:val="00981069"/>
    <w:rsid w:val="00A06947"/>
    <w:rsid w:val="00A408CF"/>
    <w:rsid w:val="00A55C81"/>
    <w:rsid w:val="00A66AA1"/>
    <w:rsid w:val="00A71D1B"/>
    <w:rsid w:val="00A80C17"/>
    <w:rsid w:val="00B307AE"/>
    <w:rsid w:val="00B32475"/>
    <w:rsid w:val="00BE0C1A"/>
    <w:rsid w:val="00BF2BCA"/>
    <w:rsid w:val="00C526BA"/>
    <w:rsid w:val="00C726F4"/>
    <w:rsid w:val="00CC552F"/>
    <w:rsid w:val="00CD2047"/>
    <w:rsid w:val="00CF34AE"/>
    <w:rsid w:val="00D451D8"/>
    <w:rsid w:val="00D45718"/>
    <w:rsid w:val="00D55397"/>
    <w:rsid w:val="00D90BE1"/>
    <w:rsid w:val="00DA6DAD"/>
    <w:rsid w:val="00DB397A"/>
    <w:rsid w:val="00E0028D"/>
    <w:rsid w:val="00E154F8"/>
    <w:rsid w:val="00E4283A"/>
    <w:rsid w:val="00E568C6"/>
    <w:rsid w:val="00E71318"/>
    <w:rsid w:val="00EC1CDA"/>
    <w:rsid w:val="00F47071"/>
    <w:rsid w:val="00F74F45"/>
    <w:rsid w:val="117E0785"/>
    <w:rsid w:val="1508CBA0"/>
    <w:rsid w:val="1A775A4C"/>
    <w:rsid w:val="2EE729EC"/>
    <w:rsid w:val="4ED525D9"/>
    <w:rsid w:val="4F16DA4B"/>
    <w:rsid w:val="519CCA04"/>
    <w:rsid w:val="5513A3C3"/>
    <w:rsid w:val="55B6687D"/>
    <w:rsid w:val="5B2DDD5B"/>
    <w:rsid w:val="63211A51"/>
    <w:rsid w:val="6490553F"/>
    <w:rsid w:val="6579BE34"/>
    <w:rsid w:val="704F72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D0EF"/>
  <w15:chartTrackingRefBased/>
  <w15:docId w15:val="{C9F26769-C462-4928-AB85-63E1E775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C99"/>
    <w:pPr>
      <w:spacing w:line="259" w:lineRule="auto"/>
    </w:pPr>
    <w:rPr>
      <w:sz w:val="22"/>
      <w:szCs w:val="22"/>
    </w:rPr>
  </w:style>
  <w:style w:type="paragraph" w:styleId="Heading1">
    <w:name w:val="heading 1"/>
    <w:basedOn w:val="Normal"/>
    <w:next w:val="Normal"/>
    <w:link w:val="Heading1Char"/>
    <w:uiPriority w:val="9"/>
    <w:qFormat/>
    <w:rsid w:val="00A40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0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0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8CF"/>
    <w:rPr>
      <w:rFonts w:eastAsiaTheme="majorEastAsia" w:cstheme="majorBidi"/>
      <w:color w:val="272727" w:themeColor="text1" w:themeTint="D8"/>
    </w:rPr>
  </w:style>
  <w:style w:type="paragraph" w:styleId="Title">
    <w:name w:val="Title"/>
    <w:basedOn w:val="Normal"/>
    <w:next w:val="Normal"/>
    <w:link w:val="TitleChar"/>
    <w:uiPriority w:val="10"/>
    <w:qFormat/>
    <w:rsid w:val="00A4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8CF"/>
    <w:pPr>
      <w:spacing w:before="160"/>
      <w:jc w:val="center"/>
    </w:pPr>
    <w:rPr>
      <w:i/>
      <w:iCs/>
      <w:color w:val="404040" w:themeColor="text1" w:themeTint="BF"/>
    </w:rPr>
  </w:style>
  <w:style w:type="character" w:customStyle="1" w:styleId="QuoteChar">
    <w:name w:val="Quote Char"/>
    <w:basedOn w:val="DefaultParagraphFont"/>
    <w:link w:val="Quote"/>
    <w:uiPriority w:val="29"/>
    <w:rsid w:val="00A408CF"/>
    <w:rPr>
      <w:i/>
      <w:iCs/>
      <w:color w:val="404040" w:themeColor="text1" w:themeTint="BF"/>
    </w:rPr>
  </w:style>
  <w:style w:type="paragraph" w:styleId="ListParagraph">
    <w:name w:val="List Paragraph"/>
    <w:basedOn w:val="Normal"/>
    <w:uiPriority w:val="34"/>
    <w:qFormat/>
    <w:rsid w:val="00A408CF"/>
    <w:pPr>
      <w:ind w:left="720"/>
      <w:contextualSpacing/>
    </w:pPr>
  </w:style>
  <w:style w:type="character" w:styleId="IntenseEmphasis">
    <w:name w:val="Intense Emphasis"/>
    <w:basedOn w:val="DefaultParagraphFont"/>
    <w:uiPriority w:val="21"/>
    <w:qFormat/>
    <w:rsid w:val="00A408CF"/>
    <w:rPr>
      <w:i/>
      <w:iCs/>
      <w:color w:val="0F4761" w:themeColor="accent1" w:themeShade="BF"/>
    </w:rPr>
  </w:style>
  <w:style w:type="paragraph" w:styleId="IntenseQuote">
    <w:name w:val="Intense Quote"/>
    <w:basedOn w:val="Normal"/>
    <w:next w:val="Normal"/>
    <w:link w:val="IntenseQuoteChar"/>
    <w:uiPriority w:val="30"/>
    <w:qFormat/>
    <w:rsid w:val="00A40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8CF"/>
    <w:rPr>
      <w:i/>
      <w:iCs/>
      <w:color w:val="0F4761" w:themeColor="accent1" w:themeShade="BF"/>
    </w:rPr>
  </w:style>
  <w:style w:type="character" w:styleId="IntenseReference">
    <w:name w:val="Intense Reference"/>
    <w:basedOn w:val="DefaultParagraphFont"/>
    <w:uiPriority w:val="32"/>
    <w:qFormat/>
    <w:rsid w:val="00A408CF"/>
    <w:rPr>
      <w:b/>
      <w:bCs/>
      <w:smallCaps/>
      <w:color w:val="0F4761" w:themeColor="accent1" w:themeShade="BF"/>
      <w:spacing w:val="5"/>
    </w:rPr>
  </w:style>
  <w:style w:type="table" w:styleId="PlainTable1">
    <w:name w:val="Plain Table 1"/>
    <w:basedOn w:val="TableNormal"/>
    <w:uiPriority w:val="41"/>
    <w:rsid w:val="00A408CF"/>
    <w:pPr>
      <w:spacing w:after="0" w:line="240" w:lineRule="auto"/>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A408CF"/>
    <w:pPr>
      <w:spacing w:after="0" w:line="240" w:lineRule="auto"/>
    </w:pPr>
    <w:rPr>
      <w:sz w:val="22"/>
      <w:szCs w:val="22"/>
    </w:rPr>
  </w:style>
  <w:style w:type="table" w:styleId="GridTable4">
    <w:name w:val="Grid Table 4"/>
    <w:basedOn w:val="TableNormal"/>
    <w:uiPriority w:val="49"/>
    <w:rsid w:val="00DA6D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DA6DAD"/>
    <w:rPr>
      <w:color w:val="467886" w:themeColor="hyperlink"/>
      <w:u w:val="single"/>
    </w:rPr>
  </w:style>
  <w:style w:type="paragraph" w:styleId="TOCHeading">
    <w:name w:val="TOC Heading"/>
    <w:basedOn w:val="Heading1"/>
    <w:next w:val="Normal"/>
    <w:uiPriority w:val="39"/>
    <w:unhideWhenUsed/>
    <w:qFormat/>
    <w:rsid w:val="0053165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3165F"/>
    <w:pPr>
      <w:spacing w:after="100"/>
    </w:pPr>
  </w:style>
  <w:style w:type="paragraph" w:styleId="TOC2">
    <w:name w:val="toc 2"/>
    <w:basedOn w:val="Normal"/>
    <w:next w:val="Normal"/>
    <w:autoRedefine/>
    <w:uiPriority w:val="39"/>
    <w:unhideWhenUsed/>
    <w:rsid w:val="0053165F"/>
    <w:pPr>
      <w:spacing w:after="100"/>
      <w:ind w:left="220"/>
    </w:pPr>
  </w:style>
  <w:style w:type="paragraph" w:styleId="TOC3">
    <w:name w:val="toc 3"/>
    <w:basedOn w:val="Normal"/>
    <w:next w:val="Normal"/>
    <w:autoRedefine/>
    <w:uiPriority w:val="39"/>
    <w:unhideWhenUsed/>
    <w:rsid w:val="0053165F"/>
    <w:pPr>
      <w:spacing w:after="100"/>
      <w:ind w:left="440"/>
    </w:pPr>
  </w:style>
  <w:style w:type="paragraph" w:styleId="Header">
    <w:name w:val="header"/>
    <w:basedOn w:val="Normal"/>
    <w:link w:val="HeaderChar"/>
    <w:uiPriority w:val="99"/>
    <w:unhideWhenUsed/>
    <w:rsid w:val="005D1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215"/>
    <w:rPr>
      <w:sz w:val="22"/>
      <w:szCs w:val="22"/>
    </w:rPr>
  </w:style>
  <w:style w:type="paragraph" w:styleId="Footer">
    <w:name w:val="footer"/>
    <w:basedOn w:val="Normal"/>
    <w:link w:val="FooterChar"/>
    <w:uiPriority w:val="99"/>
    <w:unhideWhenUsed/>
    <w:rsid w:val="005D1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21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BF635AC8308234081FE74ECE92A7B92" ma:contentTypeVersion="4" ma:contentTypeDescription="Create a new document." ma:contentTypeScope="" ma:versionID="d4b9c80823b1f3f0315d84084d7ab489">
  <xsd:schema xmlns:xsd="http://www.w3.org/2001/XMLSchema" xmlns:xs="http://www.w3.org/2001/XMLSchema" xmlns:p="http://schemas.microsoft.com/office/2006/metadata/properties" xmlns:ns3="ce2311d4-aada-453a-9986-d0002bb125bb" targetNamespace="http://schemas.microsoft.com/office/2006/metadata/properties" ma:root="true" ma:fieldsID="4a301ff352dc359fa35f09bd4996e962" ns3:_="">
    <xsd:import namespace="ce2311d4-aada-453a-9986-d0002bb125b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2311d4-aada-453a-9986-d0002bb125b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CF8E2-6E4A-49DA-8FE3-91B87615AD27}">
  <ds:schemaRefs>
    <ds:schemaRef ds:uri="http://schemas.microsoft.com/sharepoint/v3/contenttype/forms"/>
  </ds:schemaRefs>
</ds:datastoreItem>
</file>

<file path=customXml/itemProps2.xml><?xml version="1.0" encoding="utf-8"?>
<ds:datastoreItem xmlns:ds="http://schemas.openxmlformats.org/officeDocument/2006/customXml" ds:itemID="{5B105678-0F5B-453E-95E4-1D6572CFFF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A6139F7-9EFF-4A3A-A193-81EA1288C7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2311d4-aada-453a-9986-d0002bb12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5A89CA-1F6A-4C92-A13E-0508F380C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8602</Words>
  <Characters>49033</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Mehboob</dc:creator>
  <cp:keywords/>
  <dc:description/>
  <cp:lastModifiedBy>PTI</cp:lastModifiedBy>
  <cp:revision>3</cp:revision>
  <dcterms:created xsi:type="dcterms:W3CDTF">2026-10-07T19:31:00Z</dcterms:created>
  <dcterms:modified xsi:type="dcterms:W3CDTF">2026-10-07T19:43:00Z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0x010100ABF635AC8308234081FE74ECE92A7B92</vt:lpwstr>
  </property>
  <property fmtid="{D5CDD505-2E9C-101B-9397-08002B2CF9AE}" pid="3" name="MediaServiceImageTags">
    <vt:lpwstr/>
  </property>
</Properties>
</file>